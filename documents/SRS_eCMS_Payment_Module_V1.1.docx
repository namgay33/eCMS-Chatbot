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1AFF7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297878D0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0DBF947D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09B0397C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4899F4C1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554F7E7B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65B423E0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4AD1377E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574AC4EC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tbl>
      <w:tblPr>
        <w:tblW w:w="9047" w:type="dxa"/>
        <w:jc w:val="right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47"/>
      </w:tblGrid>
      <w:tr w:rsidR="004F4F31" w14:paraId="0BA43B7C" w14:textId="77777777" w:rsidTr="34F8EB6A">
        <w:trPr>
          <w:cantSplit/>
          <w:jc w:val="right"/>
        </w:trPr>
        <w:tc>
          <w:tcPr>
            <w:tcW w:w="9047" w:type="dxa"/>
            <w:tcBorders>
              <w:bottom w:val="single" w:sz="24" w:space="0" w:color="auto"/>
            </w:tcBorders>
          </w:tcPr>
          <w:p w14:paraId="6A717E01" w14:textId="465F57D6" w:rsidR="004F4F31" w:rsidRDefault="004F4F31">
            <w:pPr>
              <w:pStyle w:val="Caption"/>
              <w:spacing w:before="120" w:after="120"/>
              <w:ind w:left="57"/>
              <w:rPr>
                <w:color w:val="000000"/>
                <w:sz w:val="36"/>
                <w:szCs w:val="36"/>
              </w:rPr>
            </w:pPr>
            <w:del w:id="0" w:author="Karma" w:date="2021-08-18T09:40:00Z">
              <w:r w:rsidRPr="34F8EB6A" w:rsidDel="0060661C">
                <w:rPr>
                  <w:color w:val="000000" w:themeColor="text1"/>
                  <w:sz w:val="36"/>
                  <w:szCs w:val="36"/>
                </w:rPr>
                <w:delText>System  REQUIREMENT</w:delText>
              </w:r>
              <w:r w:rsidR="5D8C630C" w:rsidRPr="34F8EB6A" w:rsidDel="0060661C">
                <w:rPr>
                  <w:color w:val="000000" w:themeColor="text1"/>
                  <w:sz w:val="36"/>
                  <w:szCs w:val="36"/>
                </w:rPr>
                <w:delText>S</w:delText>
              </w:r>
            </w:del>
            <w:ins w:id="1" w:author="Karma" w:date="2021-08-18T09:40:00Z">
              <w:r w:rsidR="0060661C" w:rsidRPr="34F8EB6A">
                <w:rPr>
                  <w:color w:val="000000" w:themeColor="text1"/>
                  <w:sz w:val="36"/>
                  <w:szCs w:val="36"/>
                </w:rPr>
                <w:t>SYSTEM REQUIREMENTS</w:t>
              </w:r>
            </w:ins>
            <w:r w:rsidRPr="34F8EB6A">
              <w:rPr>
                <w:color w:val="000000" w:themeColor="text1"/>
                <w:sz w:val="36"/>
                <w:szCs w:val="36"/>
              </w:rPr>
              <w:t xml:space="preserve"> SPECIFICATION</w:t>
            </w:r>
          </w:p>
          <w:p w14:paraId="1EFBD843" w14:textId="77777777" w:rsidR="004F4F31" w:rsidRDefault="004F4F31">
            <w:pPr>
              <w:pStyle w:val="Caption"/>
              <w:spacing w:before="120" w:after="120"/>
              <w:ind w:left="57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for</w:t>
            </w:r>
          </w:p>
          <w:p w14:paraId="3EA44B65" w14:textId="22D1BDCA" w:rsidR="00641C36" w:rsidRPr="00F15852" w:rsidRDefault="6F4E6D68">
            <w:pPr>
              <w:pStyle w:val="Caption"/>
              <w:spacing w:before="120" w:after="120"/>
              <w:ind w:left="57"/>
              <w:rPr>
                <w:color w:val="632423" w:themeColor="accent2" w:themeShade="80"/>
                <w:sz w:val="44"/>
                <w:szCs w:val="44"/>
              </w:rPr>
            </w:pPr>
            <w:r w:rsidRPr="34F8EB6A">
              <w:rPr>
                <w:color w:val="632423" w:themeColor="accent2" w:themeShade="80"/>
                <w:sz w:val="44"/>
                <w:szCs w:val="44"/>
              </w:rPr>
              <w:t>e</w:t>
            </w:r>
            <w:r w:rsidR="4AF2C9C9" w:rsidRPr="34F8EB6A">
              <w:rPr>
                <w:color w:val="632423" w:themeColor="accent2" w:themeShade="80"/>
                <w:sz w:val="44"/>
                <w:szCs w:val="44"/>
              </w:rPr>
              <w:t>cms -</w:t>
            </w:r>
          </w:p>
          <w:p w14:paraId="2D71465F" w14:textId="77777777" w:rsidR="00F15852" w:rsidRDefault="00F15852">
            <w:pPr>
              <w:pStyle w:val="Caption"/>
              <w:spacing w:before="120" w:after="120"/>
              <w:ind w:left="57"/>
              <w:rPr>
                <w:color w:val="000000"/>
                <w:sz w:val="36"/>
                <w:szCs w:val="36"/>
              </w:rPr>
            </w:pPr>
          </w:p>
          <w:p w14:paraId="3FED3F5A" w14:textId="205E6685" w:rsidR="004F4F31" w:rsidRDefault="00A7461C" w:rsidP="00A7461C">
            <w:pPr>
              <w:pStyle w:val="Caption"/>
              <w:spacing w:before="120" w:after="120"/>
              <w:ind w:left="57"/>
              <w:rPr>
                <w:color w:val="000000"/>
                <w:sz w:val="32"/>
                <w:szCs w:val="32"/>
              </w:rPr>
            </w:pPr>
            <w:r>
              <w:rPr>
                <w:color w:val="C00000"/>
                <w:sz w:val="36"/>
                <w:szCs w:val="36"/>
              </w:rPr>
              <w:t>Payment</w:t>
            </w:r>
            <w:r w:rsidR="00F15852" w:rsidRPr="00F15852">
              <w:rPr>
                <w:color w:val="C00000"/>
                <w:sz w:val="36"/>
                <w:szCs w:val="36"/>
              </w:rPr>
              <w:t xml:space="preserve"> </w:t>
            </w:r>
            <w:r>
              <w:rPr>
                <w:color w:val="C00000"/>
                <w:sz w:val="36"/>
                <w:szCs w:val="36"/>
              </w:rPr>
              <w:t>Module</w:t>
            </w:r>
          </w:p>
        </w:tc>
      </w:tr>
    </w:tbl>
    <w:p w14:paraId="368ACB14" w14:textId="77777777" w:rsidR="004F4F31" w:rsidRPr="009D696D" w:rsidRDefault="004F4F31">
      <w:pPr>
        <w:rPr>
          <w:rFonts w:ascii="Century Gothic" w:hAnsi="Century Gothic"/>
          <w:color w:val="000000"/>
          <w:sz w:val="20"/>
        </w:rPr>
      </w:pPr>
    </w:p>
    <w:p w14:paraId="059D9F9A" w14:textId="77777777" w:rsidR="004F4F31" w:rsidRPr="009D696D" w:rsidRDefault="004F4F31">
      <w:pPr>
        <w:rPr>
          <w:rFonts w:ascii="Century Gothic" w:hAnsi="Century Gothic"/>
          <w:color w:val="000000"/>
          <w:sz w:val="20"/>
        </w:rPr>
      </w:pPr>
    </w:p>
    <w:p w14:paraId="0B00888D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2E834624" w14:textId="77777777" w:rsidR="004F4F31" w:rsidRDefault="004F4F31">
      <w:pPr>
        <w:pStyle w:val="Header"/>
        <w:tabs>
          <w:tab w:val="clear" w:pos="4320"/>
          <w:tab w:val="clear" w:pos="8640"/>
        </w:tabs>
        <w:rPr>
          <w:rFonts w:ascii="Century Gothic" w:hAnsi="Century Gothic"/>
          <w:color w:val="000000"/>
          <w:sz w:val="20"/>
        </w:rPr>
      </w:pPr>
    </w:p>
    <w:p w14:paraId="5141BCB8" w14:textId="3564C038" w:rsidR="004F4F31" w:rsidRDefault="004F4F31" w:rsidP="34F8EB6A">
      <w:pPr>
        <w:rPr>
          <w:rFonts w:ascii="Century Gothic" w:hAnsi="Century Gothic"/>
          <w:color w:val="000000"/>
          <w:szCs w:val="24"/>
        </w:rPr>
      </w:pPr>
    </w:p>
    <w:p w14:paraId="61F1C232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12B3F2D3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1C774965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274758C5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7725566E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6E71A422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18B29507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160BFDF2" w14:textId="5CF56C05" w:rsidR="004F4F31" w:rsidRDefault="00641C36" w:rsidP="00F15852">
      <w:pPr>
        <w:jc w:val="right"/>
        <w:rPr>
          <w:rFonts w:ascii="Century Gothic" w:hAnsi="Century Gothic"/>
          <w:b/>
          <w:color w:val="000000"/>
          <w:sz w:val="20"/>
        </w:rPr>
      </w:pPr>
      <w:r w:rsidRPr="0099642B">
        <w:rPr>
          <w:rFonts w:ascii="Century Gothic" w:hAnsi="Century Gothic"/>
          <w:b/>
          <w:sz w:val="20"/>
        </w:rPr>
        <w:t xml:space="preserve">Release </w:t>
      </w:r>
      <w:r>
        <w:rPr>
          <w:rFonts w:ascii="Century Gothic" w:hAnsi="Century Gothic"/>
          <w:b/>
          <w:sz w:val="20"/>
        </w:rPr>
        <w:t>V</w:t>
      </w:r>
      <w:r w:rsidR="009D696D">
        <w:rPr>
          <w:rFonts w:ascii="Century Gothic" w:hAnsi="Century Gothic"/>
          <w:b/>
          <w:sz w:val="20"/>
        </w:rPr>
        <w:t xml:space="preserve">ersion </w:t>
      </w:r>
      <w:r w:rsidR="0063006F">
        <w:rPr>
          <w:rFonts w:ascii="Century Gothic" w:hAnsi="Century Gothic"/>
          <w:b/>
          <w:sz w:val="20"/>
        </w:rPr>
        <w:t>1.</w:t>
      </w:r>
      <w:ins w:id="2" w:author="Yoezer Choki" w:date="2021-08-10T17:12:00Z">
        <w:r w:rsidR="00885650">
          <w:rPr>
            <w:rFonts w:ascii="Century Gothic" w:hAnsi="Century Gothic"/>
            <w:b/>
            <w:sz w:val="20"/>
          </w:rPr>
          <w:t>1</w:t>
        </w:r>
      </w:ins>
      <w:del w:id="3" w:author="Yoezer Choki" w:date="2021-08-10T17:12:00Z">
        <w:r w:rsidR="0063006F" w:rsidDel="00885650">
          <w:rPr>
            <w:rFonts w:ascii="Century Gothic" w:hAnsi="Century Gothic"/>
            <w:b/>
            <w:sz w:val="20"/>
          </w:rPr>
          <w:delText>0</w:delText>
        </w:r>
      </w:del>
      <w:r w:rsidR="0063006F">
        <w:rPr>
          <w:rFonts w:ascii="Century Gothic" w:hAnsi="Century Gothic"/>
          <w:b/>
          <w:sz w:val="20"/>
        </w:rPr>
        <w:t xml:space="preserve"> </w:t>
      </w:r>
      <w:r w:rsidRPr="0099642B">
        <w:rPr>
          <w:rFonts w:ascii="Century Gothic" w:hAnsi="Century Gothic"/>
          <w:b/>
          <w:sz w:val="20"/>
        </w:rPr>
        <w:t xml:space="preserve">– </w:t>
      </w:r>
      <w:r w:rsidR="0063006F">
        <w:rPr>
          <w:rFonts w:ascii="Century Gothic" w:hAnsi="Century Gothic"/>
          <w:b/>
          <w:sz w:val="20"/>
        </w:rPr>
        <w:t>Jun</w:t>
      </w:r>
      <w:r w:rsidR="007569AF">
        <w:rPr>
          <w:rFonts w:ascii="Century Gothic" w:hAnsi="Century Gothic"/>
          <w:b/>
          <w:sz w:val="20"/>
        </w:rPr>
        <w:t xml:space="preserve"> 20</w:t>
      </w:r>
      <w:r w:rsidR="0063006F">
        <w:rPr>
          <w:rFonts w:ascii="Century Gothic" w:hAnsi="Century Gothic"/>
          <w:b/>
          <w:sz w:val="20"/>
        </w:rPr>
        <w:t>21</w:t>
      </w:r>
    </w:p>
    <w:p w14:paraId="6519DC91" w14:textId="77777777" w:rsidR="004F4F31" w:rsidRDefault="004F4F31">
      <w:pPr>
        <w:rPr>
          <w:rFonts w:ascii="Century Gothic" w:hAnsi="Century Gothic"/>
          <w:b/>
          <w:color w:val="000000"/>
          <w:sz w:val="20"/>
        </w:rPr>
      </w:pPr>
    </w:p>
    <w:p w14:paraId="2C2F9499" w14:textId="77777777" w:rsidR="004F4F31" w:rsidRDefault="004F4F31">
      <w:pPr>
        <w:rPr>
          <w:rFonts w:ascii="Century Gothic" w:hAnsi="Century Gothic"/>
          <w:b/>
          <w:color w:val="000000"/>
          <w:sz w:val="20"/>
        </w:rPr>
      </w:pPr>
    </w:p>
    <w:p w14:paraId="386476F7" w14:textId="11768EA7" w:rsidR="0063006F" w:rsidRDefault="0063006F">
      <w:pPr>
        <w:tabs>
          <w:tab w:val="clear" w:pos="360"/>
        </w:tabs>
        <w:rPr>
          <w:rFonts w:ascii="Century Gothic" w:hAnsi="Century Gothic"/>
          <w:b/>
          <w:color w:val="000000"/>
          <w:sz w:val="20"/>
        </w:rPr>
      </w:pPr>
      <w:r>
        <w:rPr>
          <w:rFonts w:ascii="Century Gothic" w:hAnsi="Century Gothic"/>
          <w:b/>
          <w:color w:val="000000"/>
          <w:sz w:val="20"/>
        </w:rPr>
        <w:br w:type="page"/>
      </w:r>
    </w:p>
    <w:p w14:paraId="0C4B588A" w14:textId="77777777" w:rsidR="004F4F31" w:rsidRDefault="004F4F31">
      <w:pPr>
        <w:rPr>
          <w:rFonts w:ascii="Century Gothic" w:hAnsi="Century Gothic"/>
          <w:b/>
          <w:color w:val="000000"/>
          <w:sz w:val="20"/>
        </w:rPr>
      </w:pPr>
    </w:p>
    <w:tbl>
      <w:tblPr>
        <w:tblStyle w:val="GridTable1Light-Accent2"/>
        <w:tblW w:w="5256" w:type="pct"/>
        <w:tblLayout w:type="fixed"/>
        <w:tblLook w:val="01A0" w:firstRow="1" w:lastRow="0" w:firstColumn="1" w:lastColumn="1" w:noHBand="0" w:noVBand="0"/>
      </w:tblPr>
      <w:tblGrid>
        <w:gridCol w:w="2623"/>
        <w:gridCol w:w="2424"/>
        <w:gridCol w:w="1584"/>
        <w:gridCol w:w="1314"/>
        <w:gridCol w:w="1127"/>
      </w:tblGrid>
      <w:tr w:rsidR="00F15852" w:rsidRPr="00AD7418" w14:paraId="123E5DC8" w14:textId="77777777" w:rsidTr="00D02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43686ED8" w14:textId="77777777" w:rsidR="00F15852" w:rsidRPr="00AD7418" w:rsidRDefault="00F15852" w:rsidP="00D0263B">
            <w:pPr>
              <w:rPr>
                <w:rFonts w:ascii="Century Gothic" w:hAnsi="Century Gothic"/>
                <w:b/>
                <w:i/>
                <w:smallCaps/>
                <w:sz w:val="14"/>
                <w:szCs w:val="14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 xml:space="preserve">document identification no </w:t>
            </w:r>
            <w:r w:rsidRPr="00AD7418">
              <w:rPr>
                <w:rFonts w:ascii="Century Gothic" w:hAnsi="Century Gothic"/>
                <w:smallCaps/>
                <w:sz w:val="14"/>
                <w:szCs w:val="14"/>
              </w:rPr>
              <w:t xml:space="preserve">3 char </w:t>
            </w:r>
            <w:proofErr w:type="gramStart"/>
            <w:r w:rsidRPr="00AD7418">
              <w:rPr>
                <w:rFonts w:ascii="Century Gothic" w:hAnsi="Century Gothic"/>
                <w:smallCaps/>
                <w:sz w:val="14"/>
                <w:szCs w:val="14"/>
              </w:rPr>
              <w:t>SYS  ID</w:t>
            </w:r>
            <w:proofErr w:type="gramEnd"/>
            <w:r w:rsidRPr="00AD7418">
              <w:rPr>
                <w:rFonts w:ascii="Century Gothic" w:hAnsi="Century Gothic"/>
                <w:smallCaps/>
                <w:sz w:val="14"/>
                <w:szCs w:val="14"/>
              </w:rPr>
              <w:t xml:space="preserve">/ DOC CODE /NN/ V </w:t>
            </w:r>
            <w:proofErr w:type="spellStart"/>
            <w:r w:rsidRPr="00AD7418">
              <w:rPr>
                <w:rFonts w:ascii="Century Gothic" w:hAnsi="Century Gothic"/>
                <w:smallCaps/>
                <w:sz w:val="14"/>
                <w:szCs w:val="14"/>
              </w:rPr>
              <w:t>M.n</w:t>
            </w:r>
            <w:proofErr w:type="spellEnd"/>
            <w:r w:rsidRPr="00AD7418">
              <w:rPr>
                <w:rFonts w:ascii="Century Gothic" w:hAnsi="Century Gothic"/>
                <w:i/>
                <w:smallCaps/>
                <w:sz w:val="14"/>
                <w:szCs w:val="14"/>
              </w:rPr>
              <w:t>)</w:t>
            </w:r>
          </w:p>
          <w:p w14:paraId="18713DBF" w14:textId="77777777" w:rsidR="00F15852" w:rsidRPr="00AD7418" w:rsidRDefault="00F15852" w:rsidP="00D0263B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i/>
                <w:smallCaps/>
                <w:sz w:val="14"/>
                <w:szCs w:val="14"/>
              </w:rPr>
              <w:t xml:space="preserve">for details refer to document </w:t>
            </w:r>
            <w:proofErr w:type="spellStart"/>
            <w:r w:rsidRPr="00AD7418">
              <w:rPr>
                <w:rFonts w:ascii="Century Gothic" w:hAnsi="Century Gothic"/>
                <w:i/>
                <w:smallCaps/>
                <w:sz w:val="14"/>
                <w:szCs w:val="14"/>
              </w:rPr>
              <w:t>mgmt</w:t>
            </w:r>
            <w:proofErr w:type="spellEnd"/>
            <w:r w:rsidRPr="00AD7418">
              <w:rPr>
                <w:rFonts w:ascii="Century Gothic" w:hAnsi="Century Gothic"/>
                <w:i/>
                <w:smallCaps/>
                <w:sz w:val="14"/>
                <w:szCs w:val="14"/>
              </w:rPr>
              <w:t xml:space="preserve"> </w:t>
            </w:r>
            <w:proofErr w:type="spellStart"/>
            <w:r w:rsidRPr="00AD7418">
              <w:rPr>
                <w:rFonts w:ascii="Century Gothic" w:hAnsi="Century Gothic"/>
                <w:i/>
                <w:smallCaps/>
                <w:sz w:val="14"/>
                <w:szCs w:val="14"/>
              </w:rPr>
              <w:t>stds</w:t>
            </w:r>
            <w:proofErr w:type="spellEnd"/>
          </w:p>
        </w:tc>
        <w:tc>
          <w:tcPr>
            <w:tcW w:w="1336" w:type="pct"/>
          </w:tcPr>
          <w:p w14:paraId="4B5A83BB" w14:textId="77777777" w:rsidR="00F15852" w:rsidRPr="00AD7418" w:rsidRDefault="00F15852" w:rsidP="00D026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>document title</w:t>
            </w:r>
          </w:p>
        </w:tc>
        <w:tc>
          <w:tcPr>
            <w:tcW w:w="873" w:type="pct"/>
          </w:tcPr>
          <w:p w14:paraId="6A7C7160" w14:textId="77777777" w:rsidR="00F15852" w:rsidRPr="00AD7418" w:rsidRDefault="00F15852" w:rsidP="00D026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 xml:space="preserve"> status</w:t>
            </w:r>
          </w:p>
          <w:p w14:paraId="431664EA" w14:textId="77777777" w:rsidR="00F15852" w:rsidRPr="00AD7418" w:rsidRDefault="00F15852" w:rsidP="00D026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 xml:space="preserve"> (draft/ </w:t>
            </w:r>
            <w:proofErr w:type="gramStart"/>
            <w:r w:rsidRPr="00AD7418">
              <w:rPr>
                <w:rFonts w:ascii="Century Gothic" w:hAnsi="Century Gothic"/>
                <w:smallCaps/>
                <w:sz w:val="20"/>
              </w:rPr>
              <w:t>released )</w:t>
            </w:r>
            <w:proofErr w:type="gramEnd"/>
          </w:p>
        </w:tc>
        <w:tc>
          <w:tcPr>
            <w:tcW w:w="724" w:type="pct"/>
          </w:tcPr>
          <w:p w14:paraId="4D2A3435" w14:textId="77777777" w:rsidR="00F15852" w:rsidRPr="00AD7418" w:rsidRDefault="00F15852" w:rsidP="00D026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>date of release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1" w:type="pct"/>
          </w:tcPr>
          <w:p w14:paraId="6721AEDE" w14:textId="77777777" w:rsidR="00F15852" w:rsidRPr="00AD7418" w:rsidRDefault="00F15852" w:rsidP="00D0263B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AD7418">
              <w:rPr>
                <w:rFonts w:ascii="Century Gothic" w:hAnsi="Century Gothic"/>
                <w:smallCaps/>
                <w:sz w:val="20"/>
              </w:rPr>
              <w:t>pages</w:t>
            </w:r>
          </w:p>
        </w:tc>
      </w:tr>
      <w:tr w:rsidR="00F15852" w:rsidRPr="00AD7418" w14:paraId="3AD8487F" w14:textId="77777777" w:rsidTr="00D0263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661141FA" w14:textId="4E3DD248" w:rsidR="0063006F" w:rsidRPr="00AD7418" w:rsidRDefault="0063006F" w:rsidP="0063006F">
            <w:pPr>
              <w:rPr>
                <w:rFonts w:ascii="Century Gothic" w:hAnsi="Century Gothic"/>
                <w:smallCaps/>
                <w:sz w:val="20"/>
              </w:rPr>
            </w:pPr>
            <w:r>
              <w:rPr>
                <w:rFonts w:ascii="Century Gothic" w:hAnsi="Century Gothic"/>
                <w:smallCaps/>
                <w:sz w:val="20"/>
              </w:rPr>
              <w:t>ECMS</w:t>
            </w:r>
            <w:r w:rsidRPr="00AD7418">
              <w:rPr>
                <w:rFonts w:ascii="Century Gothic" w:hAnsi="Century Gothic"/>
                <w:smallCaps/>
                <w:sz w:val="20"/>
              </w:rPr>
              <w:t>/</w:t>
            </w:r>
            <w:proofErr w:type="spellStart"/>
            <w:r w:rsidRPr="00AD7418">
              <w:rPr>
                <w:rFonts w:ascii="Century Gothic" w:hAnsi="Century Gothic"/>
                <w:smallCaps/>
                <w:sz w:val="20"/>
              </w:rPr>
              <w:t>srs</w:t>
            </w:r>
            <w:proofErr w:type="spellEnd"/>
            <w:r w:rsidRPr="00AD7418">
              <w:rPr>
                <w:rFonts w:ascii="Century Gothic" w:hAnsi="Century Gothic"/>
                <w:smallCaps/>
                <w:sz w:val="20"/>
              </w:rPr>
              <w:t>/01/V</w:t>
            </w:r>
            <w:r>
              <w:rPr>
                <w:rFonts w:ascii="Century Gothic" w:hAnsi="Century Gothic"/>
                <w:smallCaps/>
                <w:sz w:val="20"/>
              </w:rPr>
              <w:t>1</w:t>
            </w:r>
            <w:r w:rsidRPr="00AD7418">
              <w:rPr>
                <w:rFonts w:ascii="Century Gothic" w:hAnsi="Century Gothic"/>
                <w:smallCaps/>
                <w:sz w:val="20"/>
              </w:rPr>
              <w:t>.</w:t>
            </w:r>
            <w:ins w:id="4" w:author="Yoezer Choki" w:date="2021-08-10T17:12:00Z">
              <w:r w:rsidR="00885650">
                <w:rPr>
                  <w:rFonts w:ascii="Century Gothic" w:hAnsi="Century Gothic"/>
                  <w:smallCaps/>
                  <w:sz w:val="20"/>
                </w:rPr>
                <w:t>1</w:t>
              </w:r>
            </w:ins>
            <w:del w:id="5" w:author="Yoezer Choki" w:date="2021-08-10T17:12:00Z">
              <w:r w:rsidRPr="00AD7418" w:rsidDel="00885650">
                <w:rPr>
                  <w:rFonts w:ascii="Century Gothic" w:hAnsi="Century Gothic"/>
                  <w:smallCaps/>
                  <w:sz w:val="20"/>
                </w:rPr>
                <w:delText>0</w:delText>
              </w:r>
            </w:del>
          </w:p>
          <w:p w14:paraId="11837677" w14:textId="77777777" w:rsidR="00F15852" w:rsidRPr="00AD7418" w:rsidRDefault="00F15852" w:rsidP="00D0263B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1336" w:type="pct"/>
          </w:tcPr>
          <w:p w14:paraId="7B646342" w14:textId="2B350A76" w:rsidR="00F15852" w:rsidRPr="00AD7418" w:rsidRDefault="0063006F" w:rsidP="00A7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</w:rPr>
            </w:pPr>
            <w:r w:rsidRPr="00B010B5">
              <w:rPr>
                <w:rFonts w:ascii="Century Gothic" w:hAnsi="Century Gothic"/>
                <w:smallCaps/>
                <w:color w:val="000000"/>
                <w:sz w:val="20"/>
              </w:rPr>
              <w:t xml:space="preserve">System requirements </w:t>
            </w:r>
            <w:r>
              <w:rPr>
                <w:rFonts w:ascii="Century Gothic" w:hAnsi="Century Gothic"/>
                <w:smallCaps/>
                <w:color w:val="000000"/>
                <w:sz w:val="20"/>
              </w:rPr>
              <w:t>Specifications</w:t>
            </w:r>
            <w:r w:rsidRPr="00B010B5">
              <w:rPr>
                <w:rFonts w:ascii="Century Gothic" w:hAnsi="Century Gothic"/>
                <w:smallCaps/>
                <w:color w:val="000000"/>
                <w:sz w:val="20"/>
              </w:rPr>
              <w:t xml:space="preserve"> </w:t>
            </w:r>
            <w:r>
              <w:rPr>
                <w:rFonts w:ascii="Century Gothic" w:hAnsi="Century Gothic"/>
                <w:smallCaps/>
                <w:color w:val="000000"/>
                <w:sz w:val="20"/>
              </w:rPr>
              <w:t>For</w:t>
            </w:r>
            <w:r w:rsidRPr="00B010B5">
              <w:rPr>
                <w:rFonts w:ascii="Century Gothic" w:hAnsi="Century Gothic"/>
                <w:smallCaps/>
                <w:color w:val="000000"/>
                <w:sz w:val="20"/>
              </w:rPr>
              <w:t xml:space="preserve"> E</w:t>
            </w:r>
            <w:r>
              <w:rPr>
                <w:rFonts w:ascii="Century Gothic" w:hAnsi="Century Gothic"/>
                <w:smallCaps/>
                <w:color w:val="000000"/>
                <w:sz w:val="20"/>
              </w:rPr>
              <w:t>CMS</w:t>
            </w:r>
            <w:r w:rsidRPr="00B010B5">
              <w:rPr>
                <w:rFonts w:ascii="Century Gothic" w:hAnsi="Century Gothic"/>
                <w:smallCaps/>
                <w:color w:val="000000"/>
                <w:sz w:val="20"/>
              </w:rPr>
              <w:t xml:space="preserve"> </w:t>
            </w:r>
            <w:r>
              <w:rPr>
                <w:rFonts w:ascii="Century Gothic" w:hAnsi="Century Gothic"/>
                <w:smallCaps/>
                <w:color w:val="000000"/>
                <w:sz w:val="20"/>
              </w:rPr>
              <w:t>Payment</w:t>
            </w:r>
          </w:p>
        </w:tc>
        <w:tc>
          <w:tcPr>
            <w:tcW w:w="873" w:type="pct"/>
          </w:tcPr>
          <w:p w14:paraId="5540C560" w14:textId="77777777" w:rsidR="00F15852" w:rsidRPr="00AD7418" w:rsidRDefault="00F15852" w:rsidP="00D02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</w:rPr>
            </w:pPr>
            <w:r w:rsidRPr="00AD7418">
              <w:rPr>
                <w:rFonts w:ascii="Century Gothic" w:hAnsi="Century Gothic"/>
                <w:smallCaps/>
                <w:color w:val="000000"/>
                <w:sz w:val="20"/>
              </w:rPr>
              <w:t>released</w:t>
            </w:r>
          </w:p>
        </w:tc>
        <w:tc>
          <w:tcPr>
            <w:tcW w:w="724" w:type="pct"/>
          </w:tcPr>
          <w:p w14:paraId="30E0CB05" w14:textId="7E0E44CE" w:rsidR="00F15852" w:rsidRPr="00AD7418" w:rsidRDefault="0063006F" w:rsidP="00D02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06.2021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1" w:type="pct"/>
          </w:tcPr>
          <w:p w14:paraId="3AD93BCF" w14:textId="77777777" w:rsidR="00F15852" w:rsidRPr="00AD7418" w:rsidRDefault="00F15852" w:rsidP="00D0263B">
            <w:pPr>
              <w:rPr>
                <w:rFonts w:ascii="Century Gothic" w:hAnsi="Century Gothic"/>
                <w:sz w:val="20"/>
              </w:rPr>
            </w:pPr>
          </w:p>
        </w:tc>
      </w:tr>
    </w:tbl>
    <w:p w14:paraId="3CC3ED03" w14:textId="77777777" w:rsidR="00F15852" w:rsidRDefault="00F15852">
      <w:pPr>
        <w:rPr>
          <w:rFonts w:ascii="Century Gothic" w:hAnsi="Century Gothic"/>
          <w:b/>
          <w:color w:val="000000"/>
          <w:sz w:val="20"/>
        </w:rPr>
      </w:pPr>
    </w:p>
    <w:p w14:paraId="00AF4A71" w14:textId="77777777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</w:p>
    <w:p w14:paraId="5FC76F3F" w14:textId="77777777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</w:p>
    <w:tbl>
      <w:tblPr>
        <w:tblStyle w:val="GridTable1Light-Accent2"/>
        <w:tblW w:w="5247" w:type="pct"/>
        <w:tblLayout w:type="fixed"/>
        <w:tblLook w:val="01A0" w:firstRow="1" w:lastRow="0" w:firstColumn="1" w:lastColumn="1" w:noHBand="0" w:noVBand="0"/>
      </w:tblPr>
      <w:tblGrid>
        <w:gridCol w:w="1318"/>
        <w:gridCol w:w="2518"/>
        <w:gridCol w:w="2423"/>
        <w:gridCol w:w="1306"/>
        <w:gridCol w:w="1491"/>
      </w:tblGrid>
      <w:tr w:rsidR="00F15852" w:rsidRPr="00F15852" w14:paraId="1DF12F36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</w:tcPr>
          <w:p w14:paraId="0103A573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</w:p>
        </w:tc>
        <w:tc>
          <w:tcPr>
            <w:tcW w:w="1390" w:type="pct"/>
          </w:tcPr>
          <w:p w14:paraId="03EED864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 xml:space="preserve">role in the project </w:t>
            </w:r>
          </w:p>
        </w:tc>
        <w:tc>
          <w:tcPr>
            <w:tcW w:w="1338" w:type="pct"/>
          </w:tcPr>
          <w:p w14:paraId="7CF01CDD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 w:val="0"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Name</w:t>
            </w:r>
          </w:p>
        </w:tc>
        <w:tc>
          <w:tcPr>
            <w:tcW w:w="721" w:type="pct"/>
          </w:tcPr>
          <w:p w14:paraId="229039E3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3" w:type="pct"/>
          </w:tcPr>
          <w:p w14:paraId="12098DC3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date</w:t>
            </w:r>
          </w:p>
          <w:p w14:paraId="13903295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(dd-mm-</w:t>
            </w:r>
            <w:proofErr w:type="spellStart"/>
            <w:r w:rsidRPr="00F15852">
              <w:rPr>
                <w:rFonts w:ascii="Century Gothic" w:hAnsi="Century Gothic"/>
                <w:b/>
                <w:smallCaps/>
                <w:sz w:val="20"/>
              </w:rPr>
              <w:t>yy</w:t>
            </w:r>
            <w:proofErr w:type="spellEnd"/>
            <w:r w:rsidRPr="00F15852">
              <w:rPr>
                <w:rFonts w:ascii="Century Gothic" w:hAnsi="Century Gothic"/>
                <w:b/>
                <w:smallCaps/>
                <w:sz w:val="20"/>
              </w:rPr>
              <w:t>)</w:t>
            </w:r>
          </w:p>
        </w:tc>
      </w:tr>
      <w:tr w:rsidR="0063006F" w14:paraId="779DCB70" w14:textId="77777777" w:rsidTr="34F8EB6A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</w:tcPr>
          <w:p w14:paraId="48ACDD1E" w14:textId="1871EB43" w:rsidR="0063006F" w:rsidRPr="00F15852" w:rsidRDefault="0063006F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C154E1">
              <w:rPr>
                <w:rFonts w:ascii="Century Gothic" w:hAnsi="Century Gothic"/>
                <w:b/>
                <w:smallCaps/>
                <w:color w:val="000000"/>
                <w:sz w:val="20"/>
              </w:rPr>
              <w:t>Authors</w:t>
            </w:r>
          </w:p>
        </w:tc>
        <w:tc>
          <w:tcPr>
            <w:tcW w:w="1390" w:type="pct"/>
          </w:tcPr>
          <w:p w14:paraId="2AABB213" w14:textId="76083197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/>
                <w:sz w:val="20"/>
              </w:rPr>
            </w:pPr>
            <w:r w:rsidRPr="00B010B5">
              <w:rPr>
                <w:rFonts w:ascii="Century Gothic" w:hAnsi="Century Gothic"/>
                <w:sz w:val="20"/>
              </w:rPr>
              <w:t>Technical Team</w:t>
            </w:r>
          </w:p>
        </w:tc>
        <w:tc>
          <w:tcPr>
            <w:tcW w:w="1338" w:type="pct"/>
          </w:tcPr>
          <w:p w14:paraId="3363709B" w14:textId="495FD1EB" w:rsidR="0063006F" w:rsidRPr="00B010B5" w:rsidDel="00511623" w:rsidRDefault="0063006F" w:rsidP="34F8E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" w:author="Sujit Patra" w:date="2021-06-25T17:01:00Z"/>
                <w:rFonts w:ascii="Century Gothic" w:hAnsi="Century Gothic"/>
                <w:sz w:val="20"/>
              </w:rPr>
            </w:pPr>
            <w:del w:id="7" w:author="Sujit Patra" w:date="2021-06-25T17:01:00Z">
              <w:r w:rsidRPr="34F8EB6A" w:rsidDel="00511623">
                <w:rPr>
                  <w:rFonts w:ascii="Century Gothic" w:hAnsi="Century Gothic"/>
                  <w:sz w:val="20"/>
                </w:rPr>
                <w:delText>Shrinivas Udagatti</w:delText>
              </w:r>
            </w:del>
          </w:p>
          <w:p w14:paraId="08E3C2CD" w14:textId="68EC3484" w:rsidR="0063006F" w:rsidRPr="00B010B5" w:rsidDel="00511623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" w:author="Sujit Patra" w:date="2021-06-25T17:01:00Z"/>
                <w:rFonts w:ascii="Century Gothic" w:hAnsi="Century Gothic"/>
                <w:sz w:val="20"/>
              </w:rPr>
            </w:pPr>
            <w:del w:id="9" w:author="Sujit Patra" w:date="2021-06-25T17:01:00Z">
              <w:r w:rsidRPr="00B010B5" w:rsidDel="00511623">
                <w:rPr>
                  <w:rFonts w:ascii="Century Gothic" w:hAnsi="Century Gothic"/>
                  <w:sz w:val="20"/>
                </w:rPr>
                <w:delText>Alvin Ian P Paule</w:delText>
              </w:r>
            </w:del>
          </w:p>
          <w:p w14:paraId="17DB4524" w14:textId="5F7EED2A" w:rsidR="0063006F" w:rsidRPr="0063006F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</w:rPr>
            </w:pPr>
            <w:del w:id="10" w:author="Sujit Patra" w:date="2021-06-25T17:01:00Z">
              <w:r w:rsidRPr="00B010B5" w:rsidDel="00511623">
                <w:rPr>
                  <w:rFonts w:ascii="Century Gothic" w:hAnsi="Century Gothic"/>
                  <w:sz w:val="20"/>
                </w:rPr>
                <w:delText>Ramoji Lokam</w:delText>
              </w:r>
            </w:del>
            <w:ins w:id="11" w:author="Sujit Patra" w:date="2021-06-25T17:01:00Z">
              <w:r w:rsidR="00511623">
                <w:rPr>
                  <w:rFonts w:ascii="Century Gothic" w:hAnsi="Century Gothic"/>
                  <w:sz w:val="20"/>
                </w:rPr>
                <w:t>&lt;DRC Team Name&gt;</w:t>
              </w:r>
            </w:ins>
            <w:r w:rsidRPr="00B010B5">
              <w:rPr>
                <w:rFonts w:ascii="Century Gothic" w:hAnsi="Century Gothic"/>
                <w:sz w:val="20"/>
              </w:rPr>
              <w:t xml:space="preserve"> </w:t>
            </w:r>
          </w:p>
        </w:tc>
        <w:tc>
          <w:tcPr>
            <w:tcW w:w="721" w:type="pct"/>
          </w:tcPr>
          <w:p w14:paraId="51F83F6F" w14:textId="77777777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3" w:type="pct"/>
          </w:tcPr>
          <w:p w14:paraId="3BA6587F" w14:textId="1877DC7E" w:rsidR="0063006F" w:rsidRPr="00F15852" w:rsidRDefault="00511623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  <w:ins w:id="12" w:author="Sujit Patra" w:date="2021-06-25T17:02:00Z">
              <w:r>
                <w:rPr>
                  <w:rFonts w:ascii="Century Gothic" w:hAnsi="Century Gothic"/>
                  <w:smallCaps/>
                  <w:color w:val="000000"/>
                  <w:sz w:val="20"/>
                </w:rPr>
                <w:t>&lt;Date&gt;</w:t>
              </w:r>
            </w:ins>
          </w:p>
        </w:tc>
      </w:tr>
      <w:tr w:rsidR="0063006F" w14:paraId="4FCD23F9" w14:textId="77777777" w:rsidTr="34F8EB6A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</w:tcPr>
          <w:p w14:paraId="7B927694" w14:textId="36A39715" w:rsidR="0063006F" w:rsidRPr="00F15852" w:rsidRDefault="0063006F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C154E1">
              <w:rPr>
                <w:rFonts w:ascii="Century Gothic" w:hAnsi="Century Gothic"/>
                <w:b/>
                <w:smallCaps/>
                <w:color w:val="000000"/>
                <w:sz w:val="20"/>
              </w:rPr>
              <w:t>Reviewers</w:t>
            </w:r>
          </w:p>
        </w:tc>
        <w:tc>
          <w:tcPr>
            <w:tcW w:w="1390" w:type="pct"/>
          </w:tcPr>
          <w:p w14:paraId="3CDC0560" w14:textId="21B88D2E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B010B5">
              <w:rPr>
                <w:rFonts w:ascii="Century Gothic" w:hAnsi="Century Gothic"/>
                <w:color w:val="000000" w:themeColor="text1"/>
                <w:sz w:val="20"/>
              </w:rPr>
              <w:t>Project Lead</w:t>
            </w:r>
          </w:p>
        </w:tc>
        <w:tc>
          <w:tcPr>
            <w:tcW w:w="1338" w:type="pct"/>
          </w:tcPr>
          <w:p w14:paraId="5FC70638" w14:textId="400CD5E8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B010B5">
              <w:rPr>
                <w:rFonts w:ascii="Century Gothic" w:hAnsi="Century Gothic"/>
                <w:color w:val="000000" w:themeColor="text1"/>
                <w:sz w:val="20"/>
              </w:rPr>
              <w:t>Sujit Patra</w:t>
            </w:r>
          </w:p>
        </w:tc>
        <w:tc>
          <w:tcPr>
            <w:tcW w:w="721" w:type="pct"/>
          </w:tcPr>
          <w:p w14:paraId="71468415" w14:textId="77777777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3" w:type="pct"/>
          </w:tcPr>
          <w:p w14:paraId="39460F7E" w14:textId="77777777" w:rsidR="0063006F" w:rsidRPr="00F15852" w:rsidRDefault="0063006F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  <w:tr w:rsidR="0063006F" w14:paraId="3ACA8FA6" w14:textId="77777777" w:rsidTr="34F8EB6A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</w:tcPr>
          <w:p w14:paraId="0BE9E113" w14:textId="3C794AAC" w:rsidR="0063006F" w:rsidRPr="00F15852" w:rsidRDefault="0063006F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F84A23">
              <w:rPr>
                <w:rFonts w:ascii="Century Gothic" w:hAnsi="Century Gothic"/>
                <w:b/>
                <w:smallCaps/>
                <w:color w:val="000000"/>
                <w:sz w:val="20"/>
              </w:rPr>
              <w:t xml:space="preserve">Approver </w:t>
            </w:r>
          </w:p>
        </w:tc>
        <w:tc>
          <w:tcPr>
            <w:tcW w:w="1390" w:type="pct"/>
          </w:tcPr>
          <w:p w14:paraId="266C52AC" w14:textId="728A6721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B010B5">
              <w:rPr>
                <w:rFonts w:ascii="Century Gothic" w:hAnsi="Century Gothic"/>
                <w:color w:val="000000" w:themeColor="text1"/>
                <w:sz w:val="20"/>
              </w:rPr>
              <w:t>Project Manager</w:t>
            </w:r>
          </w:p>
        </w:tc>
        <w:tc>
          <w:tcPr>
            <w:tcW w:w="1338" w:type="pct"/>
          </w:tcPr>
          <w:p w14:paraId="24AC4FE0" w14:textId="42A3558C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00B010B5">
              <w:rPr>
                <w:rFonts w:ascii="Century Gothic" w:hAnsi="Century Gothic"/>
                <w:color w:val="000000" w:themeColor="text1"/>
                <w:sz w:val="20"/>
              </w:rPr>
              <w:t>Raghavan Jaganathan</w:t>
            </w:r>
          </w:p>
        </w:tc>
        <w:tc>
          <w:tcPr>
            <w:tcW w:w="721" w:type="pct"/>
          </w:tcPr>
          <w:p w14:paraId="0181117B" w14:textId="77777777" w:rsidR="0063006F" w:rsidRPr="00F15852" w:rsidRDefault="0063006F" w:rsidP="00630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3" w:type="pct"/>
          </w:tcPr>
          <w:p w14:paraId="4F884BA3" w14:textId="77777777" w:rsidR="0063006F" w:rsidRPr="00F15852" w:rsidRDefault="0063006F" w:rsidP="0063006F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</w:tbl>
    <w:p w14:paraId="07F593AC" w14:textId="77777777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</w:p>
    <w:p w14:paraId="732EE215" w14:textId="77777777" w:rsidR="004F4F31" w:rsidRDefault="004F4F31">
      <w:pPr>
        <w:rPr>
          <w:rFonts w:ascii="Century Gothic" w:hAnsi="Century Gothic"/>
          <w:color w:val="000000"/>
        </w:rPr>
      </w:pPr>
      <w:r>
        <w:rPr>
          <w:rFonts w:ascii="Century Gothic" w:hAnsi="Century Gothic"/>
          <w:b/>
          <w:smallCaps/>
          <w:color w:val="000000"/>
          <w:sz w:val="20"/>
        </w:rPr>
        <w:t xml:space="preserve">Endorsement by system Owner (internal) </w:t>
      </w:r>
    </w:p>
    <w:tbl>
      <w:tblPr>
        <w:tblStyle w:val="GridTable1Light-Accent2"/>
        <w:tblW w:w="5247" w:type="pct"/>
        <w:tblLook w:val="01A0" w:firstRow="1" w:lastRow="0" w:firstColumn="1" w:lastColumn="1" w:noHBand="0" w:noVBand="0"/>
      </w:tblPr>
      <w:tblGrid>
        <w:gridCol w:w="1601"/>
        <w:gridCol w:w="2537"/>
        <w:gridCol w:w="2123"/>
        <w:gridCol w:w="1400"/>
        <w:gridCol w:w="1395"/>
      </w:tblGrid>
      <w:tr w:rsidR="00F15852" w:rsidRPr="00F15852" w14:paraId="5385FBD7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pct"/>
          </w:tcPr>
          <w:p w14:paraId="68A42D19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</w:p>
        </w:tc>
        <w:tc>
          <w:tcPr>
            <w:tcW w:w="1401" w:type="pct"/>
          </w:tcPr>
          <w:p w14:paraId="7D630074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 w:val="0"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Name</w:t>
            </w:r>
          </w:p>
        </w:tc>
        <w:tc>
          <w:tcPr>
            <w:tcW w:w="1172" w:type="pct"/>
          </w:tcPr>
          <w:p w14:paraId="5A156351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 xml:space="preserve">designation </w:t>
            </w:r>
          </w:p>
        </w:tc>
        <w:tc>
          <w:tcPr>
            <w:tcW w:w="773" w:type="pct"/>
          </w:tcPr>
          <w:p w14:paraId="018FF9F7" w14:textId="77777777" w:rsidR="004F4F31" w:rsidRPr="00F15852" w:rsidRDefault="004F4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0" w:type="pct"/>
          </w:tcPr>
          <w:p w14:paraId="0B751C8D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date</w:t>
            </w:r>
          </w:p>
          <w:p w14:paraId="26D4F9F5" w14:textId="77777777" w:rsidR="004F4F31" w:rsidRPr="00F15852" w:rsidRDefault="004F4F31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(dd-mm-</w:t>
            </w:r>
            <w:proofErr w:type="spellStart"/>
            <w:r w:rsidRPr="00F15852">
              <w:rPr>
                <w:rFonts w:ascii="Century Gothic" w:hAnsi="Century Gothic"/>
                <w:b/>
                <w:smallCaps/>
                <w:sz w:val="20"/>
              </w:rPr>
              <w:t>yy</w:t>
            </w:r>
            <w:proofErr w:type="spellEnd"/>
            <w:r w:rsidRPr="00F15852">
              <w:rPr>
                <w:rFonts w:ascii="Century Gothic" w:hAnsi="Century Gothic"/>
                <w:b/>
                <w:smallCaps/>
                <w:sz w:val="20"/>
              </w:rPr>
              <w:t>)</w:t>
            </w:r>
          </w:p>
        </w:tc>
      </w:tr>
      <w:tr w:rsidR="004F4F31" w14:paraId="2425BB4C" w14:textId="77777777" w:rsidTr="34F8EB6A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pct"/>
          </w:tcPr>
          <w:p w14:paraId="561B4268" w14:textId="17D2B918" w:rsidR="004F4F31" w:rsidRPr="00F15852" w:rsidRDefault="004F4F31" w:rsidP="34F8EB6A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  <w:r w:rsidRPr="34F8EB6A">
              <w:rPr>
                <w:rFonts w:ascii="Century Gothic" w:hAnsi="Century Gothic"/>
                <w:smallCaps/>
                <w:color w:val="000000" w:themeColor="text1"/>
                <w:sz w:val="20"/>
              </w:rPr>
              <w:t xml:space="preserve">endorsed by system </w:t>
            </w:r>
            <w:r w:rsidR="7E52FA91" w:rsidRPr="34F8EB6A">
              <w:rPr>
                <w:rFonts w:ascii="Century Gothic" w:hAnsi="Century Gothic"/>
                <w:smallCaps/>
                <w:color w:val="000000" w:themeColor="text1"/>
                <w:sz w:val="20"/>
              </w:rPr>
              <w:t>owner.</w:t>
            </w:r>
            <w:r w:rsidRPr="34F8EB6A">
              <w:rPr>
                <w:rFonts w:ascii="Century Gothic" w:hAnsi="Century Gothic"/>
                <w:smallCaps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401" w:type="pct"/>
          </w:tcPr>
          <w:p w14:paraId="6ECF6319" w14:textId="2D3536EA" w:rsidR="004F4F31" w:rsidRPr="00F15852" w:rsidRDefault="004F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1172" w:type="pct"/>
          </w:tcPr>
          <w:p w14:paraId="2519B5B0" w14:textId="000A7B9F" w:rsidR="004F4F31" w:rsidRPr="00F15852" w:rsidRDefault="004F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773" w:type="pct"/>
          </w:tcPr>
          <w:p w14:paraId="665BE14D" w14:textId="77777777" w:rsidR="004F4F31" w:rsidRPr="00F15852" w:rsidRDefault="004F4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0" w:type="pct"/>
          </w:tcPr>
          <w:p w14:paraId="6DDF21EF" w14:textId="77777777" w:rsidR="004F4F31" w:rsidRPr="00F15852" w:rsidRDefault="004F4F31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</w:tbl>
    <w:p w14:paraId="568F149F" w14:textId="77777777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</w:p>
    <w:p w14:paraId="537CFD11" w14:textId="77777777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  <w:r>
        <w:rPr>
          <w:rFonts w:ascii="Century Gothic" w:hAnsi="Century Gothic"/>
          <w:b/>
          <w:smallCaps/>
          <w:color w:val="000000"/>
          <w:sz w:val="20"/>
        </w:rPr>
        <w:t xml:space="preserve">release history </w:t>
      </w:r>
    </w:p>
    <w:tbl>
      <w:tblPr>
        <w:tblStyle w:val="GridTable1Light-Accent2"/>
        <w:tblW w:w="5253" w:type="pct"/>
        <w:tblLayout w:type="fixed"/>
        <w:tblLook w:val="01A0" w:firstRow="1" w:lastRow="0" w:firstColumn="1" w:lastColumn="1" w:noHBand="0" w:noVBand="0"/>
      </w:tblPr>
      <w:tblGrid>
        <w:gridCol w:w="830"/>
        <w:gridCol w:w="1857"/>
        <w:gridCol w:w="568"/>
        <w:gridCol w:w="1277"/>
        <w:gridCol w:w="4535"/>
      </w:tblGrid>
      <w:tr w:rsidR="00F15852" w:rsidRPr="00F15852" w14:paraId="0393867B" w14:textId="77777777" w:rsidTr="00A7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pct"/>
          </w:tcPr>
          <w:p w14:paraId="7D0546FE" w14:textId="77777777" w:rsidR="00F15852" w:rsidRPr="00F15852" w:rsidRDefault="00F15852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release no</w:t>
            </w:r>
          </w:p>
        </w:tc>
        <w:tc>
          <w:tcPr>
            <w:tcW w:w="1024" w:type="pct"/>
          </w:tcPr>
          <w:p w14:paraId="4E818BF6" w14:textId="77777777" w:rsidR="00F15852" w:rsidRPr="00F15852" w:rsidRDefault="00F158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 xml:space="preserve">author </w:t>
            </w:r>
          </w:p>
        </w:tc>
        <w:tc>
          <w:tcPr>
            <w:tcW w:w="313" w:type="pct"/>
          </w:tcPr>
          <w:p w14:paraId="5AE348C9" w14:textId="77777777" w:rsidR="00F15852" w:rsidRPr="00F15852" w:rsidRDefault="00F158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CR#</w:t>
            </w:r>
          </w:p>
        </w:tc>
        <w:tc>
          <w:tcPr>
            <w:tcW w:w="704" w:type="pct"/>
          </w:tcPr>
          <w:p w14:paraId="5C6C40DA" w14:textId="77777777" w:rsidR="00F15852" w:rsidRPr="00F15852" w:rsidRDefault="00F158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 xml:space="preserve">date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1" w:type="pct"/>
          </w:tcPr>
          <w:p w14:paraId="7A9364EB" w14:textId="77777777" w:rsidR="00F15852" w:rsidRPr="00F15852" w:rsidRDefault="00F15852">
            <w:pPr>
              <w:rPr>
                <w:rFonts w:ascii="Century Gothic" w:hAnsi="Century Gothic"/>
                <w:b/>
                <w:smallCaps/>
                <w:sz w:val="20"/>
              </w:rPr>
            </w:pPr>
            <w:r w:rsidRPr="00F15852">
              <w:rPr>
                <w:rFonts w:ascii="Century Gothic" w:hAnsi="Century Gothic"/>
                <w:b/>
                <w:smallCaps/>
                <w:sz w:val="20"/>
              </w:rPr>
              <w:t>brief summary of changes</w:t>
            </w:r>
          </w:p>
        </w:tc>
      </w:tr>
      <w:tr w:rsidR="00F15852" w14:paraId="0C87CEDA" w14:textId="77777777" w:rsidTr="00A7461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pct"/>
          </w:tcPr>
          <w:p w14:paraId="4D9AE0F1" w14:textId="50701516" w:rsidR="00F15852" w:rsidRDefault="00F15852" w:rsidP="00F15852">
            <w:pPr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color w:val="000000"/>
                <w:sz w:val="20"/>
              </w:rPr>
              <w:t>1.</w:t>
            </w:r>
            <w:ins w:id="13" w:author="Yoezer Choki" w:date="2021-08-10T17:11:00Z">
              <w:r w:rsidR="00885650">
                <w:rPr>
                  <w:rFonts w:ascii="Century Gothic" w:hAnsi="Century Gothic"/>
                  <w:b/>
                  <w:color w:val="000000"/>
                  <w:sz w:val="20"/>
                </w:rPr>
                <w:t>1</w:t>
              </w:r>
            </w:ins>
            <w:del w:id="14" w:author="Yoezer Choki" w:date="2021-08-10T17:11:00Z">
              <w:r w:rsidDel="00885650">
                <w:rPr>
                  <w:rFonts w:ascii="Century Gothic" w:hAnsi="Century Gothic"/>
                  <w:b/>
                  <w:color w:val="000000"/>
                  <w:sz w:val="20"/>
                </w:rPr>
                <w:delText>0</w:delText>
              </w:r>
            </w:del>
          </w:p>
        </w:tc>
        <w:tc>
          <w:tcPr>
            <w:tcW w:w="1024" w:type="pct"/>
          </w:tcPr>
          <w:p w14:paraId="49B46999" w14:textId="42AAF809" w:rsidR="00F15852" w:rsidRDefault="00736CD3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  <w:ins w:id="15" w:author="Karma" w:date="2021-08-19T09:10:00Z">
              <w:r>
                <w:rPr>
                  <w:rFonts w:ascii="Century Gothic" w:hAnsi="Century Gothic"/>
                  <w:b/>
                  <w:smallCaps/>
                  <w:color w:val="000000"/>
                  <w:sz w:val="20"/>
                </w:rPr>
                <w:t>karma</w:t>
              </w:r>
            </w:ins>
            <w:ins w:id="16" w:author="Yoezer Choki" w:date="2021-08-10T17:11:00Z">
              <w:del w:id="17" w:author="Karma" w:date="2021-08-19T09:10:00Z">
                <w:r w:rsidR="00885650" w:rsidDel="00736CD3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>Ugyen Rangdrol</w:delText>
                </w:r>
              </w:del>
            </w:ins>
            <w:ins w:id="18" w:author="Sujit Patra" w:date="2021-06-25T17:01:00Z">
              <w:del w:id="19" w:author="Yoezer Choki" w:date="2021-08-10T17:11:00Z">
                <w:r w:rsidR="00511623" w:rsidDel="00885650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 xml:space="preserve">&lt;DRC </w:delText>
                </w:r>
              </w:del>
            </w:ins>
            <w:ins w:id="20" w:author="Sujit Patra" w:date="2021-06-25T17:02:00Z">
              <w:del w:id="21" w:author="Yoezer Choki" w:date="2021-08-10T17:11:00Z">
                <w:r w:rsidR="00511623" w:rsidDel="00885650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>Team Member</w:delText>
                </w:r>
              </w:del>
            </w:ins>
            <w:ins w:id="22" w:author="Sujit Patra" w:date="2021-06-25T17:01:00Z">
              <w:del w:id="23" w:author="Yoezer Choki" w:date="2021-08-10T17:11:00Z">
                <w:r w:rsidR="00511623" w:rsidDel="00885650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>&gt;</w:delText>
                </w:r>
              </w:del>
            </w:ins>
          </w:p>
        </w:tc>
        <w:tc>
          <w:tcPr>
            <w:tcW w:w="313" w:type="pct"/>
          </w:tcPr>
          <w:p w14:paraId="2943E993" w14:textId="77777777" w:rsidR="00F15852" w:rsidRDefault="00F15852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</w:p>
        </w:tc>
        <w:tc>
          <w:tcPr>
            <w:tcW w:w="704" w:type="pct"/>
          </w:tcPr>
          <w:p w14:paraId="2D6481D2" w14:textId="685C20D1" w:rsidR="00F15852" w:rsidRDefault="00885650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  <w:ins w:id="24" w:author="Yoezer Choki" w:date="2021-08-10T17:11:00Z">
              <w:r>
                <w:rPr>
                  <w:rFonts w:ascii="Century Gothic" w:hAnsi="Century Gothic"/>
                  <w:b/>
                  <w:smallCaps/>
                  <w:color w:val="000000"/>
                  <w:sz w:val="20"/>
                </w:rPr>
                <w:t>8/</w:t>
              </w:r>
            </w:ins>
            <w:ins w:id="25" w:author="Karma" w:date="2021-08-19T09:10:00Z">
              <w:r w:rsidR="00736CD3">
                <w:rPr>
                  <w:rFonts w:ascii="Century Gothic" w:hAnsi="Century Gothic"/>
                  <w:b/>
                  <w:smallCaps/>
                  <w:color w:val="000000"/>
                  <w:sz w:val="20"/>
                </w:rPr>
                <w:t>19/2021</w:t>
              </w:r>
            </w:ins>
            <w:ins w:id="26" w:author="Yoezer Choki" w:date="2021-08-10T17:11:00Z">
              <w:del w:id="27" w:author="Karma" w:date="2021-08-19T09:10:00Z">
                <w:r w:rsidDel="00736CD3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>5/21/2021</w:delText>
                </w:r>
              </w:del>
            </w:ins>
            <w:ins w:id="28" w:author="Sujit Patra" w:date="2021-06-25T17:02:00Z">
              <w:del w:id="29" w:author="Yoezer Choki" w:date="2021-08-10T17:11:00Z">
                <w:r w:rsidR="00511623" w:rsidDel="00885650">
                  <w:rPr>
                    <w:rFonts w:ascii="Century Gothic" w:hAnsi="Century Gothic"/>
                    <w:b/>
                    <w:smallCaps/>
                    <w:color w:val="000000"/>
                    <w:sz w:val="20"/>
                  </w:rPr>
                  <w:delText>&lt;Date&gt;</w:delText>
                </w:r>
              </w:del>
            </w:ins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1" w:type="pct"/>
          </w:tcPr>
          <w:p w14:paraId="24E55202" w14:textId="4E802130" w:rsidR="00F15852" w:rsidRDefault="00511623" w:rsidP="00F15852">
            <w:pPr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  <w:ins w:id="30" w:author="Sujit Patra" w:date="2021-06-25T17:02:00Z">
              <w:r>
                <w:rPr>
                  <w:rFonts w:ascii="Century Gothic" w:hAnsi="Century Gothic"/>
                  <w:b/>
                  <w:smallCaps/>
                  <w:color w:val="000000"/>
                  <w:sz w:val="20"/>
                </w:rPr>
                <w:t>Initial Release</w:t>
              </w:r>
            </w:ins>
          </w:p>
        </w:tc>
      </w:tr>
      <w:tr w:rsidR="00F15852" w14:paraId="30F3FC84" w14:textId="77777777" w:rsidTr="00A7461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pct"/>
          </w:tcPr>
          <w:p w14:paraId="09D7718A" w14:textId="316EFBEC" w:rsidR="00F15852" w:rsidRPr="00F660EF" w:rsidRDefault="00F15852" w:rsidP="00F15852">
            <w:pPr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</w:p>
        </w:tc>
        <w:tc>
          <w:tcPr>
            <w:tcW w:w="1024" w:type="pct"/>
          </w:tcPr>
          <w:p w14:paraId="292B78F3" w14:textId="7A97ED13" w:rsidR="00F15852" w:rsidRPr="00F15852" w:rsidRDefault="00F15852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313" w:type="pct"/>
          </w:tcPr>
          <w:p w14:paraId="03CBD680" w14:textId="77777777" w:rsidR="00F15852" w:rsidRPr="00F15852" w:rsidRDefault="00F15852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704" w:type="pct"/>
          </w:tcPr>
          <w:p w14:paraId="3DF0A645" w14:textId="26A3F26C" w:rsidR="00F15852" w:rsidRPr="00F15852" w:rsidRDefault="00F15852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1" w:type="pct"/>
          </w:tcPr>
          <w:p w14:paraId="0A7E78FB" w14:textId="6D8872AB" w:rsidR="00F15852" w:rsidRPr="00F15852" w:rsidRDefault="00F15852" w:rsidP="00F15852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  <w:tr w:rsidR="006D7D24" w14:paraId="69504A2F" w14:textId="77777777" w:rsidTr="00A7461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pct"/>
          </w:tcPr>
          <w:p w14:paraId="3BF9C261" w14:textId="5757EC78" w:rsidR="006D7D24" w:rsidRDefault="006D7D24" w:rsidP="00F15852">
            <w:pPr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</w:p>
        </w:tc>
        <w:tc>
          <w:tcPr>
            <w:tcW w:w="1024" w:type="pct"/>
          </w:tcPr>
          <w:p w14:paraId="77A2E46B" w14:textId="25E1827E" w:rsidR="006D7D24" w:rsidRPr="00F15852" w:rsidRDefault="006D7D24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313" w:type="pct"/>
          </w:tcPr>
          <w:p w14:paraId="3F21CD44" w14:textId="77777777" w:rsidR="006D7D24" w:rsidRPr="00F15852" w:rsidRDefault="006D7D24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704" w:type="pct"/>
          </w:tcPr>
          <w:p w14:paraId="0ECC6EDE" w14:textId="09C356B1" w:rsidR="006D7D24" w:rsidRPr="00F15852" w:rsidRDefault="006D7D24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1" w:type="pct"/>
          </w:tcPr>
          <w:p w14:paraId="53C5E0DC" w14:textId="77777777" w:rsidR="006D7D24" w:rsidRPr="00F15852" w:rsidRDefault="006D7D24" w:rsidP="00F15852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  <w:tr w:rsidR="007569AF" w14:paraId="3E3FE448" w14:textId="77777777" w:rsidTr="00A7461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pct"/>
          </w:tcPr>
          <w:p w14:paraId="69EC0991" w14:textId="646F5BDB" w:rsidR="007569AF" w:rsidRDefault="007569AF" w:rsidP="00F15852">
            <w:pPr>
              <w:rPr>
                <w:rFonts w:ascii="Century Gothic" w:hAnsi="Century Gothic"/>
                <w:b/>
                <w:smallCaps/>
                <w:color w:val="000000"/>
                <w:sz w:val="20"/>
              </w:rPr>
            </w:pPr>
          </w:p>
        </w:tc>
        <w:tc>
          <w:tcPr>
            <w:tcW w:w="1024" w:type="pct"/>
          </w:tcPr>
          <w:p w14:paraId="1F37F1A5" w14:textId="7CD076ED" w:rsidR="007569AF" w:rsidRDefault="007569AF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313" w:type="pct"/>
          </w:tcPr>
          <w:p w14:paraId="403E04FB" w14:textId="77777777" w:rsidR="007569AF" w:rsidRPr="00F15852" w:rsidRDefault="007569AF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tcW w:w="704" w:type="pct"/>
          </w:tcPr>
          <w:p w14:paraId="2651FA4F" w14:textId="1DCDD77C" w:rsidR="007569AF" w:rsidRDefault="007569AF" w:rsidP="00F15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1" w:type="pct"/>
          </w:tcPr>
          <w:p w14:paraId="31FC7C78" w14:textId="6317A97C" w:rsidR="007569AF" w:rsidRDefault="007569AF" w:rsidP="00F15852">
            <w:pPr>
              <w:rPr>
                <w:rFonts w:ascii="Century Gothic" w:hAnsi="Century Gothic"/>
                <w:smallCaps/>
                <w:color w:val="000000"/>
                <w:sz w:val="20"/>
              </w:rPr>
            </w:pPr>
          </w:p>
        </w:tc>
      </w:tr>
    </w:tbl>
    <w:p w14:paraId="4999DC82" w14:textId="48E86E08" w:rsidR="004F4F31" w:rsidRDefault="004F4F31">
      <w:pPr>
        <w:rPr>
          <w:rFonts w:ascii="Century Gothic" w:hAnsi="Century Gothic"/>
          <w:b/>
          <w:smallCaps/>
          <w:color w:val="000000"/>
          <w:sz w:val="20"/>
        </w:rPr>
      </w:pPr>
    </w:p>
    <w:p w14:paraId="2EAD3A66" w14:textId="77777777" w:rsidR="004F4F31" w:rsidRDefault="004F4F31">
      <w:pPr>
        <w:rPr>
          <w:rFonts w:ascii="Century Gothic" w:hAnsi="Century Gothic"/>
          <w:smallCaps/>
          <w:color w:val="000000"/>
          <w:sz w:val="20"/>
        </w:rPr>
        <w:sectPr w:rsidR="004F4F31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40" w:right="1800" w:bottom="1440" w:left="1800" w:header="720" w:footer="720" w:gutter="0"/>
          <w:cols w:space="720"/>
          <w:titlePg/>
        </w:sectPr>
      </w:pPr>
    </w:p>
    <w:p w14:paraId="46A6265C" w14:textId="77777777" w:rsidR="004F4F31" w:rsidRDefault="004F4F31">
      <w:pPr>
        <w:rPr>
          <w:rFonts w:ascii="Century Gothic" w:hAnsi="Century Gothic"/>
          <w:smallCaps/>
          <w:color w:val="000000"/>
          <w:sz w:val="20"/>
        </w:rPr>
      </w:pPr>
    </w:p>
    <w:p w14:paraId="6F1A5FF3" w14:textId="77777777" w:rsidR="004F4F31" w:rsidRPr="00642126" w:rsidRDefault="00642126">
      <w:pPr>
        <w:rPr>
          <w:rFonts w:ascii="Century Gothic" w:hAnsi="Century Gothic"/>
          <w:b/>
          <w:smallCaps/>
          <w:color w:val="000000"/>
          <w:sz w:val="28"/>
          <w:szCs w:val="28"/>
        </w:rPr>
      </w:pPr>
      <w:r>
        <w:rPr>
          <w:rFonts w:ascii="Century Gothic" w:hAnsi="Century Gothic"/>
          <w:b/>
          <w:smallCaps/>
          <w:color w:val="000000"/>
          <w:sz w:val="28"/>
          <w:szCs w:val="28"/>
        </w:rPr>
        <w:t>CONTENTS</w:t>
      </w:r>
    </w:p>
    <w:p w14:paraId="4D541F1E" w14:textId="77777777" w:rsidR="00786F5C" w:rsidRDefault="004121E4">
      <w:pPr>
        <w:pStyle w:val="TOC1"/>
        <w:tabs>
          <w:tab w:val="left" w:pos="480"/>
        </w:tabs>
        <w:rPr>
          <w:ins w:id="33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32"/>
          <w:lang w:bidi="bo-CN"/>
        </w:rPr>
      </w:pPr>
      <w:r>
        <w:rPr>
          <w:rFonts w:ascii="Century Gothic" w:hAnsi="Century Gothic"/>
          <w:b w:val="0"/>
          <w:color w:val="000000"/>
        </w:rPr>
        <w:fldChar w:fldCharType="begin"/>
      </w:r>
      <w:r>
        <w:rPr>
          <w:rFonts w:ascii="Century Gothic" w:hAnsi="Century Gothic"/>
          <w:b w:val="0"/>
          <w:color w:val="000000"/>
        </w:rPr>
        <w:instrText xml:space="preserve"> TOC \o "1-3" \h \z \u </w:instrText>
      </w:r>
      <w:r>
        <w:rPr>
          <w:rFonts w:ascii="Century Gothic" w:hAnsi="Century Gothic"/>
          <w:b w:val="0"/>
          <w:color w:val="000000"/>
        </w:rPr>
        <w:fldChar w:fldCharType="separate"/>
      </w:r>
      <w:ins w:id="34" w:author="Yoezer Choki" w:date="2021-08-05T10:48:00Z">
        <w:r w:rsidR="00786F5C" w:rsidRPr="0064176A">
          <w:rPr>
            <w:rStyle w:val="Hyperlink"/>
            <w:noProof/>
          </w:rPr>
          <w:fldChar w:fldCharType="begin"/>
        </w:r>
        <w:r w:rsidR="00786F5C" w:rsidRPr="0064176A">
          <w:rPr>
            <w:rStyle w:val="Hyperlink"/>
            <w:noProof/>
          </w:rPr>
          <w:instrText xml:space="preserve"> </w:instrText>
        </w:r>
        <w:r w:rsidR="00786F5C">
          <w:rPr>
            <w:noProof/>
          </w:rPr>
          <w:instrText>HYPERLINK \l "_Toc79052901"</w:instrText>
        </w:r>
        <w:r w:rsidR="00786F5C" w:rsidRPr="0064176A">
          <w:rPr>
            <w:rStyle w:val="Hyperlink"/>
            <w:noProof/>
          </w:rPr>
          <w:instrText xml:space="preserve"> </w:instrText>
        </w:r>
        <w:r w:rsidR="00786F5C" w:rsidRPr="0064176A">
          <w:rPr>
            <w:rStyle w:val="Hyperlink"/>
            <w:noProof/>
          </w:rPr>
          <w:fldChar w:fldCharType="separate"/>
        </w:r>
        <w:r w:rsidR="00786F5C" w:rsidRPr="0064176A">
          <w:rPr>
            <w:rStyle w:val="Hyperlink"/>
            <w:noProof/>
          </w:rPr>
          <w:t>1.</w:t>
        </w:r>
        <w:r w:rsidR="00786F5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32"/>
            <w:lang w:bidi="bo-CN"/>
          </w:rPr>
          <w:tab/>
        </w:r>
        <w:r w:rsidR="00786F5C" w:rsidRPr="0064176A">
          <w:rPr>
            <w:rStyle w:val="Hyperlink"/>
            <w:noProof/>
          </w:rPr>
          <w:t>INTRODUCTION</w:t>
        </w:r>
        <w:r w:rsidR="00786F5C">
          <w:rPr>
            <w:noProof/>
            <w:webHidden/>
          </w:rPr>
          <w:tab/>
        </w:r>
        <w:r w:rsidR="00786F5C">
          <w:rPr>
            <w:noProof/>
            <w:webHidden/>
          </w:rPr>
          <w:fldChar w:fldCharType="begin"/>
        </w:r>
        <w:r w:rsidR="00786F5C">
          <w:rPr>
            <w:noProof/>
            <w:webHidden/>
          </w:rPr>
          <w:instrText xml:space="preserve"> PAGEREF _Toc79052901 \h </w:instrText>
        </w:r>
      </w:ins>
      <w:r w:rsidR="00786F5C">
        <w:rPr>
          <w:noProof/>
          <w:webHidden/>
        </w:rPr>
      </w:r>
      <w:r w:rsidR="00786F5C">
        <w:rPr>
          <w:noProof/>
          <w:webHidden/>
        </w:rPr>
        <w:fldChar w:fldCharType="separate"/>
      </w:r>
      <w:ins w:id="35" w:author="Yoezer Choki" w:date="2021-08-05T10:48:00Z">
        <w:r w:rsidR="00786F5C">
          <w:rPr>
            <w:noProof/>
            <w:webHidden/>
          </w:rPr>
          <w:t>4</w:t>
        </w:r>
        <w:r w:rsidR="00786F5C">
          <w:rPr>
            <w:noProof/>
            <w:webHidden/>
          </w:rPr>
          <w:fldChar w:fldCharType="end"/>
        </w:r>
        <w:r w:rsidR="00786F5C" w:rsidRPr="0064176A">
          <w:rPr>
            <w:rStyle w:val="Hyperlink"/>
            <w:noProof/>
          </w:rPr>
          <w:fldChar w:fldCharType="end"/>
        </w:r>
      </w:ins>
    </w:p>
    <w:p w14:paraId="2F3A9A51" w14:textId="77777777" w:rsidR="00786F5C" w:rsidRDefault="00786F5C">
      <w:pPr>
        <w:pStyle w:val="TOC2"/>
        <w:tabs>
          <w:tab w:val="left" w:pos="720"/>
        </w:tabs>
        <w:rPr>
          <w:ins w:id="36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37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"_Toc79052902"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" w:author="Yoezer Choki" w:date="2021-08-05T10:48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763ED5C9" w14:textId="77777777" w:rsidR="00786F5C" w:rsidRDefault="00786F5C">
      <w:pPr>
        <w:pStyle w:val="TOC2"/>
        <w:tabs>
          <w:tab w:val="left" w:pos="720"/>
        </w:tabs>
        <w:rPr>
          <w:ins w:id="39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40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"_Toc79052903"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Definitions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1" w:author="Yoezer Choki" w:date="2021-08-05T10:48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639C8158" w14:textId="77777777" w:rsidR="00786F5C" w:rsidRDefault="00786F5C">
      <w:pPr>
        <w:pStyle w:val="TOC2"/>
        <w:tabs>
          <w:tab w:val="left" w:pos="720"/>
        </w:tabs>
        <w:rPr>
          <w:ins w:id="42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43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"_Toc79052904"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4" w:author="Yoezer Choki" w:date="2021-08-05T10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061AFA98" w14:textId="77777777" w:rsidR="00786F5C" w:rsidRDefault="00786F5C">
      <w:pPr>
        <w:pStyle w:val="TOC2"/>
        <w:tabs>
          <w:tab w:val="left" w:pos="720"/>
        </w:tabs>
        <w:rPr>
          <w:ins w:id="45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46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"_Toc79052905"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1.4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7" w:author="Yoezer Choki" w:date="2021-08-05T10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540C42BA" w14:textId="77777777" w:rsidR="00786F5C" w:rsidRDefault="00786F5C">
      <w:pPr>
        <w:pStyle w:val="TOC1"/>
        <w:tabs>
          <w:tab w:val="left" w:pos="480"/>
        </w:tabs>
        <w:rPr>
          <w:ins w:id="48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32"/>
          <w:lang w:bidi="bo-CN"/>
        </w:rPr>
      </w:pPr>
      <w:ins w:id="49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"_Toc79052906"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0" w:author="Yoezer Choki" w:date="2021-08-05T10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7568CB89" w14:textId="77777777" w:rsidR="00786F5C" w:rsidRDefault="00786F5C">
      <w:pPr>
        <w:pStyle w:val="TOC2"/>
        <w:tabs>
          <w:tab w:val="left" w:pos="720"/>
        </w:tabs>
        <w:rPr>
          <w:ins w:id="51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52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"_Toc79052907"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Payment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3" w:author="Yoezer Choki" w:date="2021-08-05T10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50552B2C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54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55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"_Toc79052908"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Definition of Key Terms Used in Payment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6" w:author="Yoezer Choki" w:date="2021-08-05T10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6E66201B" w14:textId="77777777" w:rsidR="00786F5C" w:rsidRDefault="00786F5C">
      <w:pPr>
        <w:pStyle w:val="TOC2"/>
        <w:tabs>
          <w:tab w:val="left" w:pos="720"/>
        </w:tabs>
        <w:rPr>
          <w:ins w:id="57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58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"_Toc79052909"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Payment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_Toc79052909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9" w:author="Yoezer Choki" w:date="2021-08-05T10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5EEAA5F1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60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61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"_Toc79052910"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Register Payment &amp; Completed Payment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2" w:author="Yoezer Choki" w:date="2021-08-05T10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6AECEB62" w14:textId="77777777" w:rsidR="00786F5C" w:rsidRDefault="00786F5C">
      <w:pPr>
        <w:pStyle w:val="TOC2"/>
        <w:tabs>
          <w:tab w:val="left" w:pos="720"/>
        </w:tabs>
        <w:rPr>
          <w:ins w:id="63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64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"_Toc79052911"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Payment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5" w:author="Yoezer Choki" w:date="2021-08-05T10:48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1E0F10D4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66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67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"_Toc79052912"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Pre-Requisites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8" w:author="Yoezer Choki" w:date="2021-08-05T10:48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4305632A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69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70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"_Toc79052913"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1" w:author="Yoezer Choki" w:date="2021-08-05T10:48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40BA2D68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72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73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"_Toc79052914"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4" w:author="Yoezer Choki" w:date="2021-08-05T10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416CBEE1" w14:textId="77777777" w:rsidR="00786F5C" w:rsidRDefault="00786F5C">
      <w:pPr>
        <w:pStyle w:val="TOC2"/>
        <w:tabs>
          <w:tab w:val="left" w:pos="720"/>
        </w:tabs>
        <w:rPr>
          <w:ins w:id="75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76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"_Toc79052915"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2.4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Payment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7" w:author="Yoezer Choki" w:date="2021-08-05T10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03E39E40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78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79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"_Toc79052916"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  <w:lang w:val="en-SG" w:eastAsia="en-SG"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  <w:lang w:val="en-SG" w:eastAsia="en-SG"/>
          </w:rPr>
          <w:t>Payment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0" w:author="Yoezer Choki" w:date="2021-08-05T10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4E3AAEED" w14:textId="77777777" w:rsidR="00786F5C" w:rsidRDefault="00786F5C">
      <w:pPr>
        <w:pStyle w:val="TOC3"/>
        <w:tabs>
          <w:tab w:val="left" w:pos="1200"/>
          <w:tab w:val="right" w:leader="dot" w:pos="8630"/>
        </w:tabs>
        <w:rPr>
          <w:ins w:id="81" w:author="Yoezer Choki" w:date="2021-08-05T10:48:00Z"/>
          <w:rFonts w:asciiTheme="minorHAnsi" w:eastAsiaTheme="minorEastAsia" w:hAnsiTheme="minorHAnsi" w:cstheme="minorBidi"/>
          <w:noProof/>
          <w:sz w:val="22"/>
          <w:szCs w:val="32"/>
          <w:lang w:bidi="bo-CN"/>
        </w:rPr>
      </w:pPr>
      <w:ins w:id="82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"_Toc79052917"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  <w:lang w:val="en-SG" w:eastAsia="en-SG"/>
          </w:rPr>
          <w:t>2.4.2</w:t>
        </w:r>
        <w:r>
          <w:rPr>
            <w:rFonts w:asciiTheme="minorHAnsi" w:eastAsiaTheme="minorEastAsia" w:hAnsiTheme="minorHAnsi" w:cstheme="minorBidi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  <w:lang w:val="en-SG" w:eastAsia="en-SG"/>
          </w:rPr>
          <w:t>Payment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3" w:author="Yoezer Choki" w:date="2021-08-05T10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3C55A459" w14:textId="77777777" w:rsidR="00786F5C" w:rsidRDefault="00786F5C">
      <w:pPr>
        <w:pStyle w:val="TOC1"/>
        <w:tabs>
          <w:tab w:val="left" w:pos="480"/>
        </w:tabs>
        <w:rPr>
          <w:ins w:id="84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32"/>
          <w:lang w:bidi="bo-CN"/>
        </w:rPr>
      </w:pPr>
      <w:ins w:id="85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"_Toc79052918"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INTERFACES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6" w:author="Yoezer Choki" w:date="2021-08-05T10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3C8EB38A" w14:textId="77777777" w:rsidR="00786F5C" w:rsidRDefault="00786F5C">
      <w:pPr>
        <w:pStyle w:val="TOC2"/>
        <w:tabs>
          <w:tab w:val="left" w:pos="720"/>
        </w:tabs>
        <w:rPr>
          <w:ins w:id="87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88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"_Toc79052919"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System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_Toc79052919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9" w:author="Yoezer Choki" w:date="2021-08-05T10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498A7A5E" w14:textId="77777777" w:rsidR="00786F5C" w:rsidRDefault="00786F5C">
      <w:pPr>
        <w:pStyle w:val="TOC1"/>
        <w:tabs>
          <w:tab w:val="left" w:pos="480"/>
        </w:tabs>
        <w:rPr>
          <w:ins w:id="90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32"/>
          <w:lang w:bidi="bo-CN"/>
        </w:rPr>
      </w:pPr>
      <w:ins w:id="91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"_Toc79052920"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_Toc79052920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2" w:author="Yoezer Choki" w:date="2021-08-05T10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60853BB1" w14:textId="77777777" w:rsidR="00786F5C" w:rsidRDefault="00786F5C">
      <w:pPr>
        <w:pStyle w:val="TOC2"/>
        <w:tabs>
          <w:tab w:val="left" w:pos="720"/>
        </w:tabs>
        <w:rPr>
          <w:ins w:id="93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94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"_Toc79052921"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Background Jobs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_Toc79052921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5" w:author="Yoezer Choki" w:date="2021-08-05T10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724FE371" w14:textId="77777777" w:rsidR="00786F5C" w:rsidRDefault="00786F5C">
      <w:pPr>
        <w:pStyle w:val="TOC2"/>
        <w:tabs>
          <w:tab w:val="left" w:pos="720"/>
        </w:tabs>
        <w:rPr>
          <w:ins w:id="96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32"/>
          <w:lang w:bidi="bo-CN"/>
        </w:rPr>
      </w:pPr>
      <w:ins w:id="97" w:author="Yoezer Choki" w:date="2021-08-05T10:48:00Z">
        <w:r w:rsidRPr="0064176A">
          <w:rPr>
            <w:rStyle w:val="Hyperlink"/>
            <w:noProof/>
          </w:rPr>
          <w:fldChar w:fldCharType="begin"/>
        </w:r>
        <w:r w:rsidRPr="0064176A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"_Toc79052922"</w:instrText>
        </w:r>
        <w:r w:rsidRPr="0064176A">
          <w:rPr>
            <w:rStyle w:val="Hyperlink"/>
            <w:noProof/>
          </w:rPr>
          <w:instrText xml:space="preserve"> </w:instrText>
        </w:r>
        <w:r w:rsidRPr="0064176A">
          <w:rPr>
            <w:rStyle w:val="Hyperlink"/>
            <w:noProof/>
          </w:rPr>
          <w:fldChar w:fldCharType="separate"/>
        </w:r>
        <w:r w:rsidRPr="0064176A">
          <w:rPr>
            <w:rStyle w:val="Hyperlink"/>
            <w:rFonts w:ascii="Century Gothic" w:hAnsi="Century Gothic"/>
            <w:noProof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32"/>
            <w:lang w:bidi="bo-CN"/>
          </w:rPr>
          <w:tab/>
        </w:r>
        <w:r w:rsidRPr="0064176A">
          <w:rPr>
            <w:rStyle w:val="Hyperlink"/>
            <w:noProof/>
          </w:rPr>
          <w:t>CONFIGURABLE BLUEPRINT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_Toc79052922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8" w:author="Yoezer Choki" w:date="2021-08-05T10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64176A">
          <w:rPr>
            <w:rStyle w:val="Hyperlink"/>
            <w:noProof/>
          </w:rPr>
          <w:fldChar w:fldCharType="end"/>
        </w:r>
      </w:ins>
    </w:p>
    <w:p w14:paraId="677CD7BD" w14:textId="510A78B5" w:rsidR="00371BB1" w:rsidDel="00786F5C" w:rsidRDefault="00371BB1">
      <w:pPr>
        <w:pStyle w:val="TOC1"/>
        <w:tabs>
          <w:tab w:val="left" w:pos="480"/>
        </w:tabs>
        <w:rPr>
          <w:del w:id="99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IN" w:eastAsia="en-IN"/>
        </w:rPr>
      </w:pPr>
      <w:del w:id="100" w:author="Yoezer Choki" w:date="2021-08-05T10:48:00Z">
        <w:r w:rsidRPr="00786F5C" w:rsidDel="00786F5C">
          <w:rPr>
            <w:rStyle w:val="Hyperlink"/>
            <w:b w:val="0"/>
            <w:caps w:val="0"/>
            <w:noProof/>
          </w:rPr>
          <w:delText>1.</w:delText>
        </w:r>
        <w:r w:rsidDel="00786F5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b w:val="0"/>
            <w:caps w:val="0"/>
            <w:noProof/>
          </w:rPr>
          <w:delText>INTRODUCTION</w:delText>
        </w:r>
        <w:r w:rsidDel="00786F5C">
          <w:rPr>
            <w:noProof/>
            <w:webHidden/>
          </w:rPr>
          <w:tab/>
          <w:delText>4</w:delText>
        </w:r>
      </w:del>
    </w:p>
    <w:p w14:paraId="3B6D6ACA" w14:textId="4F2A318C" w:rsidR="00371BB1" w:rsidDel="00786F5C" w:rsidRDefault="00371BB1">
      <w:pPr>
        <w:pStyle w:val="TOC2"/>
        <w:tabs>
          <w:tab w:val="left" w:pos="720"/>
        </w:tabs>
        <w:rPr>
          <w:del w:id="101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02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1.1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Scope</w:delText>
        </w:r>
        <w:r w:rsidDel="00786F5C">
          <w:rPr>
            <w:noProof/>
            <w:webHidden/>
          </w:rPr>
          <w:tab/>
          <w:delText>4</w:delText>
        </w:r>
      </w:del>
    </w:p>
    <w:p w14:paraId="6FA6AE42" w14:textId="7569FD19" w:rsidR="00371BB1" w:rsidDel="00786F5C" w:rsidRDefault="00371BB1">
      <w:pPr>
        <w:pStyle w:val="TOC2"/>
        <w:tabs>
          <w:tab w:val="left" w:pos="720"/>
        </w:tabs>
        <w:rPr>
          <w:del w:id="103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04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1.2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Definitions and Abbreviations</w:delText>
        </w:r>
        <w:r w:rsidDel="00786F5C">
          <w:rPr>
            <w:noProof/>
            <w:webHidden/>
          </w:rPr>
          <w:tab/>
          <w:delText>4</w:delText>
        </w:r>
      </w:del>
    </w:p>
    <w:p w14:paraId="687802E0" w14:textId="081F4A16" w:rsidR="00371BB1" w:rsidDel="00786F5C" w:rsidRDefault="00371BB1">
      <w:pPr>
        <w:pStyle w:val="TOC2"/>
        <w:tabs>
          <w:tab w:val="left" w:pos="720"/>
        </w:tabs>
        <w:rPr>
          <w:del w:id="105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06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1.3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References</w:delText>
        </w:r>
        <w:r w:rsidDel="00786F5C">
          <w:rPr>
            <w:noProof/>
            <w:webHidden/>
          </w:rPr>
          <w:tab/>
          <w:delText>5</w:delText>
        </w:r>
      </w:del>
    </w:p>
    <w:p w14:paraId="5F13309A" w14:textId="5DBF1EE2" w:rsidR="00371BB1" w:rsidDel="00786F5C" w:rsidRDefault="00371BB1">
      <w:pPr>
        <w:pStyle w:val="TOC2"/>
        <w:tabs>
          <w:tab w:val="left" w:pos="720"/>
        </w:tabs>
        <w:rPr>
          <w:del w:id="107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08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1.4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Constraints</w:delText>
        </w:r>
        <w:r w:rsidDel="00786F5C">
          <w:rPr>
            <w:noProof/>
            <w:webHidden/>
          </w:rPr>
          <w:tab/>
          <w:delText>5</w:delText>
        </w:r>
      </w:del>
    </w:p>
    <w:p w14:paraId="7E3C6CFE" w14:textId="78B43E8C" w:rsidR="00371BB1" w:rsidDel="00786F5C" w:rsidRDefault="00371BB1">
      <w:pPr>
        <w:pStyle w:val="TOC1"/>
        <w:tabs>
          <w:tab w:val="left" w:pos="480"/>
        </w:tabs>
        <w:rPr>
          <w:del w:id="109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IN" w:eastAsia="en-IN"/>
        </w:rPr>
      </w:pPr>
      <w:del w:id="110" w:author="Yoezer Choki" w:date="2021-08-05T10:48:00Z">
        <w:r w:rsidRPr="00786F5C" w:rsidDel="00786F5C">
          <w:rPr>
            <w:rStyle w:val="Hyperlink"/>
            <w:b w:val="0"/>
            <w:caps w:val="0"/>
            <w:noProof/>
          </w:rPr>
          <w:delText>2.</w:delText>
        </w:r>
        <w:r w:rsidDel="00786F5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b w:val="0"/>
            <w:caps w:val="0"/>
            <w:noProof/>
          </w:rPr>
          <w:delText>FUNCTIONAL REQUIREMENTS</w:delText>
        </w:r>
        <w:r w:rsidDel="00786F5C">
          <w:rPr>
            <w:noProof/>
            <w:webHidden/>
          </w:rPr>
          <w:tab/>
          <w:delText>6</w:delText>
        </w:r>
      </w:del>
    </w:p>
    <w:p w14:paraId="6F2E3F70" w14:textId="30ECD78B" w:rsidR="00371BB1" w:rsidDel="00786F5C" w:rsidRDefault="00371BB1">
      <w:pPr>
        <w:pStyle w:val="TOC2"/>
        <w:tabs>
          <w:tab w:val="left" w:pos="720"/>
        </w:tabs>
        <w:rPr>
          <w:del w:id="111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12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2.1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Payment Overview</w:delText>
        </w:r>
        <w:r w:rsidDel="00786F5C">
          <w:rPr>
            <w:noProof/>
            <w:webHidden/>
          </w:rPr>
          <w:tab/>
          <w:delText>6</w:delText>
        </w:r>
      </w:del>
    </w:p>
    <w:p w14:paraId="5C448C92" w14:textId="3D6C2E3F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13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14" w:author="Yoezer Choki" w:date="2021-08-05T10:48:00Z">
        <w:r w:rsidRPr="00786F5C" w:rsidDel="00786F5C">
          <w:rPr>
            <w:rStyle w:val="Hyperlink"/>
            <w:noProof/>
          </w:rPr>
          <w:delText>2.1.1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Definition of Key Terms Used in Payment Module</w:delText>
        </w:r>
        <w:r w:rsidDel="00786F5C">
          <w:rPr>
            <w:noProof/>
            <w:webHidden/>
          </w:rPr>
          <w:tab/>
          <w:delText>6</w:delText>
        </w:r>
      </w:del>
    </w:p>
    <w:p w14:paraId="4CD191A2" w14:textId="694957FD" w:rsidR="00371BB1" w:rsidDel="00786F5C" w:rsidRDefault="00371BB1">
      <w:pPr>
        <w:pStyle w:val="TOC2"/>
        <w:tabs>
          <w:tab w:val="left" w:pos="720"/>
        </w:tabs>
        <w:rPr>
          <w:del w:id="115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16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2.2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Payment Use Cases</w:delText>
        </w:r>
        <w:r w:rsidDel="00786F5C">
          <w:rPr>
            <w:noProof/>
            <w:webHidden/>
          </w:rPr>
          <w:tab/>
          <w:delText>7</w:delText>
        </w:r>
      </w:del>
    </w:p>
    <w:p w14:paraId="1ECCD077" w14:textId="33394BE7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17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18" w:author="Yoezer Choki" w:date="2021-08-05T10:48:00Z">
        <w:r w:rsidRPr="00786F5C" w:rsidDel="00786F5C">
          <w:rPr>
            <w:rStyle w:val="Hyperlink"/>
            <w:noProof/>
          </w:rPr>
          <w:delText>2.2.1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Register Payment &amp; Completed Payment Use Case</w:delText>
        </w:r>
        <w:r w:rsidDel="00786F5C">
          <w:rPr>
            <w:noProof/>
            <w:webHidden/>
          </w:rPr>
          <w:tab/>
          <w:delText>7</w:delText>
        </w:r>
      </w:del>
    </w:p>
    <w:p w14:paraId="32662C30" w14:textId="3A8AC4F8" w:rsidR="00371BB1" w:rsidDel="00786F5C" w:rsidRDefault="00371BB1">
      <w:pPr>
        <w:pStyle w:val="TOC2"/>
        <w:tabs>
          <w:tab w:val="left" w:pos="720"/>
        </w:tabs>
        <w:rPr>
          <w:del w:id="119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20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2.3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Cashier Payment Function</w:delText>
        </w:r>
        <w:r w:rsidDel="00786F5C">
          <w:rPr>
            <w:noProof/>
            <w:webHidden/>
          </w:rPr>
          <w:tab/>
          <w:delText>7</w:delText>
        </w:r>
      </w:del>
    </w:p>
    <w:p w14:paraId="14BA07CE" w14:textId="0012F59B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21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22" w:author="Yoezer Choki" w:date="2021-08-05T10:48:00Z">
        <w:r w:rsidRPr="00786F5C" w:rsidDel="00786F5C">
          <w:rPr>
            <w:rStyle w:val="Hyperlink"/>
            <w:noProof/>
          </w:rPr>
          <w:delText>2.3.1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Overview</w:delText>
        </w:r>
        <w:r w:rsidDel="00786F5C">
          <w:rPr>
            <w:noProof/>
            <w:webHidden/>
          </w:rPr>
          <w:tab/>
          <w:delText>7</w:delText>
        </w:r>
      </w:del>
    </w:p>
    <w:p w14:paraId="3FCA1F8F" w14:textId="02D09837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23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24" w:author="Yoezer Choki" w:date="2021-08-05T10:48:00Z">
        <w:r w:rsidRPr="00786F5C" w:rsidDel="00786F5C">
          <w:rPr>
            <w:rStyle w:val="Hyperlink"/>
            <w:noProof/>
          </w:rPr>
          <w:delText>2.3.2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Pre-Requisites</w:delText>
        </w:r>
        <w:r w:rsidDel="00786F5C">
          <w:rPr>
            <w:noProof/>
            <w:webHidden/>
          </w:rPr>
          <w:tab/>
          <w:delText>7</w:delText>
        </w:r>
      </w:del>
    </w:p>
    <w:p w14:paraId="482993DB" w14:textId="74F616FB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25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26" w:author="Yoezer Choki" w:date="2021-08-05T10:48:00Z">
        <w:r w:rsidRPr="00786F5C" w:rsidDel="00786F5C">
          <w:rPr>
            <w:rStyle w:val="Hyperlink"/>
            <w:noProof/>
          </w:rPr>
          <w:delText>2.3.3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Cashier Payment Process</w:delText>
        </w:r>
        <w:r w:rsidDel="00786F5C">
          <w:rPr>
            <w:noProof/>
            <w:webHidden/>
          </w:rPr>
          <w:tab/>
          <w:delText>7</w:delText>
        </w:r>
      </w:del>
    </w:p>
    <w:p w14:paraId="7E1A0967" w14:textId="64BDE43A" w:rsidR="00371BB1" w:rsidDel="00786F5C" w:rsidRDefault="00371BB1">
      <w:pPr>
        <w:pStyle w:val="TOC2"/>
        <w:tabs>
          <w:tab w:val="left" w:pos="720"/>
        </w:tabs>
        <w:rPr>
          <w:del w:id="127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28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2.4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Payment Backend</w:delText>
        </w:r>
        <w:r w:rsidDel="00786F5C">
          <w:rPr>
            <w:noProof/>
            <w:webHidden/>
          </w:rPr>
          <w:tab/>
          <w:delText>9</w:delText>
        </w:r>
      </w:del>
    </w:p>
    <w:p w14:paraId="47E7B43F" w14:textId="12B571BE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29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30" w:author="Yoezer Choki" w:date="2021-08-05T10:48:00Z">
        <w:r w:rsidRPr="00786F5C" w:rsidDel="00786F5C">
          <w:rPr>
            <w:rStyle w:val="Hyperlink"/>
            <w:noProof/>
          </w:rPr>
          <w:delText>2.4.1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Payment Processing Engine</w:delText>
        </w:r>
        <w:r w:rsidDel="00786F5C">
          <w:rPr>
            <w:noProof/>
            <w:webHidden/>
          </w:rPr>
          <w:tab/>
          <w:delText>9</w:delText>
        </w:r>
      </w:del>
    </w:p>
    <w:p w14:paraId="1EFAAA3B" w14:textId="4FF8C0B1" w:rsidR="00371BB1" w:rsidDel="00786F5C" w:rsidRDefault="00371BB1">
      <w:pPr>
        <w:pStyle w:val="TOC2"/>
        <w:tabs>
          <w:tab w:val="left" w:pos="720"/>
        </w:tabs>
        <w:rPr>
          <w:del w:id="131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32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2.5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Payment Integration to Payment Gateway/Banks</w:delText>
        </w:r>
        <w:r w:rsidDel="00786F5C">
          <w:rPr>
            <w:noProof/>
            <w:webHidden/>
          </w:rPr>
          <w:tab/>
          <w:delText>9</w:delText>
        </w:r>
      </w:del>
    </w:p>
    <w:p w14:paraId="11616F01" w14:textId="52021794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33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34" w:author="Yoezer Choki" w:date="2021-08-05T10:48:00Z">
        <w:r w:rsidRPr="00786F5C" w:rsidDel="00786F5C">
          <w:rPr>
            <w:rStyle w:val="Hyperlink"/>
            <w:noProof/>
          </w:rPr>
          <w:delText>2.5.1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Pre-Requisites</w:delText>
        </w:r>
        <w:r w:rsidDel="00786F5C">
          <w:rPr>
            <w:noProof/>
            <w:webHidden/>
          </w:rPr>
          <w:tab/>
          <w:delText>9</w:delText>
        </w:r>
      </w:del>
    </w:p>
    <w:p w14:paraId="61EC3D79" w14:textId="7EE77F75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35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36" w:author="Yoezer Choki" w:date="2021-08-05T10:48:00Z">
        <w:r w:rsidRPr="00786F5C" w:rsidDel="00786F5C">
          <w:rPr>
            <w:rStyle w:val="Hyperlink"/>
            <w:noProof/>
          </w:rPr>
          <w:delText>2.5.2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Process Flow</w:delText>
        </w:r>
        <w:r w:rsidDel="00786F5C">
          <w:rPr>
            <w:noProof/>
            <w:webHidden/>
          </w:rPr>
          <w:tab/>
          <w:delText>10</w:delText>
        </w:r>
      </w:del>
    </w:p>
    <w:p w14:paraId="3EFF2911" w14:textId="062FB62C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37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38" w:author="Yoezer Choki" w:date="2021-08-05T10:48:00Z">
        <w:r w:rsidRPr="00786F5C" w:rsidDel="00786F5C">
          <w:rPr>
            <w:rStyle w:val="Hyperlink"/>
            <w:noProof/>
            <w:rPrChange w:id="139" w:author="Yoezer Choki" w:date="2021-08-05T10:48:00Z">
              <w:rPr>
                <w:rStyle w:val="Hyperlink"/>
                <w:noProof/>
                <w:highlight w:val="green"/>
              </w:rPr>
            </w:rPrChange>
          </w:rPr>
          <w:delText>2.5.3</w:delText>
        </w:r>
        <w:r w:rsidRPr="00C9011D"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  <w:rPrChange w:id="140" w:author="Yoezer Choki" w:date="2021-08-05T10:48:00Z">
              <w:rPr>
                <w:rStyle w:val="Hyperlink"/>
                <w:noProof/>
                <w:highlight w:val="green"/>
              </w:rPr>
            </w:rPrChange>
          </w:rPr>
          <w:delText>Assumptions</w:delText>
        </w:r>
        <w:r w:rsidDel="00786F5C">
          <w:rPr>
            <w:noProof/>
            <w:webHidden/>
          </w:rPr>
          <w:tab/>
          <w:delText>11</w:delText>
        </w:r>
      </w:del>
    </w:p>
    <w:p w14:paraId="5DD75068" w14:textId="60ACA19F" w:rsidR="00371BB1" w:rsidDel="00786F5C" w:rsidRDefault="00371BB1">
      <w:pPr>
        <w:pStyle w:val="TOC2"/>
        <w:tabs>
          <w:tab w:val="left" w:pos="720"/>
        </w:tabs>
        <w:rPr>
          <w:del w:id="141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42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2.6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Payment Instruction</w:delText>
        </w:r>
        <w:r w:rsidDel="00786F5C">
          <w:rPr>
            <w:noProof/>
            <w:webHidden/>
          </w:rPr>
          <w:tab/>
          <w:delText>12</w:delText>
        </w:r>
      </w:del>
    </w:p>
    <w:p w14:paraId="2834A0D1" w14:textId="6CD6CC5A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43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44" w:author="Yoezer Choki" w:date="2021-08-05T10:48:00Z">
        <w:r w:rsidRPr="00786F5C" w:rsidDel="00786F5C">
          <w:rPr>
            <w:rStyle w:val="Hyperlink"/>
            <w:noProof/>
            <w:lang w:val="en-SG" w:eastAsia="en-SG"/>
          </w:rPr>
          <w:delText>2.6.1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  <w:lang w:val="en-SG" w:eastAsia="en-SG"/>
          </w:rPr>
          <w:delText>Payment Statuses</w:delText>
        </w:r>
        <w:r w:rsidDel="00786F5C">
          <w:rPr>
            <w:noProof/>
            <w:webHidden/>
          </w:rPr>
          <w:tab/>
          <w:delText>13</w:delText>
        </w:r>
      </w:del>
    </w:p>
    <w:p w14:paraId="060A2F25" w14:textId="0A1160BA" w:rsidR="00371BB1" w:rsidDel="00786F5C" w:rsidRDefault="00371BB1">
      <w:pPr>
        <w:pStyle w:val="TOC3"/>
        <w:tabs>
          <w:tab w:val="left" w:pos="1200"/>
          <w:tab w:val="right" w:leader="dot" w:pos="8630"/>
        </w:tabs>
        <w:rPr>
          <w:del w:id="145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46" w:author="Yoezer Choki" w:date="2021-08-05T10:48:00Z">
        <w:r w:rsidRPr="00786F5C" w:rsidDel="00786F5C">
          <w:rPr>
            <w:rStyle w:val="Hyperlink"/>
            <w:noProof/>
            <w:lang w:val="en-SG" w:eastAsia="en-SG"/>
          </w:rPr>
          <w:delText>2.6.2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  <w:lang w:val="en-SG" w:eastAsia="en-SG"/>
          </w:rPr>
          <w:delText>Payment API</w:delText>
        </w:r>
        <w:r w:rsidDel="00786F5C">
          <w:rPr>
            <w:noProof/>
            <w:webHidden/>
          </w:rPr>
          <w:tab/>
          <w:delText>13</w:delText>
        </w:r>
      </w:del>
    </w:p>
    <w:p w14:paraId="4FBF6147" w14:textId="375BA1D1" w:rsidR="00371BB1" w:rsidDel="00786F5C" w:rsidRDefault="00371BB1">
      <w:pPr>
        <w:pStyle w:val="TOC1"/>
        <w:tabs>
          <w:tab w:val="left" w:pos="480"/>
        </w:tabs>
        <w:rPr>
          <w:del w:id="147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IN" w:eastAsia="en-IN"/>
        </w:rPr>
      </w:pPr>
      <w:del w:id="148" w:author="Yoezer Choki" w:date="2021-08-05T10:48:00Z">
        <w:r w:rsidRPr="00786F5C" w:rsidDel="00786F5C">
          <w:rPr>
            <w:rStyle w:val="Hyperlink"/>
            <w:b w:val="0"/>
            <w:caps w:val="0"/>
            <w:noProof/>
          </w:rPr>
          <w:delText>3.</w:delText>
        </w:r>
        <w:r w:rsidDel="00786F5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b w:val="0"/>
            <w:caps w:val="0"/>
            <w:noProof/>
          </w:rPr>
          <w:delText>INTERFACES REQUIREMENTS</w:delText>
        </w:r>
        <w:r w:rsidDel="00786F5C">
          <w:rPr>
            <w:noProof/>
            <w:webHidden/>
          </w:rPr>
          <w:tab/>
          <w:delText>14</w:delText>
        </w:r>
      </w:del>
    </w:p>
    <w:p w14:paraId="7C03BB87" w14:textId="30BBD1D1" w:rsidR="00371BB1" w:rsidDel="00786F5C" w:rsidRDefault="00371BB1">
      <w:pPr>
        <w:pStyle w:val="TOC2"/>
        <w:tabs>
          <w:tab w:val="left" w:pos="720"/>
        </w:tabs>
        <w:rPr>
          <w:del w:id="149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50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3.1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System Interfaces</w:delText>
        </w:r>
        <w:r w:rsidDel="00786F5C">
          <w:rPr>
            <w:noProof/>
            <w:webHidden/>
          </w:rPr>
          <w:tab/>
          <w:delText>14</w:delText>
        </w:r>
      </w:del>
    </w:p>
    <w:p w14:paraId="363E28F9" w14:textId="49A43CD6" w:rsidR="00371BB1" w:rsidDel="00786F5C" w:rsidRDefault="00371BB1">
      <w:pPr>
        <w:pStyle w:val="TOC1"/>
        <w:tabs>
          <w:tab w:val="left" w:pos="480"/>
        </w:tabs>
        <w:rPr>
          <w:del w:id="151" w:author="Yoezer Choki" w:date="2021-08-05T10:48:00Z"/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IN" w:eastAsia="en-IN"/>
        </w:rPr>
      </w:pPr>
      <w:del w:id="152" w:author="Yoezer Choki" w:date="2021-08-05T10:48:00Z">
        <w:r w:rsidRPr="00786F5C" w:rsidDel="00786F5C">
          <w:rPr>
            <w:rStyle w:val="Hyperlink"/>
            <w:b w:val="0"/>
            <w:caps w:val="0"/>
            <w:noProof/>
          </w:rPr>
          <w:delText>4.</w:delText>
        </w:r>
        <w:r w:rsidDel="00786F5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b w:val="0"/>
            <w:caps w:val="0"/>
            <w:noProof/>
          </w:rPr>
          <w:delText>Appendix</w:delText>
        </w:r>
        <w:r w:rsidDel="00786F5C">
          <w:rPr>
            <w:noProof/>
            <w:webHidden/>
          </w:rPr>
          <w:tab/>
          <w:delText>15</w:delText>
        </w:r>
      </w:del>
    </w:p>
    <w:p w14:paraId="09B6A6E9" w14:textId="3C9DB1F0" w:rsidR="00371BB1" w:rsidDel="00786F5C" w:rsidRDefault="00371BB1">
      <w:pPr>
        <w:pStyle w:val="TOC2"/>
        <w:tabs>
          <w:tab w:val="left" w:pos="720"/>
        </w:tabs>
        <w:rPr>
          <w:del w:id="153" w:author="Yoezer Choki" w:date="2021-08-05T10:48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54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4.1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Background Jobs</w:delText>
        </w:r>
        <w:r w:rsidDel="00786F5C">
          <w:rPr>
            <w:noProof/>
            <w:webHidden/>
          </w:rPr>
          <w:tab/>
          <w:delText>15</w:delText>
        </w:r>
      </w:del>
    </w:p>
    <w:p w14:paraId="3F2DF2F0" w14:textId="2344089C" w:rsidR="00371BB1" w:rsidDel="00786F5C" w:rsidRDefault="00371BB1">
      <w:pPr>
        <w:pStyle w:val="TOC2"/>
        <w:tabs>
          <w:tab w:val="left" w:pos="720"/>
        </w:tabs>
        <w:rPr>
          <w:del w:id="155" w:author="Yoezer Choki" w:date="2021-08-05T10:45:00Z"/>
          <w:rFonts w:asciiTheme="minorHAnsi" w:eastAsiaTheme="minorEastAsia" w:hAnsiTheme="minorHAnsi" w:cstheme="minorBidi"/>
          <w:smallCaps w:val="0"/>
          <w:noProof/>
          <w:sz w:val="22"/>
          <w:szCs w:val="22"/>
          <w:lang w:val="en-IN" w:eastAsia="en-IN"/>
        </w:rPr>
      </w:pPr>
      <w:del w:id="156" w:author="Yoezer Choki" w:date="2021-08-05T10:48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4.2</w:delText>
        </w:r>
        <w:r w:rsidDel="00786F5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IN" w:eastAsia="en-IN"/>
          </w:rPr>
          <w:tab/>
        </w:r>
      </w:del>
      <w:del w:id="157" w:author="Yoezer Choki" w:date="2021-08-05T10:45:00Z">
        <w:r w:rsidRPr="00786F5C" w:rsidDel="00786F5C">
          <w:rPr>
            <w:rStyle w:val="Hyperlink"/>
            <w:smallCaps w:val="0"/>
            <w:noProof/>
          </w:rPr>
          <w:delText>Payment Messages</w:delText>
        </w:r>
      </w:del>
      <w:del w:id="158" w:author="Yoezer Choki" w:date="2021-08-05T10:48:00Z">
        <w:r w:rsidDel="00786F5C">
          <w:rPr>
            <w:noProof/>
            <w:webHidden/>
          </w:rPr>
          <w:tab/>
          <w:delText>15</w:delText>
        </w:r>
      </w:del>
    </w:p>
    <w:p w14:paraId="60CDC72A" w14:textId="2CFCD283" w:rsidR="00371BB1" w:rsidDel="00786F5C" w:rsidRDefault="00371BB1">
      <w:pPr>
        <w:pStyle w:val="TOC3"/>
        <w:tabs>
          <w:tab w:val="left" w:pos="1200"/>
          <w:tab w:val="right" w:leader="dot" w:pos="8630"/>
        </w:tabs>
        <w:ind w:left="0"/>
        <w:rPr>
          <w:del w:id="159" w:author="Yoezer Choki" w:date="2021-08-05T10:45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  <w:pPrChange w:id="160" w:author="Yoezer Choki" w:date="2021-08-05T10:45:00Z">
          <w:pPr>
            <w:pStyle w:val="TOC3"/>
            <w:tabs>
              <w:tab w:val="left" w:pos="1200"/>
              <w:tab w:val="right" w:leader="dot" w:pos="8630"/>
            </w:tabs>
          </w:pPr>
        </w:pPrChange>
      </w:pPr>
      <w:del w:id="161" w:author="Yoezer Choki" w:date="2021-08-05T10:45:00Z">
        <w:r w:rsidRPr="00786F5C" w:rsidDel="00786F5C">
          <w:rPr>
            <w:rStyle w:val="Hyperlink"/>
            <w:noProof/>
          </w:rPr>
          <w:delText>4.2.1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noProof/>
          </w:rPr>
          <w:delText>Payment Instruction</w:delText>
        </w:r>
        <w:r w:rsidDel="00786F5C">
          <w:rPr>
            <w:noProof/>
            <w:webHidden/>
          </w:rPr>
          <w:tab/>
          <w:delText>15</w:delText>
        </w:r>
      </w:del>
    </w:p>
    <w:p w14:paraId="515E7843" w14:textId="75A878E5" w:rsidR="00371BB1" w:rsidDel="00786F5C" w:rsidRDefault="00371BB1">
      <w:pPr>
        <w:pStyle w:val="TOC2"/>
        <w:tabs>
          <w:tab w:val="left" w:pos="720"/>
        </w:tabs>
        <w:rPr>
          <w:del w:id="162" w:author="Yoezer Choki" w:date="2021-08-05T10:48:00Z"/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del w:id="163" w:author="Yoezer Choki" w:date="2021-08-05T10:45:00Z">
        <w:r w:rsidRPr="00786F5C" w:rsidDel="00786F5C">
          <w:rPr>
            <w:rStyle w:val="Hyperlink"/>
            <w:rFonts w:ascii="Century Gothic" w:hAnsi="Century Gothic"/>
            <w:smallCaps w:val="0"/>
            <w:noProof/>
          </w:rPr>
          <w:delText>4.3</w:delText>
        </w:r>
        <w:r w:rsidDel="00786F5C">
          <w:rPr>
            <w:rFonts w:asciiTheme="minorHAnsi" w:eastAsiaTheme="minorEastAsia" w:hAnsiTheme="minorHAnsi" w:cstheme="minorBidi"/>
            <w:noProof/>
            <w:sz w:val="22"/>
            <w:szCs w:val="22"/>
            <w:lang w:val="en-IN" w:eastAsia="en-IN"/>
          </w:rPr>
          <w:tab/>
        </w:r>
        <w:r w:rsidRPr="00786F5C" w:rsidDel="00786F5C">
          <w:rPr>
            <w:rStyle w:val="Hyperlink"/>
            <w:smallCaps w:val="0"/>
            <w:noProof/>
          </w:rPr>
          <w:delText>BITS Integration Specification</w:delText>
        </w:r>
        <w:r w:rsidDel="00786F5C">
          <w:rPr>
            <w:noProof/>
            <w:webHidden/>
          </w:rPr>
          <w:tab/>
          <w:delText>15</w:delText>
        </w:r>
      </w:del>
    </w:p>
    <w:p w14:paraId="2F378218" w14:textId="303892A9" w:rsidR="004F4F31" w:rsidRDefault="004121E4">
      <w:pPr>
        <w:rPr>
          <w:rFonts w:ascii="Century Gothic" w:hAnsi="Century Gothic"/>
          <w:color w:val="000000"/>
          <w:sz w:val="20"/>
        </w:rPr>
      </w:pPr>
      <w:r>
        <w:rPr>
          <w:rFonts w:ascii="Century Gothic" w:hAnsi="Century Gothic"/>
          <w:b/>
          <w:color w:val="000000"/>
        </w:rPr>
        <w:fldChar w:fldCharType="end"/>
      </w:r>
    </w:p>
    <w:p w14:paraId="56D5EB89" w14:textId="77777777" w:rsidR="004F4F31" w:rsidRDefault="004F4F31">
      <w:pPr>
        <w:rPr>
          <w:rFonts w:ascii="Century Gothic" w:hAnsi="Century Gothic"/>
          <w:color w:val="000000"/>
          <w:sz w:val="20"/>
        </w:rPr>
      </w:pPr>
    </w:p>
    <w:p w14:paraId="67B9BA8A" w14:textId="77777777" w:rsidR="00F660EF" w:rsidRDefault="00F660EF" w:rsidP="00FE78E9">
      <w:pPr>
        <w:pStyle w:val="Heading1"/>
        <w:sectPr w:rsidR="00F660EF">
          <w:pgSz w:w="12240" w:h="15840" w:code="1"/>
          <w:pgMar w:top="1440" w:right="1800" w:bottom="1440" w:left="1800" w:header="720" w:footer="720" w:gutter="0"/>
          <w:cols w:space="720"/>
        </w:sectPr>
      </w:pPr>
      <w:bookmarkStart w:id="164" w:name="_Toc60795470"/>
    </w:p>
    <w:p w14:paraId="5B361CD1" w14:textId="77777777" w:rsidR="004F4F31" w:rsidRDefault="004F4F31" w:rsidP="00FE78E9">
      <w:pPr>
        <w:pStyle w:val="Heading1"/>
      </w:pPr>
      <w:bookmarkStart w:id="165" w:name="_Toc79052901"/>
      <w:r>
        <w:lastRenderedPageBreak/>
        <w:t>INTRODUCTION</w:t>
      </w:r>
      <w:bookmarkEnd w:id="164"/>
      <w:bookmarkEnd w:id="165"/>
      <w:r>
        <w:t xml:space="preserve">                        </w:t>
      </w:r>
    </w:p>
    <w:p w14:paraId="7820E42A" w14:textId="77777777" w:rsidR="00FE78E9" w:rsidRDefault="00FE78E9" w:rsidP="00C7638B">
      <w:pPr>
        <w:pStyle w:val="StyleBodyTextCenturyGothic10ptNotItalicAutoAfter2"/>
      </w:pPr>
    </w:p>
    <w:p w14:paraId="7E8728FC" w14:textId="3F520A2B" w:rsidR="00FE78E9" w:rsidRPr="00FE78E9" w:rsidRDefault="00FE78E9" w:rsidP="00FE78E9">
      <w:pPr>
        <w:pStyle w:val="StyleBodyTextCenturyGothic10ptNotItalicAuto1"/>
        <w:rPr>
          <w:i/>
        </w:rPr>
      </w:pPr>
      <w:r w:rsidRPr="00156D16">
        <w:t xml:space="preserve">This document defines &amp; illustrates the business requirements, process flows as well as the detailed functional requirements of the </w:t>
      </w:r>
      <w:r w:rsidR="000F0E07">
        <w:t>Payment</w:t>
      </w:r>
      <w:r w:rsidRPr="00156D16">
        <w:t xml:space="preserve"> module as implemented in the </w:t>
      </w:r>
      <w:proofErr w:type="spellStart"/>
      <w:r w:rsidR="0063006F">
        <w:t>eCMS</w:t>
      </w:r>
      <w:proofErr w:type="spellEnd"/>
      <w:r w:rsidRPr="00156D16">
        <w:t>.</w:t>
      </w:r>
      <w:r>
        <w:t xml:space="preserve"> </w:t>
      </w:r>
      <w:r w:rsidRPr="00156D16">
        <w:t xml:space="preserve">This document is a detailed drill down of the </w:t>
      </w:r>
      <w:r w:rsidR="0063006F" w:rsidRPr="00156D16">
        <w:t>high-level</w:t>
      </w:r>
      <w:r w:rsidRPr="00156D16">
        <w:t xml:space="preserve"> requirements</w:t>
      </w:r>
      <w:r>
        <w:t>.</w:t>
      </w:r>
    </w:p>
    <w:p w14:paraId="427436CE" w14:textId="77777777" w:rsidR="00FE78E9" w:rsidRDefault="00FE78E9" w:rsidP="00C7638B">
      <w:pPr>
        <w:pStyle w:val="StyleBodyTextCenturyGothic10ptNotItalicAutoAfter2"/>
      </w:pPr>
    </w:p>
    <w:p w14:paraId="00B67E3A" w14:textId="727D89F0" w:rsidR="00B770E5" w:rsidRDefault="00B770E5" w:rsidP="00C7638B">
      <w:pPr>
        <w:pStyle w:val="StyleBodyTextCenturyGothic10ptNotItalicAutoAfter2"/>
      </w:pPr>
      <w:r w:rsidRPr="00C7638B">
        <w:t xml:space="preserve">The </w:t>
      </w:r>
      <w:r w:rsidR="000F0E07">
        <w:t>payment</w:t>
      </w:r>
      <w:r w:rsidRPr="00C7638B">
        <w:t xml:space="preserve"> module </w:t>
      </w:r>
      <w:r w:rsidR="00FE78E9">
        <w:t xml:space="preserve">is one of the clearance support </w:t>
      </w:r>
      <w:r w:rsidR="0063006F">
        <w:t>modules</w:t>
      </w:r>
      <w:r w:rsidR="00FE78E9">
        <w:t xml:space="preserve"> and </w:t>
      </w:r>
      <w:r w:rsidRPr="00C7638B">
        <w:t>is primarily used by</w:t>
      </w:r>
      <w:r w:rsidR="002F03F9" w:rsidRPr="00C7638B">
        <w:t xml:space="preserve"> Customs Broker or Importer </w:t>
      </w:r>
      <w:r w:rsidR="00D03673" w:rsidRPr="00C7638B">
        <w:t xml:space="preserve">for </w:t>
      </w:r>
      <w:r w:rsidR="000F0E07">
        <w:t>all the payments to be done</w:t>
      </w:r>
      <w:r w:rsidRPr="00C7638B">
        <w:t>.</w:t>
      </w:r>
      <w:r w:rsidR="00FE78E9">
        <w:t xml:space="preserve"> The </w:t>
      </w:r>
      <w:r w:rsidR="00BA21E3">
        <w:t>payment</w:t>
      </w:r>
      <w:r w:rsidR="00FE78E9">
        <w:t xml:space="preserve"> is done in the </w:t>
      </w:r>
      <w:r w:rsidR="0063006F">
        <w:t>BITS</w:t>
      </w:r>
      <w:r w:rsidR="00FE78E9">
        <w:t xml:space="preserve"> side. The </w:t>
      </w:r>
      <w:r w:rsidR="00BA21E3">
        <w:t>generation</w:t>
      </w:r>
      <w:r w:rsidR="00FE78E9">
        <w:t xml:space="preserve"> </w:t>
      </w:r>
      <w:r w:rsidR="00BA21E3">
        <w:t xml:space="preserve">of the payment instruction is handled in the </w:t>
      </w:r>
      <w:proofErr w:type="spellStart"/>
      <w:r w:rsidR="0063006F">
        <w:t>e</w:t>
      </w:r>
      <w:r w:rsidR="00BA21E3">
        <w:t>CMS</w:t>
      </w:r>
      <w:proofErr w:type="spellEnd"/>
      <w:r w:rsidR="00BA21E3">
        <w:t xml:space="preserve"> by respective modules for </w:t>
      </w:r>
      <w:r w:rsidR="00371BB1">
        <w:t>e.g.,</w:t>
      </w:r>
      <w:r w:rsidR="00BA21E3">
        <w:t xml:space="preserve"> declaration sends a payment instruction to the payment module for collection, </w:t>
      </w:r>
      <w:r w:rsidR="00371BB1">
        <w:t>accounting,</w:t>
      </w:r>
      <w:r w:rsidR="00BA21E3">
        <w:t xml:space="preserve"> and reporting. </w:t>
      </w:r>
      <w:r w:rsidR="00371BB1">
        <w:t>Likewise,</w:t>
      </w:r>
      <w:r w:rsidR="00BA21E3">
        <w:t xml:space="preserve"> any other module which has payment can leverage the payment module.</w:t>
      </w:r>
      <w:r w:rsidR="0063006F">
        <w:t xml:space="preserve"> The payment module in turn integrates with BITS and sends the payment advice to BITS for collection.</w:t>
      </w:r>
    </w:p>
    <w:p w14:paraId="3679DA61" w14:textId="77777777" w:rsidR="009C560E" w:rsidRDefault="009C560E" w:rsidP="009C560E">
      <w:pPr>
        <w:pStyle w:val="StyleBodyTextCenturyGothic10ptNotItalicAuto1"/>
      </w:pPr>
    </w:p>
    <w:p w14:paraId="6B72AA01" w14:textId="77777777" w:rsidR="004F4F31" w:rsidRDefault="004F4F31" w:rsidP="009C560E">
      <w:pPr>
        <w:pStyle w:val="Heading2"/>
      </w:pPr>
      <w:bookmarkStart w:id="166" w:name="_Toc60795471"/>
      <w:bookmarkStart w:id="167" w:name="_Toc79052902"/>
      <w:r>
        <w:t>Scope</w:t>
      </w:r>
      <w:bookmarkEnd w:id="166"/>
      <w:bookmarkEnd w:id="167"/>
    </w:p>
    <w:p w14:paraId="3A64F376" w14:textId="074F0466" w:rsidR="00D03673" w:rsidRDefault="009C560E" w:rsidP="00C7638B">
      <w:pPr>
        <w:pStyle w:val="StyleBodyTextCenturyGothic10ptNotItalicAutoAfter2"/>
      </w:pPr>
      <w:r>
        <w:t xml:space="preserve">The scope of the </w:t>
      </w:r>
      <w:r w:rsidR="00E267C4">
        <w:t>p</w:t>
      </w:r>
      <w:r w:rsidR="00BA21E3">
        <w:t>ayment</w:t>
      </w:r>
      <w:r>
        <w:t xml:space="preserve"> module in the</w:t>
      </w:r>
      <w:r w:rsidR="00D03673" w:rsidRPr="00C7638B">
        <w:t xml:space="preserve"> </w:t>
      </w:r>
      <w:r>
        <w:t xml:space="preserve">TFB </w:t>
      </w:r>
      <w:r w:rsidR="00D03673" w:rsidRPr="00C7638B">
        <w:t>system</w:t>
      </w:r>
      <w:r>
        <w:t xml:space="preserve"> is as below</w:t>
      </w:r>
      <w:r w:rsidR="00D03673" w:rsidRPr="00C7638B">
        <w:t>:</w:t>
      </w:r>
    </w:p>
    <w:p w14:paraId="7B62E376" w14:textId="3F1D384F" w:rsidR="00E267C4" w:rsidRDefault="00E267C4" w:rsidP="00D03673">
      <w:pPr>
        <w:pStyle w:val="BulletedListCG"/>
      </w:pPr>
      <w:r>
        <w:t>Payment Instruction</w:t>
      </w:r>
    </w:p>
    <w:p w14:paraId="41E69B1D" w14:textId="1E25F580" w:rsidR="00E267C4" w:rsidRPr="006815A2" w:rsidRDefault="00E267C4" w:rsidP="00E267C4">
      <w:pPr>
        <w:pStyle w:val="BulletedListCG"/>
      </w:pPr>
      <w:r>
        <w:t>Payment Registration &amp; Approval</w:t>
      </w:r>
    </w:p>
    <w:p w14:paraId="0415583C" w14:textId="46D96C8B" w:rsidR="00E267C4" w:rsidRDefault="00E267C4" w:rsidP="00D03673">
      <w:pPr>
        <w:pStyle w:val="BulletedListCG"/>
      </w:pPr>
      <w:r>
        <w:t>Payment Configurations</w:t>
      </w:r>
    </w:p>
    <w:p w14:paraId="6A637A5A" w14:textId="3D8E7465" w:rsidR="00956502" w:rsidRDefault="00956502" w:rsidP="00D03673">
      <w:pPr>
        <w:pStyle w:val="BulletedListCG"/>
      </w:pPr>
      <w:r>
        <w:t xml:space="preserve">External Integration to Payment Gateway </w:t>
      </w:r>
    </w:p>
    <w:p w14:paraId="0EF3C91A" w14:textId="55AEA1A8" w:rsidR="00D0263B" w:rsidRPr="009C560E" w:rsidRDefault="00E267C4" w:rsidP="009C560E">
      <w:pPr>
        <w:pStyle w:val="BulletedListCG"/>
      </w:pPr>
      <w:r>
        <w:t xml:space="preserve">Reports and Accounting </w:t>
      </w:r>
    </w:p>
    <w:p w14:paraId="7504AC4F" w14:textId="77777777" w:rsidR="008B5310" w:rsidRDefault="008B5310" w:rsidP="005647C3">
      <w:pPr>
        <w:rPr>
          <w:rFonts w:ascii="Century Gothic" w:hAnsi="Century Gothic"/>
          <w:color w:val="000000"/>
          <w:sz w:val="20"/>
        </w:rPr>
      </w:pPr>
    </w:p>
    <w:p w14:paraId="120AC527" w14:textId="77777777" w:rsidR="00BA21E3" w:rsidRPr="005647C3" w:rsidRDefault="00BA21E3" w:rsidP="005647C3">
      <w:pPr>
        <w:rPr>
          <w:rFonts w:ascii="Century Gothic" w:hAnsi="Century Gothic"/>
          <w:color w:val="000000"/>
          <w:sz w:val="20"/>
        </w:rPr>
      </w:pPr>
    </w:p>
    <w:p w14:paraId="4F53402B" w14:textId="77777777" w:rsidR="004F4F31" w:rsidRPr="00DC4B76" w:rsidRDefault="004F4F31" w:rsidP="009C560E">
      <w:pPr>
        <w:pStyle w:val="Heading2"/>
      </w:pPr>
      <w:bookmarkStart w:id="168" w:name="_Toc330976576"/>
      <w:bookmarkStart w:id="169" w:name="_Toc330976862"/>
      <w:bookmarkStart w:id="170" w:name="_Toc330976577"/>
      <w:bookmarkStart w:id="171" w:name="_Toc330976863"/>
      <w:bookmarkStart w:id="172" w:name="_Toc330976578"/>
      <w:bookmarkStart w:id="173" w:name="_Toc330976864"/>
      <w:bookmarkStart w:id="174" w:name="_Toc330976579"/>
      <w:bookmarkStart w:id="175" w:name="_Toc330976865"/>
      <w:bookmarkStart w:id="176" w:name="_Toc60795473"/>
      <w:bookmarkStart w:id="177" w:name="_Toc79052903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r w:rsidRPr="00DC4B76">
        <w:t xml:space="preserve">Definitions and </w:t>
      </w:r>
      <w:r w:rsidR="00887A72" w:rsidRPr="00DC4B76">
        <w:t>A</w:t>
      </w:r>
      <w:r w:rsidRPr="00DC4B76">
        <w:t>bbreviations</w:t>
      </w:r>
      <w:bookmarkEnd w:id="176"/>
      <w:bookmarkEnd w:id="177"/>
    </w:p>
    <w:tbl>
      <w:tblPr>
        <w:tblStyle w:val="GridTable1Light-Accent21"/>
        <w:tblW w:w="8644" w:type="dxa"/>
        <w:tblLook w:val="04A0" w:firstRow="1" w:lastRow="0" w:firstColumn="1" w:lastColumn="0" w:noHBand="0" w:noVBand="1"/>
      </w:tblPr>
      <w:tblGrid>
        <w:gridCol w:w="689"/>
        <w:gridCol w:w="2086"/>
        <w:gridCol w:w="5869"/>
      </w:tblGrid>
      <w:tr w:rsidR="00511623" w:rsidRPr="00C769BD" w14:paraId="75FDEE76" w14:textId="77777777" w:rsidTr="00511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ins w:id="17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5A69D40" w14:textId="77777777" w:rsidR="00511623" w:rsidRPr="00C769BD" w:rsidRDefault="00511623" w:rsidP="000551C6">
            <w:pPr>
              <w:rPr>
                <w:ins w:id="179" w:author="Sujit Patra" w:date="2021-06-25T17:04:00Z"/>
                <w:rFonts w:ascii="Century Gothic" w:hAnsi="Century Gothic"/>
                <w:sz w:val="20"/>
              </w:rPr>
            </w:pPr>
            <w:bookmarkStart w:id="180" w:name="_Hlk75249808"/>
            <w:bookmarkStart w:id="181" w:name="OLE_LINK1"/>
            <w:bookmarkStart w:id="182" w:name="OLE_LINK2"/>
            <w:ins w:id="183" w:author="Sujit Patra" w:date="2021-06-25T17:04:00Z">
              <w:r w:rsidRPr="00C769BD">
                <w:rPr>
                  <w:rFonts w:ascii="Century Gothic" w:hAnsi="Century Gothic"/>
                  <w:sz w:val="20"/>
                </w:rPr>
                <w:t>S/N</w:t>
              </w:r>
            </w:ins>
          </w:p>
        </w:tc>
        <w:tc>
          <w:tcPr>
            <w:tcW w:w="2086" w:type="dxa"/>
          </w:tcPr>
          <w:p w14:paraId="73EB7F42" w14:textId="77777777" w:rsidR="00511623" w:rsidRPr="00C769BD" w:rsidRDefault="00511623" w:rsidP="000551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4" w:author="Sujit Patra" w:date="2021-06-25T17:04:00Z"/>
                <w:rFonts w:ascii="Century Gothic" w:hAnsi="Century Gothic"/>
                <w:sz w:val="20"/>
              </w:rPr>
            </w:pPr>
            <w:ins w:id="185" w:author="Sujit Patra" w:date="2021-06-25T17:04:00Z">
              <w:r w:rsidRPr="00C769BD">
                <w:rPr>
                  <w:rFonts w:ascii="Century Gothic" w:hAnsi="Century Gothic"/>
                  <w:sz w:val="20"/>
                </w:rPr>
                <w:t>Abbreviations</w:t>
              </w:r>
            </w:ins>
          </w:p>
        </w:tc>
        <w:tc>
          <w:tcPr>
            <w:tcW w:w="5869" w:type="dxa"/>
          </w:tcPr>
          <w:p w14:paraId="2C7DED1B" w14:textId="77777777" w:rsidR="00511623" w:rsidRPr="00C769BD" w:rsidRDefault="00511623" w:rsidP="000551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Sujit Patra" w:date="2021-06-25T17:04:00Z"/>
                <w:rFonts w:ascii="Century Gothic" w:hAnsi="Century Gothic"/>
                <w:sz w:val="20"/>
              </w:rPr>
            </w:pPr>
            <w:ins w:id="187" w:author="Sujit Patra" w:date="2021-06-25T17:04:00Z">
              <w:r w:rsidRPr="00C769BD">
                <w:rPr>
                  <w:rFonts w:ascii="Century Gothic" w:hAnsi="Century Gothic"/>
                  <w:sz w:val="20"/>
                </w:rPr>
                <w:t>Description</w:t>
              </w:r>
            </w:ins>
          </w:p>
        </w:tc>
      </w:tr>
      <w:tr w:rsidR="00511623" w:rsidRPr="00C769BD" w14:paraId="22BD1A4D" w14:textId="77777777" w:rsidTr="00511623">
        <w:trPr>
          <w:trHeight w:val="290"/>
          <w:ins w:id="18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9B213EA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18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FB2B2F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0" w:author="Sujit Patra" w:date="2021-06-25T17:04:00Z"/>
                <w:rFonts w:ascii="Century Gothic" w:eastAsia="Arial" w:hAnsi="Century Gothic" w:cs="Arial"/>
                <w:sz w:val="20"/>
              </w:rPr>
            </w:pPr>
            <w:ins w:id="19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ACT</w:t>
              </w:r>
            </w:ins>
          </w:p>
        </w:tc>
        <w:tc>
          <w:tcPr>
            <w:tcW w:w="5869" w:type="dxa"/>
          </w:tcPr>
          <w:p w14:paraId="7588F8C8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19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Authorized Compliant Trader</w:t>
              </w:r>
            </w:ins>
          </w:p>
        </w:tc>
      </w:tr>
      <w:tr w:rsidR="00511623" w:rsidRPr="00C769BD" w14:paraId="7E6DE700" w14:textId="77777777" w:rsidTr="00511623">
        <w:trPr>
          <w:trHeight w:val="290"/>
          <w:ins w:id="19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BA6C960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19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88833B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6" w:author="Sujit Patra" w:date="2021-06-25T17:04:00Z"/>
                <w:rFonts w:ascii="Century Gothic" w:eastAsia="Arial" w:hAnsi="Century Gothic" w:cs="Arial"/>
                <w:sz w:val="20"/>
              </w:rPr>
            </w:pPr>
            <w:ins w:id="19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BACS</w:t>
              </w:r>
            </w:ins>
          </w:p>
        </w:tc>
        <w:tc>
          <w:tcPr>
            <w:tcW w:w="5869" w:type="dxa"/>
          </w:tcPr>
          <w:p w14:paraId="7C34535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19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Automated Customs System</w:t>
              </w:r>
            </w:ins>
          </w:p>
        </w:tc>
      </w:tr>
      <w:tr w:rsidR="00511623" w:rsidRPr="00C769BD" w14:paraId="0B4FD088" w14:textId="77777777" w:rsidTr="00511623">
        <w:trPr>
          <w:trHeight w:val="290"/>
          <w:ins w:id="20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943E668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0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CEB03EB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" w:author="Sujit Patra" w:date="2021-06-25T17:04:00Z"/>
                <w:rFonts w:ascii="Century Gothic" w:eastAsia="Arial" w:hAnsi="Century Gothic" w:cs="Arial"/>
                <w:sz w:val="20"/>
              </w:rPr>
            </w:pPr>
            <w:ins w:id="20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BAFRA</w:t>
              </w:r>
            </w:ins>
          </w:p>
        </w:tc>
        <w:tc>
          <w:tcPr>
            <w:tcW w:w="5869" w:type="dxa"/>
          </w:tcPr>
          <w:p w14:paraId="7F020391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0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Agriculture and Food Regulatory Authority</w:t>
              </w:r>
            </w:ins>
          </w:p>
        </w:tc>
      </w:tr>
      <w:tr w:rsidR="00511623" w:rsidRPr="00C769BD" w14:paraId="4A8D59F3" w14:textId="77777777" w:rsidTr="00511623">
        <w:trPr>
          <w:trHeight w:val="290"/>
          <w:ins w:id="20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FFFB8D1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0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061E15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" w:author="Sujit Patra" w:date="2021-06-25T17:04:00Z"/>
                <w:rFonts w:ascii="Century Gothic" w:eastAsia="Arial" w:hAnsi="Century Gothic" w:cs="Arial"/>
                <w:sz w:val="20"/>
              </w:rPr>
            </w:pPr>
            <w:ins w:id="20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BNB</w:t>
              </w:r>
            </w:ins>
          </w:p>
        </w:tc>
        <w:tc>
          <w:tcPr>
            <w:tcW w:w="5869" w:type="dxa"/>
          </w:tcPr>
          <w:p w14:paraId="260FE33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1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National Bank</w:t>
              </w:r>
            </w:ins>
          </w:p>
        </w:tc>
      </w:tr>
      <w:tr w:rsidR="00511623" w:rsidRPr="00C769BD" w14:paraId="2F141F7E" w14:textId="77777777" w:rsidTr="00511623">
        <w:trPr>
          <w:trHeight w:val="290"/>
          <w:ins w:id="21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BC0A15C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1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7FB175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" w:author="Sujit Patra" w:date="2021-06-25T17:04:00Z"/>
                <w:rFonts w:ascii="Century Gothic" w:eastAsia="Arial" w:hAnsi="Century Gothic" w:cs="Arial"/>
                <w:sz w:val="20"/>
              </w:rPr>
            </w:pPr>
            <w:proofErr w:type="spellStart"/>
            <w:ins w:id="21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BoB</w:t>
              </w:r>
              <w:proofErr w:type="spellEnd"/>
            </w:ins>
          </w:p>
        </w:tc>
        <w:tc>
          <w:tcPr>
            <w:tcW w:w="5869" w:type="dxa"/>
          </w:tcPr>
          <w:p w14:paraId="16BB6B68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1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Bank of Bhutan</w:t>
              </w:r>
            </w:ins>
          </w:p>
        </w:tc>
      </w:tr>
      <w:tr w:rsidR="00511623" w:rsidRPr="00C769BD" w14:paraId="7DB94C68" w14:textId="77777777" w:rsidTr="00511623">
        <w:trPr>
          <w:trHeight w:val="268"/>
          <w:ins w:id="21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3208ECC8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1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B707D7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Sujit Patra" w:date="2021-06-25T17:04:00Z"/>
                <w:rFonts w:ascii="Century Gothic" w:eastAsia="Arial" w:hAnsi="Century Gothic" w:cs="Arial"/>
                <w:sz w:val="20"/>
              </w:rPr>
            </w:pPr>
            <w:ins w:id="22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BITS</w:t>
              </w:r>
            </w:ins>
          </w:p>
        </w:tc>
        <w:tc>
          <w:tcPr>
            <w:tcW w:w="5869" w:type="dxa"/>
          </w:tcPr>
          <w:p w14:paraId="458AED2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2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Integrated Tax System</w:t>
              </w:r>
            </w:ins>
          </w:p>
        </w:tc>
      </w:tr>
      <w:tr w:rsidR="00511623" w:rsidRPr="00C769BD" w14:paraId="5473297A" w14:textId="77777777" w:rsidTr="00511623">
        <w:trPr>
          <w:trHeight w:val="290"/>
          <w:ins w:id="22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8B51E0D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2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74EC4B1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" w:author="Sujit Patra" w:date="2021-06-25T17:04:00Z"/>
                <w:rFonts w:ascii="Century Gothic" w:eastAsia="Arial" w:hAnsi="Century Gothic" w:cs="Arial"/>
                <w:sz w:val="20"/>
              </w:rPr>
            </w:pPr>
            <w:ins w:id="22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BSTEC</w:t>
              </w:r>
            </w:ins>
          </w:p>
        </w:tc>
        <w:tc>
          <w:tcPr>
            <w:tcW w:w="5869" w:type="dxa"/>
          </w:tcPr>
          <w:p w14:paraId="53DCB0B0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2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Sales Tax Exemption Certificate</w:t>
              </w:r>
            </w:ins>
          </w:p>
        </w:tc>
      </w:tr>
      <w:tr w:rsidR="00511623" w:rsidRPr="00C769BD" w14:paraId="12051DB1" w14:textId="77777777" w:rsidTr="00511623">
        <w:trPr>
          <w:trHeight w:val="290"/>
          <w:ins w:id="23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10B097B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3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F779D8E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" w:author="Sujit Patra" w:date="2021-06-25T17:04:00Z"/>
                <w:rFonts w:ascii="Century Gothic" w:eastAsia="Arial" w:hAnsi="Century Gothic" w:cs="Arial"/>
                <w:sz w:val="20"/>
              </w:rPr>
            </w:pPr>
            <w:ins w:id="23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BTC</w:t>
              </w:r>
            </w:ins>
          </w:p>
        </w:tc>
        <w:tc>
          <w:tcPr>
            <w:tcW w:w="5869" w:type="dxa"/>
          </w:tcPr>
          <w:p w14:paraId="2AE443A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4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3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Bhutan Tariff Classification</w:t>
              </w:r>
            </w:ins>
          </w:p>
        </w:tc>
      </w:tr>
      <w:tr w:rsidR="00511623" w:rsidRPr="00C769BD" w14:paraId="73735B62" w14:textId="77777777" w:rsidTr="00511623">
        <w:trPr>
          <w:trHeight w:val="290"/>
          <w:ins w:id="23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950BA9B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3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913CC0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" w:author="Sujit Patra" w:date="2021-06-25T17:04:00Z"/>
                <w:rFonts w:ascii="Century Gothic" w:eastAsia="Arial" w:hAnsi="Century Gothic" w:cs="Arial"/>
                <w:sz w:val="20"/>
              </w:rPr>
            </w:pPr>
            <w:ins w:id="23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CFA</w:t>
              </w:r>
            </w:ins>
          </w:p>
        </w:tc>
        <w:tc>
          <w:tcPr>
            <w:tcW w:w="5869" w:type="dxa"/>
          </w:tcPr>
          <w:p w14:paraId="6788500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0" w:author="Sujit Patra" w:date="2021-06-25T17:04:00Z"/>
                <w:rFonts w:ascii="Century Gothic" w:eastAsia="Arial" w:hAnsi="Century Gothic" w:cs="Arial"/>
                <w:sz w:val="20"/>
              </w:rPr>
            </w:pPr>
            <w:ins w:id="24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Clearing and Forwarding Agent</w:t>
              </w:r>
            </w:ins>
          </w:p>
        </w:tc>
      </w:tr>
      <w:tr w:rsidR="00511623" w:rsidRPr="00C769BD" w14:paraId="130BC3E5" w14:textId="77777777" w:rsidTr="00511623">
        <w:trPr>
          <w:trHeight w:val="290"/>
          <w:ins w:id="24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B85B0F2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4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2E1EE9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4" w:author="Sujit Patra" w:date="2021-06-25T17:04:00Z"/>
                <w:rFonts w:ascii="Century Gothic" w:eastAsia="Arial" w:hAnsi="Century Gothic" w:cs="Arial"/>
                <w:sz w:val="20"/>
              </w:rPr>
            </w:pPr>
            <w:ins w:id="24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CDS</w:t>
              </w:r>
            </w:ins>
          </w:p>
        </w:tc>
        <w:tc>
          <w:tcPr>
            <w:tcW w:w="5869" w:type="dxa"/>
          </w:tcPr>
          <w:p w14:paraId="708AAC9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" w:author="Sujit Patra" w:date="2021-06-25T17:04:00Z"/>
                <w:rFonts w:ascii="Century Gothic" w:eastAsia="Arial" w:hAnsi="Century Gothic" w:cs="Arial"/>
                <w:sz w:val="20"/>
              </w:rPr>
            </w:pPr>
            <w:ins w:id="24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Customs Declaration System</w:t>
              </w:r>
            </w:ins>
          </w:p>
        </w:tc>
      </w:tr>
      <w:tr w:rsidR="00511623" w:rsidRPr="00C769BD" w14:paraId="51EC400B" w14:textId="77777777" w:rsidTr="00511623">
        <w:trPr>
          <w:trHeight w:val="290"/>
          <w:ins w:id="24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566F418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4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9AF16A3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" w:author="Sujit Patra" w:date="2021-06-25T17:04:00Z"/>
                <w:rFonts w:ascii="Century Gothic" w:eastAsia="Arial" w:hAnsi="Century Gothic" w:cs="Arial"/>
                <w:sz w:val="20"/>
              </w:rPr>
            </w:pPr>
            <w:ins w:id="25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CAB</w:t>
              </w:r>
            </w:ins>
          </w:p>
        </w:tc>
        <w:tc>
          <w:tcPr>
            <w:tcW w:w="5869" w:type="dxa"/>
          </w:tcPr>
          <w:p w14:paraId="6D041D7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" w:author="Sujit Patra" w:date="2021-06-25T17:04:00Z"/>
                <w:rFonts w:ascii="Century Gothic" w:eastAsia="Arial" w:hAnsi="Century Gothic" w:cs="Arial"/>
                <w:sz w:val="20"/>
              </w:rPr>
            </w:pPr>
            <w:ins w:id="25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Customs Act of Bhutan</w:t>
              </w:r>
            </w:ins>
          </w:p>
        </w:tc>
      </w:tr>
      <w:tr w:rsidR="00511623" w:rsidRPr="00C769BD" w14:paraId="1E3E8C84" w14:textId="77777777" w:rsidTr="00511623">
        <w:trPr>
          <w:trHeight w:val="290"/>
          <w:ins w:id="25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F61B4BE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5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25FD98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" w:author="Sujit Patra" w:date="2021-06-25T17:04:00Z"/>
                <w:rFonts w:ascii="Century Gothic" w:eastAsia="Arial" w:hAnsi="Century Gothic" w:cs="Arial"/>
                <w:sz w:val="20"/>
              </w:rPr>
            </w:pPr>
            <w:ins w:id="25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CID</w:t>
              </w:r>
            </w:ins>
          </w:p>
        </w:tc>
        <w:tc>
          <w:tcPr>
            <w:tcW w:w="5869" w:type="dxa"/>
          </w:tcPr>
          <w:p w14:paraId="0229F23C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8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5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Citizens Identification Number</w:t>
              </w:r>
            </w:ins>
          </w:p>
        </w:tc>
      </w:tr>
      <w:tr w:rsidR="00511623" w:rsidRPr="00C769BD" w14:paraId="42557D96" w14:textId="77777777" w:rsidTr="00511623">
        <w:trPr>
          <w:trHeight w:val="290"/>
          <w:ins w:id="26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0A15794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6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8A9BF61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2" w:author="Sujit Patra" w:date="2021-06-25T17:04:00Z"/>
                <w:rFonts w:ascii="Century Gothic" w:eastAsia="Arial" w:hAnsi="Century Gothic" w:cs="Arial"/>
                <w:sz w:val="20"/>
              </w:rPr>
            </w:pPr>
            <w:ins w:id="26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CRRB</w:t>
              </w:r>
            </w:ins>
          </w:p>
        </w:tc>
        <w:tc>
          <w:tcPr>
            <w:tcW w:w="5869" w:type="dxa"/>
          </w:tcPr>
          <w:p w14:paraId="131FB453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6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Customs Rules and Regulations of Bhutan</w:t>
              </w:r>
            </w:ins>
          </w:p>
        </w:tc>
      </w:tr>
      <w:tr w:rsidR="00511623" w:rsidRPr="00C769BD" w14:paraId="162914B2" w14:textId="77777777" w:rsidTr="00511623">
        <w:trPr>
          <w:trHeight w:val="290"/>
          <w:ins w:id="26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4BFCE7D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6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D6179F0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" w:author="Sujit Patra" w:date="2021-06-25T17:04:00Z"/>
                <w:rFonts w:ascii="Century Gothic" w:eastAsia="Arial" w:hAnsi="Century Gothic" w:cs="Arial"/>
                <w:sz w:val="20"/>
              </w:rPr>
            </w:pPr>
            <w:ins w:id="26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DITT</w:t>
              </w:r>
            </w:ins>
          </w:p>
        </w:tc>
        <w:tc>
          <w:tcPr>
            <w:tcW w:w="5869" w:type="dxa"/>
          </w:tcPr>
          <w:p w14:paraId="0F8FAE9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7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Department of Information Technology &amp; Telecom</w:t>
              </w:r>
            </w:ins>
          </w:p>
        </w:tc>
      </w:tr>
      <w:tr w:rsidR="00511623" w:rsidRPr="00C769BD" w14:paraId="359D9FEC" w14:textId="77777777" w:rsidTr="00511623">
        <w:trPr>
          <w:trHeight w:val="290"/>
          <w:ins w:id="27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10BBB98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7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A28824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" w:author="Sujit Patra" w:date="2021-06-25T17:04:00Z"/>
                <w:rFonts w:ascii="Century Gothic" w:eastAsia="Arial" w:hAnsi="Century Gothic" w:cs="Arial"/>
                <w:sz w:val="20"/>
              </w:rPr>
            </w:pPr>
            <w:ins w:id="27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DRC</w:t>
              </w:r>
            </w:ins>
          </w:p>
        </w:tc>
        <w:tc>
          <w:tcPr>
            <w:tcW w:w="5869" w:type="dxa"/>
          </w:tcPr>
          <w:p w14:paraId="7F1A78E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6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7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Department of Revenue &amp; Customs</w:t>
              </w:r>
            </w:ins>
          </w:p>
        </w:tc>
      </w:tr>
      <w:tr w:rsidR="00511623" w:rsidRPr="00C769BD" w14:paraId="7449EBF8" w14:textId="77777777" w:rsidTr="00511623">
        <w:trPr>
          <w:trHeight w:val="290"/>
          <w:ins w:id="27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B0CDE66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7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7BCDBB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0" w:author="Sujit Patra" w:date="2021-06-25T17:04:00Z"/>
                <w:rFonts w:ascii="Century Gothic" w:eastAsia="Arial" w:hAnsi="Century Gothic" w:cs="Arial"/>
                <w:sz w:val="20"/>
              </w:rPr>
            </w:pPr>
            <w:proofErr w:type="spellStart"/>
            <w:ins w:id="28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eCMS</w:t>
              </w:r>
              <w:proofErr w:type="spellEnd"/>
            </w:ins>
          </w:p>
        </w:tc>
        <w:tc>
          <w:tcPr>
            <w:tcW w:w="5869" w:type="dxa"/>
          </w:tcPr>
          <w:p w14:paraId="63454A8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8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Electronic Customs Management System</w:t>
              </w:r>
            </w:ins>
          </w:p>
        </w:tc>
      </w:tr>
      <w:tr w:rsidR="00511623" w:rsidRPr="00C769BD" w14:paraId="07E10D16" w14:textId="77777777" w:rsidTr="00511623">
        <w:trPr>
          <w:trHeight w:val="290"/>
          <w:ins w:id="28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2EE86BF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8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3B43EC1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" w:author="Sujit Patra" w:date="2021-06-25T17:04:00Z"/>
                <w:rFonts w:ascii="Century Gothic" w:eastAsia="Arial" w:hAnsi="Century Gothic" w:cs="Arial"/>
                <w:sz w:val="20"/>
              </w:rPr>
            </w:pPr>
            <w:ins w:id="28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EMS</w:t>
              </w:r>
            </w:ins>
          </w:p>
        </w:tc>
        <w:tc>
          <w:tcPr>
            <w:tcW w:w="5869" w:type="dxa"/>
          </w:tcPr>
          <w:p w14:paraId="54D84522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8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Express Mail Service</w:t>
              </w:r>
            </w:ins>
          </w:p>
        </w:tc>
      </w:tr>
      <w:tr w:rsidR="00511623" w:rsidRPr="00C769BD" w14:paraId="18DFAD69" w14:textId="77777777" w:rsidTr="00511623">
        <w:trPr>
          <w:trHeight w:val="290"/>
          <w:ins w:id="29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FBFAF66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9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7B8D4E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2" w:author="Sujit Patra" w:date="2021-06-25T17:04:00Z"/>
                <w:rFonts w:ascii="Century Gothic" w:eastAsia="Arial" w:hAnsi="Century Gothic" w:cs="Arial"/>
                <w:sz w:val="20"/>
              </w:rPr>
            </w:pPr>
            <w:ins w:id="29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FRS</w:t>
              </w:r>
            </w:ins>
          </w:p>
        </w:tc>
        <w:tc>
          <w:tcPr>
            <w:tcW w:w="5869" w:type="dxa"/>
          </w:tcPr>
          <w:p w14:paraId="68CCEE52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4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29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Functional Requirements Specification</w:t>
              </w:r>
            </w:ins>
          </w:p>
        </w:tc>
      </w:tr>
      <w:tr w:rsidR="00511623" w:rsidRPr="00C769BD" w14:paraId="582E9B8E" w14:textId="77777777" w:rsidTr="00511623">
        <w:trPr>
          <w:trHeight w:val="290"/>
          <w:ins w:id="29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80C6504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29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E8C3C6B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8" w:author="Sujit Patra" w:date="2021-06-25T17:04:00Z"/>
                <w:rFonts w:ascii="Century Gothic" w:eastAsia="Arial" w:hAnsi="Century Gothic" w:cs="Arial"/>
                <w:sz w:val="20"/>
              </w:rPr>
            </w:pPr>
            <w:ins w:id="29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GST</w:t>
              </w:r>
            </w:ins>
          </w:p>
        </w:tc>
        <w:tc>
          <w:tcPr>
            <w:tcW w:w="5869" w:type="dxa"/>
          </w:tcPr>
          <w:p w14:paraId="14F6B947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0" w:author="Sujit Patra" w:date="2021-06-25T17:04:00Z"/>
                <w:rFonts w:ascii="Century Gothic" w:eastAsia="Arial" w:hAnsi="Century Gothic" w:cs="Arial"/>
                <w:sz w:val="20"/>
              </w:rPr>
            </w:pPr>
            <w:ins w:id="30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Goods and Services Tax</w:t>
              </w:r>
            </w:ins>
          </w:p>
        </w:tc>
      </w:tr>
      <w:tr w:rsidR="00511623" w:rsidRPr="00C769BD" w14:paraId="4410354E" w14:textId="77777777" w:rsidTr="00511623">
        <w:trPr>
          <w:trHeight w:val="290"/>
          <w:ins w:id="30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F126A5C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0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08701B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" w:author="Sujit Patra" w:date="2021-06-25T17:04:00Z"/>
                <w:rFonts w:ascii="Century Gothic" w:eastAsia="Arial" w:hAnsi="Century Gothic" w:cs="Arial"/>
                <w:sz w:val="20"/>
              </w:rPr>
            </w:pPr>
            <w:ins w:id="30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IDEC</w:t>
              </w:r>
            </w:ins>
          </w:p>
        </w:tc>
        <w:tc>
          <w:tcPr>
            <w:tcW w:w="5869" w:type="dxa"/>
          </w:tcPr>
          <w:p w14:paraId="665ACA4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6" w:author="Sujit Patra" w:date="2021-06-25T17:04:00Z"/>
                <w:rFonts w:ascii="Century Gothic" w:eastAsia="Arial" w:hAnsi="Century Gothic" w:cs="Arial"/>
                <w:sz w:val="20"/>
              </w:rPr>
            </w:pPr>
            <w:ins w:id="30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Import Duty Exemption Certificate</w:t>
              </w:r>
            </w:ins>
          </w:p>
        </w:tc>
      </w:tr>
      <w:tr w:rsidR="00511623" w:rsidRPr="00C769BD" w14:paraId="32AF5294" w14:textId="77777777" w:rsidTr="00511623">
        <w:trPr>
          <w:trHeight w:val="290"/>
          <w:ins w:id="30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3CD9CDCC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0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AB8EA7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" w:author="Sujit Patra" w:date="2021-06-25T17:04:00Z"/>
                <w:rFonts w:ascii="Century Gothic" w:eastAsia="Arial" w:hAnsi="Century Gothic" w:cs="Arial"/>
                <w:sz w:val="20"/>
              </w:rPr>
            </w:pPr>
            <w:ins w:id="31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LTO</w:t>
              </w:r>
            </w:ins>
          </w:p>
        </w:tc>
        <w:tc>
          <w:tcPr>
            <w:tcW w:w="5869" w:type="dxa"/>
          </w:tcPr>
          <w:p w14:paraId="7308C660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" w:author="Sujit Patra" w:date="2021-06-25T17:04:00Z"/>
                <w:rFonts w:ascii="Century Gothic" w:eastAsia="Arial" w:hAnsi="Century Gothic" w:cs="Arial"/>
                <w:sz w:val="20"/>
              </w:rPr>
            </w:pPr>
            <w:ins w:id="31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Liaison and Transit Office</w:t>
              </w:r>
            </w:ins>
          </w:p>
        </w:tc>
      </w:tr>
      <w:tr w:rsidR="00511623" w:rsidRPr="00C769BD" w14:paraId="1F71AF9C" w14:textId="77777777" w:rsidTr="00511623">
        <w:trPr>
          <w:trHeight w:val="290"/>
          <w:ins w:id="31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AFFBB6E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1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FC61F4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6" w:author="Sujit Patra" w:date="2021-06-25T17:04:00Z"/>
                <w:rFonts w:ascii="Century Gothic" w:eastAsia="Arial" w:hAnsi="Century Gothic" w:cs="Arial"/>
                <w:sz w:val="20"/>
              </w:rPr>
            </w:pPr>
            <w:proofErr w:type="spellStart"/>
            <w:ins w:id="31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LoG</w:t>
              </w:r>
              <w:proofErr w:type="spellEnd"/>
            </w:ins>
          </w:p>
        </w:tc>
        <w:tc>
          <w:tcPr>
            <w:tcW w:w="5869" w:type="dxa"/>
          </w:tcPr>
          <w:p w14:paraId="3EAA1EF0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8" w:author="Sujit Patra" w:date="2021-06-25T17:04:00Z"/>
                <w:rFonts w:ascii="Century Gothic" w:eastAsia="Arial" w:hAnsi="Century Gothic" w:cs="Arial"/>
                <w:sz w:val="20"/>
              </w:rPr>
            </w:pPr>
            <w:ins w:id="31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Letter of Guarantee</w:t>
              </w:r>
            </w:ins>
          </w:p>
        </w:tc>
      </w:tr>
      <w:tr w:rsidR="00511623" w:rsidRPr="00C769BD" w14:paraId="08FB42E3" w14:textId="77777777" w:rsidTr="00511623">
        <w:trPr>
          <w:trHeight w:val="290"/>
          <w:ins w:id="32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76AC604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2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63B7933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22" w:author="Sujit Patra" w:date="2021-06-25T17:04:00Z"/>
                <w:rFonts w:ascii="Century Gothic" w:eastAsia="Arial" w:hAnsi="Century Gothic" w:cs="Arial"/>
                <w:sz w:val="20"/>
              </w:rPr>
            </w:pPr>
            <w:ins w:id="32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LCS</w:t>
              </w:r>
            </w:ins>
          </w:p>
        </w:tc>
        <w:tc>
          <w:tcPr>
            <w:tcW w:w="5869" w:type="dxa"/>
          </w:tcPr>
          <w:p w14:paraId="32A542A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24" w:author="Sujit Patra" w:date="2021-06-25T17:04:00Z"/>
                <w:rFonts w:ascii="Century Gothic" w:eastAsia="Arial" w:hAnsi="Century Gothic" w:cs="Arial"/>
                <w:sz w:val="20"/>
              </w:rPr>
            </w:pPr>
            <w:ins w:id="32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Land Customs Station</w:t>
              </w:r>
            </w:ins>
          </w:p>
        </w:tc>
      </w:tr>
      <w:tr w:rsidR="00511623" w:rsidRPr="00C769BD" w14:paraId="357EE9D8" w14:textId="77777777" w:rsidTr="00511623">
        <w:trPr>
          <w:trHeight w:val="290"/>
          <w:ins w:id="32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A41AAC0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2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44048A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28" w:author="Sujit Patra" w:date="2021-06-25T17:04:00Z"/>
                <w:rFonts w:ascii="Century Gothic" w:eastAsia="Arial" w:hAnsi="Century Gothic" w:cs="Arial"/>
                <w:sz w:val="20"/>
              </w:rPr>
            </w:pPr>
            <w:ins w:id="32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MoEA</w:t>
              </w:r>
            </w:ins>
          </w:p>
        </w:tc>
        <w:tc>
          <w:tcPr>
            <w:tcW w:w="5869" w:type="dxa"/>
          </w:tcPr>
          <w:p w14:paraId="212F7A98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0" w:author="Sujit Patra" w:date="2021-06-25T17:04:00Z"/>
                <w:rFonts w:ascii="Century Gothic" w:eastAsia="Arial" w:hAnsi="Century Gothic" w:cs="Arial"/>
                <w:sz w:val="20"/>
              </w:rPr>
            </w:pPr>
            <w:ins w:id="33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 xml:space="preserve">Ministry of Economic Affairs </w:t>
              </w:r>
            </w:ins>
          </w:p>
        </w:tc>
      </w:tr>
      <w:tr w:rsidR="00511623" w:rsidRPr="00C769BD" w14:paraId="02DC4C90" w14:textId="77777777" w:rsidTr="00511623">
        <w:trPr>
          <w:trHeight w:val="290"/>
          <w:ins w:id="33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0DDC807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3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74F961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4" w:author="Sujit Patra" w:date="2021-06-25T17:04:00Z"/>
                <w:rFonts w:ascii="Century Gothic" w:eastAsia="Arial" w:hAnsi="Century Gothic" w:cs="Arial"/>
                <w:sz w:val="20"/>
              </w:rPr>
            </w:pPr>
            <w:proofErr w:type="spellStart"/>
            <w:ins w:id="33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MoHCA</w:t>
              </w:r>
              <w:proofErr w:type="spellEnd"/>
            </w:ins>
          </w:p>
        </w:tc>
        <w:tc>
          <w:tcPr>
            <w:tcW w:w="5869" w:type="dxa"/>
          </w:tcPr>
          <w:p w14:paraId="033E29F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6" w:author="Sujit Patra" w:date="2021-06-25T17:04:00Z"/>
                <w:rFonts w:ascii="Century Gothic" w:eastAsia="Arial" w:hAnsi="Century Gothic" w:cs="Arial"/>
                <w:sz w:val="20"/>
              </w:rPr>
            </w:pPr>
            <w:ins w:id="33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Ministry of Home and Cultural Affairs</w:t>
              </w:r>
            </w:ins>
          </w:p>
        </w:tc>
      </w:tr>
      <w:tr w:rsidR="00511623" w:rsidRPr="00C769BD" w14:paraId="0416EB92" w14:textId="77777777" w:rsidTr="00511623">
        <w:trPr>
          <w:trHeight w:val="290"/>
          <w:ins w:id="33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871D866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3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287B8B6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0" w:author="Sujit Patra" w:date="2021-06-25T17:04:00Z"/>
                <w:rFonts w:ascii="Century Gothic" w:eastAsia="Arial" w:hAnsi="Century Gothic" w:cs="Arial"/>
                <w:sz w:val="20"/>
              </w:rPr>
            </w:pPr>
            <w:ins w:id="34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MoF</w:t>
              </w:r>
            </w:ins>
          </w:p>
        </w:tc>
        <w:tc>
          <w:tcPr>
            <w:tcW w:w="5869" w:type="dxa"/>
          </w:tcPr>
          <w:p w14:paraId="4BC5F363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2" w:author="Sujit Patra" w:date="2021-06-25T17:04:00Z"/>
                <w:rFonts w:ascii="Century Gothic" w:eastAsia="Arial" w:hAnsi="Century Gothic" w:cs="Arial"/>
                <w:sz w:val="20"/>
              </w:rPr>
            </w:pPr>
            <w:ins w:id="34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Ministry of Finance</w:t>
              </w:r>
            </w:ins>
          </w:p>
        </w:tc>
      </w:tr>
      <w:tr w:rsidR="00511623" w:rsidRPr="00C769BD" w14:paraId="62E55D66" w14:textId="77777777" w:rsidTr="00511623">
        <w:trPr>
          <w:trHeight w:val="290"/>
          <w:ins w:id="34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E57E1E7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4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C825F0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6" w:author="Sujit Patra" w:date="2021-06-25T17:04:00Z"/>
                <w:rFonts w:ascii="Century Gothic" w:eastAsia="Arial" w:hAnsi="Century Gothic" w:cs="Arial"/>
                <w:sz w:val="20"/>
              </w:rPr>
            </w:pPr>
            <w:ins w:id="34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MIS</w:t>
              </w:r>
            </w:ins>
          </w:p>
        </w:tc>
        <w:tc>
          <w:tcPr>
            <w:tcW w:w="5869" w:type="dxa"/>
          </w:tcPr>
          <w:p w14:paraId="0083FF4A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8" w:author="Sujit Patra" w:date="2021-06-25T17:04:00Z"/>
                <w:rFonts w:ascii="Century Gothic" w:eastAsia="Arial" w:hAnsi="Century Gothic" w:cs="Arial"/>
                <w:sz w:val="20"/>
              </w:rPr>
            </w:pPr>
            <w:ins w:id="34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Management Information System</w:t>
              </w:r>
            </w:ins>
          </w:p>
        </w:tc>
      </w:tr>
      <w:tr w:rsidR="00511623" w:rsidRPr="00C769BD" w14:paraId="0A64B27D" w14:textId="77777777" w:rsidTr="00511623">
        <w:trPr>
          <w:trHeight w:val="290"/>
          <w:ins w:id="35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43CEFA5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5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0C246D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2" w:author="Sujit Patra" w:date="2021-06-25T17:04:00Z"/>
                <w:rFonts w:ascii="Century Gothic" w:eastAsia="Arial" w:hAnsi="Century Gothic" w:cs="Arial"/>
                <w:sz w:val="20"/>
              </w:rPr>
            </w:pPr>
            <w:ins w:id="35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Nu</w:t>
              </w:r>
            </w:ins>
          </w:p>
        </w:tc>
        <w:tc>
          <w:tcPr>
            <w:tcW w:w="5869" w:type="dxa"/>
          </w:tcPr>
          <w:p w14:paraId="38254F6C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4" w:author="Sujit Patra" w:date="2021-06-25T17:04:00Z"/>
                <w:rFonts w:ascii="Century Gothic" w:eastAsia="Arial" w:hAnsi="Century Gothic" w:cs="Arial"/>
                <w:sz w:val="20"/>
              </w:rPr>
            </w:pPr>
            <w:ins w:id="35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Ngultrum</w:t>
              </w:r>
            </w:ins>
          </w:p>
        </w:tc>
      </w:tr>
      <w:tr w:rsidR="00511623" w:rsidRPr="00C769BD" w14:paraId="204DBF14" w14:textId="77777777" w:rsidTr="00511623">
        <w:trPr>
          <w:trHeight w:val="290"/>
          <w:ins w:id="35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4201297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5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D7618F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8" w:author="Sujit Patra" w:date="2021-06-25T17:04:00Z"/>
                <w:rFonts w:ascii="Century Gothic" w:eastAsia="Arial" w:hAnsi="Century Gothic" w:cs="Arial"/>
                <w:sz w:val="20"/>
              </w:rPr>
            </w:pPr>
            <w:ins w:id="35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RMA</w:t>
              </w:r>
            </w:ins>
          </w:p>
        </w:tc>
        <w:tc>
          <w:tcPr>
            <w:tcW w:w="5869" w:type="dxa"/>
          </w:tcPr>
          <w:p w14:paraId="66A9EF4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0" w:author="Sujit Patra" w:date="2021-06-25T17:04:00Z"/>
                <w:rFonts w:ascii="Century Gothic" w:eastAsia="Arial" w:hAnsi="Century Gothic" w:cs="Arial"/>
                <w:sz w:val="20"/>
              </w:rPr>
            </w:pPr>
            <w:ins w:id="36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Royal Monetary Authority</w:t>
              </w:r>
            </w:ins>
          </w:p>
        </w:tc>
      </w:tr>
      <w:tr w:rsidR="00511623" w:rsidRPr="00C769BD" w14:paraId="5A3C5EDB" w14:textId="77777777" w:rsidTr="00511623">
        <w:trPr>
          <w:trHeight w:val="290"/>
          <w:ins w:id="36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1A829E5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6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B5C28E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4" w:author="Sujit Patra" w:date="2021-06-25T17:04:00Z"/>
                <w:rFonts w:ascii="Century Gothic" w:eastAsia="Arial" w:hAnsi="Century Gothic" w:cs="Arial"/>
                <w:sz w:val="20"/>
              </w:rPr>
            </w:pPr>
            <w:proofErr w:type="spellStart"/>
            <w:ins w:id="36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RGoB</w:t>
              </w:r>
              <w:proofErr w:type="spellEnd"/>
            </w:ins>
          </w:p>
        </w:tc>
        <w:tc>
          <w:tcPr>
            <w:tcW w:w="5869" w:type="dxa"/>
          </w:tcPr>
          <w:p w14:paraId="699A29A4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6" w:author="Sujit Patra" w:date="2021-06-25T17:04:00Z"/>
                <w:rFonts w:ascii="Century Gothic" w:eastAsia="Arial" w:hAnsi="Century Gothic" w:cs="Arial"/>
                <w:sz w:val="20"/>
              </w:rPr>
            </w:pPr>
            <w:ins w:id="36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Royal Government of Bhutan</w:t>
              </w:r>
            </w:ins>
          </w:p>
        </w:tc>
      </w:tr>
      <w:tr w:rsidR="00511623" w:rsidRPr="00C769BD" w14:paraId="67E84C4E" w14:textId="77777777" w:rsidTr="00511623">
        <w:trPr>
          <w:trHeight w:val="290"/>
          <w:ins w:id="36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90FCF13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6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E87EBBC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0" w:author="Sujit Patra" w:date="2021-06-25T17:04:00Z"/>
                <w:rFonts w:ascii="Century Gothic" w:eastAsia="Arial" w:hAnsi="Century Gothic" w:cs="Arial"/>
                <w:sz w:val="20"/>
              </w:rPr>
            </w:pPr>
            <w:ins w:id="37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RRCO</w:t>
              </w:r>
            </w:ins>
          </w:p>
        </w:tc>
        <w:tc>
          <w:tcPr>
            <w:tcW w:w="5869" w:type="dxa"/>
          </w:tcPr>
          <w:p w14:paraId="4F6B715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2" w:author="Sujit Patra" w:date="2021-06-25T17:04:00Z"/>
                <w:rFonts w:ascii="Century Gothic" w:eastAsia="Arial" w:hAnsi="Century Gothic" w:cs="Arial"/>
                <w:sz w:val="20"/>
              </w:rPr>
            </w:pPr>
            <w:ins w:id="37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Regional Revenue and Customs Office</w:t>
              </w:r>
            </w:ins>
          </w:p>
        </w:tc>
      </w:tr>
      <w:tr w:rsidR="00511623" w:rsidRPr="00C769BD" w14:paraId="7BF4E427" w14:textId="77777777" w:rsidTr="00511623">
        <w:trPr>
          <w:trHeight w:val="290"/>
          <w:ins w:id="37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5C43888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7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3B99E5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6" w:author="Sujit Patra" w:date="2021-06-25T17:04:00Z"/>
                <w:rFonts w:ascii="Century Gothic" w:eastAsia="Arial" w:hAnsi="Century Gothic" w:cs="Arial"/>
                <w:sz w:val="20"/>
              </w:rPr>
            </w:pPr>
            <w:ins w:id="37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RTO</w:t>
              </w:r>
            </w:ins>
          </w:p>
        </w:tc>
        <w:tc>
          <w:tcPr>
            <w:tcW w:w="5869" w:type="dxa"/>
          </w:tcPr>
          <w:p w14:paraId="62FC166B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8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37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Regional Trade Office</w:t>
              </w:r>
            </w:ins>
          </w:p>
        </w:tc>
      </w:tr>
      <w:tr w:rsidR="00511623" w:rsidRPr="00C769BD" w14:paraId="0C529035" w14:textId="77777777" w:rsidTr="00511623">
        <w:trPr>
          <w:trHeight w:val="268"/>
          <w:ins w:id="38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CE1B1D6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8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97060B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2" w:author="Sujit Patra" w:date="2021-06-25T17:04:00Z"/>
                <w:rFonts w:ascii="Century Gothic" w:eastAsia="Arial" w:hAnsi="Century Gothic" w:cs="Arial"/>
                <w:sz w:val="20"/>
              </w:rPr>
            </w:pPr>
            <w:ins w:id="38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RAMIS</w:t>
              </w:r>
            </w:ins>
          </w:p>
        </w:tc>
        <w:tc>
          <w:tcPr>
            <w:tcW w:w="5869" w:type="dxa"/>
          </w:tcPr>
          <w:p w14:paraId="673C388E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4" w:author="Sujit Patra" w:date="2021-06-25T17:04:00Z"/>
                <w:rFonts w:ascii="Century Gothic" w:eastAsia="Arial" w:hAnsi="Century Gothic" w:cs="Arial"/>
                <w:sz w:val="20"/>
              </w:rPr>
            </w:pPr>
            <w:ins w:id="38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Revenue Administration Management Information System</w:t>
              </w:r>
            </w:ins>
          </w:p>
        </w:tc>
      </w:tr>
      <w:tr w:rsidR="00511623" w:rsidRPr="00C769BD" w14:paraId="59A40BDC" w14:textId="77777777" w:rsidTr="00511623">
        <w:trPr>
          <w:trHeight w:val="268"/>
          <w:ins w:id="38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672F4F4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8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32C1B38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8" w:author="Sujit Patra" w:date="2021-06-25T17:04:00Z"/>
                <w:rFonts w:ascii="Century Gothic" w:eastAsia="Arial" w:hAnsi="Century Gothic" w:cs="Arial"/>
                <w:sz w:val="20"/>
              </w:rPr>
            </w:pPr>
            <w:ins w:id="38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SARC</w:t>
              </w:r>
            </w:ins>
          </w:p>
        </w:tc>
        <w:tc>
          <w:tcPr>
            <w:tcW w:w="5869" w:type="dxa"/>
          </w:tcPr>
          <w:p w14:paraId="1E1D005F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0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39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South Asian Association for Regional Cooperation</w:t>
              </w:r>
            </w:ins>
          </w:p>
        </w:tc>
      </w:tr>
      <w:tr w:rsidR="00511623" w:rsidRPr="00C769BD" w14:paraId="1C92FC84" w14:textId="77777777" w:rsidTr="00511623">
        <w:trPr>
          <w:trHeight w:val="290"/>
          <w:ins w:id="392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567DE7A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93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CCEA2D7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4" w:author="Sujit Patra" w:date="2021-06-25T17:04:00Z"/>
                <w:rFonts w:ascii="Century Gothic" w:eastAsia="Arial" w:hAnsi="Century Gothic" w:cs="Arial"/>
                <w:sz w:val="20"/>
              </w:rPr>
            </w:pPr>
            <w:ins w:id="39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SITA</w:t>
              </w:r>
            </w:ins>
          </w:p>
        </w:tc>
        <w:tc>
          <w:tcPr>
            <w:tcW w:w="5869" w:type="dxa"/>
          </w:tcPr>
          <w:p w14:paraId="1E4A1EF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6" w:author="Sujit Patra" w:date="2021-06-25T17:04:00Z"/>
                <w:rFonts w:ascii="Century Gothic" w:eastAsia="Arial" w:hAnsi="Century Gothic" w:cs="Arial"/>
                <w:sz w:val="20"/>
              </w:rPr>
            </w:pPr>
            <w:ins w:id="39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International Aeronautical Telecommunications Society</w:t>
              </w:r>
            </w:ins>
          </w:p>
        </w:tc>
      </w:tr>
      <w:tr w:rsidR="00511623" w:rsidRPr="00C769BD" w14:paraId="19951755" w14:textId="77777777" w:rsidTr="00511623">
        <w:trPr>
          <w:trHeight w:val="290"/>
          <w:ins w:id="398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DEE276C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399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46B4169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0" w:author="Sujit Patra" w:date="2021-06-25T17:04:00Z"/>
                <w:rFonts w:ascii="Century Gothic" w:eastAsia="Arial" w:hAnsi="Century Gothic" w:cs="Arial"/>
                <w:sz w:val="20"/>
              </w:rPr>
            </w:pPr>
            <w:ins w:id="40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SCTS</w:t>
              </w:r>
            </w:ins>
          </w:p>
        </w:tc>
        <w:tc>
          <w:tcPr>
            <w:tcW w:w="5869" w:type="dxa"/>
          </w:tcPr>
          <w:p w14:paraId="61B9378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2" w:author="Sujit Patra" w:date="2021-06-25T17:04:00Z"/>
                <w:rFonts w:ascii="Century Gothic" w:eastAsia="Arial" w:hAnsi="Century Gothic" w:cs="Arial"/>
                <w:sz w:val="20"/>
              </w:rPr>
            </w:pPr>
            <w:ins w:id="40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Single Customs Trade System</w:t>
              </w:r>
            </w:ins>
          </w:p>
        </w:tc>
      </w:tr>
      <w:tr w:rsidR="00511623" w:rsidRPr="00C769BD" w14:paraId="3AE72998" w14:textId="77777777" w:rsidTr="00511623">
        <w:trPr>
          <w:trHeight w:val="290"/>
          <w:ins w:id="404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7ACDC11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405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D8336E5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6" w:author="Sujit Patra" w:date="2021-06-25T17:04:00Z"/>
                <w:rFonts w:ascii="Century Gothic" w:eastAsia="Arial" w:hAnsi="Century Gothic" w:cs="Arial"/>
                <w:sz w:val="20"/>
              </w:rPr>
            </w:pPr>
            <w:ins w:id="407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SAD</w:t>
              </w:r>
            </w:ins>
          </w:p>
        </w:tc>
        <w:tc>
          <w:tcPr>
            <w:tcW w:w="5869" w:type="dxa"/>
          </w:tcPr>
          <w:p w14:paraId="7DDDA3F0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8" w:author="Sujit Patra" w:date="2021-06-25T17:04:00Z"/>
                <w:rFonts w:ascii="Century Gothic" w:eastAsia="Arial" w:hAnsi="Century Gothic" w:cs="Arial"/>
                <w:sz w:val="20"/>
              </w:rPr>
            </w:pPr>
            <w:ins w:id="40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Single Administration Document</w:t>
              </w:r>
            </w:ins>
          </w:p>
        </w:tc>
      </w:tr>
      <w:tr w:rsidR="00511623" w:rsidRPr="00C769BD" w14:paraId="7451E2EC" w14:textId="77777777" w:rsidTr="00511623">
        <w:trPr>
          <w:trHeight w:val="290"/>
          <w:ins w:id="410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1338C5A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411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19C3442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2" w:author="Sujit Patra" w:date="2021-06-25T17:04:00Z"/>
                <w:rFonts w:ascii="Century Gothic" w:eastAsia="Arial" w:hAnsi="Century Gothic" w:cs="Arial"/>
                <w:sz w:val="20"/>
              </w:rPr>
            </w:pPr>
            <w:ins w:id="413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TPN</w:t>
              </w:r>
            </w:ins>
          </w:p>
        </w:tc>
        <w:tc>
          <w:tcPr>
            <w:tcW w:w="5869" w:type="dxa"/>
          </w:tcPr>
          <w:p w14:paraId="208DA078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4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415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Taxpayer Number</w:t>
              </w:r>
            </w:ins>
          </w:p>
        </w:tc>
      </w:tr>
      <w:tr w:rsidR="00511623" w:rsidRPr="00C769BD" w14:paraId="6773F511" w14:textId="77777777" w:rsidTr="00511623">
        <w:trPr>
          <w:trHeight w:val="330"/>
          <w:ins w:id="416" w:author="Sujit Patra" w:date="2021-06-25T17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47B74F2" w14:textId="77777777" w:rsidR="00511623" w:rsidRPr="00C769BD" w:rsidRDefault="00511623" w:rsidP="00511623">
            <w:pPr>
              <w:numPr>
                <w:ilvl w:val="0"/>
                <w:numId w:val="37"/>
              </w:numPr>
              <w:ind w:left="473"/>
              <w:jc w:val="both"/>
              <w:rPr>
                <w:ins w:id="417" w:author="Sujit Patra" w:date="2021-06-25T17:04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F42091C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8" w:author="Sujit Patra" w:date="2021-06-25T17:04:00Z"/>
                <w:rFonts w:ascii="Century Gothic" w:eastAsia="Arial" w:hAnsi="Century Gothic" w:cs="Arial"/>
                <w:sz w:val="20"/>
              </w:rPr>
            </w:pPr>
            <w:ins w:id="419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UPU</w:t>
              </w:r>
            </w:ins>
          </w:p>
        </w:tc>
        <w:tc>
          <w:tcPr>
            <w:tcW w:w="5869" w:type="dxa"/>
          </w:tcPr>
          <w:p w14:paraId="73643C8D" w14:textId="77777777" w:rsidR="00511623" w:rsidRPr="00C769BD" w:rsidRDefault="00511623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20" w:author="Sujit Patra" w:date="2021-06-25T17:04:00Z"/>
                <w:rFonts w:ascii="Century Gothic" w:eastAsia="Arial" w:hAnsi="Century Gothic" w:cs="Arial"/>
                <w:bCs/>
                <w:sz w:val="20"/>
              </w:rPr>
            </w:pPr>
            <w:ins w:id="421" w:author="Sujit Patra" w:date="2021-06-25T17:04:00Z">
              <w:r w:rsidRPr="00C769BD">
                <w:rPr>
                  <w:rFonts w:ascii="Century Gothic" w:eastAsia="Arial" w:hAnsi="Century Gothic" w:cs="Arial"/>
                  <w:sz w:val="20"/>
                </w:rPr>
                <w:t>Universal Postal Union</w:t>
              </w:r>
            </w:ins>
          </w:p>
        </w:tc>
      </w:tr>
      <w:bookmarkEnd w:id="180"/>
      <w:tr w:rsidR="0063006F" w:rsidRPr="00BC1A42" w:rsidDel="00511623" w14:paraId="01C7B74D" w14:textId="4F72444D" w:rsidTr="34F8EB6A">
        <w:tblPrEx>
          <w:tblLook w:val="01A0" w:firstRow="1" w:lastRow="0" w:firstColumn="1" w:lastColumn="1" w:noHBand="0" w:noVBand="0"/>
        </w:tblPrEx>
        <w:trPr>
          <w:trHeight w:val="290"/>
          <w:del w:id="422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39B09F2D" w14:textId="23AD7C69" w:rsidR="0063006F" w:rsidRPr="00BC1A42" w:rsidDel="00511623" w:rsidRDefault="0063006F" w:rsidP="000551C6">
            <w:pPr>
              <w:rPr>
                <w:del w:id="423" w:author="Sujit Patra" w:date="2021-06-25T17:03:00Z"/>
                <w:rFonts w:ascii="Century Gothic" w:hAnsi="Century Gothic"/>
                <w:sz w:val="20"/>
              </w:rPr>
            </w:pPr>
            <w:del w:id="424" w:author="Sujit Patra" w:date="2021-06-25T17:03:00Z">
              <w:r w:rsidRPr="00BC1A42" w:rsidDel="00511623">
                <w:rPr>
                  <w:rFonts w:ascii="Century Gothic" w:hAnsi="Century Gothic"/>
                  <w:sz w:val="20"/>
                </w:rPr>
                <w:delText>S/N</w:delText>
              </w:r>
            </w:del>
          </w:p>
        </w:tc>
        <w:tc>
          <w:tcPr>
            <w:tcW w:w="2086" w:type="dxa"/>
          </w:tcPr>
          <w:p w14:paraId="47D75E1C" w14:textId="518A8FC6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25" w:author="Sujit Patra" w:date="2021-06-25T17:03:00Z"/>
                <w:rFonts w:ascii="Century Gothic" w:hAnsi="Century Gothic"/>
                <w:sz w:val="20"/>
              </w:rPr>
            </w:pPr>
            <w:del w:id="426" w:author="Sujit Patra" w:date="2021-06-25T17:03:00Z">
              <w:r w:rsidRPr="00BC1A42" w:rsidDel="00511623">
                <w:rPr>
                  <w:rFonts w:ascii="Century Gothic" w:hAnsi="Century Gothic"/>
                  <w:sz w:val="20"/>
                </w:rPr>
                <w:delText>Abbreviations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C422D11" w14:textId="4BBA91A5" w:rsidR="0063006F" w:rsidRPr="00BC1A42" w:rsidDel="00511623" w:rsidRDefault="0063006F" w:rsidP="000551C6">
            <w:pPr>
              <w:rPr>
                <w:del w:id="427" w:author="Sujit Patra" w:date="2021-06-25T17:03:00Z"/>
                <w:rFonts w:ascii="Century Gothic" w:hAnsi="Century Gothic"/>
                <w:sz w:val="20"/>
              </w:rPr>
            </w:pPr>
            <w:del w:id="428" w:author="Sujit Patra" w:date="2021-06-25T17:03:00Z">
              <w:r w:rsidRPr="00BC1A42" w:rsidDel="00511623">
                <w:rPr>
                  <w:rFonts w:ascii="Century Gothic" w:hAnsi="Century Gothic"/>
                  <w:sz w:val="20"/>
                </w:rPr>
                <w:delText>Description</w:delText>
              </w:r>
            </w:del>
          </w:p>
        </w:tc>
      </w:tr>
      <w:tr w:rsidR="0063006F" w:rsidRPr="00BC1A42" w:rsidDel="00511623" w14:paraId="0D7DAE42" w14:textId="69333452" w:rsidTr="34F8EB6A">
        <w:tblPrEx>
          <w:tblLook w:val="01A0" w:firstRow="1" w:lastRow="0" w:firstColumn="1" w:lastColumn="1" w:noHBand="0" w:noVBand="0"/>
        </w:tblPrEx>
        <w:trPr>
          <w:trHeight w:val="290"/>
          <w:del w:id="42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5CFBB72" w14:textId="6DB3243F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3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D56E047" w14:textId="0C8282C5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31" w:author="Sujit Patra" w:date="2021-06-25T17:03:00Z"/>
                <w:rFonts w:ascii="Century Gothic" w:eastAsia="Arial" w:hAnsi="Century Gothic" w:cs="Arial"/>
                <w:sz w:val="20"/>
              </w:rPr>
            </w:pPr>
            <w:del w:id="43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ACT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8E6E8CC" w14:textId="05DF790A" w:rsidR="0063006F" w:rsidRPr="00BC1A42" w:rsidDel="00511623" w:rsidRDefault="0063006F" w:rsidP="000551C6">
            <w:pPr>
              <w:rPr>
                <w:del w:id="43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3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Authorized Compliant Trader</w:delText>
              </w:r>
            </w:del>
          </w:p>
        </w:tc>
      </w:tr>
      <w:tr w:rsidR="0063006F" w:rsidRPr="00BC1A42" w:rsidDel="00511623" w14:paraId="7F7B0D0A" w14:textId="022472B5" w:rsidTr="34F8EB6A">
        <w:tblPrEx>
          <w:tblLook w:val="01A0" w:firstRow="1" w:lastRow="0" w:firstColumn="1" w:lastColumn="1" w:noHBand="0" w:noVBand="0"/>
        </w:tblPrEx>
        <w:trPr>
          <w:trHeight w:val="290"/>
          <w:del w:id="43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992CCC8" w14:textId="6C6B16C3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3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FC6CDF9" w14:textId="6355230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37" w:author="Sujit Patra" w:date="2021-06-25T17:03:00Z"/>
                <w:rFonts w:ascii="Century Gothic" w:eastAsia="Arial" w:hAnsi="Century Gothic" w:cs="Arial"/>
                <w:sz w:val="20"/>
              </w:rPr>
            </w:pPr>
            <w:del w:id="43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BACS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08D8C7F1" w14:textId="542DF532" w:rsidR="0063006F" w:rsidRPr="00BC1A42" w:rsidDel="00511623" w:rsidRDefault="0063006F" w:rsidP="000551C6">
            <w:pPr>
              <w:rPr>
                <w:del w:id="43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4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Automated Customs System</w:delText>
              </w:r>
            </w:del>
          </w:p>
        </w:tc>
      </w:tr>
      <w:tr w:rsidR="0063006F" w:rsidRPr="00BC1A42" w:rsidDel="00511623" w14:paraId="17619366" w14:textId="1D636761" w:rsidTr="34F8EB6A">
        <w:tblPrEx>
          <w:tblLook w:val="01A0" w:firstRow="1" w:lastRow="0" w:firstColumn="1" w:lastColumn="1" w:noHBand="0" w:noVBand="0"/>
        </w:tblPrEx>
        <w:trPr>
          <w:trHeight w:val="290"/>
          <w:del w:id="44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EB02415" w14:textId="4B5140AD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4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664FF63" w14:textId="072B0C2A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43" w:author="Sujit Patra" w:date="2021-06-25T17:03:00Z"/>
                <w:rFonts w:ascii="Century Gothic" w:eastAsia="Arial" w:hAnsi="Century Gothic" w:cs="Arial"/>
                <w:sz w:val="20"/>
              </w:rPr>
            </w:pPr>
            <w:del w:id="44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BAFRA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BA656EC" w14:textId="197E4D2D" w:rsidR="0063006F" w:rsidRPr="00BC1A42" w:rsidDel="00511623" w:rsidRDefault="0063006F" w:rsidP="000551C6">
            <w:pPr>
              <w:rPr>
                <w:del w:id="44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4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Agriculture and Food Regulatory Authority</w:delText>
              </w:r>
            </w:del>
          </w:p>
        </w:tc>
      </w:tr>
      <w:tr w:rsidR="0063006F" w:rsidRPr="00BC1A42" w:rsidDel="00511623" w14:paraId="7F224591" w14:textId="7972B6FC" w:rsidTr="34F8EB6A">
        <w:tblPrEx>
          <w:tblLook w:val="01A0" w:firstRow="1" w:lastRow="0" w:firstColumn="1" w:lastColumn="1" w:noHBand="0" w:noVBand="0"/>
        </w:tblPrEx>
        <w:trPr>
          <w:trHeight w:val="290"/>
          <w:del w:id="44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560669B" w14:textId="0981B847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4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E4D04C7" w14:textId="50872C92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49" w:author="Sujit Patra" w:date="2021-06-25T17:03:00Z"/>
                <w:rFonts w:ascii="Century Gothic" w:eastAsia="Arial" w:hAnsi="Century Gothic" w:cs="Arial"/>
                <w:sz w:val="20"/>
              </w:rPr>
            </w:pPr>
            <w:del w:id="45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BNB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BBD102C" w14:textId="6CC5C064" w:rsidR="0063006F" w:rsidRPr="00BC1A42" w:rsidDel="00511623" w:rsidRDefault="0063006F" w:rsidP="000551C6">
            <w:pPr>
              <w:rPr>
                <w:del w:id="45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5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National Bank</w:delText>
              </w:r>
            </w:del>
          </w:p>
        </w:tc>
      </w:tr>
      <w:tr w:rsidR="0063006F" w:rsidRPr="00BC1A42" w:rsidDel="00511623" w14:paraId="6B120168" w14:textId="0CEF6A85" w:rsidTr="34F8EB6A">
        <w:tblPrEx>
          <w:tblLook w:val="01A0" w:firstRow="1" w:lastRow="0" w:firstColumn="1" w:lastColumn="1" w:noHBand="0" w:noVBand="0"/>
        </w:tblPrEx>
        <w:trPr>
          <w:trHeight w:val="290"/>
          <w:del w:id="45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0D3C6DB" w14:textId="40E2C8B9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5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780B113" w14:textId="573B3FB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55" w:author="Sujit Patra" w:date="2021-06-25T17:03:00Z"/>
                <w:rFonts w:ascii="Century Gothic" w:eastAsia="Arial" w:hAnsi="Century Gothic" w:cs="Arial"/>
                <w:sz w:val="20"/>
              </w:rPr>
            </w:pPr>
            <w:del w:id="45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BoB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F1606DC" w14:textId="17074504" w:rsidR="0063006F" w:rsidRPr="00BC1A42" w:rsidDel="00511623" w:rsidRDefault="0063006F" w:rsidP="000551C6">
            <w:pPr>
              <w:rPr>
                <w:del w:id="45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5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Bank of Bhutan</w:delText>
              </w:r>
            </w:del>
          </w:p>
        </w:tc>
      </w:tr>
      <w:tr w:rsidR="0063006F" w:rsidRPr="00BC1A42" w:rsidDel="00511623" w14:paraId="7BA01403" w14:textId="5CD815FE" w:rsidTr="34F8EB6A">
        <w:tblPrEx>
          <w:tblLook w:val="01A0" w:firstRow="1" w:lastRow="0" w:firstColumn="1" w:lastColumn="1" w:noHBand="0" w:noVBand="0"/>
        </w:tblPrEx>
        <w:trPr>
          <w:trHeight w:val="268"/>
          <w:del w:id="45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CCCEAAB" w14:textId="57D62F68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6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C536D93" w14:textId="4EE5805F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61" w:author="Sujit Patra" w:date="2021-06-25T17:03:00Z"/>
                <w:rFonts w:ascii="Century Gothic" w:eastAsia="Arial" w:hAnsi="Century Gothic" w:cs="Arial"/>
                <w:sz w:val="20"/>
              </w:rPr>
            </w:pPr>
            <w:del w:id="46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BITS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79F76DF" w14:textId="557AA350" w:rsidR="0063006F" w:rsidRPr="00BC1A42" w:rsidDel="00511623" w:rsidRDefault="0063006F" w:rsidP="000551C6">
            <w:pPr>
              <w:rPr>
                <w:del w:id="46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6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Integrated Tax System</w:delText>
              </w:r>
            </w:del>
          </w:p>
        </w:tc>
      </w:tr>
      <w:tr w:rsidR="0063006F" w:rsidRPr="00BC1A42" w:rsidDel="00511623" w14:paraId="13EFE59E" w14:textId="7E8A7523" w:rsidTr="34F8EB6A">
        <w:tblPrEx>
          <w:tblLook w:val="01A0" w:firstRow="1" w:lastRow="0" w:firstColumn="1" w:lastColumn="1" w:noHBand="0" w:noVBand="0"/>
        </w:tblPrEx>
        <w:trPr>
          <w:trHeight w:val="290"/>
          <w:del w:id="46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72CB079" w14:textId="68D09A9F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6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87AF5B0" w14:textId="25C8AE70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67" w:author="Sujit Patra" w:date="2021-06-25T17:03:00Z"/>
                <w:rFonts w:ascii="Century Gothic" w:eastAsia="Arial" w:hAnsi="Century Gothic" w:cs="Arial"/>
                <w:sz w:val="20"/>
              </w:rPr>
            </w:pPr>
            <w:del w:id="46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BSTEC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403031B6" w14:textId="1ED8CF03" w:rsidR="0063006F" w:rsidRPr="00BC1A42" w:rsidDel="00511623" w:rsidRDefault="0063006F" w:rsidP="000551C6">
            <w:pPr>
              <w:rPr>
                <w:del w:id="46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7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Sales Tax Exemption Certificate</w:delText>
              </w:r>
            </w:del>
          </w:p>
        </w:tc>
      </w:tr>
      <w:tr w:rsidR="0063006F" w:rsidRPr="00BC1A42" w:rsidDel="00511623" w14:paraId="771BC380" w14:textId="0FB330A7" w:rsidTr="34F8EB6A">
        <w:tblPrEx>
          <w:tblLook w:val="01A0" w:firstRow="1" w:lastRow="0" w:firstColumn="1" w:lastColumn="1" w:noHBand="0" w:noVBand="0"/>
        </w:tblPrEx>
        <w:trPr>
          <w:trHeight w:val="290"/>
          <w:del w:id="47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5489159" w14:textId="20BCB1C2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7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BFCF0F3" w14:textId="01FC24A4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73" w:author="Sujit Patra" w:date="2021-06-25T17:03:00Z"/>
                <w:rFonts w:ascii="Century Gothic" w:eastAsia="Arial" w:hAnsi="Century Gothic" w:cs="Arial"/>
                <w:sz w:val="20"/>
              </w:rPr>
            </w:pPr>
            <w:del w:id="47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BTC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1B49097" w14:textId="41164DCB" w:rsidR="0063006F" w:rsidRPr="00BC1A42" w:rsidDel="00511623" w:rsidRDefault="0063006F" w:rsidP="000551C6">
            <w:pPr>
              <w:rPr>
                <w:del w:id="47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7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Bhutan Tariff Classification</w:delText>
              </w:r>
            </w:del>
          </w:p>
        </w:tc>
      </w:tr>
      <w:tr w:rsidR="0063006F" w:rsidRPr="00BC1A42" w:rsidDel="00511623" w14:paraId="4C11583F" w14:textId="614074C7" w:rsidTr="34F8EB6A">
        <w:tblPrEx>
          <w:tblLook w:val="01A0" w:firstRow="1" w:lastRow="0" w:firstColumn="1" w:lastColumn="1" w:noHBand="0" w:noVBand="0"/>
        </w:tblPrEx>
        <w:trPr>
          <w:trHeight w:val="290"/>
          <w:del w:id="47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F27ECBF" w14:textId="685E4138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7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9B26747" w14:textId="02F8F74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79" w:author="Sujit Patra" w:date="2021-06-25T17:03:00Z"/>
                <w:rFonts w:ascii="Century Gothic" w:eastAsia="Arial" w:hAnsi="Century Gothic" w:cs="Arial"/>
                <w:sz w:val="20"/>
              </w:rPr>
            </w:pPr>
            <w:del w:id="48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CID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0C30ED6E" w14:textId="24335B40" w:rsidR="0063006F" w:rsidRPr="00BC1A42" w:rsidDel="00511623" w:rsidRDefault="0063006F" w:rsidP="000551C6">
            <w:pPr>
              <w:rPr>
                <w:del w:id="48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8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Citizens Identification Number</w:delText>
              </w:r>
            </w:del>
          </w:p>
        </w:tc>
      </w:tr>
      <w:tr w:rsidR="0063006F" w:rsidRPr="00BC1A42" w:rsidDel="00511623" w14:paraId="6B270511" w14:textId="3B8B5379" w:rsidTr="34F8EB6A">
        <w:tblPrEx>
          <w:tblLook w:val="01A0" w:firstRow="1" w:lastRow="0" w:firstColumn="1" w:lastColumn="1" w:noHBand="0" w:noVBand="0"/>
        </w:tblPrEx>
        <w:trPr>
          <w:trHeight w:val="290"/>
          <w:del w:id="48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0734712" w14:textId="00CCCE90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8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717A63BD" w14:textId="4C1D1CBD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85" w:author="Sujit Patra" w:date="2021-06-25T17:03:00Z"/>
                <w:rFonts w:ascii="Century Gothic" w:eastAsia="Arial" w:hAnsi="Century Gothic" w:cs="Arial"/>
                <w:sz w:val="20"/>
              </w:rPr>
            </w:pPr>
            <w:del w:id="48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CRRB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F514091" w14:textId="13E461DF" w:rsidR="0063006F" w:rsidRPr="00BC1A42" w:rsidDel="00511623" w:rsidRDefault="0063006F" w:rsidP="000551C6">
            <w:pPr>
              <w:rPr>
                <w:del w:id="48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8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Customs Rules and Regulations of Bhutan</w:delText>
              </w:r>
            </w:del>
          </w:p>
        </w:tc>
      </w:tr>
      <w:tr w:rsidR="0063006F" w:rsidRPr="00BC1A42" w:rsidDel="00511623" w14:paraId="25BCCBAB" w14:textId="6FD50601" w:rsidTr="34F8EB6A">
        <w:tblPrEx>
          <w:tblLook w:val="01A0" w:firstRow="1" w:lastRow="0" w:firstColumn="1" w:lastColumn="1" w:noHBand="0" w:noVBand="0"/>
        </w:tblPrEx>
        <w:trPr>
          <w:trHeight w:val="290"/>
          <w:del w:id="48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2FA49E5" w14:textId="6B0E09EB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9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6F1C59C" w14:textId="149F68B8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91" w:author="Sujit Patra" w:date="2021-06-25T17:03:00Z"/>
                <w:rFonts w:ascii="Century Gothic" w:eastAsia="Arial" w:hAnsi="Century Gothic" w:cs="Arial"/>
                <w:sz w:val="20"/>
              </w:rPr>
            </w:pPr>
            <w:del w:id="49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DITT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6436CF55" w14:textId="4281277F" w:rsidR="0063006F" w:rsidRPr="00BC1A42" w:rsidDel="00511623" w:rsidRDefault="0063006F" w:rsidP="000551C6">
            <w:pPr>
              <w:rPr>
                <w:del w:id="49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49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Department of Information Technology &amp; Telecom</w:delText>
              </w:r>
            </w:del>
          </w:p>
        </w:tc>
      </w:tr>
      <w:tr w:rsidR="0063006F" w:rsidRPr="00BC1A42" w:rsidDel="00511623" w14:paraId="63F3E582" w14:textId="3794A960" w:rsidTr="34F8EB6A">
        <w:tblPrEx>
          <w:tblLook w:val="01A0" w:firstRow="1" w:lastRow="0" w:firstColumn="1" w:lastColumn="1" w:noHBand="0" w:noVBand="0"/>
        </w:tblPrEx>
        <w:trPr>
          <w:trHeight w:val="290"/>
          <w:del w:id="49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6DE2627" w14:textId="5A545085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49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36A8780" w14:textId="6FA1D767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97" w:author="Sujit Patra" w:date="2021-06-25T17:03:00Z"/>
                <w:rFonts w:ascii="Century Gothic" w:eastAsia="Arial" w:hAnsi="Century Gothic" w:cs="Arial"/>
                <w:sz w:val="20"/>
              </w:rPr>
            </w:pPr>
            <w:del w:id="49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DRC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48DD1177" w14:textId="2ED1897F" w:rsidR="0063006F" w:rsidRPr="00BC1A42" w:rsidDel="00511623" w:rsidRDefault="0063006F" w:rsidP="000551C6">
            <w:pPr>
              <w:rPr>
                <w:del w:id="49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0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Department of Revenue &amp; Customs</w:delText>
              </w:r>
            </w:del>
          </w:p>
        </w:tc>
      </w:tr>
      <w:tr w:rsidR="0063006F" w:rsidRPr="00BC1A42" w:rsidDel="00511623" w14:paraId="566037E3" w14:textId="703A229B" w:rsidTr="34F8EB6A">
        <w:tblPrEx>
          <w:tblLook w:val="01A0" w:firstRow="1" w:lastRow="0" w:firstColumn="1" w:lastColumn="1" w:noHBand="0" w:noVBand="0"/>
        </w:tblPrEx>
        <w:trPr>
          <w:trHeight w:val="290"/>
          <w:del w:id="50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EB89FEB" w14:textId="5D32925A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0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BDBBF3B" w14:textId="782575A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03" w:author="Sujit Patra" w:date="2021-06-25T17:03:00Z"/>
                <w:rFonts w:ascii="Century Gothic" w:eastAsia="Arial" w:hAnsi="Century Gothic" w:cs="Arial"/>
                <w:sz w:val="20"/>
              </w:rPr>
            </w:pPr>
            <w:del w:id="50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eCMS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8441181" w14:textId="501FD4F9" w:rsidR="0063006F" w:rsidRPr="00BC1A42" w:rsidDel="00511623" w:rsidRDefault="0063006F" w:rsidP="000551C6">
            <w:pPr>
              <w:rPr>
                <w:del w:id="50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0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Electronic Customs Management System</w:delText>
              </w:r>
            </w:del>
          </w:p>
        </w:tc>
      </w:tr>
      <w:tr w:rsidR="0063006F" w:rsidRPr="00BC1A42" w:rsidDel="00511623" w14:paraId="3A127646" w14:textId="0A7E506E" w:rsidTr="34F8EB6A">
        <w:tblPrEx>
          <w:tblLook w:val="01A0" w:firstRow="1" w:lastRow="0" w:firstColumn="1" w:lastColumn="1" w:noHBand="0" w:noVBand="0"/>
        </w:tblPrEx>
        <w:trPr>
          <w:trHeight w:val="290"/>
          <w:del w:id="50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44CD7E1" w14:textId="014E7F76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0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302B977" w14:textId="3B7C7BC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09" w:author="Sujit Patra" w:date="2021-06-25T17:03:00Z"/>
                <w:rFonts w:ascii="Century Gothic" w:eastAsia="Arial" w:hAnsi="Century Gothic" w:cs="Arial"/>
                <w:sz w:val="20"/>
              </w:rPr>
            </w:pPr>
            <w:del w:id="51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EMS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A91E532" w14:textId="31A46332" w:rsidR="0063006F" w:rsidRPr="00BC1A42" w:rsidDel="00511623" w:rsidRDefault="0063006F" w:rsidP="000551C6">
            <w:pPr>
              <w:rPr>
                <w:del w:id="51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1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Express Mail Service</w:delText>
              </w:r>
            </w:del>
          </w:p>
        </w:tc>
      </w:tr>
      <w:tr w:rsidR="0063006F" w:rsidRPr="00BC1A42" w:rsidDel="00511623" w14:paraId="3E261D23" w14:textId="79CC3199" w:rsidTr="34F8EB6A">
        <w:tblPrEx>
          <w:tblLook w:val="01A0" w:firstRow="1" w:lastRow="0" w:firstColumn="1" w:lastColumn="1" w:noHBand="0" w:noVBand="0"/>
        </w:tblPrEx>
        <w:trPr>
          <w:trHeight w:val="290"/>
          <w:del w:id="51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1501D5D" w14:textId="2AE04894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1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98372FF" w14:textId="794D2D94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15" w:author="Sujit Patra" w:date="2021-06-25T17:03:00Z"/>
                <w:rFonts w:ascii="Century Gothic" w:eastAsia="Arial" w:hAnsi="Century Gothic" w:cs="Arial"/>
                <w:sz w:val="20"/>
              </w:rPr>
            </w:pPr>
            <w:del w:id="51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FRS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2DF5E01" w14:textId="20DA8279" w:rsidR="0063006F" w:rsidRPr="00BC1A42" w:rsidDel="00511623" w:rsidRDefault="0063006F" w:rsidP="000551C6">
            <w:pPr>
              <w:rPr>
                <w:del w:id="51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1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Functional Requirements Specification</w:delText>
              </w:r>
            </w:del>
          </w:p>
        </w:tc>
      </w:tr>
      <w:tr w:rsidR="0063006F" w:rsidRPr="00BC1A42" w:rsidDel="00511623" w14:paraId="55529F80" w14:textId="628F055C" w:rsidTr="34F8EB6A">
        <w:tblPrEx>
          <w:tblLook w:val="01A0" w:firstRow="1" w:lastRow="0" w:firstColumn="1" w:lastColumn="1" w:noHBand="0" w:noVBand="0"/>
        </w:tblPrEx>
        <w:trPr>
          <w:trHeight w:val="290"/>
          <w:del w:id="51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7389A36" w14:textId="2997AC06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2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180E2EF" w14:textId="3AAF3C52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21" w:author="Sujit Patra" w:date="2021-06-25T17:03:00Z"/>
                <w:rFonts w:ascii="Century Gothic" w:eastAsia="Arial" w:hAnsi="Century Gothic" w:cs="Arial"/>
                <w:sz w:val="20"/>
              </w:rPr>
            </w:pPr>
            <w:del w:id="52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RTO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88EB215" w14:textId="6FA9DCF8" w:rsidR="0063006F" w:rsidRPr="00BC1A42" w:rsidDel="00511623" w:rsidRDefault="0063006F" w:rsidP="000551C6">
            <w:pPr>
              <w:rPr>
                <w:del w:id="52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2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Regional Trade Office</w:delText>
              </w:r>
            </w:del>
          </w:p>
        </w:tc>
      </w:tr>
      <w:tr w:rsidR="0063006F" w:rsidRPr="00BC1A42" w:rsidDel="00511623" w14:paraId="44700D97" w14:textId="61EC458D" w:rsidTr="34F8EB6A">
        <w:tblPrEx>
          <w:tblLook w:val="01A0" w:firstRow="1" w:lastRow="0" w:firstColumn="1" w:lastColumn="1" w:noHBand="0" w:noVBand="0"/>
        </w:tblPrEx>
        <w:trPr>
          <w:trHeight w:val="268"/>
          <w:del w:id="52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DBDE377" w14:textId="23CD9096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2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8CC30A2" w14:textId="20308F2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27" w:author="Sujit Patra" w:date="2021-06-25T17:03:00Z"/>
                <w:rFonts w:ascii="Century Gothic" w:eastAsia="Arial" w:hAnsi="Century Gothic" w:cs="Arial"/>
                <w:sz w:val="20"/>
              </w:rPr>
            </w:pPr>
            <w:del w:id="52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SARC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C729FFA" w14:textId="01EFA727" w:rsidR="0063006F" w:rsidRPr="00BC1A42" w:rsidDel="00511623" w:rsidRDefault="0063006F" w:rsidP="000551C6">
            <w:pPr>
              <w:rPr>
                <w:del w:id="52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3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South Asian Association for Regional Cooperation</w:delText>
              </w:r>
            </w:del>
          </w:p>
        </w:tc>
      </w:tr>
      <w:tr w:rsidR="0063006F" w:rsidRPr="00BC1A42" w:rsidDel="00511623" w14:paraId="207935C9" w14:textId="20C1B545" w:rsidTr="34F8EB6A">
        <w:tblPrEx>
          <w:tblLook w:val="01A0" w:firstRow="1" w:lastRow="0" w:firstColumn="1" w:lastColumn="1" w:noHBand="0" w:noVBand="0"/>
        </w:tblPrEx>
        <w:trPr>
          <w:trHeight w:val="290"/>
          <w:del w:id="53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9C6368B" w14:textId="40352FE1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3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427406B" w14:textId="537AACAB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33" w:author="Sujit Patra" w:date="2021-06-25T17:03:00Z"/>
                <w:rFonts w:ascii="Century Gothic" w:eastAsia="Arial" w:hAnsi="Century Gothic" w:cs="Arial"/>
                <w:sz w:val="20"/>
              </w:rPr>
            </w:pPr>
            <w:del w:id="53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TPN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0DF457A" w14:textId="243F0579" w:rsidR="0063006F" w:rsidRPr="00BC1A42" w:rsidDel="00511623" w:rsidRDefault="725D044D" w:rsidP="14170A01">
            <w:pPr>
              <w:rPr>
                <w:del w:id="535" w:author="Sujit Patra" w:date="2021-06-25T17:03:00Z"/>
                <w:rFonts w:ascii="Century Gothic" w:eastAsia="Arial" w:hAnsi="Century Gothic" w:cs="Arial"/>
                <w:sz w:val="20"/>
              </w:rPr>
            </w:pPr>
            <w:del w:id="536" w:author="Sujit Patra" w:date="2021-06-25T17:03:00Z">
              <w:r w:rsidRPr="14170A01" w:rsidDel="00511623">
                <w:rPr>
                  <w:rFonts w:ascii="Century Gothic" w:eastAsia="Arial" w:hAnsi="Century Gothic" w:cs="Arial"/>
                  <w:sz w:val="20"/>
                </w:rPr>
                <w:delText>Taxpayer</w:delText>
              </w:r>
              <w:r w:rsidR="0063006F" w:rsidRPr="14170A01" w:rsidDel="00511623">
                <w:rPr>
                  <w:rFonts w:ascii="Century Gothic" w:eastAsia="Arial" w:hAnsi="Century Gothic" w:cs="Arial"/>
                  <w:sz w:val="20"/>
                </w:rPr>
                <w:delText xml:space="preserve"> Number</w:delText>
              </w:r>
            </w:del>
          </w:p>
        </w:tc>
      </w:tr>
      <w:tr w:rsidR="0063006F" w:rsidRPr="00BC1A42" w:rsidDel="00511623" w14:paraId="207A0416" w14:textId="562A6B61" w:rsidTr="34F8EB6A">
        <w:tblPrEx>
          <w:tblLook w:val="01A0" w:firstRow="1" w:lastRow="0" w:firstColumn="1" w:lastColumn="1" w:noHBand="0" w:noVBand="0"/>
        </w:tblPrEx>
        <w:trPr>
          <w:trHeight w:val="330"/>
          <w:del w:id="53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511190A" w14:textId="4253E864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3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BFA773D" w14:textId="2807136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39" w:author="Sujit Patra" w:date="2021-06-25T17:03:00Z"/>
                <w:rFonts w:ascii="Century Gothic" w:eastAsia="Arial" w:hAnsi="Century Gothic" w:cs="Arial"/>
                <w:sz w:val="20"/>
              </w:rPr>
            </w:pPr>
            <w:del w:id="54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UPU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2BD3A80" w14:textId="327F3BEB" w:rsidR="0063006F" w:rsidRPr="00BC1A42" w:rsidDel="00511623" w:rsidRDefault="0063006F" w:rsidP="000551C6">
            <w:pPr>
              <w:rPr>
                <w:del w:id="54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4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Universal Postal Union</w:delText>
              </w:r>
            </w:del>
          </w:p>
        </w:tc>
      </w:tr>
      <w:tr w:rsidR="0063006F" w:rsidRPr="00BC1A42" w:rsidDel="00511623" w14:paraId="3262F422" w14:textId="11B2D435" w:rsidTr="34F8EB6A">
        <w:tblPrEx>
          <w:tblLook w:val="01A0" w:firstRow="1" w:lastRow="0" w:firstColumn="1" w:lastColumn="1" w:noHBand="0" w:noVBand="0"/>
        </w:tblPrEx>
        <w:trPr>
          <w:trHeight w:val="330"/>
          <w:del w:id="54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3FB93B1" w14:textId="34664D3E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4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55D9CA7" w14:textId="53AE17AB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45" w:author="Sujit Patra" w:date="2021-06-25T17:03:00Z"/>
                <w:rFonts w:ascii="Century Gothic" w:eastAsia="Arial" w:hAnsi="Century Gothic" w:cs="Arial"/>
                <w:sz w:val="20"/>
              </w:rPr>
            </w:pPr>
            <w:del w:id="54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RMA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34FAB14" w14:textId="58CED449" w:rsidR="0063006F" w:rsidRPr="00BC1A42" w:rsidDel="00511623" w:rsidRDefault="0063006F" w:rsidP="14170A01">
            <w:pPr>
              <w:rPr>
                <w:del w:id="547" w:author="Sujit Patra" w:date="2021-06-25T17:03:00Z"/>
                <w:rFonts w:ascii="Century Gothic" w:eastAsia="Arial" w:hAnsi="Century Gothic" w:cs="Arial"/>
                <w:sz w:val="20"/>
              </w:rPr>
            </w:pPr>
            <w:del w:id="548" w:author="Sujit Patra" w:date="2021-06-25T17:03:00Z">
              <w:r w:rsidRPr="14170A01" w:rsidDel="00511623">
                <w:rPr>
                  <w:rFonts w:ascii="Century Gothic" w:eastAsia="Arial" w:hAnsi="Century Gothic" w:cs="Arial"/>
                  <w:sz w:val="20"/>
                </w:rPr>
                <w:delText>Royal</w:delText>
              </w:r>
              <w:r w:rsidR="300EEEB3" w:rsidRPr="14170A01" w:rsidDel="00511623">
                <w:rPr>
                  <w:rFonts w:ascii="Century Gothic" w:eastAsia="Arial" w:hAnsi="Century Gothic" w:cs="Arial"/>
                  <w:sz w:val="20"/>
                </w:rPr>
                <w:delText xml:space="preserve"> </w:delText>
              </w:r>
              <w:r w:rsidRPr="14170A01" w:rsidDel="00511623">
                <w:rPr>
                  <w:rFonts w:ascii="Century Gothic" w:eastAsia="Arial" w:hAnsi="Century Gothic" w:cs="Arial"/>
                  <w:sz w:val="20"/>
                </w:rPr>
                <w:delText>Monetary Authority</w:delText>
              </w:r>
            </w:del>
          </w:p>
        </w:tc>
      </w:tr>
      <w:tr w:rsidR="0063006F" w:rsidRPr="00BC1A42" w:rsidDel="00511623" w14:paraId="4E87232F" w14:textId="22D76A97" w:rsidTr="34F8EB6A">
        <w:tblPrEx>
          <w:tblLook w:val="01A0" w:firstRow="1" w:lastRow="0" w:firstColumn="1" w:lastColumn="1" w:noHBand="0" w:noVBand="0"/>
        </w:tblPrEx>
        <w:trPr>
          <w:trHeight w:val="330"/>
          <w:del w:id="54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93C9C56" w14:textId="1483A702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5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45465CDE" w14:textId="19AAC295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51" w:author="Sujit Patra" w:date="2021-06-25T17:03:00Z"/>
                <w:rFonts w:ascii="Century Gothic" w:eastAsia="Arial" w:hAnsi="Century Gothic" w:cs="Arial"/>
                <w:sz w:val="20"/>
              </w:rPr>
            </w:pPr>
            <w:del w:id="55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RGoB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7659162" w14:textId="46F79336" w:rsidR="0063006F" w:rsidRPr="00BC1A42" w:rsidDel="00511623" w:rsidRDefault="0063006F" w:rsidP="000551C6">
            <w:pPr>
              <w:rPr>
                <w:del w:id="55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5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Royal Government of Bhutan</w:delText>
              </w:r>
            </w:del>
          </w:p>
        </w:tc>
      </w:tr>
      <w:tr w:rsidR="0063006F" w:rsidRPr="00BC1A42" w:rsidDel="00511623" w14:paraId="1AC70233" w14:textId="3BE63084" w:rsidTr="34F8EB6A">
        <w:tblPrEx>
          <w:tblLook w:val="01A0" w:firstRow="1" w:lastRow="0" w:firstColumn="1" w:lastColumn="1" w:noHBand="0" w:noVBand="0"/>
        </w:tblPrEx>
        <w:trPr>
          <w:trHeight w:val="330"/>
          <w:del w:id="55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315D9FF6" w14:textId="3D20F2E1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5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FCE6AB2" w14:textId="34127B47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57" w:author="Sujit Patra" w:date="2021-06-25T17:03:00Z"/>
                <w:rFonts w:ascii="Century Gothic" w:eastAsia="Arial" w:hAnsi="Century Gothic" w:cs="Arial"/>
                <w:sz w:val="20"/>
              </w:rPr>
            </w:pPr>
            <w:del w:id="55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MoEA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CE00FB2" w14:textId="44102EF4" w:rsidR="0063006F" w:rsidRPr="00BC1A42" w:rsidDel="00511623" w:rsidRDefault="0063006F" w:rsidP="14170A01">
            <w:pPr>
              <w:rPr>
                <w:del w:id="559" w:author="Sujit Patra" w:date="2021-06-25T17:03:00Z"/>
                <w:rFonts w:ascii="Century Gothic" w:eastAsia="Arial" w:hAnsi="Century Gothic" w:cs="Arial"/>
                <w:sz w:val="20"/>
              </w:rPr>
            </w:pPr>
            <w:del w:id="560" w:author="Sujit Patra" w:date="2021-06-25T17:03:00Z">
              <w:r w:rsidRPr="14170A01" w:rsidDel="00511623">
                <w:rPr>
                  <w:rFonts w:ascii="Century Gothic" w:eastAsia="Arial" w:hAnsi="Century Gothic" w:cs="Arial"/>
                  <w:sz w:val="20"/>
                </w:rPr>
                <w:delText xml:space="preserve">Ministry of </w:delText>
              </w:r>
              <w:r w:rsidR="64F6FF5B" w:rsidRPr="14170A01" w:rsidDel="00511623">
                <w:rPr>
                  <w:rFonts w:ascii="Century Gothic" w:eastAsia="Arial" w:hAnsi="Century Gothic" w:cs="Arial"/>
                  <w:sz w:val="20"/>
                </w:rPr>
                <w:delText>Economic</w:delText>
              </w:r>
              <w:r w:rsidRPr="14170A01" w:rsidDel="00511623">
                <w:rPr>
                  <w:rFonts w:ascii="Century Gothic" w:eastAsia="Arial" w:hAnsi="Century Gothic" w:cs="Arial"/>
                  <w:sz w:val="20"/>
                </w:rPr>
                <w:delText xml:space="preserve"> Affairs </w:delText>
              </w:r>
            </w:del>
          </w:p>
        </w:tc>
      </w:tr>
      <w:tr w:rsidR="0063006F" w:rsidRPr="00BC1A42" w:rsidDel="00511623" w14:paraId="14AA7ED2" w14:textId="7D9A5914" w:rsidTr="34F8EB6A">
        <w:tblPrEx>
          <w:tblLook w:val="01A0" w:firstRow="1" w:lastRow="0" w:firstColumn="1" w:lastColumn="1" w:noHBand="0" w:noVBand="0"/>
        </w:tblPrEx>
        <w:trPr>
          <w:trHeight w:val="330"/>
          <w:del w:id="56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FAC0C88" w14:textId="08E004AF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6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669AB79" w14:textId="1520610E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63" w:author="Sujit Patra" w:date="2021-06-25T17:03:00Z"/>
                <w:rFonts w:ascii="Century Gothic" w:eastAsia="Arial" w:hAnsi="Century Gothic" w:cs="Arial"/>
                <w:sz w:val="20"/>
              </w:rPr>
            </w:pPr>
            <w:del w:id="56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MoHCA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EE43AA3" w14:textId="16380166" w:rsidR="0063006F" w:rsidRPr="00BC1A42" w:rsidDel="00511623" w:rsidRDefault="0063006F" w:rsidP="000551C6">
            <w:pPr>
              <w:rPr>
                <w:del w:id="56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6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Ministry of Home and Cultural Affairs</w:delText>
              </w:r>
            </w:del>
          </w:p>
        </w:tc>
      </w:tr>
      <w:tr w:rsidR="0063006F" w:rsidRPr="00BC1A42" w:rsidDel="00511623" w14:paraId="11F5B70C" w14:textId="52981284" w:rsidTr="34F8EB6A">
        <w:tblPrEx>
          <w:tblLook w:val="01A0" w:firstRow="1" w:lastRow="0" w:firstColumn="1" w:lastColumn="1" w:noHBand="0" w:noVBand="0"/>
        </w:tblPrEx>
        <w:trPr>
          <w:trHeight w:val="330"/>
          <w:del w:id="56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BCFFEA6" w14:textId="255848DB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6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56927A2" w14:textId="46EFC550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69" w:author="Sujit Patra" w:date="2021-06-25T17:03:00Z"/>
                <w:rFonts w:ascii="Century Gothic" w:eastAsia="Arial" w:hAnsi="Century Gothic" w:cs="Arial"/>
                <w:sz w:val="20"/>
              </w:rPr>
            </w:pPr>
            <w:del w:id="57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MoF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4E22391C" w14:textId="77715A09" w:rsidR="0063006F" w:rsidRPr="00BC1A42" w:rsidDel="00511623" w:rsidRDefault="0063006F" w:rsidP="000551C6">
            <w:pPr>
              <w:rPr>
                <w:del w:id="57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7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Ministry of Finance</w:delText>
              </w:r>
            </w:del>
          </w:p>
        </w:tc>
      </w:tr>
      <w:tr w:rsidR="0063006F" w:rsidRPr="00BC1A42" w:rsidDel="00511623" w14:paraId="22EF3313" w14:textId="310EC05F" w:rsidTr="34F8EB6A">
        <w:tblPrEx>
          <w:tblLook w:val="01A0" w:firstRow="1" w:lastRow="0" w:firstColumn="1" w:lastColumn="1" w:noHBand="0" w:noVBand="0"/>
        </w:tblPrEx>
        <w:trPr>
          <w:trHeight w:val="330"/>
          <w:del w:id="57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A7C12F7" w14:textId="2F0B268C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7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4F04BC6" w14:textId="59D2A578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75" w:author="Sujit Patra" w:date="2021-06-25T17:03:00Z"/>
                <w:rFonts w:ascii="Century Gothic" w:eastAsia="Arial" w:hAnsi="Century Gothic" w:cs="Arial"/>
                <w:sz w:val="20"/>
              </w:rPr>
            </w:pPr>
            <w:del w:id="57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RRCO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3197ADB1" w14:textId="0122D9EB" w:rsidR="0063006F" w:rsidRPr="00BC1A42" w:rsidDel="00511623" w:rsidRDefault="0063006F" w:rsidP="000551C6">
            <w:pPr>
              <w:rPr>
                <w:del w:id="57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7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Regional Revenue and Customs Office</w:delText>
              </w:r>
            </w:del>
          </w:p>
        </w:tc>
      </w:tr>
      <w:tr w:rsidR="0063006F" w:rsidRPr="00BC1A42" w:rsidDel="00511623" w14:paraId="633B4C33" w14:textId="29CD9FA9" w:rsidTr="34F8EB6A">
        <w:tblPrEx>
          <w:tblLook w:val="01A0" w:firstRow="1" w:lastRow="0" w:firstColumn="1" w:lastColumn="1" w:noHBand="0" w:noVBand="0"/>
        </w:tblPrEx>
        <w:trPr>
          <w:trHeight w:val="330"/>
          <w:del w:id="57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D87163A" w14:textId="1DF6D89A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8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526C7CFF" w14:textId="21E053FE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81" w:author="Sujit Patra" w:date="2021-06-25T17:03:00Z"/>
                <w:rFonts w:ascii="Century Gothic" w:eastAsia="Arial" w:hAnsi="Century Gothic" w:cs="Arial"/>
                <w:sz w:val="20"/>
              </w:rPr>
            </w:pPr>
            <w:del w:id="58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SITA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70418E2" w14:textId="3602F068" w:rsidR="0063006F" w:rsidRPr="00BC1A42" w:rsidDel="00511623" w:rsidRDefault="0063006F" w:rsidP="000551C6">
            <w:pPr>
              <w:rPr>
                <w:del w:id="58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8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International Aeronautical Telecommunications Society</w:delText>
              </w:r>
            </w:del>
          </w:p>
        </w:tc>
      </w:tr>
      <w:tr w:rsidR="0063006F" w:rsidRPr="00BC1A42" w:rsidDel="00511623" w14:paraId="42D35E71" w14:textId="6976DC16" w:rsidTr="34F8EB6A">
        <w:tblPrEx>
          <w:tblLook w:val="01A0" w:firstRow="1" w:lastRow="0" w:firstColumn="1" w:lastColumn="1" w:noHBand="0" w:noVBand="0"/>
        </w:tblPrEx>
        <w:trPr>
          <w:trHeight w:val="330"/>
          <w:del w:id="58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74E71FE8" w14:textId="5072D855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8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1C01040" w14:textId="60E208B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87" w:author="Sujit Patra" w:date="2021-06-25T17:03:00Z"/>
                <w:rFonts w:ascii="Century Gothic" w:eastAsia="Arial" w:hAnsi="Century Gothic" w:cs="Arial"/>
                <w:sz w:val="20"/>
              </w:rPr>
            </w:pPr>
            <w:del w:id="58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SCTS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203C4297" w14:textId="5A7584DC" w:rsidR="0063006F" w:rsidRPr="00BC1A42" w:rsidDel="00511623" w:rsidRDefault="0063006F" w:rsidP="000551C6">
            <w:pPr>
              <w:rPr>
                <w:del w:id="58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9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Single Customs Trade System</w:delText>
              </w:r>
            </w:del>
          </w:p>
        </w:tc>
      </w:tr>
      <w:tr w:rsidR="0063006F" w:rsidRPr="00BC1A42" w:rsidDel="00511623" w14:paraId="3190556D" w14:textId="1CF7EBDC" w:rsidTr="34F8EB6A">
        <w:tblPrEx>
          <w:tblLook w:val="01A0" w:firstRow="1" w:lastRow="0" w:firstColumn="1" w:lastColumn="1" w:noHBand="0" w:noVBand="0"/>
        </w:tblPrEx>
        <w:trPr>
          <w:trHeight w:val="330"/>
          <w:del w:id="59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1DAE8BF" w14:textId="0FE634FA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9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61FBD1C" w14:textId="0D8B0D66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93" w:author="Sujit Patra" w:date="2021-06-25T17:03:00Z"/>
                <w:rFonts w:ascii="Century Gothic" w:eastAsia="Arial" w:hAnsi="Century Gothic" w:cs="Arial"/>
                <w:sz w:val="20"/>
              </w:rPr>
            </w:pPr>
            <w:del w:id="59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SAD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0AA686DC" w14:textId="2A8DCCD6" w:rsidR="0063006F" w:rsidRPr="00BC1A42" w:rsidDel="00511623" w:rsidRDefault="0063006F" w:rsidP="000551C6">
            <w:pPr>
              <w:rPr>
                <w:del w:id="59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59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Single Administration Document</w:delText>
              </w:r>
            </w:del>
          </w:p>
        </w:tc>
      </w:tr>
      <w:tr w:rsidR="0063006F" w:rsidRPr="00BC1A42" w:rsidDel="00511623" w14:paraId="3B98BE6A" w14:textId="328B0BB0" w:rsidTr="34F8EB6A">
        <w:tblPrEx>
          <w:tblLook w:val="01A0" w:firstRow="1" w:lastRow="0" w:firstColumn="1" w:lastColumn="1" w:noHBand="0" w:noVBand="0"/>
        </w:tblPrEx>
        <w:trPr>
          <w:trHeight w:val="330"/>
          <w:del w:id="59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092A1696" w14:textId="6E2020A6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59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EB11FC2" w14:textId="6191765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99" w:author="Sujit Patra" w:date="2021-06-25T17:03:00Z"/>
                <w:rFonts w:ascii="Century Gothic" w:eastAsia="Arial" w:hAnsi="Century Gothic" w:cs="Arial"/>
                <w:sz w:val="20"/>
              </w:rPr>
            </w:pPr>
            <w:del w:id="60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RAMIS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C1C0FD8" w14:textId="2474DE90" w:rsidR="0063006F" w:rsidRPr="00BC1A42" w:rsidDel="00511623" w:rsidRDefault="0063006F" w:rsidP="000551C6">
            <w:pPr>
              <w:rPr>
                <w:del w:id="60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0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Revenue Administration Management Information System</w:delText>
              </w:r>
            </w:del>
          </w:p>
        </w:tc>
      </w:tr>
      <w:tr w:rsidR="0063006F" w:rsidRPr="00BC1A42" w:rsidDel="00511623" w14:paraId="487B7A4A" w14:textId="2C5C62D8" w:rsidTr="34F8EB6A">
        <w:tblPrEx>
          <w:tblLook w:val="01A0" w:firstRow="1" w:lastRow="0" w:firstColumn="1" w:lastColumn="1" w:noHBand="0" w:noVBand="0"/>
        </w:tblPrEx>
        <w:trPr>
          <w:trHeight w:val="330"/>
          <w:del w:id="60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DCDC664" w14:textId="1B4C1C75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0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A40DB06" w14:textId="51EC6CD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05" w:author="Sujit Patra" w:date="2021-06-25T17:03:00Z"/>
                <w:rFonts w:ascii="Century Gothic" w:eastAsia="Arial" w:hAnsi="Century Gothic" w:cs="Arial"/>
                <w:sz w:val="20"/>
              </w:rPr>
            </w:pPr>
            <w:del w:id="60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Nu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51F2FD8" w14:textId="7618B172" w:rsidR="0063006F" w:rsidRPr="00BC1A42" w:rsidDel="00511623" w:rsidRDefault="0063006F" w:rsidP="000551C6">
            <w:pPr>
              <w:rPr>
                <w:del w:id="60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0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Ngultrum</w:delText>
              </w:r>
            </w:del>
          </w:p>
        </w:tc>
      </w:tr>
      <w:tr w:rsidR="0063006F" w:rsidRPr="00BC1A42" w:rsidDel="00511623" w14:paraId="2431AFF6" w14:textId="10AF49F2" w:rsidTr="34F8EB6A">
        <w:tblPrEx>
          <w:tblLook w:val="01A0" w:firstRow="1" w:lastRow="0" w:firstColumn="1" w:lastColumn="1" w:noHBand="0" w:noVBand="0"/>
        </w:tblPrEx>
        <w:trPr>
          <w:trHeight w:val="330"/>
          <w:del w:id="60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40F366F" w14:textId="6F48B8D4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1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6A81A17" w14:textId="53E79E57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11" w:author="Sujit Patra" w:date="2021-06-25T17:03:00Z"/>
                <w:rFonts w:ascii="Century Gothic" w:eastAsia="Arial" w:hAnsi="Century Gothic" w:cs="Arial"/>
                <w:sz w:val="20"/>
              </w:rPr>
            </w:pPr>
            <w:del w:id="61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LTO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49FDAF0F" w14:textId="77B25D39" w:rsidR="0063006F" w:rsidRPr="00BC1A42" w:rsidDel="00511623" w:rsidRDefault="0063006F" w:rsidP="000551C6">
            <w:pPr>
              <w:rPr>
                <w:del w:id="61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1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Liaison and Transit Office</w:delText>
              </w:r>
            </w:del>
          </w:p>
        </w:tc>
      </w:tr>
      <w:tr w:rsidR="0063006F" w:rsidRPr="00BC1A42" w:rsidDel="00511623" w14:paraId="0C3CF632" w14:textId="28E34B40" w:rsidTr="34F8EB6A">
        <w:tblPrEx>
          <w:tblLook w:val="01A0" w:firstRow="1" w:lastRow="0" w:firstColumn="1" w:lastColumn="1" w:noHBand="0" w:noVBand="0"/>
        </w:tblPrEx>
        <w:trPr>
          <w:trHeight w:val="330"/>
          <w:del w:id="61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21383E38" w14:textId="2FB494AB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1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5B7B99F" w14:textId="3DB8301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17" w:author="Sujit Patra" w:date="2021-06-25T17:03:00Z"/>
                <w:rFonts w:ascii="Century Gothic" w:eastAsia="Arial" w:hAnsi="Century Gothic" w:cs="Arial"/>
                <w:sz w:val="20"/>
              </w:rPr>
            </w:pPr>
            <w:del w:id="61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MIS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458C2FA" w14:textId="5E1A0FF6" w:rsidR="0063006F" w:rsidRPr="00BC1A42" w:rsidDel="00511623" w:rsidRDefault="0063006F" w:rsidP="000551C6">
            <w:pPr>
              <w:rPr>
                <w:del w:id="61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2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Management Information System</w:delText>
              </w:r>
            </w:del>
          </w:p>
        </w:tc>
      </w:tr>
      <w:tr w:rsidR="0063006F" w:rsidRPr="00BC1A42" w:rsidDel="00511623" w14:paraId="20288B0F" w14:textId="2BF818B2" w:rsidTr="34F8EB6A">
        <w:tblPrEx>
          <w:tblLook w:val="01A0" w:firstRow="1" w:lastRow="0" w:firstColumn="1" w:lastColumn="1" w:noHBand="0" w:noVBand="0"/>
        </w:tblPrEx>
        <w:trPr>
          <w:trHeight w:val="330"/>
          <w:del w:id="62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19BD9BEE" w14:textId="32CAABE5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2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A13C30B" w14:textId="24313B46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23" w:author="Sujit Patra" w:date="2021-06-25T17:03:00Z"/>
                <w:rFonts w:ascii="Century Gothic" w:eastAsia="Arial" w:hAnsi="Century Gothic" w:cs="Arial"/>
                <w:sz w:val="20"/>
              </w:rPr>
            </w:pPr>
            <w:del w:id="62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LoG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032E3EB6" w14:textId="0FBBA00F" w:rsidR="0063006F" w:rsidRPr="00BC1A42" w:rsidDel="00511623" w:rsidRDefault="0063006F" w:rsidP="000551C6">
            <w:pPr>
              <w:rPr>
                <w:del w:id="62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2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Letter of Guarantee</w:delText>
              </w:r>
            </w:del>
          </w:p>
        </w:tc>
      </w:tr>
      <w:tr w:rsidR="0063006F" w:rsidRPr="00BC1A42" w:rsidDel="00511623" w14:paraId="604C55AE" w14:textId="5FF9E4AC" w:rsidTr="34F8EB6A">
        <w:tblPrEx>
          <w:tblLook w:val="01A0" w:firstRow="1" w:lastRow="0" w:firstColumn="1" w:lastColumn="1" w:noHBand="0" w:noVBand="0"/>
        </w:tblPrEx>
        <w:trPr>
          <w:trHeight w:val="330"/>
          <w:del w:id="62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E6B881B" w14:textId="67D835CF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2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E51537F" w14:textId="6C953B89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29" w:author="Sujit Patra" w:date="2021-06-25T17:03:00Z"/>
                <w:rFonts w:ascii="Century Gothic" w:eastAsia="Arial" w:hAnsi="Century Gothic" w:cs="Arial"/>
                <w:sz w:val="20"/>
              </w:rPr>
            </w:pPr>
            <w:del w:id="63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LCS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60FCE0E3" w14:textId="3419E1D8" w:rsidR="0063006F" w:rsidRPr="00BC1A42" w:rsidDel="00511623" w:rsidRDefault="0063006F" w:rsidP="000551C6">
            <w:pPr>
              <w:rPr>
                <w:del w:id="63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3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Land Customs Station</w:delText>
              </w:r>
            </w:del>
          </w:p>
        </w:tc>
      </w:tr>
      <w:tr w:rsidR="0063006F" w:rsidRPr="00BC1A42" w:rsidDel="00511623" w14:paraId="406DE960" w14:textId="06FD9948" w:rsidTr="34F8EB6A">
        <w:tblPrEx>
          <w:tblLook w:val="01A0" w:firstRow="1" w:lastRow="0" w:firstColumn="1" w:lastColumn="1" w:noHBand="0" w:noVBand="0"/>
        </w:tblPrEx>
        <w:trPr>
          <w:trHeight w:val="330"/>
          <w:del w:id="63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B7FDFA8" w14:textId="10C68616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3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23B41C01" w14:textId="2B12A72D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35" w:author="Sujit Patra" w:date="2021-06-25T17:03:00Z"/>
                <w:rFonts w:ascii="Century Gothic" w:eastAsia="Arial" w:hAnsi="Century Gothic" w:cs="Arial"/>
                <w:sz w:val="20"/>
              </w:rPr>
            </w:pPr>
            <w:del w:id="63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IDEC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4FA32276" w14:textId="05A43122" w:rsidR="0063006F" w:rsidRPr="00BC1A42" w:rsidDel="00511623" w:rsidRDefault="0063006F" w:rsidP="000551C6">
            <w:pPr>
              <w:rPr>
                <w:del w:id="637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38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Import Duty Exemption Certificate</w:delText>
              </w:r>
            </w:del>
          </w:p>
        </w:tc>
      </w:tr>
      <w:tr w:rsidR="0063006F" w:rsidRPr="00BC1A42" w:rsidDel="00511623" w14:paraId="674C174E" w14:textId="6A206BFD" w:rsidTr="34F8EB6A">
        <w:tblPrEx>
          <w:tblLook w:val="01A0" w:firstRow="1" w:lastRow="0" w:firstColumn="1" w:lastColumn="1" w:noHBand="0" w:noVBand="0"/>
        </w:tblPrEx>
        <w:trPr>
          <w:trHeight w:val="330"/>
          <w:del w:id="639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39EDFEA" w14:textId="49EE0DE9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40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1100FE42" w14:textId="4C988AAC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41" w:author="Sujit Patra" w:date="2021-06-25T17:03:00Z"/>
                <w:rFonts w:ascii="Century Gothic" w:eastAsia="Arial" w:hAnsi="Century Gothic" w:cs="Arial"/>
                <w:sz w:val="20"/>
              </w:rPr>
            </w:pPr>
            <w:del w:id="642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GST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6E26F32E" w14:textId="130CB8F6" w:rsidR="0063006F" w:rsidRPr="00BC1A42" w:rsidDel="00511623" w:rsidRDefault="0063006F" w:rsidP="000551C6">
            <w:pPr>
              <w:rPr>
                <w:del w:id="643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44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Goods and Services Tax</w:delText>
              </w:r>
            </w:del>
          </w:p>
        </w:tc>
      </w:tr>
      <w:tr w:rsidR="0063006F" w:rsidRPr="00BC1A42" w:rsidDel="00511623" w14:paraId="5EADB401" w14:textId="2C5F0469" w:rsidTr="34F8EB6A">
        <w:tblPrEx>
          <w:tblLook w:val="01A0" w:firstRow="1" w:lastRow="0" w:firstColumn="1" w:lastColumn="1" w:noHBand="0" w:noVBand="0"/>
        </w:tblPrEx>
        <w:trPr>
          <w:trHeight w:val="330"/>
          <w:del w:id="645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6D27053E" w14:textId="78DBB2B5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46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0D0109AC" w14:textId="1F63B5E1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47" w:author="Sujit Patra" w:date="2021-06-25T17:03:00Z"/>
                <w:rFonts w:ascii="Century Gothic" w:eastAsia="Arial" w:hAnsi="Century Gothic" w:cs="Arial"/>
                <w:sz w:val="20"/>
              </w:rPr>
            </w:pPr>
            <w:del w:id="648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CFA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BDCBF8E" w14:textId="4F453069" w:rsidR="0063006F" w:rsidRPr="00BC1A42" w:rsidDel="00511623" w:rsidRDefault="0063006F" w:rsidP="000551C6">
            <w:pPr>
              <w:rPr>
                <w:del w:id="649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50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Clearing and Forwarding Agent</w:delText>
              </w:r>
            </w:del>
          </w:p>
        </w:tc>
      </w:tr>
      <w:tr w:rsidR="0063006F" w:rsidRPr="00BC1A42" w:rsidDel="00511623" w14:paraId="2FF41E68" w14:textId="679EEAAE" w:rsidTr="34F8EB6A">
        <w:tblPrEx>
          <w:tblLook w:val="01A0" w:firstRow="1" w:lastRow="0" w:firstColumn="1" w:lastColumn="1" w:noHBand="0" w:noVBand="0"/>
        </w:tblPrEx>
        <w:trPr>
          <w:trHeight w:val="330"/>
          <w:del w:id="651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8DF694C" w14:textId="543908EF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52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3DD767C5" w14:textId="2B189C08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53" w:author="Sujit Patra" w:date="2021-06-25T17:03:00Z"/>
                <w:rFonts w:ascii="Century Gothic" w:eastAsia="Arial" w:hAnsi="Century Gothic" w:cs="Arial"/>
                <w:sz w:val="20"/>
              </w:rPr>
            </w:pPr>
            <w:del w:id="654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CDS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0BB4BE45" w14:textId="6A26A543" w:rsidR="0063006F" w:rsidRPr="00BC1A42" w:rsidDel="00511623" w:rsidRDefault="0063006F" w:rsidP="000551C6">
            <w:pPr>
              <w:rPr>
                <w:del w:id="655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56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Customs Declaration System</w:delText>
              </w:r>
            </w:del>
          </w:p>
        </w:tc>
      </w:tr>
      <w:tr w:rsidR="0063006F" w:rsidRPr="00BC1A42" w:rsidDel="00511623" w14:paraId="22596085" w14:textId="1BD74E28" w:rsidTr="34F8EB6A">
        <w:tblPrEx>
          <w:tblLook w:val="01A0" w:firstRow="1" w:lastRow="0" w:firstColumn="1" w:lastColumn="1" w:noHBand="0" w:noVBand="0"/>
        </w:tblPrEx>
        <w:trPr>
          <w:trHeight w:val="330"/>
          <w:del w:id="657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433F3E3E" w14:textId="569E1244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58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C43AEC8" w14:textId="092F9A9D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59" w:author="Sujit Patra" w:date="2021-06-25T17:03:00Z"/>
                <w:rFonts w:ascii="Century Gothic" w:eastAsia="Arial" w:hAnsi="Century Gothic" w:cs="Arial"/>
                <w:sz w:val="20"/>
              </w:rPr>
            </w:pPr>
            <w:del w:id="660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CAB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7B951BD3" w14:textId="024B3FB2" w:rsidR="0063006F" w:rsidRPr="00BC1A42" w:rsidDel="00511623" w:rsidRDefault="0063006F" w:rsidP="000551C6">
            <w:pPr>
              <w:rPr>
                <w:del w:id="661" w:author="Sujit Patra" w:date="2021-06-25T17:03:00Z"/>
                <w:rFonts w:ascii="Century Gothic" w:eastAsia="Arial" w:hAnsi="Century Gothic" w:cs="Arial"/>
                <w:bCs w:val="0"/>
                <w:sz w:val="20"/>
              </w:rPr>
            </w:pPr>
            <w:del w:id="662" w:author="Sujit Patra" w:date="2021-06-25T17:03:00Z">
              <w:r w:rsidRPr="00BC1A42" w:rsidDel="00511623">
                <w:rPr>
                  <w:rFonts w:ascii="Century Gothic" w:eastAsia="Arial" w:hAnsi="Century Gothic" w:cs="Arial"/>
                  <w:bCs w:val="0"/>
                  <w:sz w:val="20"/>
                </w:rPr>
                <w:delText>Customs Act of Bhutan</w:delText>
              </w:r>
            </w:del>
          </w:p>
        </w:tc>
      </w:tr>
      <w:tr w:rsidR="0063006F" w:rsidRPr="00BC1A42" w:rsidDel="00511623" w14:paraId="3EE0AC03" w14:textId="5A6242C3" w:rsidTr="34F8EB6A">
        <w:tblPrEx>
          <w:tblLook w:val="01A0" w:firstRow="1" w:lastRow="0" w:firstColumn="1" w:lastColumn="1" w:noHBand="0" w:noVBand="0"/>
        </w:tblPrEx>
        <w:trPr>
          <w:trHeight w:val="330"/>
          <w:del w:id="663" w:author="Sujit Patra" w:date="2021-06-25T17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14:paraId="59D89353" w14:textId="2DDE1ABE" w:rsidR="0063006F" w:rsidRPr="00BC1A42" w:rsidDel="00511623" w:rsidRDefault="0063006F" w:rsidP="0063006F">
            <w:pPr>
              <w:numPr>
                <w:ilvl w:val="0"/>
                <w:numId w:val="37"/>
              </w:numPr>
              <w:ind w:left="473"/>
              <w:jc w:val="both"/>
              <w:rPr>
                <w:del w:id="664" w:author="Sujit Patra" w:date="2021-06-25T17:03:00Z"/>
                <w:rFonts w:ascii="Century Gothic" w:hAnsi="Century Gothic"/>
                <w:sz w:val="20"/>
              </w:rPr>
            </w:pPr>
          </w:p>
        </w:tc>
        <w:tc>
          <w:tcPr>
            <w:tcW w:w="2086" w:type="dxa"/>
          </w:tcPr>
          <w:p w14:paraId="6498BC27" w14:textId="3CB4BD12" w:rsidR="0063006F" w:rsidRPr="00BC1A42" w:rsidDel="00511623" w:rsidRDefault="0063006F" w:rsidP="0005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65" w:author="Sujit Patra" w:date="2021-06-25T17:03:00Z"/>
                <w:rFonts w:ascii="Century Gothic" w:eastAsia="Arial" w:hAnsi="Century Gothic" w:cs="Arial"/>
                <w:sz w:val="20"/>
              </w:rPr>
            </w:pPr>
            <w:del w:id="666" w:author="Sujit Patra" w:date="2021-06-25T17:03:00Z">
              <w:r w:rsidRPr="00BC1A42" w:rsidDel="00511623">
                <w:rPr>
                  <w:rFonts w:ascii="Century Gothic" w:eastAsia="Arial" w:hAnsi="Century Gothic" w:cs="Arial"/>
                  <w:sz w:val="20"/>
                </w:rPr>
                <w:delText>TPN</w:delText>
              </w:r>
            </w:del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69" w:type="dxa"/>
          </w:tcPr>
          <w:p w14:paraId="52771EAD" w14:textId="7CC63167" w:rsidR="0063006F" w:rsidRPr="00BC1A42" w:rsidDel="00511623" w:rsidRDefault="4DA623C8" w:rsidP="34F8EB6A">
            <w:pPr>
              <w:rPr>
                <w:del w:id="667" w:author="Sujit Patra" w:date="2021-06-25T17:03:00Z"/>
                <w:rFonts w:ascii="Century Gothic" w:eastAsia="Arial" w:hAnsi="Century Gothic" w:cs="Arial"/>
                <w:sz w:val="20"/>
              </w:rPr>
            </w:pPr>
            <w:del w:id="668" w:author="Sujit Patra" w:date="2021-06-25T17:03:00Z">
              <w:r w:rsidRPr="34F8EB6A" w:rsidDel="00511623">
                <w:rPr>
                  <w:rFonts w:ascii="Century Gothic" w:eastAsia="Arial" w:hAnsi="Century Gothic" w:cs="Arial"/>
                  <w:sz w:val="20"/>
                </w:rPr>
                <w:delText>Taxpayer</w:delText>
              </w:r>
              <w:r w:rsidR="0063006F" w:rsidRPr="34F8EB6A" w:rsidDel="00511623">
                <w:rPr>
                  <w:rFonts w:ascii="Century Gothic" w:eastAsia="Arial" w:hAnsi="Century Gothic" w:cs="Arial"/>
                  <w:sz w:val="20"/>
                </w:rPr>
                <w:delText xml:space="preserve"> Number</w:delText>
              </w:r>
            </w:del>
          </w:p>
        </w:tc>
      </w:tr>
    </w:tbl>
    <w:p w14:paraId="3A0148E4" w14:textId="77777777" w:rsidR="00492723" w:rsidRDefault="00492723" w:rsidP="005647C3">
      <w:pPr>
        <w:rPr>
          <w:rFonts w:ascii="Century Gothic" w:hAnsi="Century Gothic"/>
          <w:color w:val="000000"/>
          <w:sz w:val="20"/>
        </w:rPr>
      </w:pPr>
    </w:p>
    <w:p w14:paraId="64869A1C" w14:textId="77777777" w:rsidR="009C560E" w:rsidRPr="005647C3" w:rsidRDefault="009C560E" w:rsidP="005647C3">
      <w:pPr>
        <w:rPr>
          <w:rFonts w:ascii="Century Gothic" w:hAnsi="Century Gothic"/>
          <w:color w:val="000000"/>
          <w:sz w:val="20"/>
        </w:rPr>
      </w:pPr>
    </w:p>
    <w:p w14:paraId="5E563655" w14:textId="77777777" w:rsidR="004F4F31" w:rsidRDefault="004F4F31" w:rsidP="009C560E">
      <w:pPr>
        <w:pStyle w:val="Heading2"/>
      </w:pPr>
      <w:bookmarkStart w:id="669" w:name="_Toc60795474"/>
      <w:bookmarkStart w:id="670" w:name="_Toc79052904"/>
      <w:r>
        <w:t>References</w:t>
      </w:r>
      <w:bookmarkEnd w:id="669"/>
      <w:bookmarkEnd w:id="670"/>
    </w:p>
    <w:bookmarkEnd w:id="181"/>
    <w:bookmarkEnd w:id="182"/>
    <w:p w14:paraId="2C6F3D1D" w14:textId="40E4D381" w:rsidR="006E31D3" w:rsidRDefault="00E267C4" w:rsidP="00E81C58">
      <w:pPr>
        <w:pStyle w:val="StyleBodyTextCenturyGothic10ptNotItalicAuto1"/>
      </w:pPr>
      <w:r>
        <w:t>Payment</w:t>
      </w:r>
      <w:r w:rsidR="009C560E">
        <w:t xml:space="preserve"> SRS uses</w:t>
      </w:r>
      <w:r w:rsidR="006E31D3" w:rsidRPr="006E31D3">
        <w:t xml:space="preserve"> the following document</w:t>
      </w:r>
      <w:r w:rsidR="009C560E">
        <w:t>s</w:t>
      </w:r>
      <w:r w:rsidR="006E31D3" w:rsidRPr="006E31D3">
        <w:t xml:space="preserve"> as reference:</w:t>
      </w:r>
    </w:p>
    <w:p w14:paraId="42883A08" w14:textId="77777777" w:rsidR="001621E6" w:rsidRPr="006E31D3" w:rsidRDefault="001621E6" w:rsidP="00E81C58">
      <w:pPr>
        <w:pStyle w:val="StyleBodyTextCenturyGothic10ptNotItalicAuto1"/>
      </w:pPr>
    </w:p>
    <w:p w14:paraId="2D21D661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>FUNCATIONAL REQUIREMENT SPECIFICATION.docx</w:t>
      </w:r>
    </w:p>
    <w:p w14:paraId="062A0176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>TECHNICAL REQUIREMENT SPECIFICATION.docx</w:t>
      </w:r>
    </w:p>
    <w:p w14:paraId="1486C484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TECH-3.pdf</w:t>
      </w:r>
    </w:p>
    <w:p w14:paraId="112DBBB8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TECH-4.pdf</w:t>
      </w:r>
    </w:p>
    <w:p w14:paraId="22874B6D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TECH-5A.pdf</w:t>
      </w:r>
    </w:p>
    <w:p w14:paraId="3B65564F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TECH-5B.pdf</w:t>
      </w:r>
    </w:p>
    <w:p w14:paraId="39ACFA01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TECH-6A.pdf</w:t>
      </w:r>
    </w:p>
    <w:p w14:paraId="3BFFC205" w14:textId="77777777" w:rsidR="0063006F" w:rsidRPr="00BC1A42" w:rsidRDefault="0063006F" w:rsidP="0063006F">
      <w:pPr>
        <w:pStyle w:val="ListParagraph"/>
        <w:numPr>
          <w:ilvl w:val="0"/>
          <w:numId w:val="21"/>
        </w:numPr>
        <w:jc w:val="both"/>
        <w:rPr>
          <w:rFonts w:ascii="Century Gothic" w:hAnsi="Century Gothic"/>
          <w:sz w:val="20"/>
        </w:rPr>
      </w:pPr>
      <w:r w:rsidRPr="00BC1A42">
        <w:rPr>
          <w:rFonts w:ascii="Century Gothic" w:hAnsi="Century Gothic"/>
          <w:sz w:val="20"/>
        </w:rPr>
        <w:t xml:space="preserve">Bhutan </w:t>
      </w:r>
      <w:proofErr w:type="spellStart"/>
      <w:proofErr w:type="gramStart"/>
      <w:r w:rsidRPr="00BC1A42">
        <w:rPr>
          <w:rFonts w:ascii="Century Gothic" w:hAnsi="Century Gothic"/>
          <w:sz w:val="20"/>
        </w:rPr>
        <w:t>eCMS</w:t>
      </w:r>
      <w:proofErr w:type="spellEnd"/>
      <w:r w:rsidRPr="00BC1A42">
        <w:rPr>
          <w:rFonts w:ascii="Century Gothic" w:hAnsi="Century Gothic"/>
          <w:sz w:val="20"/>
        </w:rPr>
        <w:t xml:space="preserve">  Technical</w:t>
      </w:r>
      <w:proofErr w:type="gramEnd"/>
      <w:r w:rsidRPr="00BC1A42">
        <w:rPr>
          <w:rFonts w:ascii="Century Gothic" w:hAnsi="Century Gothic"/>
          <w:sz w:val="20"/>
        </w:rPr>
        <w:t xml:space="preserve"> Proposal TECH-6B.pdf</w:t>
      </w:r>
    </w:p>
    <w:p w14:paraId="210462F1" w14:textId="77777777" w:rsidR="001621E6" w:rsidRPr="00113879" w:rsidRDefault="001621E6" w:rsidP="00E81C58">
      <w:pPr>
        <w:pStyle w:val="StyleBodyTextCenturyGothic10ptNotItalicAuto1"/>
      </w:pPr>
    </w:p>
    <w:p w14:paraId="4054773D" w14:textId="77777777" w:rsidR="004F4F31" w:rsidRDefault="004F4F31" w:rsidP="009C560E">
      <w:pPr>
        <w:pStyle w:val="Heading2"/>
      </w:pPr>
      <w:bookmarkStart w:id="671" w:name="_Toc60795488"/>
      <w:bookmarkStart w:id="672" w:name="_Toc79052905"/>
      <w:r>
        <w:t>Constraints</w:t>
      </w:r>
      <w:bookmarkEnd w:id="671"/>
      <w:bookmarkEnd w:id="672"/>
    </w:p>
    <w:p w14:paraId="2D72B33A" w14:textId="580FE704" w:rsidR="009C560E" w:rsidRDefault="00C7638B" w:rsidP="00832848">
      <w:pPr>
        <w:pStyle w:val="StyleBodyTextCenturyGothic10ptNotItalicAutoAfter3"/>
        <w:rPr>
          <w:b/>
          <w:smallCaps/>
          <w:kern w:val="28"/>
          <w:sz w:val="28"/>
        </w:rPr>
      </w:pPr>
      <w:r>
        <w:t>NA</w:t>
      </w:r>
      <w:r w:rsidR="009C560E">
        <w:br w:type="page"/>
      </w:r>
    </w:p>
    <w:p w14:paraId="75B8F914" w14:textId="77777777" w:rsidR="004F4F31" w:rsidRPr="009C560E" w:rsidRDefault="004F4F31">
      <w:pPr>
        <w:tabs>
          <w:tab w:val="clear" w:pos="360"/>
        </w:tabs>
        <w:spacing w:before="100" w:beforeAutospacing="1" w:after="100" w:afterAutospacing="1"/>
        <w:rPr>
          <w:rFonts w:ascii="Century Gothic" w:hAnsi="Century Gothic"/>
          <w:sz w:val="16"/>
          <w:szCs w:val="16"/>
        </w:rPr>
        <w:sectPr w:rsidR="004F4F31" w:rsidRPr="009C560E">
          <w:pgSz w:w="12240" w:h="15840" w:code="1"/>
          <w:pgMar w:top="1440" w:right="1800" w:bottom="1440" w:left="1800" w:header="720" w:footer="720" w:gutter="0"/>
          <w:cols w:space="720"/>
        </w:sectPr>
      </w:pPr>
      <w:bookmarkStart w:id="673" w:name="_Toc60795486"/>
    </w:p>
    <w:p w14:paraId="54386B1A" w14:textId="77777777" w:rsidR="004F4F31" w:rsidRDefault="004F4F31" w:rsidP="00FE78E9">
      <w:pPr>
        <w:pStyle w:val="Heading1"/>
      </w:pPr>
      <w:bookmarkStart w:id="674" w:name="_Toc60795491"/>
      <w:bookmarkStart w:id="675" w:name="_Toc79052906"/>
      <w:bookmarkEnd w:id="673"/>
      <w:r>
        <w:lastRenderedPageBreak/>
        <w:t>FUNCTIONAL REQUIREMENTS</w:t>
      </w:r>
      <w:bookmarkEnd w:id="674"/>
      <w:bookmarkEnd w:id="675"/>
    </w:p>
    <w:p w14:paraId="1371A196" w14:textId="77777777" w:rsidR="009C074A" w:rsidRPr="00DC4B76" w:rsidRDefault="009C074A" w:rsidP="00DC4B76">
      <w:pPr>
        <w:rPr>
          <w:rFonts w:ascii="Century Gothic" w:hAnsi="Century Gothic"/>
          <w:color w:val="000000"/>
          <w:sz w:val="20"/>
        </w:rPr>
      </w:pPr>
    </w:p>
    <w:p w14:paraId="0950A281" w14:textId="1C414015" w:rsidR="009C074A" w:rsidRDefault="00956502" w:rsidP="009C560E">
      <w:pPr>
        <w:pStyle w:val="Heading2"/>
      </w:pPr>
      <w:bookmarkStart w:id="676" w:name="_Toc79052907"/>
      <w:r>
        <w:t>Payment</w:t>
      </w:r>
      <w:r w:rsidR="005B1B0F">
        <w:t xml:space="preserve"> </w:t>
      </w:r>
      <w:r w:rsidR="00887A72">
        <w:t>O</w:t>
      </w:r>
      <w:r w:rsidR="00E46DEE">
        <w:t>verview</w:t>
      </w:r>
      <w:bookmarkEnd w:id="676"/>
    </w:p>
    <w:p w14:paraId="62323F80" w14:textId="09D4C6BE" w:rsidR="005C23CE" w:rsidRPr="005C23CE" w:rsidRDefault="00126F52" w:rsidP="005C23CE">
      <w:pPr>
        <w:pStyle w:val="StyleBodyTextCenturyGothic10ptNotItalicAutoAfter1"/>
      </w:pPr>
      <w:r>
        <w:t xml:space="preserve">The </w:t>
      </w:r>
      <w:r w:rsidR="00956502">
        <w:t xml:space="preserve">payment module in the </w:t>
      </w:r>
      <w:proofErr w:type="spellStart"/>
      <w:r w:rsidR="0063006F">
        <w:t>eCMS</w:t>
      </w:r>
      <w:proofErr w:type="spellEnd"/>
      <w:r w:rsidR="00956502">
        <w:t xml:space="preserve"> is designed flexibly to centralize all payments. </w:t>
      </w:r>
      <w:r w:rsidR="005C23CE">
        <w:t xml:space="preserve">This module provided a one-stop </w:t>
      </w:r>
      <w:r w:rsidR="7E686409">
        <w:t>360-degree</w:t>
      </w:r>
      <w:r w:rsidR="005C23CE">
        <w:t xml:space="preserve"> view of all pending/completed/cancelled payment transactions of a party </w:t>
      </w:r>
      <w:r w:rsidR="7D9D4BFB">
        <w:t>and</w:t>
      </w:r>
      <w:r w:rsidR="005C23CE">
        <w:t xml:space="preserve"> update the payment status. </w:t>
      </w:r>
    </w:p>
    <w:p w14:paraId="20DC3B31" w14:textId="0D250C82" w:rsidR="00C7030A" w:rsidRDefault="005C23CE" w:rsidP="00C7638B">
      <w:pPr>
        <w:pStyle w:val="StyleBodyTextCenturyGothic10ptNotItalicAutoAfter1"/>
      </w:pPr>
      <w:r>
        <w:t>All b</w:t>
      </w:r>
      <w:r w:rsidR="00956502">
        <w:t xml:space="preserve">usiness modules </w:t>
      </w:r>
      <w:r>
        <w:t xml:space="preserve">in </w:t>
      </w:r>
      <w:proofErr w:type="spellStart"/>
      <w:r w:rsidR="0063006F">
        <w:t>eCMS</w:t>
      </w:r>
      <w:proofErr w:type="spellEnd"/>
      <w:r>
        <w:t xml:space="preserve"> </w:t>
      </w:r>
      <w:r w:rsidR="00956502">
        <w:t xml:space="preserve">requiring payment will send a payment instruction to the payment module. The payment module has a common interface for payment instructions. The payment module generates the invoice and </w:t>
      </w:r>
      <w:r w:rsidR="0063006F">
        <w:t xml:space="preserve">sends to BITS (Revenue System) for </w:t>
      </w:r>
      <w:r w:rsidR="00956502">
        <w:t>collect</w:t>
      </w:r>
      <w:r w:rsidR="0063006F">
        <w:t>ion</w:t>
      </w:r>
      <w:r w:rsidR="00956502">
        <w:t xml:space="preserve"> </w:t>
      </w:r>
      <w:r w:rsidR="0063006F">
        <w:t xml:space="preserve">of </w:t>
      </w:r>
      <w:r w:rsidR="00956502">
        <w:t xml:space="preserve">payment. Partial payment is not supported. All payment instructions are identified by a unique payment transaction number. </w:t>
      </w:r>
      <w:r w:rsidR="00C7030A" w:rsidRPr="00125DD5">
        <w:t xml:space="preserve">  </w:t>
      </w:r>
    </w:p>
    <w:p w14:paraId="225DF56C" w14:textId="77777777" w:rsidR="00956502" w:rsidRDefault="00956502" w:rsidP="00515BD9">
      <w:pPr>
        <w:rPr>
          <w:rFonts w:ascii="Century Gothic" w:hAnsi="Century Gothic"/>
          <w:color w:val="000000"/>
          <w:sz w:val="20"/>
        </w:rPr>
      </w:pPr>
    </w:p>
    <w:p w14:paraId="4A865642" w14:textId="2EEE95DA" w:rsidR="00653252" w:rsidRPr="00091295" w:rsidRDefault="00246053" w:rsidP="00604542">
      <w:pPr>
        <w:pStyle w:val="Heading3"/>
      </w:pPr>
      <w:bookmarkStart w:id="677" w:name="_Toc79052908"/>
      <w:r>
        <w:t>Definition of Key Terms Used in Payment Module</w:t>
      </w:r>
      <w:bookmarkEnd w:id="677"/>
    </w:p>
    <w:p w14:paraId="7D4B2DA6" w14:textId="77777777" w:rsidR="00653252" w:rsidRDefault="00653252" w:rsidP="00515BD9">
      <w:pPr>
        <w:rPr>
          <w:rFonts w:ascii="Century Gothic" w:hAnsi="Century Gothic"/>
          <w:color w:val="000000"/>
          <w:sz w:val="20"/>
        </w:rPr>
      </w:pPr>
    </w:p>
    <w:tbl>
      <w:tblPr>
        <w:tblStyle w:val="GridTable1Light-Accent2"/>
        <w:tblW w:w="0" w:type="auto"/>
        <w:tblLook w:val="01A0" w:firstRow="1" w:lastRow="0" w:firstColumn="1" w:lastColumn="1" w:noHBand="0" w:noVBand="0"/>
      </w:tblPr>
      <w:tblGrid>
        <w:gridCol w:w="706"/>
        <w:gridCol w:w="2408"/>
        <w:gridCol w:w="5516"/>
      </w:tblGrid>
      <w:tr w:rsidR="00246053" w:rsidRPr="00E905C0" w14:paraId="1B223F12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34A99826" w14:textId="77777777" w:rsidR="00246053" w:rsidRPr="00E905C0" w:rsidRDefault="00246053" w:rsidP="00A13BFB">
            <w:pPr>
              <w:spacing w:after="60"/>
              <w:jc w:val="center"/>
              <w:rPr>
                <w:rFonts w:ascii="Century Gothic" w:hAnsi="Century Gothic"/>
                <w:b/>
                <w:sz w:val="20"/>
              </w:rPr>
            </w:pPr>
            <w:r w:rsidRPr="00E905C0">
              <w:rPr>
                <w:rFonts w:ascii="Century Gothic" w:hAnsi="Century Gothic"/>
                <w:b/>
                <w:sz w:val="20"/>
              </w:rPr>
              <w:t>S/N</w:t>
            </w:r>
          </w:p>
        </w:tc>
        <w:tc>
          <w:tcPr>
            <w:tcW w:w="2408" w:type="dxa"/>
          </w:tcPr>
          <w:p w14:paraId="693EC750" w14:textId="77777777" w:rsidR="00246053" w:rsidRPr="00246053" w:rsidRDefault="00246053" w:rsidP="00A13BFB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z w:val="20"/>
              </w:rPr>
            </w:pPr>
            <w:r w:rsidRPr="00246053">
              <w:rPr>
                <w:rFonts w:ascii="Century Gothic" w:hAnsi="Century Gothic"/>
                <w:b/>
                <w:sz w:val="20"/>
              </w:rPr>
              <w:t>Abbreviations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28713C47" w14:textId="77777777" w:rsidR="00246053" w:rsidRPr="00246053" w:rsidRDefault="00246053" w:rsidP="00A13BFB">
            <w:pPr>
              <w:spacing w:after="60"/>
              <w:rPr>
                <w:rFonts w:ascii="Century Gothic" w:hAnsi="Century Gothic"/>
                <w:b/>
                <w:sz w:val="20"/>
              </w:rPr>
            </w:pPr>
            <w:r w:rsidRPr="00246053">
              <w:rPr>
                <w:rFonts w:ascii="Century Gothic" w:hAnsi="Century Gothic"/>
                <w:b/>
                <w:sz w:val="20"/>
              </w:rPr>
              <w:t>Description</w:t>
            </w:r>
          </w:p>
        </w:tc>
      </w:tr>
      <w:tr w:rsidR="00246053" w:rsidRPr="00D0263B" w14:paraId="23DE92F8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67B6D7E5" w14:textId="77777777" w:rsidR="00246053" w:rsidRPr="00E905C0" w:rsidRDefault="00246053" w:rsidP="00A13BFB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6C8548F3" w14:textId="1D71FC2D" w:rsidR="00246053" w:rsidRPr="00246053" w:rsidRDefault="00246053" w:rsidP="00A13BFB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>Payment Instruction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62C7937D" w14:textId="77777777" w:rsidR="00246053" w:rsidRPr="00246053" w:rsidRDefault="00246053" w:rsidP="00246053">
            <w:pPr>
              <w:jc w:val="both"/>
              <w:rPr>
                <w:rFonts w:ascii="Century Gothic" w:hAnsi="Century Gothic" w:cs="Arial"/>
                <w:b/>
                <w:smallCaps/>
                <w:color w:val="000000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>Instructions to make a payment or series of payments to a third party sent via paper and/or electronic means.</w:t>
            </w:r>
          </w:p>
          <w:p w14:paraId="504C8D89" w14:textId="77777777" w:rsidR="00246053" w:rsidRPr="00246053" w:rsidRDefault="00246053" w:rsidP="00A13BFB">
            <w:pPr>
              <w:spacing w:after="60"/>
              <w:rPr>
                <w:rFonts w:ascii="Century Gothic" w:hAnsi="Century Gothic" w:cs="Arial"/>
                <w:sz w:val="20"/>
              </w:rPr>
            </w:pPr>
          </w:p>
        </w:tc>
      </w:tr>
      <w:tr w:rsidR="00246053" w:rsidRPr="00D0263B" w14:paraId="2E9AEF63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0F7FADB8" w14:textId="77777777" w:rsidR="00246053" w:rsidRPr="00E905C0" w:rsidRDefault="00246053" w:rsidP="00246053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30382983" w14:textId="0DBFD117" w:rsidR="00246053" w:rsidRPr="00246053" w:rsidRDefault="00246053" w:rsidP="0024605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Payment Transaction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759D4CDF" w14:textId="5EB1396E" w:rsidR="00246053" w:rsidRPr="00246053" w:rsidRDefault="00246053" w:rsidP="00246053">
            <w:pPr>
              <w:spacing w:after="60"/>
              <w:rPr>
                <w:rFonts w:ascii="Century Gothic" w:hAnsi="Century Gothic" w:cs="Arial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>Payment Transaction will capture the information about the payment like amount, description</w:t>
            </w:r>
            <w:r w:rsidR="00C87993">
              <w:rPr>
                <w:rFonts w:ascii="Century Gothic" w:hAnsi="Century Gothic" w:cs="Arial"/>
                <w:sz w:val="20"/>
              </w:rPr>
              <w:t xml:space="preserve"> and sent by BITS</w:t>
            </w:r>
          </w:p>
        </w:tc>
      </w:tr>
      <w:tr w:rsidR="00246053" w:rsidRPr="00D0263B" w14:paraId="0457B95B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2705FE7C" w14:textId="77777777" w:rsidR="00246053" w:rsidRPr="00E905C0" w:rsidRDefault="00246053" w:rsidP="00246053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2C009066" w14:textId="12C51CCD" w:rsidR="00246053" w:rsidRPr="00246053" w:rsidRDefault="00246053" w:rsidP="0024605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Transaction Reference Number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2CB0591F" w14:textId="1E04A4D1" w:rsidR="00246053" w:rsidRPr="00246053" w:rsidRDefault="00246053" w:rsidP="34F8EB6A">
            <w:pPr>
              <w:spacing w:after="60"/>
              <w:rPr>
                <w:rFonts w:ascii="Century Gothic" w:hAnsi="Century Gothic" w:cs="Arial"/>
                <w:sz w:val="20"/>
              </w:rPr>
            </w:pPr>
            <w:r w:rsidRPr="34F8EB6A">
              <w:rPr>
                <w:rFonts w:ascii="Century Gothic" w:hAnsi="Century Gothic" w:cs="Arial"/>
                <w:sz w:val="20"/>
              </w:rPr>
              <w:t xml:space="preserve">Payment System </w:t>
            </w:r>
            <w:r w:rsidR="3AAD933E" w:rsidRPr="34F8EB6A">
              <w:rPr>
                <w:rFonts w:ascii="Century Gothic" w:hAnsi="Century Gothic" w:cs="Arial"/>
                <w:sz w:val="20"/>
              </w:rPr>
              <w:t xml:space="preserve">will </w:t>
            </w:r>
            <w:r w:rsidRPr="34F8EB6A">
              <w:rPr>
                <w:rFonts w:ascii="Century Gothic" w:hAnsi="Century Gothic" w:cs="Arial"/>
                <w:sz w:val="20"/>
              </w:rPr>
              <w:t xml:space="preserve">generate a unique transaction reference number for each transaction in a payment </w:t>
            </w:r>
            <w:r w:rsidR="7243285B" w:rsidRPr="34F8EB6A">
              <w:rPr>
                <w:rFonts w:ascii="Century Gothic" w:hAnsi="Century Gothic" w:cs="Arial"/>
                <w:sz w:val="20"/>
              </w:rPr>
              <w:t>instruction.</w:t>
            </w:r>
          </w:p>
        </w:tc>
      </w:tr>
      <w:tr w:rsidR="00246053" w:rsidRPr="00D0263B" w14:paraId="6E9F5E1E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364947C6" w14:textId="77777777" w:rsidR="00246053" w:rsidRPr="00E905C0" w:rsidRDefault="00246053" w:rsidP="00246053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3453435C" w14:textId="768992C0" w:rsidR="00246053" w:rsidRPr="00246053" w:rsidRDefault="00246053" w:rsidP="0024605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Business Transaction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794BDE62" w14:textId="5927C9AE" w:rsidR="00246053" w:rsidRPr="00246053" w:rsidRDefault="00246053" w:rsidP="00246053">
            <w:pPr>
              <w:spacing w:after="60"/>
              <w:rPr>
                <w:rFonts w:ascii="Century Gothic" w:hAnsi="Century Gothic" w:cs="Arial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>A source for a Payment Instruction can be a business transaction between two parties. An example of business transaction in Customs system could be “submission of declaration” by importer or exporter.</w:t>
            </w:r>
          </w:p>
        </w:tc>
      </w:tr>
      <w:tr w:rsidR="00246053" w:rsidRPr="00D0263B" w14:paraId="38636BB5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23D8C7E5" w14:textId="77777777" w:rsidR="00246053" w:rsidRPr="00E905C0" w:rsidRDefault="00246053" w:rsidP="00246053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4E795E5A" w14:textId="16CFC3AB" w:rsidR="00246053" w:rsidRPr="00246053" w:rsidRDefault="00246053" w:rsidP="0024605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Invoice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464559E8" w14:textId="6D96F61D" w:rsidR="00246053" w:rsidRDefault="00246053" w:rsidP="00246053">
            <w:pPr>
              <w:jc w:val="both"/>
              <w:rPr>
                <w:rFonts w:ascii="Century Gothic" w:hAnsi="Century Gothic" w:cs="Arial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 xml:space="preserve">A nonnegotiable commercial instrument issued by </w:t>
            </w:r>
            <w:r>
              <w:rPr>
                <w:rFonts w:ascii="Century Gothic" w:hAnsi="Century Gothic" w:cs="Arial"/>
                <w:sz w:val="20"/>
              </w:rPr>
              <w:t>the system on behalf of the agency (Customs or Other Govt. agency) listing the payment to be made for the service rendered</w:t>
            </w:r>
            <w:r w:rsidRPr="00246053">
              <w:rPr>
                <w:rFonts w:ascii="Century Gothic" w:hAnsi="Century Gothic" w:cs="Arial"/>
                <w:sz w:val="20"/>
              </w:rPr>
              <w:t xml:space="preserve">. </w:t>
            </w:r>
          </w:p>
          <w:p w14:paraId="21258B73" w14:textId="2CFB785D" w:rsidR="00246053" w:rsidRPr="00246053" w:rsidRDefault="00246053" w:rsidP="00246053">
            <w:pPr>
              <w:jc w:val="both"/>
              <w:rPr>
                <w:rFonts w:ascii="Century Gothic" w:hAnsi="Century Gothic" w:cs="Arial"/>
                <w:sz w:val="20"/>
              </w:rPr>
            </w:pPr>
          </w:p>
        </w:tc>
      </w:tr>
      <w:tr w:rsidR="00246053" w:rsidRPr="00D0263B" w14:paraId="09E938F6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40DC6E2D" w14:textId="77777777" w:rsidR="00246053" w:rsidRPr="00E905C0" w:rsidRDefault="00246053" w:rsidP="00246053">
            <w:pPr>
              <w:numPr>
                <w:ilvl w:val="0"/>
                <w:numId w:val="23"/>
              </w:numPr>
              <w:spacing w:after="60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2408" w:type="dxa"/>
          </w:tcPr>
          <w:p w14:paraId="637B9A40" w14:textId="3B922A99" w:rsidR="00246053" w:rsidRPr="00246053" w:rsidRDefault="00246053" w:rsidP="0024605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Receipt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16" w:type="dxa"/>
          </w:tcPr>
          <w:p w14:paraId="1790264C" w14:textId="3E183AB0" w:rsidR="00246053" w:rsidRPr="00246053" w:rsidRDefault="00246053" w:rsidP="00246053">
            <w:pPr>
              <w:jc w:val="both"/>
              <w:rPr>
                <w:rFonts w:ascii="Century Gothic" w:hAnsi="Century Gothic"/>
                <w:sz w:val="20"/>
              </w:rPr>
            </w:pPr>
            <w:r w:rsidRPr="00246053">
              <w:rPr>
                <w:rFonts w:ascii="Century Gothic" w:hAnsi="Century Gothic" w:cs="Arial"/>
                <w:sz w:val="20"/>
              </w:rPr>
              <w:t>A</w:t>
            </w:r>
            <w:r w:rsidRPr="00246053">
              <w:rPr>
                <w:rFonts w:ascii="Century Gothic" w:hAnsi="Century Gothic"/>
                <w:sz w:val="20"/>
              </w:rPr>
              <w:t> </w:t>
            </w:r>
            <w:r w:rsidRPr="00246053">
              <w:rPr>
                <w:rFonts w:ascii="Century Gothic" w:hAnsi="Century Gothic" w:cs="Arial"/>
                <w:sz w:val="20"/>
              </w:rPr>
              <w:t>Receipt</w:t>
            </w:r>
            <w:r w:rsidRPr="00246053">
              <w:rPr>
                <w:rFonts w:ascii="Century Gothic" w:hAnsi="Century Gothic"/>
                <w:sz w:val="20"/>
              </w:rPr>
              <w:t> </w:t>
            </w:r>
            <w:r w:rsidRPr="00246053">
              <w:rPr>
                <w:rFonts w:ascii="Century Gothic" w:hAnsi="Century Gothic" w:cs="Arial"/>
                <w:sz w:val="20"/>
              </w:rPr>
              <w:t>is a written</w:t>
            </w:r>
            <w:r>
              <w:rPr>
                <w:rFonts w:ascii="Century Gothic" w:hAnsi="Century Gothic" w:cs="Arial"/>
                <w:sz w:val="20"/>
              </w:rPr>
              <w:t>/printed</w:t>
            </w:r>
            <w:r w:rsidRPr="00246053">
              <w:rPr>
                <w:rFonts w:ascii="Century Gothic" w:hAnsi="Century Gothic" w:cs="Arial"/>
                <w:sz w:val="20"/>
              </w:rPr>
              <w:t xml:space="preserve"> acknowledgment that a</w:t>
            </w:r>
            <w:r w:rsidRPr="00246053">
              <w:rPr>
                <w:rFonts w:ascii="Century Gothic" w:hAnsi="Century Gothic"/>
                <w:sz w:val="20"/>
              </w:rPr>
              <w:t> </w:t>
            </w:r>
            <w:r w:rsidRPr="00246053">
              <w:rPr>
                <w:rFonts w:ascii="Century Gothic" w:hAnsi="Century Gothic" w:cs="Arial"/>
                <w:sz w:val="20"/>
              </w:rPr>
              <w:t>payment</w:t>
            </w:r>
            <w:r w:rsidRPr="00246053">
              <w:rPr>
                <w:rFonts w:ascii="Century Gothic" w:hAnsi="Century Gothic"/>
                <w:sz w:val="20"/>
              </w:rPr>
              <w:t> </w:t>
            </w:r>
            <w:r w:rsidRPr="00246053">
              <w:rPr>
                <w:rFonts w:ascii="Century Gothic" w:hAnsi="Century Gothic" w:cs="Arial"/>
                <w:sz w:val="20"/>
              </w:rPr>
              <w:t>has been received.</w:t>
            </w:r>
            <w:r w:rsidRPr="00246053">
              <w:rPr>
                <w:rFonts w:ascii="Century Gothic" w:hAnsi="Century Gothic"/>
                <w:sz w:val="20"/>
              </w:rPr>
              <w:t> </w:t>
            </w:r>
          </w:p>
          <w:p w14:paraId="17D9644A" w14:textId="77777777" w:rsidR="00246053" w:rsidRPr="00246053" w:rsidRDefault="00246053" w:rsidP="00246053">
            <w:pPr>
              <w:jc w:val="both"/>
              <w:rPr>
                <w:rFonts w:ascii="Century Gothic" w:hAnsi="Century Gothic" w:cs="Arial"/>
                <w:sz w:val="20"/>
              </w:rPr>
            </w:pPr>
          </w:p>
        </w:tc>
      </w:tr>
    </w:tbl>
    <w:p w14:paraId="0AC8E2F5" w14:textId="77777777" w:rsidR="00246053" w:rsidRDefault="00246053" w:rsidP="00515BD9">
      <w:pPr>
        <w:rPr>
          <w:rFonts w:ascii="Century Gothic" w:hAnsi="Century Gothic"/>
          <w:color w:val="000000"/>
          <w:sz w:val="20"/>
        </w:rPr>
      </w:pPr>
    </w:p>
    <w:p w14:paraId="0ACD4B15" w14:textId="77777777" w:rsidR="00653252" w:rsidRPr="00515BD9" w:rsidRDefault="00653252" w:rsidP="00515BD9">
      <w:pPr>
        <w:rPr>
          <w:rFonts w:ascii="Century Gothic" w:hAnsi="Century Gothic"/>
          <w:color w:val="000000"/>
          <w:sz w:val="20"/>
        </w:rPr>
      </w:pPr>
    </w:p>
    <w:p w14:paraId="2B7C4FFE" w14:textId="77777777" w:rsidR="00C86532" w:rsidRDefault="00C86532" w:rsidP="00956502">
      <w:pPr>
        <w:jc w:val="both"/>
        <w:rPr>
          <w:rFonts w:ascii="Century Gothic" w:hAnsi="Century Gothic"/>
          <w:sz w:val="20"/>
        </w:rPr>
      </w:pPr>
    </w:p>
    <w:p w14:paraId="004E8669" w14:textId="4A212C3F" w:rsidR="00956502" w:rsidRDefault="00956502" w:rsidP="00956502">
      <w:pPr>
        <w:rPr>
          <w:rFonts w:ascii="Century Gothic" w:hAnsi="Century Gothic"/>
          <w:sz w:val="20"/>
        </w:rPr>
      </w:pPr>
    </w:p>
    <w:p w14:paraId="5F871D65" w14:textId="77777777" w:rsidR="00956502" w:rsidRDefault="00956502" w:rsidP="00956502"/>
    <w:p w14:paraId="12F4FB05" w14:textId="77777777" w:rsidR="00147103" w:rsidRDefault="00147103" w:rsidP="00956502"/>
    <w:p w14:paraId="54662474" w14:textId="77777777" w:rsidR="00107175" w:rsidRPr="008C0BFA" w:rsidRDefault="00107175" w:rsidP="008C0BFA">
      <w:pPr>
        <w:rPr>
          <w:rFonts w:ascii="Century Gothic" w:hAnsi="Century Gothic"/>
          <w:color w:val="000000"/>
          <w:sz w:val="20"/>
        </w:rPr>
      </w:pPr>
    </w:p>
    <w:p w14:paraId="6534FB15" w14:textId="77777777" w:rsidR="00C86532" w:rsidRDefault="00C86532">
      <w:pPr>
        <w:tabs>
          <w:tab w:val="clear" w:pos="360"/>
        </w:tabs>
        <w:rPr>
          <w:rFonts w:ascii="Century Gothic Bold" w:hAnsi="Century Gothic Bold"/>
          <w:b/>
          <w:bCs/>
          <w:smallCaps/>
          <w:color w:val="000000"/>
          <w:sz w:val="22"/>
          <w:szCs w:val="22"/>
        </w:rPr>
      </w:pPr>
      <w:r>
        <w:br w:type="page"/>
      </w:r>
    </w:p>
    <w:p w14:paraId="633CCA13" w14:textId="5BB260B6" w:rsidR="00147103" w:rsidRDefault="00147103" w:rsidP="00147103">
      <w:pPr>
        <w:pStyle w:val="Heading2"/>
      </w:pPr>
      <w:bookmarkStart w:id="678" w:name="_Toc79052909"/>
      <w:r>
        <w:lastRenderedPageBreak/>
        <w:t>Payment Use Cases</w:t>
      </w:r>
      <w:bookmarkEnd w:id="678"/>
    </w:p>
    <w:p w14:paraId="1B8330DB" w14:textId="77777777" w:rsidR="008B5310" w:rsidRPr="002853B4" w:rsidRDefault="008B5310" w:rsidP="002853B4">
      <w:pPr>
        <w:rPr>
          <w:rFonts w:ascii="Century Gothic" w:hAnsi="Century Gothic"/>
          <w:color w:val="000000"/>
          <w:sz w:val="20"/>
        </w:rPr>
      </w:pPr>
    </w:p>
    <w:p w14:paraId="057A95C2" w14:textId="30C04367" w:rsidR="008B5310" w:rsidRDefault="00A7461C" w:rsidP="00604542">
      <w:pPr>
        <w:pStyle w:val="Heading3"/>
      </w:pPr>
      <w:bookmarkStart w:id="679" w:name="_Toc79052910"/>
      <w:r>
        <w:t xml:space="preserve">Register </w:t>
      </w:r>
      <w:r w:rsidR="00147103">
        <w:t>Payment</w:t>
      </w:r>
      <w:r w:rsidR="008B5310">
        <w:t xml:space="preserve"> </w:t>
      </w:r>
      <w:r w:rsidR="00147103">
        <w:t xml:space="preserve">&amp; Completed Payment </w:t>
      </w:r>
      <w:r w:rsidR="008B5310">
        <w:t>Use Case</w:t>
      </w:r>
      <w:bookmarkEnd w:id="679"/>
    </w:p>
    <w:p w14:paraId="11CEC1FD" w14:textId="3AD4102D" w:rsidR="212B4B25" w:rsidRDefault="005E03FC" w:rsidP="34F8EB6A">
      <w:pPr>
        <w:pStyle w:val="BodyText"/>
        <w:spacing w:afterAutospacing="1"/>
        <w:ind w:left="284"/>
        <w:jc w:val="center"/>
      </w:pPr>
      <w:ins w:id="680" w:author="Yoezer Choki" w:date="2021-06-29T17:00:00Z">
        <w:r>
          <w:rPr>
            <w:noProof/>
            <w:lang w:bidi="bo-CN"/>
          </w:rPr>
          <w:drawing>
            <wp:inline distT="0" distB="0" distL="0" distR="0" wp14:anchorId="50844D96" wp14:editId="7EA15CEA">
              <wp:extent cx="5191125" cy="3686175"/>
              <wp:effectExtent l="0" t="0" r="9525" b="9525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91125" cy="3686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commentRangeStart w:id="681"/>
      <w:del w:id="682" w:author="Yoezer Choki" w:date="2021-06-28T09:39:00Z">
        <w:r w:rsidR="212B4B25" w:rsidDel="000551C6">
          <w:rPr>
            <w:noProof/>
            <w:lang w:bidi="bo-CN"/>
          </w:rPr>
          <w:drawing>
            <wp:inline distT="0" distB="0" distL="0" distR="0" wp14:anchorId="4413A851" wp14:editId="747D749F">
              <wp:extent cx="4857802" cy="2619922"/>
              <wp:effectExtent l="0" t="0" r="0" b="0"/>
              <wp:docPr id="1216138378" name="Picture 12161383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708" r="3541" b="100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57802" cy="26199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End w:id="681"/>
      <w:r w:rsidR="00511623">
        <w:rPr>
          <w:rStyle w:val="CommentReference"/>
          <w:i w:val="0"/>
          <w:color w:val="auto"/>
        </w:rPr>
        <w:commentReference w:id="681"/>
      </w:r>
    </w:p>
    <w:p w14:paraId="38F164F8" w14:textId="2DFA3507" w:rsidR="5E4AAD90" w:rsidDel="000551C6" w:rsidRDefault="5E4AAD90" w:rsidP="34F8EB6A">
      <w:pPr>
        <w:pStyle w:val="Caption"/>
        <w:jc w:val="center"/>
        <w:rPr>
          <w:del w:id="683" w:author="Yoezer Choki" w:date="2021-06-28T09:41:00Z"/>
          <w:rStyle w:val="StyleBodyTextCenturyGothic10ptNotItalicAuto1Char"/>
          <w:sz w:val="18"/>
          <w:szCs w:val="18"/>
        </w:rPr>
      </w:pPr>
      <w:del w:id="684" w:author="Sujit Patra" w:date="2021-06-25T17:13:00Z">
        <w:r w:rsidRPr="34F8EB6A" w:rsidDel="006F40D2">
          <w:rPr>
            <w:sz w:val="18"/>
            <w:szCs w:val="18"/>
          </w:rPr>
          <w:delText xml:space="preserve">Figure </w:delText>
        </w:r>
        <w:r w:rsidRPr="34F8EB6A" w:rsidDel="006F40D2">
          <w:rPr>
            <w:sz w:val="18"/>
            <w:szCs w:val="18"/>
          </w:rPr>
          <w:fldChar w:fldCharType="begin"/>
        </w:r>
        <w:r w:rsidRPr="34F8EB6A" w:rsidDel="006F40D2">
          <w:rPr>
            <w:sz w:val="18"/>
            <w:szCs w:val="18"/>
          </w:rPr>
          <w:delInstrText xml:space="preserve"> SEQ Figure \* ARABIC </w:delInstrText>
        </w:r>
        <w:r w:rsidRPr="34F8EB6A" w:rsidDel="006F40D2">
          <w:rPr>
            <w:sz w:val="18"/>
            <w:szCs w:val="18"/>
          </w:rPr>
          <w:fldChar w:fldCharType="separate"/>
        </w:r>
        <w:r w:rsidRPr="34F8EB6A" w:rsidDel="006F40D2">
          <w:rPr>
            <w:noProof/>
            <w:sz w:val="18"/>
            <w:szCs w:val="18"/>
          </w:rPr>
          <w:delText>2</w:delText>
        </w:r>
        <w:r w:rsidRPr="34F8EB6A" w:rsidDel="006F40D2">
          <w:rPr>
            <w:sz w:val="18"/>
            <w:szCs w:val="18"/>
          </w:rPr>
          <w:fldChar w:fldCharType="end"/>
        </w:r>
        <w:r w:rsidRPr="34F8EB6A" w:rsidDel="006F40D2">
          <w:rPr>
            <w:noProof/>
            <w:sz w:val="18"/>
            <w:szCs w:val="18"/>
          </w:rPr>
          <w:delText xml:space="preserve">:  </w:delText>
        </w:r>
      </w:del>
      <w:ins w:id="685" w:author="Sujit Patra" w:date="2021-06-25T17:12:00Z">
        <w:r w:rsidR="006F40D2">
          <w:rPr>
            <w:noProof/>
            <w:sz w:val="18"/>
            <w:szCs w:val="18"/>
          </w:rPr>
          <w:t>Use CASE diagram f</w:t>
        </w:r>
      </w:ins>
      <w:ins w:id="686" w:author="Sujit Patra" w:date="2021-06-25T17:13:00Z">
        <w:r w:rsidR="006F40D2">
          <w:rPr>
            <w:noProof/>
            <w:sz w:val="18"/>
            <w:szCs w:val="18"/>
          </w:rPr>
          <w:t>or ecms and bits payment integration</w:t>
        </w:r>
      </w:ins>
      <w:del w:id="687" w:author="Sujit Patra" w:date="2021-06-25T17:12:00Z">
        <w:r w:rsidR="6939151E" w:rsidRPr="34F8EB6A" w:rsidDel="006F40D2">
          <w:rPr>
            <w:noProof/>
            <w:sz w:val="18"/>
            <w:szCs w:val="18"/>
          </w:rPr>
          <w:delText>Integration between ecms and bits</w:delText>
        </w:r>
      </w:del>
    </w:p>
    <w:p w14:paraId="4C9FD223" w14:textId="77777777" w:rsidR="34F8EB6A" w:rsidDel="000551C6" w:rsidRDefault="34F8EB6A" w:rsidP="34F8EB6A">
      <w:pPr>
        <w:rPr>
          <w:del w:id="688" w:author="Yoezer Choki" w:date="2021-06-28T09:40:00Z"/>
          <w:rFonts w:ascii="Century Gothic" w:hAnsi="Century Gothic"/>
          <w:color w:val="000000" w:themeColor="text1"/>
          <w:sz w:val="20"/>
        </w:rPr>
      </w:pPr>
    </w:p>
    <w:p w14:paraId="57A4360D" w14:textId="7DE31816" w:rsidR="34F8EB6A" w:rsidDel="000551C6" w:rsidRDefault="34F8EB6A" w:rsidP="34F8EB6A">
      <w:pPr>
        <w:pStyle w:val="BodyText"/>
        <w:spacing w:afterAutospacing="1"/>
        <w:ind w:left="284"/>
        <w:rPr>
          <w:del w:id="689" w:author="Yoezer Choki" w:date="2021-06-28T09:40:00Z"/>
          <w:iCs/>
          <w:szCs w:val="24"/>
        </w:rPr>
      </w:pPr>
    </w:p>
    <w:p w14:paraId="30BC1E63" w14:textId="77777777" w:rsidR="000551C6" w:rsidRDefault="000551C6">
      <w:pPr>
        <w:pStyle w:val="Caption"/>
        <w:jc w:val="center"/>
        <w:rPr>
          <w:ins w:id="690" w:author="Yoezer Choki" w:date="2021-06-28T09:39:00Z"/>
        </w:rPr>
        <w:pPrChange w:id="691" w:author="Yoezer Choki" w:date="2021-06-28T09:41:00Z">
          <w:pPr>
            <w:pStyle w:val="BodyText"/>
            <w:spacing w:afterAutospacing="1"/>
            <w:ind w:left="284"/>
          </w:pPr>
        </w:pPrChange>
      </w:pPr>
    </w:p>
    <w:p w14:paraId="3BE688D8" w14:textId="77777777" w:rsidR="000551C6" w:rsidRDefault="000551C6" w:rsidP="34F8EB6A">
      <w:pPr>
        <w:pStyle w:val="BodyText"/>
        <w:spacing w:afterAutospacing="1"/>
        <w:ind w:left="284"/>
        <w:rPr>
          <w:iCs/>
          <w:szCs w:val="24"/>
        </w:rPr>
      </w:pPr>
    </w:p>
    <w:p w14:paraId="24C96873" w14:textId="161C81A2" w:rsidR="7FEAE773" w:rsidRDefault="00DC231F">
      <w:pPr>
        <w:pStyle w:val="BodyText"/>
        <w:spacing w:afterAutospacing="1"/>
        <w:ind w:left="284"/>
        <w:rPr>
          <w:iCs/>
          <w:szCs w:val="24"/>
        </w:rPr>
        <w:pPrChange w:id="692" w:author="Ugyen  Rangdrol" w:date="2021-07-05T17:30:00Z">
          <w:pPr>
            <w:pStyle w:val="BodyText"/>
            <w:spacing w:afterAutospacing="1"/>
            <w:ind w:left="284"/>
            <w:jc w:val="center"/>
          </w:pPr>
        </w:pPrChange>
      </w:pPr>
      <w:ins w:id="693" w:author="Yoezer Choki" w:date="2021-07-01T14:24:00Z">
        <w:r>
          <w:rPr>
            <w:noProof/>
            <w:lang w:bidi="bo-CN"/>
          </w:rPr>
          <w:drawing>
            <wp:inline distT="0" distB="0" distL="0" distR="0" wp14:anchorId="5EA5DA06" wp14:editId="7B039B0A">
              <wp:extent cx="5286375" cy="2648401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22"/>
                      <a:srcRect l="2951" t="5392" r="9028" b="9008"/>
                      <a:stretch/>
                    </pic:blipFill>
                    <pic:spPr bwMode="auto">
                      <a:xfrm>
                        <a:off x="0" y="0"/>
                        <a:ext cx="5301634" cy="265604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commentRangeStart w:id="694"/>
      <w:del w:id="695" w:author="Yoezer Choki" w:date="2021-06-28T09:39:00Z">
        <w:r w:rsidR="7FEAE773" w:rsidDel="000551C6">
          <w:rPr>
            <w:noProof/>
            <w:lang w:bidi="bo-CN"/>
          </w:rPr>
          <w:drawing>
            <wp:inline distT="0" distB="0" distL="0" distR="0" wp14:anchorId="6A798BFC" wp14:editId="76217A1C">
              <wp:extent cx="5391150" cy="2881537"/>
              <wp:effectExtent l="0" t="0" r="0" b="0"/>
              <wp:docPr id="1720107500" name="Picture 17201075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1150" cy="28815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End w:id="694"/>
      <w:r w:rsidR="00511623">
        <w:rPr>
          <w:rStyle w:val="CommentReference"/>
          <w:i w:val="0"/>
          <w:color w:val="auto"/>
        </w:rPr>
        <w:commentReference w:id="694"/>
      </w:r>
    </w:p>
    <w:p w14:paraId="4ACFE621" w14:textId="51D5DE2E" w:rsidR="008B5310" w:rsidRPr="00CB7C7D" w:rsidRDefault="00CB7C7D" w:rsidP="00CB7C7D">
      <w:pPr>
        <w:pStyle w:val="Caption"/>
        <w:jc w:val="center"/>
        <w:rPr>
          <w:rStyle w:val="StyleBodyTextCenturyGothic10ptNotItalicAuto1Char"/>
          <w:sz w:val="18"/>
          <w:szCs w:val="18"/>
        </w:rPr>
      </w:pPr>
      <w:del w:id="696" w:author="Sujit Patra" w:date="2021-06-25T17:13:00Z">
        <w:r w:rsidRPr="34F8EB6A" w:rsidDel="006F40D2">
          <w:rPr>
            <w:sz w:val="18"/>
            <w:szCs w:val="18"/>
          </w:rPr>
          <w:delText xml:space="preserve">Figure </w:delText>
        </w:r>
        <w:r w:rsidRPr="34F8EB6A" w:rsidDel="006F40D2">
          <w:rPr>
            <w:sz w:val="18"/>
            <w:szCs w:val="18"/>
          </w:rPr>
          <w:fldChar w:fldCharType="begin"/>
        </w:r>
        <w:r w:rsidRPr="34F8EB6A" w:rsidDel="006F40D2">
          <w:rPr>
            <w:sz w:val="18"/>
            <w:szCs w:val="18"/>
          </w:rPr>
          <w:delInstrText xml:space="preserve"> SEQ Figure \* ARABIC </w:delInstrText>
        </w:r>
        <w:r w:rsidRPr="34F8EB6A" w:rsidDel="006F40D2">
          <w:rPr>
            <w:sz w:val="18"/>
            <w:szCs w:val="18"/>
          </w:rPr>
          <w:fldChar w:fldCharType="separate"/>
        </w:r>
        <w:r w:rsidR="004B75E8" w:rsidRPr="34F8EB6A" w:rsidDel="006F40D2">
          <w:rPr>
            <w:noProof/>
            <w:sz w:val="18"/>
            <w:szCs w:val="18"/>
          </w:rPr>
          <w:delText>2</w:delText>
        </w:r>
        <w:r w:rsidRPr="34F8EB6A" w:rsidDel="006F40D2">
          <w:rPr>
            <w:sz w:val="18"/>
            <w:szCs w:val="18"/>
          </w:rPr>
          <w:fldChar w:fldCharType="end"/>
        </w:r>
        <w:r w:rsidRPr="34F8EB6A" w:rsidDel="006F40D2">
          <w:rPr>
            <w:noProof/>
            <w:sz w:val="18"/>
            <w:szCs w:val="18"/>
          </w:rPr>
          <w:delText xml:space="preserve">: </w:delText>
        </w:r>
        <w:r w:rsidR="2A172E29" w:rsidRPr="34F8EB6A" w:rsidDel="006F40D2">
          <w:rPr>
            <w:noProof/>
            <w:sz w:val="18"/>
            <w:szCs w:val="18"/>
          </w:rPr>
          <w:delText>integration between the declarant and the custom user</w:delText>
        </w:r>
      </w:del>
      <w:ins w:id="697" w:author="Sujit Patra" w:date="2021-06-25T17:13:00Z">
        <w:r w:rsidR="006F40D2">
          <w:rPr>
            <w:sz w:val="18"/>
            <w:szCs w:val="18"/>
          </w:rPr>
          <w:t>use case diagram for payment in ecms</w:t>
        </w:r>
      </w:ins>
    </w:p>
    <w:p w14:paraId="4992C6D7" w14:textId="77777777" w:rsidR="00492723" w:rsidRPr="004A0F36" w:rsidDel="00EC3BEA" w:rsidRDefault="00492723" w:rsidP="004A0F36">
      <w:pPr>
        <w:rPr>
          <w:del w:id="698" w:author="Ugyen  Rangdrol" w:date="2021-07-05T17:30:00Z"/>
          <w:rFonts w:ascii="Century Gothic" w:hAnsi="Century Gothic"/>
          <w:color w:val="000000"/>
          <w:sz w:val="20"/>
        </w:rPr>
      </w:pPr>
    </w:p>
    <w:p w14:paraId="3964B203" w14:textId="77777777" w:rsidR="00147103" w:rsidDel="00EC3BEA" w:rsidRDefault="00147103" w:rsidP="00147103">
      <w:pPr>
        <w:pStyle w:val="StyleBodyTextCenturyGothic10ptNotItalicAuto1"/>
        <w:rPr>
          <w:del w:id="699" w:author="Ugyen  Rangdrol" w:date="2021-07-05T17:30:00Z"/>
        </w:rPr>
      </w:pPr>
    </w:p>
    <w:p w14:paraId="6853481A" w14:textId="77777777" w:rsidR="00C84394" w:rsidDel="00EC3BEA" w:rsidRDefault="00C84394" w:rsidP="00C84394">
      <w:pPr>
        <w:pStyle w:val="StyleBodyTextCenturyGothic10ptNotItalicAuto1"/>
        <w:rPr>
          <w:del w:id="700" w:author="Ugyen  Rangdrol" w:date="2021-07-05T17:30:00Z"/>
        </w:rPr>
      </w:pPr>
    </w:p>
    <w:p w14:paraId="3867A325" w14:textId="545FDB92" w:rsidR="00C84394" w:rsidDel="00EC3BEA" w:rsidRDefault="00C84394" w:rsidP="00C84394">
      <w:pPr>
        <w:pStyle w:val="StyleBodyTextCenturyGothic10ptNotItalicAuto1"/>
        <w:rPr>
          <w:del w:id="701" w:author="Ugyen  Rangdrol" w:date="2021-07-05T17:31:00Z"/>
        </w:rPr>
      </w:pPr>
    </w:p>
    <w:p w14:paraId="24F117E9" w14:textId="77777777" w:rsidR="007569AF" w:rsidRDefault="007569AF" w:rsidP="00147103">
      <w:pPr>
        <w:pStyle w:val="StyleBodyTextCenturyGothic10ptNotItalicAuto1"/>
      </w:pPr>
    </w:p>
    <w:p w14:paraId="4D4AF012" w14:textId="0E8AD14D" w:rsidR="00BF0BEC" w:rsidRPr="005327AB" w:rsidRDefault="00357C2F" w:rsidP="34F8EB6A">
      <w:pPr>
        <w:pStyle w:val="Heading2"/>
      </w:pPr>
      <w:bookmarkStart w:id="702" w:name="_Toc79052911"/>
      <w:r>
        <w:lastRenderedPageBreak/>
        <w:t>Payment Backend</w:t>
      </w:r>
      <w:bookmarkEnd w:id="702"/>
    </w:p>
    <w:p w14:paraId="4EE8CFC9" w14:textId="77777777" w:rsidR="00F01C42" w:rsidRPr="00091295" w:rsidRDefault="00F01C42" w:rsidP="00604542">
      <w:pPr>
        <w:pStyle w:val="Heading3"/>
      </w:pPr>
      <w:bookmarkStart w:id="703" w:name="_Toc318149059"/>
      <w:bookmarkStart w:id="704" w:name="_Toc79052912"/>
      <w:r w:rsidRPr="00091295">
        <w:t>Pre-Requisites</w:t>
      </w:r>
      <w:bookmarkEnd w:id="703"/>
      <w:bookmarkEnd w:id="704"/>
    </w:p>
    <w:p w14:paraId="5478256A" w14:textId="07D27646" w:rsidR="00BF0BEC" w:rsidRPr="00BA44C1" w:rsidRDefault="00253BCF" w:rsidP="002E1A62">
      <w:pPr>
        <w:pStyle w:val="StyleBodyTextCenturyGothic10ptNotItalicAuto1"/>
      </w:pPr>
      <w:r>
        <w:t xml:space="preserve">BITS is ready to accept and process the payment details sent by </w:t>
      </w:r>
      <w:proofErr w:type="spellStart"/>
      <w:r>
        <w:t>eCMS</w:t>
      </w:r>
      <w:proofErr w:type="spellEnd"/>
      <w:r>
        <w:t xml:space="preserve"> and respond with the transaction </w:t>
      </w:r>
      <w:r w:rsidR="00371BB1">
        <w:t>details.</w:t>
      </w:r>
    </w:p>
    <w:p w14:paraId="204033B8" w14:textId="77777777" w:rsidR="00BF0BEC" w:rsidRPr="007E0965" w:rsidRDefault="00BF0BEC" w:rsidP="002E1A62">
      <w:pPr>
        <w:pStyle w:val="StyleBodyTextCenturyGothic10ptNotItalicAuto1"/>
      </w:pPr>
    </w:p>
    <w:p w14:paraId="5A0CD603" w14:textId="77777777" w:rsidR="00F01C42" w:rsidRDefault="00F01C42" w:rsidP="00604542">
      <w:pPr>
        <w:pStyle w:val="Heading3"/>
      </w:pPr>
      <w:bookmarkStart w:id="705" w:name="_Toc318149060"/>
      <w:bookmarkStart w:id="706" w:name="_Toc79052913"/>
      <w:r w:rsidRPr="00091295">
        <w:t>Process Flow</w:t>
      </w:r>
      <w:bookmarkEnd w:id="705"/>
      <w:bookmarkEnd w:id="706"/>
    </w:p>
    <w:p w14:paraId="2932D0C6" w14:textId="77DD3591" w:rsidR="00CB7C7D" w:rsidRDefault="00CB7C7D" w:rsidP="00CB7C7D">
      <w:pPr>
        <w:keepNext/>
        <w:jc w:val="center"/>
        <w:rPr>
          <w:rFonts w:ascii="Century Gothic" w:hAnsi="Century Gothic"/>
          <w:noProof/>
          <w:sz w:val="20"/>
          <w:lang w:val="en-SG" w:eastAsia="en-SG"/>
        </w:rPr>
      </w:pPr>
    </w:p>
    <w:p w14:paraId="7C5D0145" w14:textId="5128243D" w:rsidR="00253BCF" w:rsidRDefault="000551C6">
      <w:pPr>
        <w:keepNext/>
        <w:jc w:val="center"/>
        <w:rPr>
          <w:szCs w:val="24"/>
        </w:rPr>
        <w:pPrChange w:id="707" w:author="Ugyen  Rangdrol" w:date="2021-07-05T17:31:00Z">
          <w:pPr>
            <w:keepNext/>
          </w:pPr>
        </w:pPrChange>
      </w:pPr>
      <w:ins w:id="708" w:author="Yoezer Choki" w:date="2021-06-28T09:44:00Z">
        <w:r>
          <w:rPr>
            <w:noProof/>
            <w:lang w:bidi="bo-CN"/>
          </w:rPr>
          <w:drawing>
            <wp:inline distT="0" distB="0" distL="0" distR="0" wp14:anchorId="0C030A0F" wp14:editId="30365BBF">
              <wp:extent cx="5410458" cy="6000750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24"/>
                      <a:srcRect l="2431" t="1313" r="3472"/>
                      <a:stretch/>
                    </pic:blipFill>
                    <pic:spPr bwMode="auto">
                      <a:xfrm>
                        <a:off x="0" y="0"/>
                        <a:ext cx="5412754" cy="600329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commentRangeStart w:id="709"/>
      <w:del w:id="710" w:author="Yoezer Choki" w:date="2021-06-28T09:43:00Z">
        <w:r w:rsidR="7FA6B5A6" w:rsidDel="000551C6">
          <w:rPr>
            <w:noProof/>
            <w:lang w:bidi="bo-CN"/>
          </w:rPr>
          <w:drawing>
            <wp:inline distT="0" distB="0" distL="0" distR="0" wp14:anchorId="7985E96A" wp14:editId="3940E8E3">
              <wp:extent cx="6010276" cy="5829466"/>
              <wp:effectExtent l="0" t="0" r="0" b="0"/>
              <wp:docPr id="699785870" name="Picture 69978587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0276" cy="58294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End w:id="709"/>
      <w:r w:rsidR="006F40D2">
        <w:rPr>
          <w:rStyle w:val="CommentReference"/>
        </w:rPr>
        <w:commentReference w:id="709"/>
      </w:r>
    </w:p>
    <w:p w14:paraId="5618D2CE" w14:textId="77777777" w:rsidR="00CB7C7D" w:rsidRDefault="00CB7C7D" w:rsidP="00CB7C7D">
      <w:pPr>
        <w:pStyle w:val="Caption"/>
        <w:jc w:val="center"/>
        <w:rPr>
          <w:sz w:val="18"/>
          <w:szCs w:val="18"/>
        </w:rPr>
      </w:pPr>
    </w:p>
    <w:p w14:paraId="1ED9E8AF" w14:textId="7CEE9ABF" w:rsidR="007741B3" w:rsidRDefault="00CB7C7D" w:rsidP="14170A01">
      <w:pPr>
        <w:pStyle w:val="Caption"/>
        <w:jc w:val="center"/>
        <w:rPr>
          <w:sz w:val="18"/>
          <w:szCs w:val="18"/>
        </w:rPr>
      </w:pPr>
      <w:r w:rsidRPr="14170A01">
        <w:rPr>
          <w:sz w:val="18"/>
          <w:szCs w:val="18"/>
        </w:rPr>
        <w:t xml:space="preserve">Figure </w:t>
      </w:r>
      <w:r w:rsidR="007741B3" w:rsidRPr="14170A01">
        <w:rPr>
          <w:sz w:val="18"/>
          <w:szCs w:val="18"/>
        </w:rPr>
        <w:fldChar w:fldCharType="begin"/>
      </w:r>
      <w:r w:rsidR="007741B3" w:rsidRPr="14170A01">
        <w:rPr>
          <w:sz w:val="18"/>
          <w:szCs w:val="18"/>
        </w:rPr>
        <w:instrText xml:space="preserve"> SEQ Figure \* ARABIC </w:instrText>
      </w:r>
      <w:r w:rsidR="007741B3" w:rsidRPr="14170A01">
        <w:rPr>
          <w:sz w:val="18"/>
          <w:szCs w:val="18"/>
        </w:rPr>
        <w:fldChar w:fldCharType="separate"/>
      </w:r>
      <w:r w:rsidR="004B75E8" w:rsidRPr="14170A01">
        <w:rPr>
          <w:noProof/>
          <w:sz w:val="18"/>
          <w:szCs w:val="18"/>
        </w:rPr>
        <w:t>5</w:t>
      </w:r>
      <w:r w:rsidR="007741B3" w:rsidRPr="14170A01">
        <w:rPr>
          <w:sz w:val="18"/>
          <w:szCs w:val="18"/>
        </w:rPr>
        <w:fldChar w:fldCharType="end"/>
      </w:r>
      <w:r w:rsidRPr="14170A01">
        <w:rPr>
          <w:sz w:val="18"/>
          <w:szCs w:val="18"/>
        </w:rPr>
        <w:t xml:space="preserve">: </w:t>
      </w:r>
      <w:r w:rsidRPr="14170A01">
        <w:rPr>
          <w:noProof/>
          <w:sz w:val="18"/>
          <w:szCs w:val="18"/>
        </w:rPr>
        <w:t>Payment Integration</w:t>
      </w:r>
    </w:p>
    <w:p w14:paraId="28C05293" w14:textId="4D277621" w:rsidR="007741B3" w:rsidRDefault="007741B3" w:rsidP="34F8EB6A">
      <w:pPr>
        <w:rPr>
          <w:rFonts w:ascii="Century Gothic" w:hAnsi="Century Gothic"/>
          <w:szCs w:val="24"/>
        </w:rPr>
      </w:pPr>
    </w:p>
    <w:p w14:paraId="1EDAB105" w14:textId="77777777" w:rsidR="007741B3" w:rsidRPr="00DA0E36" w:rsidRDefault="007741B3" w:rsidP="007741B3">
      <w:pPr>
        <w:rPr>
          <w:rFonts w:ascii="Century Gothic" w:hAnsi="Century Gothic"/>
          <w:sz w:val="20"/>
        </w:rPr>
      </w:pPr>
    </w:p>
    <w:tbl>
      <w:tblPr>
        <w:tblStyle w:val="GridTable6Colorful-Accent2"/>
        <w:tblW w:w="8539" w:type="dxa"/>
        <w:tblLook w:val="01A0" w:firstRow="1" w:lastRow="0" w:firstColumn="1" w:lastColumn="1" w:noHBand="0" w:noVBand="0"/>
      </w:tblPr>
      <w:tblGrid>
        <w:gridCol w:w="8539"/>
      </w:tblGrid>
      <w:tr w:rsidR="007741B3" w:rsidRPr="007741B3" w14:paraId="1675FF07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  <w:shd w:val="clear" w:color="auto" w:fill="D99594" w:themeFill="accent2" w:themeFillTint="99"/>
          </w:tcPr>
          <w:p w14:paraId="2E629189" w14:textId="2D185A06" w:rsidR="007741B3" w:rsidRPr="007741B3" w:rsidRDefault="007741B3" w:rsidP="007741B3">
            <w:pPr>
              <w:tabs>
                <w:tab w:val="clear" w:pos="360"/>
              </w:tabs>
              <w:jc w:val="center"/>
              <w:rPr>
                <w:rFonts w:ascii="Century Gothic" w:hAnsi="Century Gothic"/>
                <w:color w:val="auto"/>
                <w:sz w:val="20"/>
              </w:rPr>
            </w:pPr>
            <w:r w:rsidRPr="007741B3">
              <w:rPr>
                <w:rFonts w:ascii="Century Gothic" w:hAnsi="Century Gothic"/>
                <w:color w:val="auto"/>
                <w:sz w:val="20"/>
              </w:rPr>
              <w:lastRenderedPageBreak/>
              <w:t>Process Steps</w:t>
            </w:r>
          </w:p>
        </w:tc>
      </w:tr>
      <w:tr w:rsidR="007741B3" w:rsidRPr="007741B3" w14:paraId="6D5DF71B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645586C" w14:textId="433FD200" w:rsidR="007741B3" w:rsidRPr="007741B3" w:rsidRDefault="4A25CCD4" w:rsidP="14170A01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P01: </w:t>
            </w:r>
            <w:r w:rsidR="408AE81B" w:rsidRPr="34F8EB6A">
              <w:rPr>
                <w:rFonts w:ascii="Century Gothic" w:hAnsi="Century Gothic"/>
                <w:color w:val="auto"/>
                <w:sz w:val="20"/>
              </w:rPr>
              <w:t>Generated Payment Details</w:t>
            </w:r>
          </w:p>
        </w:tc>
      </w:tr>
      <w:tr w:rsidR="007741B3" w:rsidRPr="007741B3" w14:paraId="5568034E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13AC552C" w14:textId="09DB0BFA" w:rsidR="007EA3BB" w:rsidDel="006F40D2" w:rsidRDefault="007EA3BB" w:rsidP="34F8EB6A">
            <w:pPr>
              <w:tabs>
                <w:tab w:val="clear" w:pos="360"/>
              </w:tabs>
              <w:jc w:val="both"/>
              <w:rPr>
                <w:del w:id="711" w:author="Sujit Patra" w:date="2021-06-25T17:21:00Z"/>
                <w:rFonts w:ascii="Century Gothic" w:hAnsi="Century Gothic"/>
                <w:b w:val="0"/>
                <w:bCs w:val="0"/>
                <w:color w:val="auto"/>
                <w:szCs w:val="24"/>
                <w:highlight w:val="magenta"/>
              </w:rPr>
            </w:pPr>
          </w:p>
          <w:p w14:paraId="5406BF13" w14:textId="1E56FAAA" w:rsidR="007EA3BB" w:rsidRDefault="006F40D2" w:rsidP="34F8EB6A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proofErr w:type="spellStart"/>
            <w:ins w:id="712" w:author="Sujit Patra" w:date="2021-06-25T17:1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will </w:t>
              </w:r>
            </w:ins>
            <w:ins w:id="713" w:author="Sujit Patra" w:date="2021-06-25T17:20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create a payment instruction </w:t>
              </w:r>
            </w:ins>
            <w:ins w:id="714" w:author="Sujit Patra" w:date="2021-06-25T17:1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based on the Business Tr</w:t>
              </w:r>
            </w:ins>
            <w:ins w:id="715" w:author="Sujit Patra" w:date="2021-06-25T17:1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ansaction</w:t>
              </w:r>
            </w:ins>
            <w:ins w:id="716" w:author="Sujit Patra" w:date="2021-06-25T17:20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</w:t>
              </w:r>
            </w:ins>
            <w:ins w:id="717" w:author="Sujit Patra" w:date="2021-06-25T17:21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created</w:t>
              </w:r>
            </w:ins>
            <w:ins w:id="718" w:author="Sujit Patra" w:date="2021-06-25T17:1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in the System (Ex. Declaration</w:t>
              </w:r>
            </w:ins>
            <w:ins w:id="719" w:author="Sujit Patra" w:date="2021-06-25T17:21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submission resulting in</w:t>
              </w:r>
            </w:ins>
            <w:ins w:id="720" w:author="Sujit Patra" w:date="2021-06-25T17:1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duties and fees</w:t>
              </w:r>
            </w:ins>
            <w:ins w:id="721" w:author="Sujit Patra" w:date="2021-06-25T17:21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calculation</w:t>
              </w:r>
            </w:ins>
            <w:ins w:id="722" w:author="Sujit Patra" w:date="2021-06-25T17:1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). </w:t>
              </w:r>
            </w:ins>
            <w:del w:id="723" w:author="Sujit Patra" w:date="2021-06-25T17:19:00Z">
              <w:r w:rsidR="790E8344" w:rsidRPr="34F8EB6A" w:rsidDel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In any case of the consignments/imports, the importer must initialize the payment.</w:delText>
              </w:r>
            </w:del>
            <w:r w:rsidR="790E8344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 </w:t>
            </w:r>
            <w:r w:rsidR="50D141C7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 </w:t>
            </w:r>
          </w:p>
          <w:p w14:paraId="336E1C75" w14:textId="551ED769" w:rsidR="732C1F02" w:rsidDel="006F40D2" w:rsidRDefault="732C1F02" w:rsidP="34F8EB6A">
            <w:pPr>
              <w:tabs>
                <w:tab w:val="clear" w:pos="360"/>
              </w:tabs>
              <w:jc w:val="both"/>
              <w:rPr>
                <w:del w:id="724" w:author="Sujit Patra" w:date="2021-06-25T17:21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725" w:author="Sujit Patra" w:date="2021-06-25T17:21:00Z">
              <w:r w:rsidRPr="34F8EB6A" w:rsidDel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In case of the selected importer who registered as the deferred payment at the point of the entry, the payment status of the tax type [GST] </w:delText>
              </w:r>
              <w:r w:rsidR="2946A36F" w:rsidRPr="34F8EB6A" w:rsidDel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is deferred payment. </w:delText>
              </w:r>
            </w:del>
          </w:p>
          <w:p w14:paraId="6F4C3157" w14:textId="1B3ABDB9" w:rsidR="34F8EB6A" w:rsidDel="006F40D2" w:rsidRDefault="34F8EB6A" w:rsidP="34F8EB6A">
            <w:pPr>
              <w:tabs>
                <w:tab w:val="clear" w:pos="360"/>
              </w:tabs>
              <w:jc w:val="both"/>
              <w:rPr>
                <w:del w:id="726" w:author="Sujit Patra" w:date="2021-06-25T17:21:00Z"/>
                <w:rFonts w:ascii="Century Gothic" w:hAnsi="Century Gothic"/>
                <w:b w:val="0"/>
                <w:bCs w:val="0"/>
                <w:color w:val="auto"/>
                <w:sz w:val="16"/>
                <w:szCs w:val="16"/>
              </w:rPr>
            </w:pPr>
          </w:p>
          <w:p w14:paraId="2E783A79" w14:textId="345D0511" w:rsidR="007741B3" w:rsidRPr="007741B3" w:rsidRDefault="007741B3" w:rsidP="34F8EB6A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</w:p>
        </w:tc>
      </w:tr>
      <w:tr w:rsidR="007741B3" w:rsidRPr="007741B3" w14:paraId="2F69155B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1253AEE4" w14:textId="6F285866" w:rsidR="007741B3" w:rsidRPr="007741B3" w:rsidRDefault="4A25CCD4" w:rsidP="34F8EB6A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P02: </w:t>
            </w:r>
            <w:r w:rsidR="71A8B949" w:rsidRPr="34F8EB6A">
              <w:rPr>
                <w:rFonts w:ascii="Century Gothic" w:hAnsi="Century Gothic"/>
                <w:color w:val="auto"/>
                <w:sz w:val="20"/>
              </w:rPr>
              <w:t>Send Payment Details</w:t>
            </w:r>
          </w:p>
        </w:tc>
      </w:tr>
      <w:tr w:rsidR="007741B3" w:rsidRPr="007741B3" w14:paraId="575EDE96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184F865E" w14:textId="76FADE09" w:rsidR="007741B3" w:rsidRPr="007741B3" w:rsidDel="00CD002B" w:rsidRDefault="007741B3" w:rsidP="14170A01">
            <w:pPr>
              <w:tabs>
                <w:tab w:val="clear" w:pos="360"/>
              </w:tabs>
              <w:jc w:val="both"/>
              <w:rPr>
                <w:del w:id="727" w:author="Sujit Patra" w:date="2021-06-25T17:27:00Z"/>
                <w:rFonts w:ascii="Century Gothic" w:hAnsi="Century Gothic"/>
                <w:b w:val="0"/>
                <w:bCs w:val="0"/>
                <w:color w:val="auto"/>
                <w:sz w:val="20"/>
                <w:highlight w:val="magenta"/>
              </w:rPr>
            </w:pPr>
          </w:p>
          <w:p w14:paraId="41DCDB07" w14:textId="65922649" w:rsidR="007741B3" w:rsidRPr="007741B3" w:rsidDel="00CD002B" w:rsidRDefault="7BB11EFF">
            <w:pPr>
              <w:tabs>
                <w:tab w:val="clear" w:pos="360"/>
              </w:tabs>
              <w:jc w:val="both"/>
              <w:rPr>
                <w:del w:id="728" w:author="Sujit Patra" w:date="2021-06-25T17:26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729" w:author="Sujit Patra" w:date="2021-06-25T17:22:00Z">
              <w:r w:rsidRPr="34F8EB6A" w:rsidDel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After the declaration acceptance</w:delText>
              </w:r>
            </w:del>
            <w:ins w:id="730" w:author="Sujit Patra" w:date="2021-06-25T17:22:00Z">
              <w:r w:rsidR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After generation of a payment instruction, </w:t>
              </w:r>
              <w:proofErr w:type="spellStart"/>
              <w:r w:rsidR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 w:rsidR="006F40D2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will send payment details to BITS in a</w:t>
              </w:r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n agreed format</w:t>
              </w:r>
            </w:ins>
            <w:del w:id="731" w:author="Sujit Patra" w:date="2021-06-25T17:23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, the payment module will be generated </w:delText>
              </w:r>
              <w:r w:rsidR="60588016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to initiate the payment</w:delText>
              </w:r>
            </w:del>
            <w:r w:rsidR="60588016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. When </w:t>
            </w:r>
            <w:del w:id="732" w:author="Sujit Patra" w:date="2021-06-25T17:24:00Z">
              <w:r w:rsidR="60588016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initiating the </w:delText>
              </w:r>
            </w:del>
            <w:ins w:id="733" w:author="Sujit Patra" w:date="2021-06-25T17:24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sending the </w:t>
              </w:r>
            </w:ins>
            <w:r w:rsidR="60588016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>payment</w:t>
            </w:r>
            <w:ins w:id="734" w:author="Sujit Patra" w:date="2021-06-25T17:24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details to BITS</w:t>
              </w:r>
            </w:ins>
            <w:r w:rsidR="60588016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, the </w:t>
            </w:r>
            <w:ins w:id="735" w:author="Sujit Patra" w:date="2021-06-25T17:25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unique </w:t>
              </w:r>
            </w:ins>
            <w:del w:id="736" w:author="Sujit Patra" w:date="2021-06-25T17:25:00Z">
              <w:r w:rsidR="60588016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unique reference</w:delText>
              </w:r>
            </w:del>
            <w:ins w:id="737" w:author="Sujit Patra" w:date="2021-06-25T17:25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Payment Instruction</w:t>
              </w:r>
            </w:ins>
            <w:r w:rsidR="60588016"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 number will be </w:t>
            </w:r>
            <w:del w:id="738" w:author="Sujit Patra" w:date="2021-06-25T17:25:00Z">
              <w:r w:rsidR="60588016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generated</w:delText>
              </w:r>
              <w:r w:rsidR="284C9FE7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 </w:delText>
              </w:r>
            </w:del>
            <w:ins w:id="739" w:author="Sujit Patra" w:date="2021-06-25T17:25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sent along with the TPN Number, Name of the Party (Importer/Exporter)</w:t>
              </w:r>
            </w:ins>
            <w:ins w:id="740" w:author="Sujit Patra" w:date="2021-06-25T17:26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, BTC Code, </w:t>
              </w:r>
            </w:ins>
            <w:del w:id="741" w:author="Sujit Patra" w:date="2021-06-25T17:26:00Z">
              <w:r w:rsidR="284C9FE7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with the following details:</w:delText>
              </w:r>
              <w:r w:rsidR="60588016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 </w:delText>
              </w:r>
            </w:del>
          </w:p>
          <w:p w14:paraId="7E9F3B05" w14:textId="77777777" w:rsidR="00CD002B" w:rsidRDefault="58EC585D" w:rsidP="00CD002B">
            <w:pPr>
              <w:tabs>
                <w:tab w:val="clear" w:pos="360"/>
              </w:tabs>
              <w:jc w:val="both"/>
              <w:rPr>
                <w:ins w:id="742" w:author="Sujit Patra" w:date="2021-06-25T17:26:00Z"/>
                <w:rFonts w:ascii="Century Gothic" w:hAnsi="Century Gothic"/>
                <w:color w:val="auto"/>
                <w:sz w:val="20"/>
              </w:rPr>
            </w:pPr>
            <w:del w:id="743" w:author="Sujit Patra" w:date="2021-06-25T17:26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TPN, Importer name, BTC Code, </w:delText>
              </w:r>
            </w:del>
            <w:r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>Tax type and tax amount</w:t>
            </w:r>
            <w:ins w:id="744" w:author="Sujit Patra" w:date="2021-06-25T17:26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. </w:t>
              </w:r>
            </w:ins>
          </w:p>
          <w:p w14:paraId="4FA6A1F4" w14:textId="77777777" w:rsidR="00CD002B" w:rsidRPr="00A33370" w:rsidRDefault="00CD002B" w:rsidP="00CD002B">
            <w:pPr>
              <w:tabs>
                <w:tab w:val="clear" w:pos="360"/>
              </w:tabs>
              <w:jc w:val="both"/>
              <w:rPr>
                <w:ins w:id="745" w:author="Sujit Patra" w:date="2021-06-25T17:28:00Z"/>
                <w:rFonts w:ascii="Century Gothic" w:hAnsi="Century Gothic"/>
                <w:b w:val="0"/>
                <w:bCs w:val="0"/>
                <w:color w:val="auto"/>
                <w:sz w:val="20"/>
                <w:rPrChange w:id="746" w:author="Yoezer Choki" w:date="2021-06-29T09:40:00Z">
                  <w:rPr>
                    <w:ins w:id="747" w:author="Sujit Patra" w:date="2021-06-25T17:28:00Z"/>
                    <w:rFonts w:ascii="Century Gothic" w:hAnsi="Century Gothic"/>
                    <w:color w:val="auto"/>
                    <w:sz w:val="20"/>
                  </w:rPr>
                </w:rPrChange>
              </w:rPr>
            </w:pPr>
            <w:ins w:id="748" w:author="Sujit Patra" w:date="2021-06-25T17:26:00Z">
              <w:r w:rsidRPr="00A33370">
                <w:rPr>
                  <w:rFonts w:ascii="Century Gothic" w:hAnsi="Century Gothic"/>
                  <w:color w:val="000000" w:themeColor="text1"/>
                  <w:sz w:val="20"/>
                  <w:rPrChange w:id="749" w:author="Yoezer Choki" w:date="2021-06-29T09:40:00Z">
                    <w:rPr>
                      <w:rFonts w:ascii="Century Gothic" w:hAnsi="Century Gothic"/>
                      <w:sz w:val="20"/>
                    </w:rPr>
                  </w:rPrChange>
                </w:rPr>
                <w:t>Note: The actual for</w:t>
              </w:r>
            </w:ins>
            <w:ins w:id="750" w:author="Sujit Patra" w:date="2021-06-25T17:27:00Z">
              <w:r w:rsidRPr="00A33370">
                <w:rPr>
                  <w:rFonts w:ascii="Century Gothic" w:hAnsi="Century Gothic"/>
                  <w:color w:val="000000" w:themeColor="text1"/>
                  <w:sz w:val="20"/>
                  <w:rPrChange w:id="751" w:author="Yoezer Choki" w:date="2021-06-29T09:40:00Z">
                    <w:rPr>
                      <w:rFonts w:ascii="Century Gothic" w:hAnsi="Century Gothic"/>
                      <w:sz w:val="20"/>
                    </w:rPr>
                  </w:rPrChange>
                </w:rPr>
                <w:t>mat and additional required data fields if any will be decided based on the Integration specifications</w:t>
              </w:r>
              <w:r w:rsidRPr="00A33370">
                <w:rPr>
                  <w:rFonts w:ascii="Century Gothic" w:hAnsi="Century Gothic"/>
                  <w:sz w:val="20"/>
                </w:rPr>
                <w:t>.</w:t>
              </w:r>
            </w:ins>
          </w:p>
          <w:p w14:paraId="6D650432" w14:textId="1124E660" w:rsidR="00CD002B" w:rsidRPr="00CD002B" w:rsidRDefault="00CD002B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20"/>
                <w:rPrChange w:id="752" w:author="Sujit Patra" w:date="2021-06-25T17:27:00Z">
                  <w:rPr>
                    <w:rFonts w:ascii="Century Gothic" w:hAnsi="Century Gothic"/>
                    <w:b w:val="0"/>
                    <w:bCs w:val="0"/>
                    <w:color w:val="auto"/>
                    <w:szCs w:val="24"/>
                  </w:rPr>
                </w:rPrChange>
              </w:rPr>
            </w:pPr>
          </w:p>
        </w:tc>
      </w:tr>
      <w:tr w:rsidR="007741B3" w:rsidRPr="007741B3" w14:paraId="79D7EB69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6D8DF409" w14:textId="62607670" w:rsidR="007741B3" w:rsidRPr="007741B3" w:rsidRDefault="4A25CCD4" w:rsidP="14170A01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P03: </w:t>
            </w:r>
            <w:r w:rsidR="758ECB95" w:rsidRPr="34F8EB6A">
              <w:rPr>
                <w:rFonts w:ascii="Century Gothic" w:hAnsi="Century Gothic"/>
                <w:color w:val="auto"/>
                <w:sz w:val="20"/>
              </w:rPr>
              <w:t>Receive Payment Details</w:t>
            </w:r>
          </w:p>
        </w:tc>
      </w:tr>
      <w:tr w:rsidR="007741B3" w:rsidRPr="007741B3" w14:paraId="208FF60C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2BB97AF1" w14:textId="2CA40414" w:rsidR="007741B3" w:rsidRPr="00CD002B" w:rsidDel="00CD002B" w:rsidRDefault="00CD002B" w:rsidP="14170A01">
            <w:pPr>
              <w:tabs>
                <w:tab w:val="clear" w:pos="360"/>
              </w:tabs>
              <w:jc w:val="both"/>
              <w:rPr>
                <w:del w:id="753" w:author="Sujit Patra" w:date="2021-06-25T17:27:00Z"/>
                <w:rFonts w:ascii="Century Gothic" w:hAnsi="Century Gothic"/>
                <w:b w:val="0"/>
                <w:bCs w:val="0"/>
                <w:color w:val="auto"/>
                <w:sz w:val="20"/>
                <w:lang w:val="en-IN"/>
                <w:rPrChange w:id="754" w:author="Sujit Patra" w:date="2021-06-25T17:28:00Z">
                  <w:rPr>
                    <w:del w:id="755" w:author="Sujit Patra" w:date="2021-06-25T17:27:00Z"/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</w:rPrChange>
              </w:rPr>
            </w:pPr>
            <w:ins w:id="756" w:author="Sujit Patra" w:date="2021-06-25T17:2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BITS will receive the payment details from </w:t>
              </w:r>
              <w:proofErr w:type="spellStart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through a </w:t>
              </w:r>
              <w:del w:id="757" w:author="Yoezer Choki" w:date="2021-06-28T09:45:00Z">
                <w:r w:rsidDel="000551C6">
                  <w:rPr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  <w:delText>Webservice</w:delText>
                </w:r>
              </w:del>
            </w:ins>
            <w:ins w:id="758" w:author="Yoezer Choki" w:date="2021-06-28T09:45:00Z">
              <w:r w:rsidR="000551C6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Web service</w:t>
              </w:r>
            </w:ins>
            <w:ins w:id="759" w:author="Sujit Patra" w:date="2021-06-25T17:2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call</w:t>
              </w:r>
            </w:ins>
          </w:p>
          <w:p w14:paraId="0E860EB3" w14:textId="367FAC14" w:rsidR="007741B3" w:rsidRPr="007741B3" w:rsidRDefault="1AFEEB14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760" w:author="Sujit Patra" w:date="2021-06-25T17:28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The payment service API will be invoked from the BITS </w:delText>
              </w:r>
              <w:r w:rsidR="4D7FFA04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system</w:delText>
              </w:r>
              <w:r w:rsidR="517BF11E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 and the declarant will initiate the payment</w:delText>
              </w:r>
            </w:del>
            <w:ins w:id="761" w:author="Sujit Patra" w:date="2021-06-25T17:29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and will process the payment instruction from </w:t>
              </w:r>
              <w:proofErr w:type="spellStart"/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.</w:t>
              </w:r>
            </w:ins>
            <w:del w:id="762" w:author="Sujit Patra" w:date="2021-06-25T17:29:00Z">
              <w:r w:rsidR="4D7FFA04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. </w:delText>
              </w:r>
            </w:del>
          </w:p>
          <w:p w14:paraId="6B6F1BF2" w14:textId="36C2165C" w:rsidR="007741B3" w:rsidRPr="007741B3" w:rsidRDefault="007741B3" w:rsidP="34F8EB6A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</w:tc>
      </w:tr>
      <w:tr w:rsidR="007741B3" w:rsidRPr="007741B3" w14:paraId="7BBD17B8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DDEE9D3" w14:textId="7E180C3D" w:rsidR="007741B3" w:rsidRPr="007741B3" w:rsidRDefault="4A25CCD4" w:rsidP="14170A01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P04: </w:t>
            </w:r>
            <w:r w:rsidR="08CAB206" w:rsidRPr="34F8EB6A">
              <w:rPr>
                <w:rFonts w:ascii="Century Gothic" w:hAnsi="Century Gothic"/>
                <w:color w:val="auto"/>
                <w:sz w:val="20"/>
              </w:rPr>
              <w:t>Generate Payment Advice</w:t>
            </w:r>
          </w:p>
        </w:tc>
      </w:tr>
      <w:tr w:rsidR="007741B3" w:rsidRPr="007741B3" w14:paraId="67EAE14C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1589210C" w14:textId="49A7A851" w:rsidR="14170A01" w:rsidDel="005F08D3" w:rsidRDefault="14170A01" w:rsidP="34F8EB6A">
            <w:pPr>
              <w:tabs>
                <w:tab w:val="clear" w:pos="360"/>
              </w:tabs>
              <w:jc w:val="both"/>
              <w:rPr>
                <w:del w:id="763" w:author="Sujit Patra" w:date="2021-06-25T17:32:00Z"/>
                <w:rFonts w:ascii="Century Gothic" w:hAnsi="Century Gothic"/>
                <w:b w:val="0"/>
                <w:bCs w:val="0"/>
                <w:color w:val="auto"/>
                <w:sz w:val="16"/>
                <w:szCs w:val="16"/>
              </w:rPr>
            </w:pPr>
          </w:p>
          <w:p w14:paraId="42C5DB67" w14:textId="1CFF0C65" w:rsidR="00CD002B" w:rsidRDefault="7B341D3B" w:rsidP="34F8EB6A">
            <w:pPr>
              <w:tabs>
                <w:tab w:val="clear" w:pos="360"/>
              </w:tabs>
              <w:jc w:val="both"/>
              <w:rPr>
                <w:ins w:id="764" w:author="Sujit Patra" w:date="2021-06-25T17:30:00Z"/>
                <w:rFonts w:ascii="Century Gothic" w:hAnsi="Century Gothic"/>
                <w:color w:val="auto"/>
                <w:sz w:val="20"/>
              </w:rPr>
            </w:pPr>
            <w:del w:id="765" w:author="Sujit Patra" w:date="2021-06-25T17:29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Once the payment details are made and received by the </w:delText>
              </w:r>
            </w:del>
            <w:r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BITS </w:t>
            </w:r>
            <w:del w:id="766" w:author="Sujit Patra" w:date="2021-06-25T17:30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system, it </w:delText>
              </w:r>
            </w:del>
            <w:r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will generate the payment advice </w:t>
            </w:r>
            <w:ins w:id="767" w:author="Sujit Patra" w:date="2021-06-25T17:30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based on the payment instruction from </w:t>
              </w:r>
              <w:proofErr w:type="spellStart"/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. BITS will evaluate if the TPN qualifies for </w:t>
              </w:r>
            </w:ins>
            <w:ins w:id="768" w:author="Sujit Patra" w:date="2021-06-25T17:33:00Z">
              <w:r w:rsidR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d</w:t>
              </w:r>
            </w:ins>
            <w:ins w:id="769" w:author="Sujit Patra" w:date="2021-06-25T17:30:00Z">
              <w:r w:rsidR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eferred payment and will apply deferred payment for eligible transaction. </w:t>
              </w:r>
            </w:ins>
          </w:p>
          <w:p w14:paraId="5AF35D91" w14:textId="525B2785" w:rsidR="14170A01" w:rsidDel="005F08D3" w:rsidRDefault="7B341D3B" w:rsidP="34F8EB6A">
            <w:pPr>
              <w:tabs>
                <w:tab w:val="clear" w:pos="360"/>
              </w:tabs>
              <w:jc w:val="both"/>
              <w:rPr>
                <w:del w:id="770" w:author="Sujit Patra" w:date="2021-06-25T17:36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771" w:author="Sujit Patra" w:date="2021-06-25T17:31:00Z">
              <w:r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which will</w:delText>
              </w:r>
              <w:r w:rsidR="75C081A3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 have the </w:delText>
              </w:r>
            </w:del>
            <w:del w:id="772" w:author="Sujit Patra" w:date="2021-06-25T17:36:00Z">
              <w:r w:rsidR="75C081A3" w:rsidRPr="34F8EB6A" w:rsidDel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reference number</w:delText>
              </w:r>
            </w:del>
            <w:del w:id="773" w:author="Sujit Patra" w:date="2021-06-25T17:31:00Z">
              <w:r w:rsidR="75C081A3" w:rsidRPr="34F8EB6A" w:rsidDel="00CD002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 forwarded to eCMS to confirm the payment</w:delText>
              </w:r>
            </w:del>
            <w:del w:id="774" w:author="Sujit Patra" w:date="2021-06-25T17:36:00Z">
              <w:r w:rsidR="75C081A3" w:rsidRPr="34F8EB6A" w:rsidDel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 xml:space="preserve">. </w:delText>
              </w:r>
            </w:del>
          </w:p>
          <w:p w14:paraId="2043E668" w14:textId="2035ED7F" w:rsidR="007741B3" w:rsidRPr="007741B3" w:rsidRDefault="007741B3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16"/>
                <w:szCs w:val="16"/>
              </w:rPr>
            </w:pPr>
          </w:p>
        </w:tc>
      </w:tr>
      <w:tr w:rsidR="007741B3" w:rsidRPr="007741B3" w14:paraId="575B162B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7E427A4F" w14:textId="7652F70E" w:rsidR="007741B3" w:rsidRPr="007741B3" w:rsidRDefault="4A25CCD4" w:rsidP="14170A01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>P0</w:t>
            </w:r>
            <w:r w:rsidR="008E0243" w:rsidRPr="34F8EB6A">
              <w:rPr>
                <w:rFonts w:ascii="Century Gothic" w:hAnsi="Century Gothic"/>
                <w:color w:val="auto"/>
                <w:sz w:val="20"/>
              </w:rPr>
              <w:t>5</w:t>
            </w: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: </w:t>
            </w:r>
            <w:r w:rsidR="0C3B60C8" w:rsidRPr="34F8EB6A">
              <w:rPr>
                <w:rFonts w:ascii="Century Gothic" w:hAnsi="Century Gothic"/>
                <w:color w:val="auto"/>
                <w:sz w:val="20"/>
              </w:rPr>
              <w:t>Send Payment Advice Details</w:t>
            </w:r>
          </w:p>
        </w:tc>
      </w:tr>
      <w:tr w:rsidR="007741B3" w:rsidRPr="007741B3" w14:paraId="1032AC74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7450F2E1" w14:textId="4CAB3BA8" w:rsidR="005F08D3" w:rsidRDefault="005F08D3" w:rsidP="005F08D3">
            <w:pPr>
              <w:tabs>
                <w:tab w:val="clear" w:pos="360"/>
              </w:tabs>
              <w:jc w:val="both"/>
              <w:rPr>
                <w:ins w:id="775" w:author="Sujit Patra" w:date="2021-06-25T17:36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ins w:id="776" w:author="Sujit Patra" w:date="2021-06-25T17:36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Finally, BITS will send the Payment advice to </w:t>
              </w:r>
              <w:proofErr w:type="spellStart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through a </w:t>
              </w:r>
              <w:del w:id="777" w:author="Yoezer Choki" w:date="2021-06-28T09:45:00Z">
                <w:r w:rsidDel="000551C6">
                  <w:rPr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  <w:delText>Webservice</w:delText>
                </w:r>
              </w:del>
            </w:ins>
            <w:ins w:id="778" w:author="Yoezer Choki" w:date="2021-06-28T09:45:00Z">
              <w:r w:rsidR="000551C6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Web service</w:t>
              </w:r>
            </w:ins>
            <w:ins w:id="779" w:author="Sujit Patra" w:date="2021-06-25T17:36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call along with the Payment </w:t>
              </w:r>
              <w:r w:rsidRPr="34F8EB6A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reference number</w:t>
              </w:r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for </w:t>
              </w:r>
              <w:proofErr w:type="spellStart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to process and initiate the payment</w:t>
              </w:r>
              <w:r w:rsidRPr="34F8EB6A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.</w:t>
              </w:r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BITS will mark items for deferred payments in the payment advice for </w:t>
              </w:r>
              <w:proofErr w:type="spellStart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to process accordingly.</w:t>
              </w:r>
              <w:r w:rsidRPr="34F8EB6A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</w:t>
              </w:r>
            </w:ins>
          </w:p>
          <w:p w14:paraId="77080074" w14:textId="7F8B395B" w:rsidR="007741B3" w:rsidRPr="007741B3" w:rsidDel="005F08D3" w:rsidRDefault="007741B3" w:rsidP="34F8EB6A">
            <w:pPr>
              <w:tabs>
                <w:tab w:val="clear" w:pos="360"/>
              </w:tabs>
              <w:jc w:val="both"/>
              <w:rPr>
                <w:del w:id="780" w:author="Sujit Patra" w:date="2021-06-25T17:35:00Z"/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  <w:p w14:paraId="6FDC6734" w14:textId="23DD1A91" w:rsidR="007741B3" w:rsidRPr="007741B3" w:rsidDel="005F08D3" w:rsidRDefault="25E33856" w:rsidP="34F8EB6A">
            <w:pPr>
              <w:tabs>
                <w:tab w:val="clear" w:pos="360"/>
              </w:tabs>
              <w:jc w:val="both"/>
              <w:rPr>
                <w:del w:id="781" w:author="Sujit Patra" w:date="2021-06-25T17:36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782" w:author="Sujit Patra" w:date="2021-06-25T17:36:00Z">
              <w:r w:rsidRPr="34F8EB6A" w:rsidDel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The generating the payment advice, BITS will send to the eCMS where they can start initiating the payment.</w:delText>
              </w:r>
            </w:del>
          </w:p>
          <w:p w14:paraId="5C6E57FF" w14:textId="524B6680" w:rsidR="007741B3" w:rsidRPr="007741B3" w:rsidRDefault="007741B3" w:rsidP="14170A01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</w:tc>
      </w:tr>
      <w:tr w:rsidR="007741B3" w:rsidRPr="007741B3" w14:paraId="61CFA23D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030E9751" w14:textId="24FEB2F3" w:rsidR="007741B3" w:rsidRPr="007741B3" w:rsidRDefault="4A25CCD4" w:rsidP="14170A01">
            <w:pPr>
              <w:tabs>
                <w:tab w:val="clear" w:pos="360"/>
              </w:tabs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>P</w:t>
            </w:r>
            <w:r w:rsidR="7DE4E3E5" w:rsidRPr="34F8EB6A">
              <w:rPr>
                <w:rFonts w:ascii="Century Gothic" w:hAnsi="Century Gothic"/>
                <w:color w:val="auto"/>
                <w:sz w:val="20"/>
              </w:rPr>
              <w:t xml:space="preserve">6: </w:t>
            </w:r>
            <w:r w:rsidR="48ECCC62" w:rsidRPr="34F8EB6A">
              <w:rPr>
                <w:rFonts w:ascii="Century Gothic" w:hAnsi="Century Gothic"/>
                <w:color w:val="auto"/>
                <w:sz w:val="20"/>
              </w:rPr>
              <w:t>Initiate Payment</w:t>
            </w:r>
          </w:p>
        </w:tc>
      </w:tr>
      <w:tr w:rsidR="34F8EB6A" w14:paraId="1ABA9156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CD97C34" w14:textId="6082A982" w:rsidR="34F8EB6A" w:rsidDel="005F08D3" w:rsidRDefault="34F8EB6A" w:rsidP="34F8EB6A">
            <w:pPr>
              <w:rPr>
                <w:del w:id="783" w:author="Sujit Patra" w:date="2021-06-25T17:36:00Z"/>
                <w:rFonts w:ascii="Century Gothic" w:hAnsi="Century Gothic"/>
                <w:color w:val="auto"/>
                <w:szCs w:val="24"/>
              </w:rPr>
            </w:pPr>
          </w:p>
          <w:p w14:paraId="07821F3D" w14:textId="50970859" w:rsidR="005F08D3" w:rsidRDefault="005F08D3" w:rsidP="34F8EB6A">
            <w:pPr>
              <w:rPr>
                <w:ins w:id="784" w:author="Sujit Patra" w:date="2021-06-25T17:38:00Z"/>
                <w:rFonts w:ascii="Century Gothic" w:hAnsi="Century Gothic"/>
                <w:color w:val="auto"/>
                <w:sz w:val="20"/>
              </w:rPr>
            </w:pPr>
            <w:proofErr w:type="spellStart"/>
            <w:ins w:id="785" w:author="Sujit Patra" w:date="2021-06-25T17:36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will process the payment advice </w:t>
              </w:r>
            </w:ins>
            <w:ins w:id="786" w:author="Sujit Patra" w:date="2021-06-25T17:37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received from BITS </w:t>
              </w:r>
            </w:ins>
            <w:ins w:id="787" w:author="Sujit Patra" w:date="2021-06-25T17:36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and </w:t>
              </w:r>
            </w:ins>
            <w:ins w:id="788" w:author="Sujit Patra" w:date="2021-06-25T17:37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arrive at the final amount for payment minus any deferred payments</w:t>
              </w:r>
            </w:ins>
            <w:ins w:id="789" w:author="Sujit Patra" w:date="2021-06-25T17:3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and enable a URL for the declarant to click for</w:t>
              </w:r>
            </w:ins>
            <w:ins w:id="790" w:author="Sujit Patra" w:date="2021-06-25T17:3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making the</w:t>
              </w:r>
            </w:ins>
            <w:ins w:id="791" w:author="Sujit Patra" w:date="2021-06-25T17:3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payment </w:t>
              </w:r>
            </w:ins>
            <w:ins w:id="792" w:author="Sujit Patra" w:date="2021-06-25T17:39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in BITS </w:t>
              </w:r>
            </w:ins>
            <w:ins w:id="793" w:author="Sujit Patra" w:date="2021-06-25T17:38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(URL Redirection to BITS)</w:t>
              </w:r>
            </w:ins>
          </w:p>
          <w:p w14:paraId="687E8CD6" w14:textId="133230AD" w:rsidR="005F08D3" w:rsidRDefault="005F08D3" w:rsidP="34F8EB6A">
            <w:pPr>
              <w:rPr>
                <w:ins w:id="794" w:author="Sujit Patra" w:date="2021-06-25T17:38:00Z"/>
                <w:rFonts w:ascii="Century Gothic" w:hAnsi="Century Gothic"/>
                <w:color w:val="auto"/>
                <w:sz w:val="20"/>
              </w:rPr>
            </w:pPr>
            <w:ins w:id="795" w:author="Sujit Patra" w:date="2021-06-25T17:37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</w:t>
              </w:r>
            </w:ins>
          </w:p>
          <w:p w14:paraId="7F0B8D51" w14:textId="43650D8B" w:rsidR="28A09E51" w:rsidDel="005F08D3" w:rsidRDefault="28A09E51">
            <w:pPr>
              <w:rPr>
                <w:del w:id="796" w:author="Sujit Patra" w:date="2021-06-25T17:40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The declarant will </w:t>
            </w:r>
            <w:ins w:id="797" w:author="Sujit Patra" w:date="2021-06-25T17:39:00Z">
              <w:r w:rsidR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click on the link and will be re-directed to BITS for making payment</w:t>
              </w:r>
            </w:ins>
            <w:del w:id="798" w:author="Sujit Patra" w:date="2021-06-25T17:39:00Z">
              <w:r w:rsidRPr="34F8EB6A" w:rsidDel="005F08D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initiate the payment when they received the payment advice from the BITS system</w:delText>
              </w:r>
            </w:del>
            <w:r w:rsidRPr="34F8EB6A"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  <w:t xml:space="preserve">. </w:t>
            </w:r>
          </w:p>
          <w:p w14:paraId="0F5318CC" w14:textId="77777777" w:rsidR="34F8EB6A" w:rsidRDefault="34F8EB6A" w:rsidP="005F08D3">
            <w:pPr>
              <w:rPr>
                <w:ins w:id="799" w:author="Sujit Patra" w:date="2021-06-25T17:40:00Z"/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  <w:p w14:paraId="427BE544" w14:textId="62E53C9C" w:rsidR="005F08D3" w:rsidRDefault="005F08D3">
            <w:pPr>
              <w:rPr>
                <w:rFonts w:ascii="Century Gothic" w:hAnsi="Century Gothic"/>
                <w:color w:val="auto"/>
                <w:szCs w:val="24"/>
              </w:rPr>
            </w:pPr>
          </w:p>
        </w:tc>
      </w:tr>
      <w:tr w:rsidR="34F8EB6A" w14:paraId="5D6C0394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75289B1" w14:textId="09E8E4F4" w:rsidR="22718F16" w:rsidRDefault="22718F16" w:rsidP="34F8EB6A">
            <w:pPr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>P7: Fetch Payment Advice Details</w:t>
            </w:r>
          </w:p>
        </w:tc>
      </w:tr>
      <w:tr w:rsidR="34F8EB6A" w14:paraId="5E565095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52C9BA5F" w14:textId="01EB01B6" w:rsidR="34F8EB6A" w:rsidDel="005F08D3" w:rsidRDefault="34F8EB6A" w:rsidP="34F8EB6A">
            <w:pPr>
              <w:rPr>
                <w:del w:id="800" w:author="Sujit Patra" w:date="2021-06-25T17:40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</w:p>
          <w:p w14:paraId="460CF532" w14:textId="7B811A2A" w:rsidR="60847E7F" w:rsidRDefault="00AB0B43" w:rsidP="34F8EB6A">
            <w:pPr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ins w:id="801" w:author="Sujit Patra" w:date="2021-06-25T17:43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BITS will fetch the payme</w:t>
              </w:r>
            </w:ins>
            <w:ins w:id="802" w:author="Sujit Patra" w:date="2021-06-25T17:44:00Z">
              <w:r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nt advice and provide required functionalities for the user to review payment details and complete payment.</w:t>
              </w:r>
            </w:ins>
            <w:del w:id="803" w:author="Sujit Patra" w:date="2021-06-25T17:43:00Z">
              <w:r w:rsidR="60847E7F" w:rsidRPr="34F8EB6A" w:rsidDel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All the payment details will be fetched by the BITS system in order to issue the receipt.</w:delText>
              </w:r>
            </w:del>
          </w:p>
          <w:p w14:paraId="7965E893" w14:textId="7B05DE85" w:rsidR="34F8EB6A" w:rsidRDefault="34F8EB6A" w:rsidP="34F8EB6A">
            <w:pPr>
              <w:rPr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</w:tc>
      </w:tr>
      <w:tr w:rsidR="34F8EB6A" w14:paraId="720923DC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5ED7E7C" w14:textId="7886CC65" w:rsidR="22718F16" w:rsidRDefault="22718F16" w:rsidP="34F8EB6A">
            <w:pPr>
              <w:rPr>
                <w:rFonts w:ascii="Century Gothic" w:hAnsi="Century Gothic"/>
                <w:color w:val="auto"/>
                <w:sz w:val="20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 xml:space="preserve">P8: Issue </w:t>
            </w:r>
            <w:r w:rsidR="75FF392A" w:rsidRPr="34F8EB6A">
              <w:rPr>
                <w:rFonts w:ascii="Century Gothic" w:hAnsi="Century Gothic"/>
                <w:color w:val="auto"/>
                <w:sz w:val="20"/>
              </w:rPr>
              <w:t>Receipt</w:t>
            </w:r>
          </w:p>
        </w:tc>
      </w:tr>
      <w:tr w:rsidR="34F8EB6A" w14:paraId="7A325AF8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6DE6986" w14:textId="22D5B346" w:rsidR="34F8EB6A" w:rsidDel="00AB0B43" w:rsidRDefault="34F8EB6A" w:rsidP="34F8EB6A">
            <w:pPr>
              <w:rPr>
                <w:del w:id="804" w:author="Sujit Patra" w:date="2021-06-25T17:44:00Z"/>
                <w:rFonts w:ascii="Century Gothic" w:hAnsi="Century Gothic"/>
                <w:b w:val="0"/>
                <w:bCs w:val="0"/>
                <w:color w:val="auto"/>
                <w:sz w:val="18"/>
                <w:szCs w:val="18"/>
              </w:rPr>
            </w:pPr>
          </w:p>
          <w:p w14:paraId="07874A0F" w14:textId="7F9D02E4" w:rsidR="29753CD9" w:rsidRDefault="00AB0B43" w:rsidP="34F8EB6A">
            <w:pPr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ins w:id="805" w:author="Sujit Patra" w:date="2021-06-25T17:44:00Z">
              <w:r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>Up</w:t>
              </w:r>
            </w:ins>
            <w:ins w:id="806" w:author="Sujit Patra" w:date="2021-06-25T17:45:00Z">
              <w:r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 xml:space="preserve">on completion of payment, BITS will generate a receipt and send it to </w:t>
              </w:r>
              <w:proofErr w:type="spellStart"/>
              <w:r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>eCMS</w:t>
              </w:r>
              <w:proofErr w:type="spellEnd"/>
              <w:r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 xml:space="preserve"> through </w:t>
              </w:r>
              <w:del w:id="807" w:author="Yoezer Choki" w:date="2021-06-28T09:46:00Z">
                <w:r w:rsidDel="000551C6">
                  <w:rPr>
                    <w:rFonts w:ascii="Century Gothic" w:hAnsi="Century Gothic"/>
                    <w:b w:val="0"/>
                    <w:bCs w:val="0"/>
                    <w:color w:val="auto"/>
                    <w:sz w:val="18"/>
                    <w:szCs w:val="18"/>
                  </w:rPr>
                  <w:delText>Webservice</w:delText>
                </w:r>
              </w:del>
            </w:ins>
            <w:ins w:id="808" w:author="Yoezer Choki" w:date="2021-06-28T09:46:00Z">
              <w:r w:rsidR="000551C6"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>Web service</w:t>
              </w:r>
            </w:ins>
            <w:ins w:id="809" w:author="Sujit Patra" w:date="2021-06-25T17:45:00Z">
              <w:r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t xml:space="preserve"> call along with the payment transaction details.</w:t>
              </w:r>
            </w:ins>
            <w:del w:id="810" w:author="Sujit Patra" w:date="2021-06-25T17:45:00Z">
              <w:r w:rsidR="29753CD9" w:rsidRPr="34F8EB6A" w:rsidDel="00AB0B43"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delText>BITS</w:delText>
              </w:r>
            </w:del>
            <w:del w:id="811" w:author="Sujit Patra" w:date="2021-06-25T17:46:00Z">
              <w:r w:rsidR="29753CD9" w:rsidRPr="34F8EB6A" w:rsidDel="00AB0B43">
                <w:rPr>
                  <w:rFonts w:ascii="Century Gothic" w:hAnsi="Century Gothic"/>
                  <w:b w:val="0"/>
                  <w:bCs w:val="0"/>
                  <w:color w:val="auto"/>
                  <w:sz w:val="18"/>
                  <w:szCs w:val="18"/>
                </w:rPr>
                <w:delText xml:space="preserve"> will issue the payment receipt after fetching the payment advice details from the eCMS.</w:delText>
              </w:r>
            </w:del>
          </w:p>
          <w:p w14:paraId="5E5032B7" w14:textId="343CCE4E" w:rsidR="34F8EB6A" w:rsidRDefault="34F8EB6A" w:rsidP="34F8EB6A">
            <w:pPr>
              <w:rPr>
                <w:rFonts w:ascii="Century Gothic" w:hAnsi="Century Gothic"/>
                <w:b w:val="0"/>
                <w:bCs w:val="0"/>
                <w:color w:val="auto"/>
                <w:szCs w:val="24"/>
              </w:rPr>
            </w:pPr>
          </w:p>
        </w:tc>
      </w:tr>
      <w:tr w:rsidR="34F8EB6A" w14:paraId="374C8DD6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55B53635" w14:textId="75D3DD90" w:rsidR="75FF392A" w:rsidRDefault="75FF392A" w:rsidP="34F8EB6A">
            <w:pPr>
              <w:spacing w:line="259" w:lineRule="auto"/>
              <w:rPr>
                <w:rFonts w:ascii="Century Gothic" w:hAnsi="Century Gothic"/>
                <w:color w:val="auto"/>
                <w:szCs w:val="24"/>
              </w:rPr>
            </w:pPr>
            <w:r w:rsidRPr="34F8EB6A">
              <w:rPr>
                <w:rFonts w:ascii="Century Gothic" w:hAnsi="Century Gothic"/>
                <w:color w:val="auto"/>
                <w:sz w:val="20"/>
              </w:rPr>
              <w:t>P9: Update Receipt Number &amp; Receipt Date</w:t>
            </w:r>
          </w:p>
        </w:tc>
      </w:tr>
      <w:tr w:rsidR="34F8EB6A" w14:paraId="0126F597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4E66BE52" w14:textId="7D6BE825" w:rsidR="34F8EB6A" w:rsidDel="00AB0B43" w:rsidRDefault="34F8EB6A" w:rsidP="34F8EB6A">
            <w:pPr>
              <w:tabs>
                <w:tab w:val="clear" w:pos="360"/>
              </w:tabs>
              <w:jc w:val="both"/>
              <w:rPr>
                <w:del w:id="812" w:author="Sujit Patra" w:date="2021-06-25T17:46:00Z"/>
                <w:rFonts w:ascii="Century Gothic" w:hAnsi="Century Gothic"/>
                <w:b w:val="0"/>
                <w:bCs w:val="0"/>
                <w:color w:val="auto"/>
                <w:sz w:val="20"/>
              </w:rPr>
            </w:pPr>
          </w:p>
          <w:p w14:paraId="1A970345" w14:textId="26160B3A" w:rsidR="6DAC19E6" w:rsidRDefault="6DAC19E6" w:rsidP="34F8EB6A">
            <w:pPr>
              <w:tabs>
                <w:tab w:val="clear" w:pos="360"/>
              </w:tabs>
              <w:jc w:val="both"/>
              <w:rPr>
                <w:rFonts w:ascii="Century Gothic" w:hAnsi="Century Gothic"/>
                <w:b w:val="0"/>
                <w:bCs w:val="0"/>
                <w:color w:val="auto"/>
                <w:sz w:val="20"/>
              </w:rPr>
            </w:pPr>
            <w:del w:id="813" w:author="Sujit Patra" w:date="2021-06-25T17:46:00Z">
              <w:r w:rsidRPr="34F8EB6A" w:rsidDel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delText>After filling in all the payment details by the declarant, the declarants will be notified via SMS confirming that the payment is successful or paid or defer.</w:delText>
              </w:r>
            </w:del>
            <w:proofErr w:type="spellStart"/>
            <w:ins w:id="814" w:author="Sujit Patra" w:date="2021-06-25T17:46:00Z"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will receive the payment transaction details and receipt number and proceed to update the details in </w:t>
              </w:r>
              <w:proofErr w:type="spellStart"/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eCMS</w:t>
              </w:r>
              <w:proofErr w:type="spellEnd"/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and mark the payment instruction as “Paid”</w:t>
              </w:r>
            </w:ins>
            <w:ins w:id="815" w:author="Yoezer Choki" w:date="2021-06-29T09:43:00Z">
              <w:r w:rsidR="00A33370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, also</w:t>
              </w:r>
            </w:ins>
            <w:ins w:id="816" w:author="Sujit Patra" w:date="2021-06-25T17:46:00Z">
              <w:del w:id="817" w:author="Yoezer Choki" w:date="2021-06-29T09:43:00Z">
                <w:r w:rsidR="00AB0B43" w:rsidDel="00A33370">
                  <w:rPr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  <w:delText xml:space="preserve"> and </w:delText>
                </w:r>
              </w:del>
            </w:ins>
            <w:ins w:id="818" w:author="Yoezer Choki" w:date="2021-06-29T09:43:00Z">
              <w:r w:rsidR="00A33370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update the deferred payment </w:t>
              </w:r>
              <w:del w:id="819" w:author="Karma" w:date="2021-08-19T09:55:00Z">
                <w:r w:rsidR="00A33370" w:rsidDel="000727AB">
                  <w:rPr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  <w:delText xml:space="preserve">and  </w:delText>
                </w:r>
              </w:del>
            </w:ins>
            <w:ins w:id="820" w:author="Sujit Patra" w:date="2021-06-25T17:46:00Z">
              <w:del w:id="821" w:author="Karma" w:date="2021-08-19T09:55:00Z">
                <w:r w:rsidR="00AB0B43" w:rsidDel="000727AB">
                  <w:rPr>
                    <w:rFonts w:ascii="Century Gothic" w:hAnsi="Century Gothic"/>
                    <w:b w:val="0"/>
                    <w:bCs w:val="0"/>
                    <w:color w:val="auto"/>
                    <w:sz w:val="20"/>
                  </w:rPr>
                  <w:delText>proceed</w:delText>
                </w:r>
              </w:del>
            </w:ins>
            <w:ins w:id="822" w:author="Karma" w:date="2021-08-19T09:55:00Z">
              <w:r w:rsidR="000727AB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and proceed</w:t>
              </w:r>
            </w:ins>
            <w:ins w:id="823" w:author="Sujit Patra" w:date="2021-06-25T17:46:00Z"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 xml:space="preserve"> wit</w:t>
              </w:r>
            </w:ins>
            <w:ins w:id="824" w:author="Sujit Patra" w:date="2021-06-25T17:47:00Z">
              <w:r w:rsidR="00AB0B43">
                <w:rPr>
                  <w:rFonts w:ascii="Century Gothic" w:hAnsi="Century Gothic"/>
                  <w:b w:val="0"/>
                  <w:bCs w:val="0"/>
                  <w:color w:val="auto"/>
                  <w:sz w:val="20"/>
                </w:rPr>
                <w:t>h further downstream processes. User will be notified on completion of payment.</w:t>
              </w:r>
            </w:ins>
          </w:p>
          <w:p w14:paraId="1B574D6B" w14:textId="77777777" w:rsidR="34F8EB6A" w:rsidRDefault="34F8EB6A" w:rsidP="34F8EB6A">
            <w:pPr>
              <w:spacing w:line="259" w:lineRule="auto"/>
              <w:rPr>
                <w:ins w:id="825" w:author="Yoezer Choki" w:date="2021-06-28T10:27:00Z"/>
                <w:rFonts w:ascii="Century Gothic" w:hAnsi="Century Gothic"/>
                <w:color w:val="auto"/>
                <w:szCs w:val="24"/>
              </w:rPr>
            </w:pPr>
          </w:p>
          <w:p w14:paraId="73F1099A" w14:textId="39CDBFDD" w:rsidR="00E44010" w:rsidRDefault="00E44010" w:rsidP="34F8EB6A">
            <w:pPr>
              <w:spacing w:line="259" w:lineRule="auto"/>
              <w:rPr>
                <w:rFonts w:ascii="Century Gothic" w:hAnsi="Century Gothic"/>
                <w:color w:val="auto"/>
                <w:szCs w:val="24"/>
              </w:rPr>
            </w:pPr>
          </w:p>
        </w:tc>
      </w:tr>
      <w:tr w:rsidR="00E44010" w14:paraId="032E6336" w14:textId="77777777" w:rsidTr="34F8E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26" w:author="Yoezer Choki" w:date="2021-06-28T10:2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6BDFC8FC" w14:textId="20B34B62" w:rsidR="00E44010" w:rsidRPr="00E44010" w:rsidDel="00AB0B43" w:rsidRDefault="00E44010" w:rsidP="34F8EB6A">
            <w:pPr>
              <w:tabs>
                <w:tab w:val="clear" w:pos="360"/>
              </w:tabs>
              <w:jc w:val="both"/>
              <w:rPr>
                <w:ins w:id="827" w:author="Yoezer Choki" w:date="2021-06-28T10:27:00Z"/>
                <w:rFonts w:ascii="Century Gothic" w:hAnsi="Century Gothic"/>
                <w:sz w:val="20"/>
                <w:rPrChange w:id="828" w:author="Yoezer Choki" w:date="2021-06-28T10:27:00Z">
                  <w:rPr>
                    <w:ins w:id="829" w:author="Yoezer Choki" w:date="2021-06-28T10:27:00Z"/>
                    <w:rFonts w:ascii="Century Gothic" w:hAnsi="Century Gothic"/>
                    <w:b w:val="0"/>
                    <w:bCs w:val="0"/>
                    <w:sz w:val="20"/>
                  </w:rPr>
                </w:rPrChange>
              </w:rPr>
            </w:pPr>
          </w:p>
        </w:tc>
      </w:tr>
      <w:tr w:rsidR="00E44010" w14:paraId="549DCDA4" w14:textId="77777777" w:rsidTr="34F8EB6A">
        <w:trPr>
          <w:ins w:id="830" w:author="Yoezer Choki" w:date="2021-06-28T10:2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9" w:type="dxa"/>
          </w:tcPr>
          <w:p w14:paraId="753385B8" w14:textId="77777777" w:rsidR="00E44010" w:rsidDel="00AB0B43" w:rsidRDefault="00E44010" w:rsidP="34F8EB6A">
            <w:pPr>
              <w:tabs>
                <w:tab w:val="clear" w:pos="360"/>
              </w:tabs>
              <w:jc w:val="both"/>
              <w:rPr>
                <w:ins w:id="831" w:author="Yoezer Choki" w:date="2021-06-28T10:27:00Z"/>
                <w:rFonts w:ascii="Century Gothic" w:hAnsi="Century Gothic"/>
                <w:b w:val="0"/>
                <w:bCs w:val="0"/>
                <w:sz w:val="20"/>
              </w:rPr>
            </w:pPr>
          </w:p>
        </w:tc>
      </w:tr>
    </w:tbl>
    <w:p w14:paraId="4405C847" w14:textId="77777777" w:rsidR="007741B3" w:rsidDel="00720FB7" w:rsidRDefault="007741B3" w:rsidP="00604542">
      <w:pPr>
        <w:pStyle w:val="StyleStyleHeading3CenturyGothicBoldNotBoldSmallcapsA"/>
        <w:numPr>
          <w:ilvl w:val="0"/>
          <w:numId w:val="0"/>
        </w:numPr>
        <w:rPr>
          <w:del w:id="832" w:author="Ugyen  Rangdrol" w:date="2021-07-05T17:31:00Z"/>
        </w:rPr>
      </w:pPr>
    </w:p>
    <w:p w14:paraId="5D265A77" w14:textId="77777777" w:rsidR="00A62AB1" w:rsidRPr="00091295" w:rsidRDefault="00A62AB1" w:rsidP="00604542">
      <w:pPr>
        <w:pStyle w:val="StyleStyleHeading3CenturyGothicBoldNotBoldSmallcapsA"/>
        <w:numPr>
          <w:ilvl w:val="0"/>
          <w:numId w:val="0"/>
        </w:numPr>
      </w:pPr>
    </w:p>
    <w:p w14:paraId="26ABD3D7" w14:textId="457C700D" w:rsidR="004041C2" w:rsidRPr="008A1DBC" w:rsidRDefault="008E0243" w:rsidP="00604542">
      <w:pPr>
        <w:pStyle w:val="Heading3"/>
      </w:pPr>
      <w:bookmarkStart w:id="833" w:name="_Toc79052914"/>
      <w:r w:rsidRPr="008A1DBC">
        <w:t>Assumptions</w:t>
      </w:r>
      <w:bookmarkEnd w:id="833"/>
    </w:p>
    <w:tbl>
      <w:tblPr>
        <w:tblStyle w:val="GridTable1Light-Accent2"/>
        <w:tblW w:w="8500" w:type="dxa"/>
        <w:tblLook w:val="01A0" w:firstRow="1" w:lastRow="0" w:firstColumn="1" w:lastColumn="1" w:noHBand="0" w:noVBand="0"/>
      </w:tblPr>
      <w:tblGrid>
        <w:gridCol w:w="706"/>
        <w:gridCol w:w="7794"/>
      </w:tblGrid>
      <w:tr w:rsidR="004041C2" w:rsidRPr="00E905C0" w14:paraId="3B5AAD45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4CBAF0A2" w14:textId="77777777" w:rsidR="004041C2" w:rsidRPr="00E905C0" w:rsidRDefault="004041C2" w:rsidP="000F0E07">
            <w:pPr>
              <w:spacing w:after="60"/>
              <w:jc w:val="center"/>
              <w:rPr>
                <w:rFonts w:ascii="Century Gothic" w:hAnsi="Century Gothic"/>
                <w:b/>
                <w:sz w:val="20"/>
              </w:rPr>
            </w:pPr>
            <w:r w:rsidRPr="00E905C0">
              <w:rPr>
                <w:rFonts w:ascii="Century Gothic" w:hAnsi="Century Gothic"/>
                <w:b/>
                <w:sz w:val="20"/>
              </w:rPr>
              <w:t>S/N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4CED0160" w14:textId="77777777" w:rsidR="004041C2" w:rsidRPr="00E905C0" w:rsidRDefault="004041C2" w:rsidP="000F0E07">
            <w:pPr>
              <w:spacing w:after="60"/>
              <w:rPr>
                <w:rFonts w:ascii="Century Gothic" w:hAnsi="Century Gothic"/>
                <w:b/>
                <w:sz w:val="20"/>
              </w:rPr>
            </w:pPr>
            <w:r w:rsidRPr="00E905C0">
              <w:rPr>
                <w:rFonts w:ascii="Century Gothic" w:hAnsi="Century Gothic"/>
                <w:b/>
                <w:sz w:val="20"/>
              </w:rPr>
              <w:t>Description</w:t>
            </w:r>
          </w:p>
        </w:tc>
      </w:tr>
      <w:tr w:rsidR="004041C2" w:rsidRPr="00D0263B" w14:paraId="1AC2DE02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20B61167" w14:textId="77777777" w:rsidR="004041C2" w:rsidRPr="00E905C0" w:rsidRDefault="004041C2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17BA5532" w14:textId="39EFD338" w:rsidR="004041C2" w:rsidRPr="00D0263B" w:rsidDel="00AB0B43" w:rsidRDefault="6351CB89" w:rsidP="34F8EB6A">
            <w:pPr>
              <w:spacing w:after="60"/>
              <w:rPr>
                <w:del w:id="834" w:author="Sujit Patra" w:date="2021-06-25T17:48:00Z"/>
                <w:rFonts w:ascii="Century Gothic" w:hAnsi="Century Gothic"/>
                <w:sz w:val="18"/>
                <w:szCs w:val="18"/>
              </w:rPr>
            </w:pPr>
            <w:del w:id="835" w:author="Sujit Patra" w:date="2021-06-25T17:48:00Z">
              <w:r w:rsidRPr="34F8EB6A" w:rsidDel="00AB0B43">
                <w:rPr>
                  <w:rFonts w:ascii="Century Gothic" w:hAnsi="Century Gothic"/>
                  <w:sz w:val="20"/>
                </w:rPr>
                <w:delText>Declaration number will be generated from the eCMS</w:delText>
              </w:r>
              <w:r w:rsidR="173B204B" w:rsidRPr="34F8EB6A" w:rsidDel="00AB0B43">
                <w:rPr>
                  <w:rFonts w:ascii="Century Gothic" w:hAnsi="Century Gothic"/>
                  <w:sz w:val="20"/>
                </w:rPr>
                <w:delText xml:space="preserve"> against the generated payment details and forward to BITS system.</w:delText>
              </w:r>
            </w:del>
          </w:p>
          <w:p w14:paraId="5CFF3EA8" w14:textId="1881EF70" w:rsidR="004041C2" w:rsidRPr="00D0263B" w:rsidDel="00E42DD8" w:rsidRDefault="77EF2EB7" w:rsidP="34F8EB6A">
            <w:pPr>
              <w:spacing w:after="60"/>
              <w:rPr>
                <w:del w:id="836" w:author="Sujit Patra" w:date="2021-06-25T17:59:00Z"/>
                <w:rFonts w:ascii="Century Gothic" w:hAnsi="Century Gothic"/>
                <w:sz w:val="20"/>
              </w:rPr>
            </w:pPr>
            <w:del w:id="837" w:author="Sujit Patra" w:date="2021-06-25T17:48:00Z">
              <w:r w:rsidRPr="34F8EB6A" w:rsidDel="00AB0B43">
                <w:rPr>
                  <w:rFonts w:ascii="Century Gothic" w:hAnsi="Century Gothic"/>
                  <w:sz w:val="20"/>
                </w:rPr>
                <w:delText>BT</w:delText>
              </w:r>
              <w:r w:rsidR="21AB4F06" w:rsidRPr="34F8EB6A" w:rsidDel="00AB0B43">
                <w:rPr>
                  <w:rFonts w:ascii="Century Gothic" w:hAnsi="Century Gothic"/>
                  <w:sz w:val="20"/>
                </w:rPr>
                <w:delText>C Code and</w:delText>
              </w:r>
              <w:r w:rsidRPr="34F8EB6A" w:rsidDel="00AB0B43">
                <w:rPr>
                  <w:rFonts w:ascii="Century Gothic" w:hAnsi="Century Gothic"/>
                  <w:sz w:val="20"/>
                </w:rPr>
                <w:delText xml:space="preserve"> </w:delText>
              </w:r>
              <w:r w:rsidR="26621BA7" w:rsidRPr="34F8EB6A" w:rsidDel="00AB0B43">
                <w:rPr>
                  <w:rFonts w:ascii="Century Gothic" w:hAnsi="Century Gothic"/>
                  <w:sz w:val="20"/>
                </w:rPr>
                <w:delText>account</w:delText>
              </w:r>
              <w:r w:rsidRPr="34F8EB6A" w:rsidDel="00AB0B43">
                <w:rPr>
                  <w:rFonts w:ascii="Century Gothic" w:hAnsi="Century Gothic"/>
                  <w:sz w:val="20"/>
                </w:rPr>
                <w:delText xml:space="preserve"> head will be </w:delText>
              </w:r>
              <w:r w:rsidR="1740A7DC" w:rsidRPr="34F8EB6A" w:rsidDel="00AB0B43">
                <w:rPr>
                  <w:rFonts w:ascii="Century Gothic" w:hAnsi="Century Gothic"/>
                  <w:sz w:val="20"/>
                </w:rPr>
                <w:delText>m</w:delText>
              </w:r>
              <w:r w:rsidRPr="34F8EB6A" w:rsidDel="00AB0B43">
                <w:rPr>
                  <w:rFonts w:ascii="Century Gothic" w:hAnsi="Century Gothic"/>
                  <w:sz w:val="20"/>
                </w:rPr>
                <w:delText xml:space="preserve">apped. </w:delText>
              </w:r>
            </w:del>
            <w:proofErr w:type="spellStart"/>
            <w:ins w:id="838" w:author="Sujit Patra" w:date="2021-06-25T17:48:00Z">
              <w:r w:rsidR="00AB0B43">
                <w:rPr>
                  <w:rFonts w:ascii="Century Gothic" w:hAnsi="Century Gothic"/>
                  <w:sz w:val="20"/>
                </w:rPr>
                <w:t>eCMS</w:t>
              </w:r>
              <w:proofErr w:type="spellEnd"/>
              <w:r w:rsidR="00AB0B43">
                <w:rPr>
                  <w:rFonts w:ascii="Century Gothic" w:hAnsi="Century Gothic"/>
                  <w:sz w:val="20"/>
                </w:rPr>
                <w:t xml:space="preserve"> and BITS are integrated for payment and both the services are </w:t>
              </w:r>
            </w:ins>
            <w:ins w:id="839" w:author="Sujit Patra" w:date="2021-06-25T17:49:00Z">
              <w:r w:rsidR="00AB0B43">
                <w:rPr>
                  <w:rFonts w:ascii="Century Gothic" w:hAnsi="Century Gothic"/>
                  <w:sz w:val="20"/>
                </w:rPr>
                <w:t>up.</w:t>
              </w:r>
            </w:ins>
          </w:p>
          <w:p w14:paraId="05800169" w14:textId="1D29C9B9" w:rsidR="004041C2" w:rsidRPr="00D0263B" w:rsidRDefault="004041C2" w:rsidP="34F8EB6A">
            <w:pPr>
              <w:spacing w:after="60"/>
              <w:rPr>
                <w:rFonts w:ascii="Century Gothic" w:hAnsi="Century Gothic"/>
                <w:szCs w:val="24"/>
              </w:rPr>
            </w:pPr>
          </w:p>
        </w:tc>
      </w:tr>
      <w:tr w:rsidR="004041C2" w:rsidRPr="00D0263B" w14:paraId="1775CCB4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5225F077" w14:textId="77777777" w:rsidR="004041C2" w:rsidRPr="00E905C0" w:rsidRDefault="004041C2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4773810C" w14:textId="57D91C7C" w:rsidR="004041C2" w:rsidDel="00AB0B43" w:rsidRDefault="3D149395" w:rsidP="34F8EB6A">
            <w:pPr>
              <w:spacing w:after="60"/>
              <w:rPr>
                <w:del w:id="840" w:author="Sujit Patra" w:date="2021-06-25T17:49:00Z"/>
                <w:rFonts w:ascii="Century Gothic" w:hAnsi="Century Gothic"/>
                <w:sz w:val="20"/>
              </w:rPr>
            </w:pPr>
            <w:del w:id="841" w:author="Sujit Patra" w:date="2021-06-25T17:49:00Z">
              <w:r w:rsidRPr="34F8EB6A" w:rsidDel="00AB0B43">
                <w:rPr>
                  <w:rFonts w:ascii="Century Gothic" w:hAnsi="Century Gothic"/>
                  <w:sz w:val="20"/>
                </w:rPr>
                <w:delText xml:space="preserve">BITS will generate </w:delText>
              </w:r>
              <w:r w:rsidR="526C2122" w:rsidRPr="34F8EB6A" w:rsidDel="00AB0B43">
                <w:rPr>
                  <w:rFonts w:ascii="Century Gothic" w:hAnsi="Century Gothic"/>
                  <w:sz w:val="20"/>
                </w:rPr>
                <w:delText xml:space="preserve">the </w:delText>
              </w:r>
              <w:r w:rsidRPr="34F8EB6A" w:rsidDel="00AB0B43">
                <w:rPr>
                  <w:rFonts w:ascii="Century Gothic" w:hAnsi="Century Gothic"/>
                  <w:sz w:val="20"/>
                </w:rPr>
                <w:delText xml:space="preserve">payment advice number against the payment details received from </w:delText>
              </w:r>
            </w:del>
            <w:del w:id="842" w:author="Sujit Patra" w:date="2021-06-25T17:48:00Z">
              <w:r w:rsidRPr="34F8EB6A" w:rsidDel="00AB0B43">
                <w:rPr>
                  <w:rFonts w:ascii="Century Gothic" w:hAnsi="Century Gothic"/>
                  <w:sz w:val="20"/>
                </w:rPr>
                <w:delText xml:space="preserve">the </w:delText>
              </w:r>
            </w:del>
            <w:del w:id="843" w:author="Sujit Patra" w:date="2021-06-25T17:49:00Z">
              <w:r w:rsidRPr="34F8EB6A" w:rsidDel="00AB0B43">
                <w:rPr>
                  <w:rFonts w:ascii="Century Gothic" w:hAnsi="Century Gothic"/>
                  <w:sz w:val="20"/>
                </w:rPr>
                <w:delText xml:space="preserve">eCMS. </w:delText>
              </w:r>
            </w:del>
            <w:ins w:id="844" w:author="Sujit Patra" w:date="2021-06-25T17:49:00Z">
              <w:r w:rsidR="00AB0B43">
                <w:rPr>
                  <w:rFonts w:ascii="Century Gothic" w:hAnsi="Century Gothic"/>
                  <w:sz w:val="20"/>
                </w:rPr>
                <w:t xml:space="preserve">User has access to </w:t>
              </w:r>
              <w:proofErr w:type="spellStart"/>
              <w:r w:rsidR="00AB0B43">
                <w:rPr>
                  <w:rFonts w:ascii="Century Gothic" w:hAnsi="Century Gothic"/>
                  <w:sz w:val="20"/>
                </w:rPr>
                <w:t>eCMS</w:t>
              </w:r>
            </w:ins>
            <w:proofErr w:type="spellEnd"/>
            <w:ins w:id="845" w:author="Sujit Patra" w:date="2021-06-25T17:50:00Z">
              <w:r w:rsidR="00AB0B43">
                <w:rPr>
                  <w:rFonts w:ascii="Century Gothic" w:hAnsi="Century Gothic"/>
                  <w:sz w:val="20"/>
                </w:rPr>
                <w:t>,</w:t>
              </w:r>
            </w:ins>
          </w:p>
          <w:p w14:paraId="1486EE6F" w14:textId="7EFFF595" w:rsidR="004041C2" w:rsidRDefault="004041C2" w:rsidP="34F8EB6A">
            <w:pPr>
              <w:spacing w:after="60"/>
              <w:rPr>
                <w:rFonts w:ascii="Century Gothic" w:hAnsi="Century Gothic"/>
                <w:szCs w:val="24"/>
              </w:rPr>
            </w:pPr>
          </w:p>
        </w:tc>
      </w:tr>
      <w:tr w:rsidR="00E42DD8" w:rsidRPr="00D0263B" w14:paraId="0963CFF3" w14:textId="77777777" w:rsidTr="34F8EB6A">
        <w:trPr>
          <w:ins w:id="846" w:author="Sujit Patra" w:date="2021-06-25T17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79346437" w14:textId="77777777" w:rsidR="00E42DD8" w:rsidRPr="00E905C0" w:rsidRDefault="00E42DD8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ins w:id="847" w:author="Sujit Patra" w:date="2021-06-25T17:58:00Z"/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69F57A5A" w14:textId="27F50143" w:rsidR="00E42DD8" w:rsidRPr="34F8EB6A" w:rsidDel="00AB0B43" w:rsidRDefault="00E42DD8" w:rsidP="00E42DD8">
            <w:pPr>
              <w:spacing w:after="60"/>
              <w:rPr>
                <w:ins w:id="848" w:author="Sujit Patra" w:date="2021-06-25T17:58:00Z"/>
                <w:rFonts w:ascii="Century Gothic" w:hAnsi="Century Gothic"/>
                <w:sz w:val="20"/>
              </w:rPr>
            </w:pPr>
            <w:ins w:id="849" w:author="Sujit Patra" w:date="2021-06-25T17:58:00Z">
              <w:r w:rsidRPr="00E42DD8">
                <w:rPr>
                  <w:rFonts w:ascii="Century Gothic" w:hAnsi="Century Gothic"/>
                  <w:sz w:val="20"/>
                </w:rPr>
                <w:t xml:space="preserve">Processing fee &amp; fines and penalties </w:t>
              </w:r>
            </w:ins>
            <w:ins w:id="850" w:author="Sujit Patra" w:date="2021-06-25T17:59:00Z">
              <w:r>
                <w:rPr>
                  <w:rFonts w:ascii="Century Gothic" w:hAnsi="Century Gothic"/>
                  <w:sz w:val="20"/>
                </w:rPr>
                <w:t xml:space="preserve">are not applicable at the BTC code </w:t>
              </w:r>
            </w:ins>
            <w:ins w:id="851" w:author="Sujit Patra" w:date="2021-06-25T18:01:00Z">
              <w:r>
                <w:rPr>
                  <w:rFonts w:ascii="Century Gothic" w:hAnsi="Century Gothic"/>
                  <w:sz w:val="20"/>
                </w:rPr>
                <w:t>level,</w:t>
              </w:r>
            </w:ins>
            <w:ins w:id="852" w:author="Sujit Patra" w:date="2021-06-25T17:59:00Z">
              <w:r>
                <w:rPr>
                  <w:rFonts w:ascii="Century Gothic" w:hAnsi="Century Gothic"/>
                  <w:sz w:val="20"/>
                </w:rPr>
                <w:t xml:space="preserve"> and these details will be sent to BITS without any l</w:t>
              </w:r>
            </w:ins>
            <w:ins w:id="853" w:author="Sujit Patra" w:date="2021-06-25T18:00:00Z">
              <w:r>
                <w:rPr>
                  <w:rFonts w:ascii="Century Gothic" w:hAnsi="Century Gothic"/>
                  <w:sz w:val="20"/>
                </w:rPr>
                <w:t>inks to BTC code.</w:t>
              </w:r>
            </w:ins>
          </w:p>
        </w:tc>
      </w:tr>
      <w:tr w:rsidR="00E42DD8" w:rsidRPr="00D0263B" w14:paraId="22DEFA93" w14:textId="77777777" w:rsidTr="34F8EB6A">
        <w:trPr>
          <w:ins w:id="854" w:author="Sujit Patra" w:date="2021-06-25T17:5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0512F4D6" w14:textId="77777777" w:rsidR="00E42DD8" w:rsidRPr="00E905C0" w:rsidRDefault="00E42DD8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ins w:id="855" w:author="Sujit Patra" w:date="2021-06-25T17:58:00Z"/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434756F0" w14:textId="2332C14D" w:rsidR="00E42DD8" w:rsidRPr="00E42DD8" w:rsidRDefault="00E42DD8" w:rsidP="00E42DD8">
            <w:pPr>
              <w:spacing w:after="60"/>
              <w:rPr>
                <w:ins w:id="856" w:author="Sujit Patra" w:date="2021-06-25T17:58:00Z"/>
                <w:rFonts w:ascii="Century Gothic" w:hAnsi="Century Gothic"/>
                <w:sz w:val="20"/>
              </w:rPr>
            </w:pPr>
            <w:ins w:id="857" w:author="Sujit Patra" w:date="2021-06-25T17:58:00Z">
              <w:r w:rsidRPr="00E42DD8">
                <w:rPr>
                  <w:rFonts w:ascii="Century Gothic" w:hAnsi="Century Gothic"/>
                  <w:sz w:val="20"/>
                </w:rPr>
                <w:t xml:space="preserve">Additional payment </w:t>
              </w:r>
            </w:ins>
            <w:ins w:id="858" w:author="Sujit Patra" w:date="2021-06-25T18:00:00Z">
              <w:r>
                <w:rPr>
                  <w:rFonts w:ascii="Century Gothic" w:hAnsi="Century Gothic"/>
                  <w:sz w:val="20"/>
                </w:rPr>
                <w:t>details shall</w:t>
              </w:r>
            </w:ins>
            <w:ins w:id="859" w:author="Sujit Patra" w:date="2021-06-25T17:58:00Z">
              <w:r w:rsidRPr="00E42DD8">
                <w:rPr>
                  <w:rFonts w:ascii="Century Gothic" w:hAnsi="Century Gothic"/>
                  <w:sz w:val="20"/>
                </w:rPr>
                <w:t xml:space="preserve"> be sent</w:t>
              </w:r>
            </w:ins>
            <w:ins w:id="860" w:author="Sujit Patra" w:date="2021-06-25T18:00:00Z">
              <w:r>
                <w:rPr>
                  <w:rFonts w:ascii="Century Gothic" w:hAnsi="Century Gothic"/>
                  <w:sz w:val="20"/>
                </w:rPr>
                <w:t xml:space="preserve"> with item wise breakup.</w:t>
              </w:r>
            </w:ins>
          </w:p>
        </w:tc>
      </w:tr>
      <w:tr w:rsidR="00E42DD8" w:rsidRPr="00D0263B" w14:paraId="3D173AA6" w14:textId="77777777" w:rsidTr="34F8EB6A">
        <w:trPr>
          <w:ins w:id="861" w:author="Sujit Patra" w:date="2021-06-25T17:5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03DFFE9C" w14:textId="77777777" w:rsidR="00E42DD8" w:rsidRPr="00E905C0" w:rsidRDefault="00E42DD8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ins w:id="862" w:author="Sujit Patra" w:date="2021-06-25T17:59:00Z"/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43375727" w14:textId="162C1392" w:rsidR="00E42DD8" w:rsidRPr="00E42DD8" w:rsidRDefault="00E42DD8" w:rsidP="00E42DD8">
            <w:pPr>
              <w:spacing w:after="60"/>
              <w:rPr>
                <w:ins w:id="863" w:author="Sujit Patra" w:date="2021-06-25T17:59:00Z"/>
                <w:rFonts w:ascii="Century Gothic" w:hAnsi="Century Gothic"/>
                <w:sz w:val="20"/>
              </w:rPr>
            </w:pPr>
            <w:ins w:id="864" w:author="Sujit Patra" w:date="2021-06-25T17:59:00Z">
              <w:r w:rsidRPr="00E42DD8">
                <w:rPr>
                  <w:rFonts w:ascii="Century Gothic" w:hAnsi="Century Gothic"/>
                  <w:sz w:val="20"/>
                </w:rPr>
                <w:t xml:space="preserve">Reference number </w:t>
              </w:r>
            </w:ins>
            <w:ins w:id="865" w:author="Sujit Patra" w:date="2021-06-25T18:00:00Z">
              <w:r>
                <w:rPr>
                  <w:rFonts w:ascii="Century Gothic" w:hAnsi="Century Gothic"/>
                  <w:sz w:val="20"/>
                </w:rPr>
                <w:t xml:space="preserve">shall be the </w:t>
              </w:r>
            </w:ins>
            <w:ins w:id="866" w:author="Sujit Patra" w:date="2021-06-25T17:59:00Z">
              <w:r w:rsidRPr="00E42DD8">
                <w:rPr>
                  <w:rFonts w:ascii="Century Gothic" w:hAnsi="Century Gothic"/>
                  <w:sz w:val="20"/>
                </w:rPr>
                <w:t xml:space="preserve">payment instruction </w:t>
              </w:r>
            </w:ins>
            <w:ins w:id="867" w:author="Sujit Patra" w:date="2021-06-25T18:00:00Z">
              <w:r>
                <w:rPr>
                  <w:rFonts w:ascii="Century Gothic" w:hAnsi="Century Gothic"/>
                  <w:sz w:val="20"/>
                </w:rPr>
                <w:t>number generat</w:t>
              </w:r>
            </w:ins>
            <w:ins w:id="868" w:author="Sujit Patra" w:date="2021-06-25T18:01:00Z">
              <w:r>
                <w:rPr>
                  <w:rFonts w:ascii="Century Gothic" w:hAnsi="Century Gothic"/>
                  <w:sz w:val="20"/>
                </w:rPr>
                <w:t xml:space="preserve">e in </w:t>
              </w:r>
              <w:proofErr w:type="spellStart"/>
              <w:r>
                <w:rPr>
                  <w:rFonts w:ascii="Century Gothic" w:hAnsi="Century Gothic"/>
                  <w:sz w:val="20"/>
                </w:rPr>
                <w:t>eCMS</w:t>
              </w:r>
              <w:proofErr w:type="spellEnd"/>
              <w:r>
                <w:rPr>
                  <w:rFonts w:ascii="Century Gothic" w:hAnsi="Century Gothic"/>
                  <w:sz w:val="20"/>
                </w:rPr>
                <w:t xml:space="preserve">. Business </w:t>
              </w:r>
            </w:ins>
            <w:ins w:id="869" w:author="Sujit Patra" w:date="2021-06-25T17:59:00Z">
              <w:r w:rsidRPr="00E42DD8">
                <w:rPr>
                  <w:rFonts w:ascii="Century Gothic" w:hAnsi="Century Gothic"/>
                  <w:sz w:val="20"/>
                </w:rPr>
                <w:t xml:space="preserve">transaction </w:t>
              </w:r>
            </w:ins>
            <w:ins w:id="870" w:author="Sujit Patra" w:date="2021-06-25T18:01:00Z">
              <w:r>
                <w:rPr>
                  <w:rFonts w:ascii="Century Gothic" w:hAnsi="Century Gothic"/>
                  <w:sz w:val="20"/>
                </w:rPr>
                <w:t xml:space="preserve">will depend on the context of the payment </w:t>
              </w:r>
              <w:proofErr w:type="gramStart"/>
              <w:r>
                <w:rPr>
                  <w:rFonts w:ascii="Century Gothic" w:hAnsi="Century Gothic"/>
                  <w:sz w:val="20"/>
                </w:rPr>
                <w:t>( e.g.</w:t>
              </w:r>
              <w:proofErr w:type="gramEnd"/>
              <w:r>
                <w:rPr>
                  <w:rFonts w:ascii="Century Gothic" w:hAnsi="Century Gothic"/>
                  <w:sz w:val="20"/>
                </w:rPr>
                <w:t xml:space="preserve"> </w:t>
              </w:r>
            </w:ins>
            <w:ins w:id="871" w:author="Sujit Patra" w:date="2021-06-25T17:59:00Z">
              <w:r w:rsidRPr="00E42DD8">
                <w:rPr>
                  <w:rFonts w:ascii="Century Gothic" w:hAnsi="Century Gothic"/>
                  <w:sz w:val="20"/>
                </w:rPr>
                <w:t>declaration number</w:t>
              </w:r>
            </w:ins>
            <w:ins w:id="872" w:author="Sujit Patra" w:date="2021-06-25T18:01:00Z">
              <w:r>
                <w:rPr>
                  <w:rFonts w:ascii="Century Gothic" w:hAnsi="Century Gothic"/>
                  <w:sz w:val="20"/>
                </w:rPr>
                <w:t>)</w:t>
              </w:r>
            </w:ins>
          </w:p>
        </w:tc>
      </w:tr>
      <w:tr w:rsidR="008E0243" w:rsidRPr="00D0263B" w:rsidDel="00AB0B43" w14:paraId="262F3E0F" w14:textId="0B3278BD" w:rsidTr="34F8EB6A">
        <w:trPr>
          <w:del w:id="873" w:author="Sujit Patra" w:date="2021-06-25T17:5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14:paraId="72C264E2" w14:textId="3F269E7C" w:rsidR="008E0243" w:rsidRPr="00E905C0" w:rsidDel="00AB0B43" w:rsidRDefault="008E0243" w:rsidP="004041C2">
            <w:pPr>
              <w:numPr>
                <w:ilvl w:val="0"/>
                <w:numId w:val="24"/>
              </w:numPr>
              <w:spacing w:after="60"/>
              <w:ind w:left="527" w:hanging="357"/>
              <w:jc w:val="center"/>
              <w:rPr>
                <w:del w:id="874" w:author="Sujit Patra" w:date="2021-06-25T17:50:00Z"/>
                <w:rFonts w:ascii="Century Gothic" w:hAnsi="Century Gothic"/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94" w:type="dxa"/>
          </w:tcPr>
          <w:p w14:paraId="26A5154F" w14:textId="2657A3C5" w:rsidR="008E0243" w:rsidDel="00AB0B43" w:rsidRDefault="5EBC372F" w:rsidP="34F8EB6A">
            <w:pPr>
              <w:spacing w:after="60"/>
              <w:rPr>
                <w:del w:id="875" w:author="Sujit Patra" w:date="2021-06-25T17:50:00Z"/>
                <w:rFonts w:ascii="Century Gothic" w:hAnsi="Century Gothic"/>
                <w:sz w:val="20"/>
              </w:rPr>
            </w:pPr>
            <w:del w:id="876" w:author="Sujit Patra" w:date="2021-06-25T17:50:00Z">
              <w:r w:rsidRPr="34F8EB6A" w:rsidDel="00AB0B43">
                <w:rPr>
                  <w:rFonts w:ascii="Century Gothic" w:hAnsi="Century Gothic"/>
                  <w:sz w:val="20"/>
                </w:rPr>
                <w:delText>BITS to generate the payment receipt and issue.</w:delText>
              </w:r>
            </w:del>
          </w:p>
        </w:tc>
      </w:tr>
    </w:tbl>
    <w:p w14:paraId="40C5E2D3" w14:textId="4034568D" w:rsidR="10F32C51" w:rsidRDefault="10F32C51" w:rsidP="14170A01">
      <w:pPr>
        <w:pStyle w:val="StyleBodyTextCenturyGothic10ptNotItalicAuto1"/>
        <w:spacing w:line="259" w:lineRule="auto"/>
      </w:pPr>
      <w:r w:rsidRPr="34F8EB6A">
        <w:t xml:space="preserve"> </w:t>
      </w:r>
    </w:p>
    <w:p w14:paraId="3F91649A" w14:textId="75700639" w:rsidR="00924284" w:rsidRDefault="00A13BFB" w:rsidP="00A13BFB">
      <w:pPr>
        <w:pStyle w:val="Heading2"/>
      </w:pPr>
      <w:bookmarkStart w:id="877" w:name="_Toc79052915"/>
      <w:r>
        <w:t>Payment Instruction</w:t>
      </w:r>
      <w:r w:rsidR="64C6D50E">
        <w:t>s</w:t>
      </w:r>
      <w:bookmarkEnd w:id="877"/>
    </w:p>
    <w:p w14:paraId="19D2DC83" w14:textId="24439FD4" w:rsidR="00A13BFB" w:rsidRPr="00A13BFB" w:rsidRDefault="00A13BFB" w:rsidP="00A13BFB">
      <w:pPr>
        <w:jc w:val="both"/>
        <w:rPr>
          <w:rFonts w:ascii="Century Gothic" w:hAnsi="Century Gothic" w:cs="Arial"/>
          <w:sz w:val="20"/>
        </w:rPr>
      </w:pPr>
      <w:r w:rsidRPr="00A13BFB">
        <w:rPr>
          <w:rFonts w:ascii="Century Gothic" w:hAnsi="Century Gothic" w:cs="Arial"/>
          <w:sz w:val="20"/>
        </w:rPr>
        <w:t xml:space="preserve">Payment Instruction is a message containing unpaid transaction information. It contains the amount to be paid along with the description and other required information. </w:t>
      </w:r>
      <w:del w:id="878" w:author="Sujit Patra" w:date="2021-06-25T17:50:00Z">
        <w:r w:rsidRPr="00A13BFB" w:rsidDel="00AB0B43">
          <w:rPr>
            <w:rFonts w:ascii="Century Gothic" w:hAnsi="Century Gothic" w:cs="Arial"/>
            <w:sz w:val="20"/>
          </w:rPr>
          <w:delText>For more details on the message format refer to appendix A.</w:delText>
        </w:r>
      </w:del>
    </w:p>
    <w:p w14:paraId="49624077" w14:textId="77777777" w:rsidR="00A13BFB" w:rsidRPr="00A13BFB" w:rsidRDefault="00A13BFB" w:rsidP="00A13BFB">
      <w:pPr>
        <w:jc w:val="both"/>
        <w:rPr>
          <w:rFonts w:ascii="Century Gothic" w:hAnsi="Century Gothic" w:cs="Arial"/>
          <w:color w:val="000000"/>
          <w:sz w:val="20"/>
        </w:rPr>
      </w:pPr>
    </w:p>
    <w:p w14:paraId="594FFBE2" w14:textId="050B9C2F" w:rsidR="00A13BFB" w:rsidRPr="00A13BFB" w:rsidRDefault="00A13BFB" w:rsidP="00A13BFB">
      <w:pPr>
        <w:jc w:val="both"/>
        <w:rPr>
          <w:rFonts w:ascii="Century Gothic" w:hAnsi="Century Gothic" w:cs="Arial"/>
          <w:sz w:val="20"/>
        </w:rPr>
      </w:pPr>
      <w:r w:rsidRPr="00A13BFB">
        <w:rPr>
          <w:rFonts w:ascii="Century Gothic" w:hAnsi="Century Gothic" w:cs="Arial"/>
          <w:sz w:val="20"/>
        </w:rPr>
        <w:t>A Payment Instruction can be issued to collect full payment.</w:t>
      </w:r>
    </w:p>
    <w:p w14:paraId="6C7EE118" w14:textId="77777777" w:rsidR="00A13BFB" w:rsidRPr="00A13BFB" w:rsidRDefault="00A13BFB" w:rsidP="00A13BFB">
      <w:pPr>
        <w:jc w:val="both"/>
        <w:rPr>
          <w:rFonts w:ascii="Century Gothic" w:hAnsi="Century Gothic" w:cs="Arial"/>
          <w:sz w:val="20"/>
        </w:rPr>
      </w:pPr>
    </w:p>
    <w:p w14:paraId="5A8E474F" w14:textId="349DB004" w:rsidR="00A13BFB" w:rsidRPr="00A13BFB" w:rsidRDefault="00A13BFB" w:rsidP="34F8EB6A">
      <w:pPr>
        <w:jc w:val="both"/>
        <w:rPr>
          <w:rFonts w:ascii="Century Gothic" w:hAnsi="Century Gothic" w:cs="Arial"/>
          <w:sz w:val="20"/>
        </w:rPr>
      </w:pPr>
      <w:r w:rsidRPr="34F8EB6A">
        <w:rPr>
          <w:rFonts w:ascii="Century Gothic" w:hAnsi="Century Gothic" w:cs="Arial"/>
          <w:sz w:val="20"/>
        </w:rPr>
        <w:t xml:space="preserve">Each “Payment Instruction” carries a single unpaid transaction information for which the payment has be collected. It also carries the payment amount breakdown (if applicable) for invoicing purposes </w:t>
      </w:r>
      <w:r w:rsidR="2564D10E" w:rsidRPr="34F8EB6A">
        <w:rPr>
          <w:rFonts w:ascii="Century Gothic" w:hAnsi="Century Gothic" w:cs="Arial"/>
          <w:sz w:val="20"/>
        </w:rPr>
        <w:t>and</w:t>
      </w:r>
      <w:r w:rsidRPr="34F8EB6A">
        <w:rPr>
          <w:rFonts w:ascii="Century Gothic" w:hAnsi="Century Gothic" w:cs="Arial"/>
          <w:sz w:val="20"/>
        </w:rPr>
        <w:t xml:space="preserve"> other transaction related information to easily search and correlate this payment instruction with actual transaction.</w:t>
      </w:r>
    </w:p>
    <w:p w14:paraId="1F5289A1" w14:textId="77777777" w:rsidR="00A13BFB" w:rsidRPr="00A13BFB" w:rsidRDefault="00A13BFB" w:rsidP="00A13BFB">
      <w:pPr>
        <w:jc w:val="both"/>
        <w:rPr>
          <w:rFonts w:ascii="Century Gothic" w:hAnsi="Century Gothic" w:cs="Arial"/>
          <w:sz w:val="20"/>
        </w:rPr>
      </w:pPr>
    </w:p>
    <w:p w14:paraId="3C76967E" w14:textId="4CA30B32" w:rsidR="00A13BFB" w:rsidRPr="00A13BFB" w:rsidRDefault="00A13BFB" w:rsidP="00A13BFB">
      <w:pPr>
        <w:jc w:val="both"/>
        <w:rPr>
          <w:rFonts w:ascii="Century Gothic" w:hAnsi="Century Gothic" w:cs="Arial"/>
          <w:sz w:val="20"/>
        </w:rPr>
      </w:pPr>
      <w:r w:rsidRPr="00A13BFB">
        <w:rPr>
          <w:rFonts w:ascii="Century Gothic" w:hAnsi="Century Gothic" w:cs="Arial"/>
          <w:sz w:val="20"/>
        </w:rPr>
        <w:t xml:space="preserve">The system will allow the payment for each “Payment Instruction” in Full. Each payment for a payment instruction will generate a “Payment Receipt” until it is fully paid. </w:t>
      </w:r>
    </w:p>
    <w:p w14:paraId="2C7831AC" w14:textId="77777777" w:rsidR="00A13BFB" w:rsidRPr="00A13BFB" w:rsidRDefault="00A13BFB" w:rsidP="00A13BFB">
      <w:pPr>
        <w:rPr>
          <w:rFonts w:ascii="Century Gothic" w:hAnsi="Century Gothic" w:cs="Arial"/>
          <w:sz w:val="20"/>
        </w:rPr>
      </w:pPr>
    </w:p>
    <w:p w14:paraId="1A165B6B" w14:textId="77777777" w:rsidR="00A13BFB" w:rsidRPr="00A13BFB" w:rsidRDefault="00A13BFB" w:rsidP="00A13BFB">
      <w:pPr>
        <w:rPr>
          <w:rFonts w:ascii="Century Gothic" w:hAnsi="Century Gothic" w:cs="Arial"/>
          <w:sz w:val="20"/>
        </w:rPr>
      </w:pPr>
    </w:p>
    <w:p w14:paraId="5B8FB034" w14:textId="25F15462" w:rsidR="00CB7C7D" w:rsidRDefault="00CB7C7D" w:rsidP="00CB7C7D">
      <w:pPr>
        <w:keepNext/>
      </w:pPr>
    </w:p>
    <w:p w14:paraId="51CD2127" w14:textId="77777777" w:rsidR="00CB7C7D" w:rsidRDefault="00CB7C7D" w:rsidP="00CB7C7D">
      <w:pPr>
        <w:pStyle w:val="Caption"/>
        <w:jc w:val="center"/>
        <w:rPr>
          <w:sz w:val="18"/>
          <w:szCs w:val="18"/>
        </w:rPr>
      </w:pPr>
    </w:p>
    <w:p w14:paraId="1C56CE2D" w14:textId="77777777" w:rsidR="00A13BFB" w:rsidRPr="00A13BFB" w:rsidRDefault="00A13BFB" w:rsidP="00A13BFB">
      <w:pPr>
        <w:rPr>
          <w:rFonts w:ascii="Century Gothic" w:hAnsi="Century Gothic" w:cs="Arial"/>
          <w:noProof/>
          <w:sz w:val="20"/>
          <w:lang w:val="en-SG" w:eastAsia="en-SG"/>
        </w:rPr>
      </w:pPr>
    </w:p>
    <w:p w14:paraId="493055C3" w14:textId="77777777" w:rsidR="00A13BFB" w:rsidRPr="00A13BFB" w:rsidRDefault="00A13BFB" w:rsidP="00A13BFB">
      <w:pPr>
        <w:rPr>
          <w:rFonts w:ascii="Century Gothic" w:hAnsi="Century Gothic" w:cs="Arial"/>
          <w:noProof/>
          <w:sz w:val="20"/>
          <w:lang w:val="en-SG" w:eastAsia="en-SG"/>
        </w:rPr>
      </w:pPr>
    </w:p>
    <w:p w14:paraId="3E6EC4B8" w14:textId="77777777" w:rsidR="00C52286" w:rsidRDefault="00A13BFB" w:rsidP="00A13BFB">
      <w:pPr>
        <w:rPr>
          <w:rFonts w:ascii="Century Gothic" w:hAnsi="Century Gothic" w:cs="Arial"/>
          <w:noProof/>
          <w:sz w:val="20"/>
          <w:lang w:val="en-SG" w:eastAsia="en-SG"/>
        </w:rPr>
      </w:pPr>
      <w:r w:rsidRPr="00A13BFB">
        <w:rPr>
          <w:rFonts w:ascii="Century Gothic" w:hAnsi="Century Gothic" w:cs="Arial"/>
          <w:noProof/>
          <w:sz w:val="20"/>
          <w:lang w:val="en-SG" w:eastAsia="en-SG"/>
        </w:rPr>
        <w:br w:type="page"/>
      </w:r>
    </w:p>
    <w:p w14:paraId="029553B6" w14:textId="5E95557C" w:rsidR="00C52286" w:rsidRDefault="00C52286" w:rsidP="00C52286">
      <w:pPr>
        <w:pStyle w:val="Heading3"/>
        <w:rPr>
          <w:noProof/>
          <w:lang w:val="en-SG" w:eastAsia="en-SG"/>
        </w:rPr>
      </w:pPr>
      <w:bookmarkStart w:id="879" w:name="_Toc79052916"/>
      <w:r w:rsidRPr="34F8EB6A">
        <w:rPr>
          <w:noProof/>
          <w:lang w:val="en-SG" w:eastAsia="en-SG"/>
        </w:rPr>
        <w:lastRenderedPageBreak/>
        <w:t>Payment Status</w:t>
      </w:r>
      <w:bookmarkEnd w:id="879"/>
    </w:p>
    <w:p w14:paraId="54F0BBBD" w14:textId="714380CC" w:rsidR="1E07BB02" w:rsidRDefault="1E07BB02" w:rsidP="34F8EB6A">
      <w:pPr>
        <w:rPr>
          <w:rFonts w:ascii="Century Gothic" w:hAnsi="Century Gothic" w:cs="Arial"/>
          <w:noProof/>
          <w:sz w:val="20"/>
          <w:lang w:val="en-SG" w:eastAsia="en-SG"/>
        </w:rPr>
      </w:pPr>
      <w:r w:rsidRPr="34F8EB6A">
        <w:rPr>
          <w:rFonts w:ascii="Century Gothic" w:hAnsi="Century Gothic" w:cs="Arial"/>
          <w:noProof/>
          <w:sz w:val="20"/>
          <w:lang w:val="en-SG" w:eastAsia="en-SG"/>
        </w:rPr>
        <w:t>B</w:t>
      </w:r>
      <w:r w:rsidR="00A13BFB" w:rsidRPr="34F8EB6A">
        <w:rPr>
          <w:rFonts w:ascii="Century Gothic" w:hAnsi="Century Gothic" w:cs="Arial"/>
          <w:noProof/>
          <w:sz w:val="20"/>
          <w:lang w:val="en-SG" w:eastAsia="en-SG"/>
        </w:rPr>
        <w:t>elow shows the status transition of a Payment Instruction.</w:t>
      </w:r>
    </w:p>
    <w:p w14:paraId="75718DB5" w14:textId="38C293D1" w:rsidR="34F8EB6A" w:rsidRDefault="34F8EB6A" w:rsidP="34F8EB6A">
      <w:pPr>
        <w:rPr>
          <w:rFonts w:ascii="Century Gothic" w:hAnsi="Century Gothic" w:cs="Arial"/>
          <w:noProof/>
          <w:szCs w:val="24"/>
          <w:lang w:val="en-SG" w:eastAsia="en-SG"/>
        </w:rPr>
      </w:pPr>
    </w:p>
    <w:p w14:paraId="7E50088E" w14:textId="77777777" w:rsidR="00C8700F" w:rsidRDefault="00C8700F" w:rsidP="00CB7C7D">
      <w:pPr>
        <w:keepNext/>
        <w:rPr>
          <w:rFonts w:ascii="Century Gothic" w:hAnsi="Century Gothic"/>
          <w:noProof/>
          <w:sz w:val="20"/>
          <w:lang w:val="en-SG" w:eastAsia="en-SG"/>
        </w:rPr>
      </w:pPr>
      <w:r>
        <w:rPr>
          <w:rFonts w:ascii="Century Gothic" w:hAnsi="Century Gothic"/>
          <w:noProof/>
          <w:sz w:val="20"/>
          <w:lang w:val="en-SG" w:eastAsia="en-SG"/>
        </w:rPr>
        <w:t>Pending: It is pending in the System.</w:t>
      </w:r>
    </w:p>
    <w:p w14:paraId="286F003E" w14:textId="0DCDBA8F" w:rsidR="00C8700F" w:rsidRDefault="00C8700F" w:rsidP="34F8EB6A">
      <w:pPr>
        <w:keepNext/>
        <w:rPr>
          <w:rFonts w:ascii="Century Gothic" w:hAnsi="Century Gothic"/>
          <w:noProof/>
          <w:sz w:val="20"/>
          <w:lang w:val="en-SG" w:eastAsia="en-SG"/>
        </w:rPr>
      </w:pPr>
      <w:r w:rsidRPr="34F8EB6A">
        <w:rPr>
          <w:rFonts w:ascii="Century Gothic" w:hAnsi="Century Gothic"/>
          <w:noProof/>
          <w:sz w:val="20"/>
          <w:lang w:val="en-SG" w:eastAsia="en-SG"/>
        </w:rPr>
        <w:t>Paid: Payment is collected in BITS and completely paid</w:t>
      </w:r>
    </w:p>
    <w:p w14:paraId="3B821645" w14:textId="6765EF5D" w:rsidR="00CB7C7D" w:rsidRPr="00C8700F" w:rsidRDefault="00C8700F" w:rsidP="34F8EB6A">
      <w:pPr>
        <w:keepNext/>
        <w:rPr>
          <w:rFonts w:ascii="Century Gothic" w:hAnsi="Century Gothic"/>
          <w:noProof/>
          <w:sz w:val="20"/>
          <w:lang w:val="en-SG" w:eastAsia="en-SG"/>
        </w:rPr>
      </w:pPr>
      <w:r w:rsidRPr="34F8EB6A">
        <w:rPr>
          <w:rFonts w:ascii="Century Gothic" w:hAnsi="Century Gothic"/>
          <w:noProof/>
          <w:sz w:val="20"/>
          <w:lang w:val="en-SG" w:eastAsia="en-SG"/>
        </w:rPr>
        <w:t>Cancelled: Payment is Cancelled.</w:t>
      </w:r>
    </w:p>
    <w:p w14:paraId="7111CA55" w14:textId="15D2EBFC" w:rsidR="34F8EB6A" w:rsidRDefault="34F8EB6A" w:rsidP="34F8EB6A">
      <w:pPr>
        <w:rPr>
          <w:rFonts w:ascii="Century Gothic" w:hAnsi="Century Gothic"/>
          <w:noProof/>
          <w:szCs w:val="24"/>
          <w:lang w:val="en-SG" w:eastAsia="en-SG"/>
        </w:rPr>
      </w:pPr>
    </w:p>
    <w:tbl>
      <w:tblPr>
        <w:tblStyle w:val="GridTable1Light-Accent2"/>
        <w:tblW w:w="8781" w:type="dxa"/>
        <w:tblLook w:val="04A0" w:firstRow="1" w:lastRow="0" w:firstColumn="1" w:lastColumn="0" w:noHBand="0" w:noVBand="1"/>
      </w:tblPr>
      <w:tblGrid>
        <w:gridCol w:w="2119"/>
        <w:gridCol w:w="2268"/>
        <w:gridCol w:w="4394"/>
      </w:tblGrid>
      <w:tr w:rsidR="00A13BFB" w:rsidRPr="00A13BFB" w14:paraId="6E283ECB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2840405" w14:textId="77777777" w:rsidR="00A13BFB" w:rsidRPr="00A13BFB" w:rsidRDefault="00A13BFB" w:rsidP="00A13BFB">
            <w:pPr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</w:pPr>
            <w:r w:rsidRPr="00A13BFB"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Status Code</w:t>
            </w:r>
          </w:p>
        </w:tc>
        <w:tc>
          <w:tcPr>
            <w:tcW w:w="2268" w:type="dxa"/>
          </w:tcPr>
          <w:p w14:paraId="6D9AF873" w14:textId="77777777" w:rsidR="00A13BFB" w:rsidRPr="00A13BFB" w:rsidRDefault="00A13BFB" w:rsidP="00A13B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</w:pPr>
            <w:r w:rsidRPr="00A13BFB"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Status Description</w:t>
            </w:r>
          </w:p>
        </w:tc>
        <w:tc>
          <w:tcPr>
            <w:tcW w:w="4394" w:type="dxa"/>
          </w:tcPr>
          <w:p w14:paraId="6D3A3C4D" w14:textId="77777777" w:rsidR="00A13BFB" w:rsidRPr="00A13BFB" w:rsidRDefault="00A13BFB" w:rsidP="00A13B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</w:pPr>
            <w:r w:rsidRPr="00A13BFB"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Remarks</w:t>
            </w:r>
          </w:p>
        </w:tc>
      </w:tr>
      <w:tr w:rsidR="00A13BFB" w:rsidRPr="00A13BFB" w14:paraId="3B9B0367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8FDF672" w14:textId="77777777" w:rsidR="00A13BFB" w:rsidRPr="00A13BFB" w:rsidRDefault="00A13BFB" w:rsidP="00A13BFB">
            <w:pPr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PENDING</w:t>
            </w:r>
          </w:p>
        </w:tc>
        <w:tc>
          <w:tcPr>
            <w:tcW w:w="2268" w:type="dxa"/>
          </w:tcPr>
          <w:p w14:paraId="61E44143" w14:textId="77777777" w:rsidR="00A13BFB" w:rsidRPr="00A13BFB" w:rsidRDefault="00A13BFB" w:rsidP="00A13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Pending</w:t>
            </w:r>
          </w:p>
        </w:tc>
        <w:tc>
          <w:tcPr>
            <w:tcW w:w="4394" w:type="dxa"/>
          </w:tcPr>
          <w:p w14:paraId="0CA89CFB" w14:textId="345CC628" w:rsidR="00A13BFB" w:rsidRPr="00A13BFB" w:rsidRDefault="00A13BFB" w:rsidP="34F8E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34F8EB6A">
              <w:rPr>
                <w:rFonts w:ascii="Century Gothic" w:hAnsi="Century Gothic" w:cs="Arial"/>
                <w:sz w:val="20"/>
              </w:rPr>
              <w:t xml:space="preserve">The “Payment Instruction” is pending to be </w:t>
            </w:r>
            <w:r w:rsidR="4AF9C2A4" w:rsidRPr="34F8EB6A">
              <w:rPr>
                <w:rFonts w:ascii="Century Gothic" w:hAnsi="Century Gothic" w:cs="Arial"/>
                <w:sz w:val="20"/>
              </w:rPr>
              <w:t>collected.</w:t>
            </w:r>
          </w:p>
        </w:tc>
      </w:tr>
      <w:tr w:rsidR="00A13BFB" w:rsidRPr="00A13BFB" w14:paraId="0E1EEC63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5357F0A" w14:textId="77777777" w:rsidR="00A13BFB" w:rsidRPr="00A13BFB" w:rsidRDefault="00A13BFB" w:rsidP="00A13BFB">
            <w:pPr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FULL_PAID</w:t>
            </w:r>
          </w:p>
        </w:tc>
        <w:tc>
          <w:tcPr>
            <w:tcW w:w="2268" w:type="dxa"/>
          </w:tcPr>
          <w:p w14:paraId="205792A7" w14:textId="77777777" w:rsidR="00A13BFB" w:rsidRPr="00A13BFB" w:rsidRDefault="00A13BFB" w:rsidP="00A13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Fully Paid</w:t>
            </w:r>
          </w:p>
        </w:tc>
        <w:tc>
          <w:tcPr>
            <w:tcW w:w="4394" w:type="dxa"/>
          </w:tcPr>
          <w:p w14:paraId="5AA1D96C" w14:textId="0ED98216" w:rsidR="00A13BFB" w:rsidRPr="00A13BFB" w:rsidRDefault="00A13BFB" w:rsidP="34F8E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34F8EB6A">
              <w:rPr>
                <w:rFonts w:ascii="Century Gothic" w:hAnsi="Century Gothic" w:cs="Arial"/>
                <w:sz w:val="20"/>
              </w:rPr>
              <w:t xml:space="preserve">Payment is made in </w:t>
            </w:r>
            <w:r w:rsidR="083678A5" w:rsidRPr="34F8EB6A">
              <w:rPr>
                <w:rFonts w:ascii="Century Gothic" w:hAnsi="Century Gothic" w:cs="Arial"/>
                <w:sz w:val="20"/>
              </w:rPr>
              <w:t>full.</w:t>
            </w:r>
          </w:p>
        </w:tc>
      </w:tr>
      <w:tr w:rsidR="00AB0B43" w14:paraId="7A845358" w14:textId="77777777" w:rsidTr="00AB0B43">
        <w:trPr>
          <w:ins w:id="880" w:author="Sujit Patra" w:date="2021-06-25T17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single" w:sz="4" w:space="0" w:color="943634" w:themeColor="accent2" w:themeShade="BF"/>
              <w:left w:val="single" w:sz="4" w:space="0" w:color="943634" w:themeColor="accent2" w:themeShade="BF"/>
              <w:bottom w:val="single" w:sz="4" w:space="0" w:color="943634" w:themeColor="accent2" w:themeShade="BF"/>
              <w:right w:val="single" w:sz="4" w:space="0" w:color="943634" w:themeColor="accent2" w:themeShade="BF"/>
            </w:tcBorders>
            <w:hideMark/>
          </w:tcPr>
          <w:p w14:paraId="2BF5DA69" w14:textId="77777777" w:rsidR="00AB0B43" w:rsidRDefault="00AB0B43">
            <w:pPr>
              <w:rPr>
                <w:ins w:id="881" w:author="Sujit Patra" w:date="2021-06-25T17:52:00Z"/>
                <w:rFonts w:ascii="Century Gothic" w:hAnsi="Century Gothic" w:cs="Arial"/>
                <w:sz w:val="20"/>
              </w:rPr>
            </w:pPr>
            <w:ins w:id="882" w:author="Sujit Patra" w:date="2021-06-25T17:52:00Z">
              <w:r>
                <w:rPr>
                  <w:rFonts w:ascii="Century Gothic" w:hAnsi="Century Gothic" w:cs="Arial"/>
                  <w:sz w:val="20"/>
                </w:rPr>
                <w:t>DEFERRED</w:t>
              </w:r>
            </w:ins>
          </w:p>
        </w:tc>
        <w:tc>
          <w:tcPr>
            <w:tcW w:w="2268" w:type="dxa"/>
            <w:tcBorders>
              <w:top w:val="single" w:sz="4" w:space="0" w:color="943634" w:themeColor="accent2" w:themeShade="BF"/>
              <w:left w:val="single" w:sz="4" w:space="0" w:color="943634" w:themeColor="accent2" w:themeShade="BF"/>
              <w:bottom w:val="single" w:sz="4" w:space="0" w:color="943634" w:themeColor="accent2" w:themeShade="BF"/>
              <w:right w:val="single" w:sz="4" w:space="0" w:color="943634" w:themeColor="accent2" w:themeShade="BF"/>
            </w:tcBorders>
            <w:hideMark/>
          </w:tcPr>
          <w:p w14:paraId="11C8AE36" w14:textId="77777777" w:rsidR="00AB0B43" w:rsidRDefault="00AB0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3" w:author="Sujit Patra" w:date="2021-06-25T17:52:00Z"/>
                <w:rFonts w:ascii="Century Gothic" w:hAnsi="Century Gothic" w:cs="Arial"/>
                <w:sz w:val="20"/>
              </w:rPr>
            </w:pPr>
            <w:ins w:id="884" w:author="Sujit Patra" w:date="2021-06-25T17:52:00Z">
              <w:r>
                <w:rPr>
                  <w:rFonts w:ascii="Century Gothic" w:hAnsi="Century Gothic" w:cs="Arial"/>
                  <w:sz w:val="20"/>
                </w:rPr>
                <w:t>Deferred</w:t>
              </w:r>
            </w:ins>
          </w:p>
        </w:tc>
        <w:tc>
          <w:tcPr>
            <w:tcW w:w="4394" w:type="dxa"/>
            <w:tcBorders>
              <w:top w:val="single" w:sz="4" w:space="0" w:color="943634" w:themeColor="accent2" w:themeShade="BF"/>
              <w:left w:val="single" w:sz="4" w:space="0" w:color="943634" w:themeColor="accent2" w:themeShade="BF"/>
              <w:bottom w:val="single" w:sz="4" w:space="0" w:color="943634" w:themeColor="accent2" w:themeShade="BF"/>
              <w:right w:val="single" w:sz="4" w:space="0" w:color="943634" w:themeColor="accent2" w:themeShade="BF"/>
            </w:tcBorders>
            <w:hideMark/>
          </w:tcPr>
          <w:p w14:paraId="5AD00CB5" w14:textId="77777777" w:rsidR="00AB0B43" w:rsidRDefault="00AB0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5" w:author="Sujit Patra" w:date="2021-06-25T17:52:00Z"/>
                <w:rFonts w:ascii="Century Gothic" w:hAnsi="Century Gothic" w:cs="Arial"/>
                <w:sz w:val="20"/>
              </w:rPr>
            </w:pPr>
            <w:ins w:id="886" w:author="Sujit Patra" w:date="2021-06-25T17:52:00Z">
              <w:r>
                <w:rPr>
                  <w:rFonts w:ascii="Century Gothic" w:hAnsi="Century Gothic" w:cs="Arial"/>
                  <w:sz w:val="20"/>
                </w:rPr>
                <w:t>Payment is deferred to be paid later.</w:t>
              </w:r>
            </w:ins>
          </w:p>
        </w:tc>
      </w:tr>
      <w:tr w:rsidR="004B75E8" w:rsidRPr="00A13BFB" w14:paraId="3C2F8AF9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7C1D7AA0" w14:textId="77777777" w:rsidR="004B75E8" w:rsidRPr="00A13BFB" w:rsidRDefault="004B75E8" w:rsidP="004B75E8">
            <w:pPr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CANCELLED</w:t>
            </w:r>
          </w:p>
        </w:tc>
        <w:tc>
          <w:tcPr>
            <w:tcW w:w="2268" w:type="dxa"/>
          </w:tcPr>
          <w:p w14:paraId="11F63BB2" w14:textId="77777777" w:rsidR="004B75E8" w:rsidRPr="00A13BFB" w:rsidRDefault="004B75E8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A13BFB">
              <w:rPr>
                <w:rFonts w:ascii="Century Gothic" w:hAnsi="Century Gothic" w:cs="Arial"/>
                <w:sz w:val="20"/>
              </w:rPr>
              <w:t>Cancelled</w:t>
            </w:r>
          </w:p>
        </w:tc>
        <w:tc>
          <w:tcPr>
            <w:tcW w:w="4394" w:type="dxa"/>
          </w:tcPr>
          <w:p w14:paraId="2E5CE0F9" w14:textId="5CB6F9CF" w:rsidR="004B75E8" w:rsidRPr="00A13BFB" w:rsidRDefault="004B75E8" w:rsidP="34F8E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34F8EB6A">
              <w:rPr>
                <w:rFonts w:ascii="Century Gothic" w:hAnsi="Century Gothic" w:cs="Arial"/>
                <w:sz w:val="20"/>
              </w:rPr>
              <w:t xml:space="preserve">Payment Instruction is cancelled. No amendments </w:t>
            </w:r>
            <w:r w:rsidR="725D3040" w:rsidRPr="34F8EB6A">
              <w:rPr>
                <w:rFonts w:ascii="Century Gothic" w:hAnsi="Century Gothic" w:cs="Arial"/>
                <w:sz w:val="20"/>
              </w:rPr>
              <w:t>allowed.</w:t>
            </w:r>
          </w:p>
        </w:tc>
      </w:tr>
      <w:tr w:rsidR="00AB0B43" w:rsidRPr="00A13BFB" w14:paraId="1C654000" w14:textId="77777777" w:rsidTr="34F8EB6A">
        <w:trPr>
          <w:ins w:id="887" w:author="Sujit Patra" w:date="2021-06-25T17:5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55ED72F" w14:textId="252BFDEC" w:rsidR="00AB0B43" w:rsidRPr="00A13BFB" w:rsidRDefault="00AB0B43" w:rsidP="004B75E8">
            <w:pPr>
              <w:rPr>
                <w:ins w:id="888" w:author="Sujit Patra" w:date="2021-06-25T17:53:00Z"/>
                <w:rFonts w:ascii="Century Gothic" w:hAnsi="Century Gothic" w:cs="Arial"/>
                <w:sz w:val="20"/>
              </w:rPr>
            </w:pPr>
            <w:ins w:id="889" w:author="Sujit Patra" w:date="2021-06-25T17:53:00Z">
              <w:r>
                <w:rPr>
                  <w:rFonts w:ascii="Century Gothic" w:hAnsi="Century Gothic" w:cs="Arial"/>
                  <w:sz w:val="20"/>
                </w:rPr>
                <w:t>UNP_ERROR</w:t>
              </w:r>
            </w:ins>
          </w:p>
        </w:tc>
        <w:tc>
          <w:tcPr>
            <w:tcW w:w="2268" w:type="dxa"/>
          </w:tcPr>
          <w:p w14:paraId="7271EB15" w14:textId="4151FADA" w:rsidR="00AB0B43" w:rsidRPr="00A13BFB" w:rsidRDefault="00AB0B43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0" w:author="Sujit Patra" w:date="2021-06-25T17:53:00Z"/>
                <w:rFonts w:ascii="Century Gothic" w:hAnsi="Century Gothic" w:cs="Arial"/>
                <w:sz w:val="20"/>
              </w:rPr>
            </w:pPr>
            <w:ins w:id="891" w:author="Sujit Patra" w:date="2021-06-25T17:53:00Z">
              <w:r>
                <w:rPr>
                  <w:rFonts w:ascii="Century Gothic" w:hAnsi="Century Gothic" w:cs="Arial"/>
                  <w:sz w:val="20"/>
                </w:rPr>
                <w:t>Unpaid/Error</w:t>
              </w:r>
            </w:ins>
          </w:p>
        </w:tc>
        <w:tc>
          <w:tcPr>
            <w:tcW w:w="4394" w:type="dxa"/>
          </w:tcPr>
          <w:p w14:paraId="175469A3" w14:textId="1B43CDF1" w:rsidR="00AB0B43" w:rsidRPr="34F8EB6A" w:rsidRDefault="00AB0B43" w:rsidP="34F8E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2" w:author="Sujit Patra" w:date="2021-06-25T17:53:00Z"/>
                <w:rFonts w:ascii="Century Gothic" w:hAnsi="Century Gothic" w:cs="Arial"/>
                <w:sz w:val="20"/>
              </w:rPr>
            </w:pPr>
            <w:ins w:id="893" w:author="Sujit Patra" w:date="2021-06-25T17:53:00Z">
              <w:r>
                <w:rPr>
                  <w:rFonts w:ascii="Century Gothic" w:hAnsi="Century Gothic" w:cs="Arial"/>
                  <w:sz w:val="20"/>
                </w:rPr>
                <w:t>Payment is unpaid or an Error occurred.</w:t>
              </w:r>
            </w:ins>
          </w:p>
        </w:tc>
      </w:tr>
    </w:tbl>
    <w:p w14:paraId="417FD21A" w14:textId="77777777" w:rsidR="00A13BFB" w:rsidRDefault="00A13BFB" w:rsidP="00A13BFB">
      <w:pPr>
        <w:rPr>
          <w:rFonts w:ascii="Century Gothic" w:hAnsi="Century Gothic" w:cs="Arial"/>
          <w:sz w:val="20"/>
        </w:rPr>
      </w:pPr>
    </w:p>
    <w:p w14:paraId="1B005AE3" w14:textId="77777777" w:rsidR="00C52286" w:rsidRPr="00A13BFB" w:rsidRDefault="00C52286" w:rsidP="00A13BFB">
      <w:pPr>
        <w:rPr>
          <w:rFonts w:ascii="Century Gothic" w:hAnsi="Century Gothic" w:cs="Arial"/>
          <w:sz w:val="20"/>
        </w:rPr>
      </w:pPr>
    </w:p>
    <w:p w14:paraId="47CD34D2" w14:textId="77777777" w:rsidR="00E45E1E" w:rsidRDefault="00E45E1E" w:rsidP="00602139">
      <w:pPr>
        <w:pStyle w:val="StyleBodyTextCenturyGothic10ptNotItalicAuto1"/>
      </w:pPr>
    </w:p>
    <w:p w14:paraId="212C26A5" w14:textId="0A46FE6C" w:rsidR="00C52286" w:rsidRDefault="00C52286" w:rsidP="00C52286">
      <w:pPr>
        <w:pStyle w:val="Heading3"/>
        <w:rPr>
          <w:noProof/>
          <w:lang w:val="en-SG" w:eastAsia="en-SG"/>
        </w:rPr>
      </w:pPr>
      <w:bookmarkStart w:id="894" w:name="_Toc79052917"/>
      <w:r w:rsidRPr="34F8EB6A">
        <w:rPr>
          <w:noProof/>
          <w:lang w:val="en-SG" w:eastAsia="en-SG"/>
        </w:rPr>
        <w:t>Payment API</w:t>
      </w:r>
      <w:bookmarkEnd w:id="894"/>
    </w:p>
    <w:p w14:paraId="218BDACB" w14:textId="77777777" w:rsidR="00C52286" w:rsidRDefault="00C52286" w:rsidP="00602139">
      <w:pPr>
        <w:pStyle w:val="StyleBodyTextCenturyGothic10ptNotItalicAuto1"/>
      </w:pPr>
    </w:p>
    <w:tbl>
      <w:tblPr>
        <w:tblStyle w:val="GridTable1Light-Accent2"/>
        <w:tblW w:w="9067" w:type="dxa"/>
        <w:tblLook w:val="04A0" w:firstRow="1" w:lastRow="0" w:firstColumn="1" w:lastColumn="0" w:noHBand="0" w:noVBand="1"/>
      </w:tblPr>
      <w:tblGrid>
        <w:gridCol w:w="2268"/>
        <w:gridCol w:w="6799"/>
      </w:tblGrid>
      <w:tr w:rsidR="00C52286" w:rsidRPr="00A13BFB" w14:paraId="1813E481" w14:textId="77777777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93D9D2" w14:textId="10858A08" w:rsidR="00C52286" w:rsidRPr="00A13BFB" w:rsidRDefault="00C52286" w:rsidP="00C52286">
            <w:pPr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</w:pPr>
            <w:r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API</w:t>
            </w:r>
            <w:r w:rsidRPr="00A13BFB"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 xml:space="preserve"> </w:t>
            </w:r>
            <w:r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Name</w:t>
            </w:r>
          </w:p>
        </w:tc>
        <w:tc>
          <w:tcPr>
            <w:tcW w:w="6799" w:type="dxa"/>
          </w:tcPr>
          <w:p w14:paraId="38185223" w14:textId="1C1E131A" w:rsidR="00C52286" w:rsidRPr="00A13BFB" w:rsidRDefault="00C52286" w:rsidP="004B75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</w:pPr>
            <w:r>
              <w:rPr>
                <w:rFonts w:ascii="Century Gothic" w:hAnsi="Century Gothic" w:cs="Arial"/>
                <w:b/>
                <w:bCs w:val="0"/>
                <w:color w:val="FFFFFF"/>
                <w:sz w:val="20"/>
              </w:rPr>
              <w:t>Description</w:t>
            </w:r>
          </w:p>
        </w:tc>
      </w:tr>
      <w:tr w:rsidR="00C52286" w:rsidRPr="00A13BFB" w14:paraId="5DCD465F" w14:textId="77777777" w:rsidTr="34F8EB6A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CCD0585" w14:textId="56D7F88E" w:rsidR="00C52286" w:rsidRPr="00C52286" w:rsidRDefault="00C52286" w:rsidP="004B75E8">
            <w:pPr>
              <w:rPr>
                <w:rFonts w:ascii="Century Gothic" w:hAnsi="Century Gothic" w:cs="Arial"/>
                <w:sz w:val="20"/>
              </w:rPr>
            </w:pPr>
            <w:r w:rsidRPr="00C52286">
              <w:rPr>
                <w:rFonts w:ascii="Century Gothic" w:hAnsi="Century Gothic" w:cs="Arial"/>
                <w:sz w:val="20"/>
                <w:lang w:val="en-SG"/>
              </w:rPr>
              <w:t>Create Payment Instruction</w:t>
            </w:r>
          </w:p>
        </w:tc>
        <w:tc>
          <w:tcPr>
            <w:tcW w:w="6799" w:type="dxa"/>
          </w:tcPr>
          <w:p w14:paraId="1059BDA6" w14:textId="2AA088BA" w:rsidR="00C52286" w:rsidRPr="00C52286" w:rsidRDefault="00C52286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C52286">
              <w:rPr>
                <w:rFonts w:ascii="Century Gothic" w:hAnsi="Century Gothic" w:cs="Arial"/>
                <w:sz w:val="20"/>
                <w:lang w:val="en-SG"/>
              </w:rPr>
              <w:t xml:space="preserve">API to create a single payment instruction. The Sender application will prepare the Payment Instruction and sends it over to payment module for processing. Payment module will then create a payment instruction reference number and </w:t>
            </w:r>
            <w:proofErr w:type="gramStart"/>
            <w:r w:rsidRPr="00C52286">
              <w:rPr>
                <w:rFonts w:ascii="Century Gothic" w:hAnsi="Century Gothic" w:cs="Arial"/>
                <w:sz w:val="20"/>
                <w:lang w:val="en-SG"/>
              </w:rPr>
              <w:t>reverts back</w:t>
            </w:r>
            <w:proofErr w:type="gramEnd"/>
          </w:p>
        </w:tc>
      </w:tr>
      <w:tr w:rsidR="00C52286" w:rsidRPr="00A13BFB" w14:paraId="1F61A454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888B8D" w14:textId="34A96FDD" w:rsidR="00C52286" w:rsidRPr="00C52286" w:rsidRDefault="00C52286" w:rsidP="004B75E8">
            <w:pPr>
              <w:rPr>
                <w:rFonts w:ascii="Century Gothic" w:hAnsi="Century Gothic" w:cs="Arial"/>
                <w:sz w:val="20"/>
              </w:rPr>
            </w:pPr>
            <w:r w:rsidRPr="00C52286">
              <w:rPr>
                <w:rFonts w:ascii="Century Gothic" w:hAnsi="Century Gothic" w:cs="Arial"/>
                <w:sz w:val="20"/>
                <w:lang w:val="en-SG"/>
              </w:rPr>
              <w:t>Cancel /Void Payment Instruction</w:t>
            </w:r>
          </w:p>
        </w:tc>
        <w:tc>
          <w:tcPr>
            <w:tcW w:w="6799" w:type="dxa"/>
          </w:tcPr>
          <w:p w14:paraId="555E57F8" w14:textId="25D50D44" w:rsidR="00C52286" w:rsidRPr="00C52286" w:rsidRDefault="00C52286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C52286">
              <w:rPr>
                <w:rFonts w:ascii="Century Gothic" w:hAnsi="Century Gothic" w:cs="Arial"/>
                <w:sz w:val="20"/>
                <w:lang w:val="en-SG"/>
              </w:rPr>
              <w:t>API to cancel/Void a single payment instruction. The sender application will prepare a Payment Instruction cancellation/void message and sends it to payment module. Payment module will process the message and sends an acknowledgement back</w:t>
            </w:r>
          </w:p>
        </w:tc>
      </w:tr>
      <w:tr w:rsidR="00C52286" w:rsidRPr="00A13BFB" w14:paraId="5470E885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CFCA19" w14:textId="06C3ED13" w:rsidR="00C52286" w:rsidRPr="00C52286" w:rsidRDefault="00371BB1" w:rsidP="004B75E8">
            <w:pPr>
              <w:rPr>
                <w:rFonts w:ascii="Century Gothic" w:hAnsi="Century Gothic" w:cs="Arial"/>
                <w:sz w:val="20"/>
                <w:lang w:val="en-SG"/>
              </w:rPr>
            </w:pPr>
            <w:r>
              <w:rPr>
                <w:rFonts w:ascii="Century Gothic" w:hAnsi="Century Gothic" w:cs="Arial"/>
                <w:sz w:val="20"/>
                <w:lang w:val="en-SG"/>
              </w:rPr>
              <w:t>Complete Payment</w:t>
            </w:r>
          </w:p>
        </w:tc>
        <w:tc>
          <w:tcPr>
            <w:tcW w:w="6799" w:type="dxa"/>
          </w:tcPr>
          <w:p w14:paraId="4F88F6CD" w14:textId="76088EA8" w:rsidR="00C52286" w:rsidRPr="00C52286" w:rsidRDefault="00C52286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</w:rPr>
            </w:pPr>
            <w:r w:rsidRPr="00C52286">
              <w:rPr>
                <w:rFonts w:ascii="Century Gothic" w:hAnsi="Century Gothic" w:cs="Arial"/>
                <w:sz w:val="20"/>
                <w:lang w:val="en-SG"/>
              </w:rPr>
              <w:t>API to completed Payment Instructions</w:t>
            </w:r>
          </w:p>
        </w:tc>
      </w:tr>
      <w:tr w:rsidR="00E42DD8" w:rsidRPr="00A13BFB" w14:paraId="3DF82355" w14:textId="77777777" w:rsidTr="34F8EB6A">
        <w:trPr>
          <w:ins w:id="895" w:author="Sujit Patra" w:date="2021-06-25T18:0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BD57C3" w14:textId="6F79D7D7" w:rsidR="00E42DD8" w:rsidRDefault="00E42DD8" w:rsidP="004B75E8">
            <w:pPr>
              <w:rPr>
                <w:ins w:id="896" w:author="Sujit Patra" w:date="2021-06-25T18:02:00Z"/>
                <w:rFonts w:ascii="Century Gothic" w:hAnsi="Century Gothic" w:cs="Arial"/>
                <w:sz w:val="20"/>
                <w:lang w:val="en-SG"/>
              </w:rPr>
            </w:pPr>
            <w:ins w:id="897" w:author="Sujit Patra" w:date="2021-06-25T18:02:00Z">
              <w:r>
                <w:rPr>
                  <w:rFonts w:ascii="Century Gothic" w:hAnsi="Century Gothic" w:cs="Arial"/>
                  <w:sz w:val="20"/>
                  <w:lang w:val="en-SG"/>
                </w:rPr>
                <w:t>Send Payment</w:t>
              </w:r>
            </w:ins>
          </w:p>
        </w:tc>
        <w:tc>
          <w:tcPr>
            <w:tcW w:w="6799" w:type="dxa"/>
          </w:tcPr>
          <w:p w14:paraId="03DC8572" w14:textId="4F7C3343" w:rsidR="00E42DD8" w:rsidRPr="00C52286" w:rsidRDefault="00E42DD8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8" w:author="Sujit Patra" w:date="2021-06-25T18:02:00Z"/>
                <w:rFonts w:ascii="Century Gothic" w:hAnsi="Century Gothic" w:cs="Arial"/>
                <w:sz w:val="20"/>
                <w:lang w:val="en-SG"/>
              </w:rPr>
            </w:pPr>
            <w:ins w:id="899" w:author="Sujit Patra" w:date="2021-06-25T18:02:00Z">
              <w:r>
                <w:rPr>
                  <w:rFonts w:ascii="Century Gothic" w:hAnsi="Century Gothic" w:cs="Arial"/>
                  <w:sz w:val="20"/>
                  <w:lang w:val="en-SG"/>
                </w:rPr>
                <w:t>An API to send payment details to BITS</w:t>
              </w:r>
            </w:ins>
            <w:ins w:id="900" w:author="Sujit Patra" w:date="2021-06-25T18:04:00Z">
              <w:r w:rsidR="00553E62">
                <w:rPr>
                  <w:rFonts w:ascii="Century Gothic" w:hAnsi="Century Gothic" w:cs="Arial"/>
                  <w:sz w:val="20"/>
                  <w:lang w:val="en-SG"/>
                </w:rPr>
                <w:t xml:space="preserve"> through webservice.</w:t>
              </w:r>
            </w:ins>
          </w:p>
        </w:tc>
      </w:tr>
      <w:tr w:rsidR="00E42DD8" w:rsidRPr="00A13BFB" w14:paraId="6B3CD395" w14:textId="77777777" w:rsidTr="34F8EB6A">
        <w:trPr>
          <w:ins w:id="901" w:author="Sujit Patra" w:date="2021-06-25T18:0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1F538B" w14:textId="583DA9C2" w:rsidR="00E42DD8" w:rsidRDefault="00E42DD8" w:rsidP="004B75E8">
            <w:pPr>
              <w:rPr>
                <w:ins w:id="902" w:author="Sujit Patra" w:date="2021-06-25T18:02:00Z"/>
                <w:rFonts w:ascii="Century Gothic" w:hAnsi="Century Gothic" w:cs="Arial"/>
                <w:sz w:val="20"/>
                <w:lang w:val="en-SG"/>
              </w:rPr>
            </w:pPr>
            <w:ins w:id="903" w:author="Sujit Patra" w:date="2021-06-25T18:02:00Z">
              <w:r>
                <w:rPr>
                  <w:rFonts w:ascii="Century Gothic" w:hAnsi="Century Gothic" w:cs="Arial"/>
                  <w:sz w:val="20"/>
                  <w:lang w:val="en-SG"/>
                </w:rPr>
                <w:t xml:space="preserve">Receive Payment </w:t>
              </w:r>
            </w:ins>
            <w:ins w:id="904" w:author="Sujit Patra" w:date="2021-06-25T18:03:00Z">
              <w:r>
                <w:rPr>
                  <w:rFonts w:ascii="Century Gothic" w:hAnsi="Century Gothic" w:cs="Arial"/>
                  <w:sz w:val="20"/>
                  <w:lang w:val="en-SG"/>
                </w:rPr>
                <w:t>advice</w:t>
              </w:r>
            </w:ins>
          </w:p>
        </w:tc>
        <w:tc>
          <w:tcPr>
            <w:tcW w:w="6799" w:type="dxa"/>
          </w:tcPr>
          <w:p w14:paraId="67D4D6AF" w14:textId="000B6E04" w:rsidR="00E42DD8" w:rsidRDefault="00E42DD8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05" w:author="Sujit Patra" w:date="2021-06-25T18:02:00Z"/>
                <w:rFonts w:ascii="Century Gothic" w:hAnsi="Century Gothic" w:cs="Arial"/>
                <w:sz w:val="20"/>
                <w:lang w:val="en-SG"/>
              </w:rPr>
            </w:pPr>
            <w:ins w:id="906" w:author="Sujit Patra" w:date="2021-06-25T18:03:00Z">
              <w:r>
                <w:rPr>
                  <w:rFonts w:ascii="Century Gothic" w:hAnsi="Century Gothic" w:cs="Arial"/>
                  <w:sz w:val="20"/>
                  <w:lang w:val="en-SG"/>
                </w:rPr>
                <w:t>API to receive payment advice from BITS</w:t>
              </w:r>
            </w:ins>
            <w:ins w:id="907" w:author="Sujit Patra" w:date="2021-06-25T18:04:00Z">
              <w:r w:rsidR="00553E62">
                <w:rPr>
                  <w:rFonts w:ascii="Century Gothic" w:hAnsi="Century Gothic" w:cs="Arial"/>
                  <w:sz w:val="20"/>
                  <w:lang w:val="en-SG"/>
                </w:rPr>
                <w:t xml:space="preserve"> through webservice</w:t>
              </w:r>
            </w:ins>
            <w:ins w:id="908" w:author="Sujit Patra" w:date="2021-06-25T18:03:00Z">
              <w:r>
                <w:rPr>
                  <w:rFonts w:ascii="Century Gothic" w:hAnsi="Century Gothic" w:cs="Arial"/>
                  <w:sz w:val="20"/>
                  <w:lang w:val="en-SG"/>
                </w:rPr>
                <w:t>.</w:t>
              </w:r>
            </w:ins>
          </w:p>
        </w:tc>
      </w:tr>
      <w:tr w:rsidR="00E42DD8" w:rsidRPr="00A13BFB" w14:paraId="2E840D11" w14:textId="77777777" w:rsidTr="34F8EB6A">
        <w:trPr>
          <w:ins w:id="909" w:author="Sujit Patra" w:date="2021-06-25T18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46154F" w14:textId="01297A9C" w:rsidR="00E42DD8" w:rsidRDefault="00E42DD8" w:rsidP="004B75E8">
            <w:pPr>
              <w:rPr>
                <w:ins w:id="910" w:author="Sujit Patra" w:date="2021-06-25T18:03:00Z"/>
                <w:rFonts w:ascii="Century Gothic" w:hAnsi="Century Gothic" w:cs="Arial"/>
                <w:sz w:val="20"/>
                <w:lang w:val="en-SG"/>
              </w:rPr>
            </w:pPr>
            <w:ins w:id="911" w:author="Sujit Patra" w:date="2021-06-25T18:03:00Z">
              <w:r>
                <w:rPr>
                  <w:rFonts w:ascii="Century Gothic" w:hAnsi="Century Gothic" w:cs="Arial"/>
                  <w:sz w:val="20"/>
                  <w:lang w:val="en-SG"/>
                </w:rPr>
                <w:t>Initiate Payment</w:t>
              </w:r>
            </w:ins>
          </w:p>
        </w:tc>
        <w:tc>
          <w:tcPr>
            <w:tcW w:w="6799" w:type="dxa"/>
          </w:tcPr>
          <w:p w14:paraId="56AC63F8" w14:textId="29D0D971" w:rsidR="00E42DD8" w:rsidRDefault="00E42DD8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12" w:author="Sujit Patra" w:date="2021-06-25T18:03:00Z"/>
                <w:rFonts w:ascii="Century Gothic" w:hAnsi="Century Gothic" w:cs="Arial"/>
                <w:sz w:val="20"/>
                <w:lang w:val="en-SG"/>
              </w:rPr>
            </w:pPr>
            <w:ins w:id="913" w:author="Sujit Patra" w:date="2021-06-25T18:03:00Z">
              <w:r>
                <w:rPr>
                  <w:rFonts w:ascii="Century Gothic" w:hAnsi="Century Gothic" w:cs="Arial"/>
                  <w:sz w:val="20"/>
                  <w:lang w:val="en-SG"/>
                </w:rPr>
                <w:t xml:space="preserve">Initiate payment in </w:t>
              </w:r>
              <w:proofErr w:type="spellStart"/>
              <w:r>
                <w:rPr>
                  <w:rFonts w:ascii="Century Gothic" w:hAnsi="Century Gothic" w:cs="Arial"/>
                  <w:sz w:val="20"/>
                  <w:lang w:val="en-SG"/>
                </w:rPr>
                <w:t>eCMS</w:t>
              </w:r>
              <w:proofErr w:type="spellEnd"/>
              <w:r>
                <w:rPr>
                  <w:rFonts w:ascii="Century Gothic" w:hAnsi="Century Gothic" w:cs="Arial"/>
                  <w:sz w:val="20"/>
                  <w:lang w:val="en-SG"/>
                </w:rPr>
                <w:t xml:space="preserve"> through URL re</w:t>
              </w:r>
            </w:ins>
            <w:ins w:id="914" w:author="Sujit Patra" w:date="2021-06-25T18:04:00Z">
              <w:r>
                <w:rPr>
                  <w:rFonts w:ascii="Century Gothic" w:hAnsi="Century Gothic" w:cs="Arial"/>
                  <w:sz w:val="20"/>
                  <w:lang w:val="en-SG"/>
                </w:rPr>
                <w:t>direction</w:t>
              </w:r>
            </w:ins>
          </w:p>
        </w:tc>
      </w:tr>
      <w:tr w:rsidR="00E42DD8" w:rsidRPr="00A13BFB" w14:paraId="593FB485" w14:textId="77777777" w:rsidTr="34F8EB6A">
        <w:trPr>
          <w:ins w:id="915" w:author="Sujit Patra" w:date="2021-06-25T18:0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9AB610F" w14:textId="50004989" w:rsidR="00E42DD8" w:rsidRDefault="00553E62" w:rsidP="004B75E8">
            <w:pPr>
              <w:rPr>
                <w:ins w:id="916" w:author="Sujit Patra" w:date="2021-06-25T18:04:00Z"/>
                <w:rFonts w:ascii="Century Gothic" w:hAnsi="Century Gothic" w:cs="Arial"/>
                <w:sz w:val="20"/>
                <w:lang w:val="en-SG"/>
              </w:rPr>
            </w:pPr>
            <w:ins w:id="917" w:author="Sujit Patra" w:date="2021-06-25T18:04:00Z">
              <w:r>
                <w:rPr>
                  <w:rFonts w:ascii="Century Gothic" w:hAnsi="Century Gothic" w:cs="Arial"/>
                  <w:sz w:val="20"/>
                  <w:lang w:val="en-SG"/>
                </w:rPr>
                <w:t>Receive Payment Receipt</w:t>
              </w:r>
            </w:ins>
          </w:p>
        </w:tc>
        <w:tc>
          <w:tcPr>
            <w:tcW w:w="6799" w:type="dxa"/>
          </w:tcPr>
          <w:p w14:paraId="7EB74E31" w14:textId="4D349402" w:rsidR="00E42DD8" w:rsidRDefault="00553E62" w:rsidP="004B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18" w:author="Sujit Patra" w:date="2021-06-25T18:04:00Z"/>
                <w:rFonts w:ascii="Century Gothic" w:hAnsi="Century Gothic" w:cs="Arial"/>
                <w:sz w:val="20"/>
                <w:lang w:val="en-SG"/>
              </w:rPr>
            </w:pPr>
            <w:ins w:id="919" w:author="Sujit Patra" w:date="2021-06-25T18:04:00Z">
              <w:r>
                <w:rPr>
                  <w:rFonts w:ascii="Century Gothic" w:hAnsi="Century Gothic" w:cs="Arial"/>
                  <w:sz w:val="20"/>
                  <w:lang w:val="en-SG"/>
                </w:rPr>
                <w:t>Receive Payment Receipt from BITS through webservice</w:t>
              </w:r>
            </w:ins>
          </w:p>
        </w:tc>
      </w:tr>
    </w:tbl>
    <w:p w14:paraId="0D5574BE" w14:textId="77777777" w:rsidR="00C52286" w:rsidRDefault="00C52286" w:rsidP="00602139">
      <w:pPr>
        <w:pStyle w:val="StyleBodyTextCenturyGothic10ptNotItalicAuto1"/>
      </w:pPr>
    </w:p>
    <w:p w14:paraId="2C21AA84" w14:textId="77777777" w:rsidR="00F01C42" w:rsidRDefault="00F01C42" w:rsidP="00CB0016">
      <w:pPr>
        <w:pStyle w:val="StyleBodyTextCenturyGothic10ptNotItalicAuto1"/>
      </w:pPr>
    </w:p>
    <w:p w14:paraId="5BE85369" w14:textId="77777777" w:rsidR="001733B0" w:rsidRDefault="001733B0" w:rsidP="001733B0">
      <w:pPr>
        <w:rPr>
          <w:rFonts w:ascii="Century Gothic" w:hAnsi="Century Gothic"/>
          <w:sz w:val="20"/>
        </w:rPr>
      </w:pPr>
    </w:p>
    <w:p w14:paraId="393C2E80" w14:textId="4155C69B" w:rsidR="009C560E" w:rsidRDefault="009C560E" w:rsidP="001733B0">
      <w:pPr>
        <w:rPr>
          <w:rFonts w:ascii="Century Gothic" w:hAnsi="Century Gothic"/>
          <w:b/>
          <w:smallCaps/>
          <w:kern w:val="28"/>
          <w:sz w:val="28"/>
        </w:rPr>
      </w:pPr>
      <w:r>
        <w:br w:type="page"/>
      </w:r>
    </w:p>
    <w:p w14:paraId="6FABAD25" w14:textId="1B80DA1C" w:rsidR="009C560E" w:rsidRDefault="009C560E" w:rsidP="009C560E">
      <w:pPr>
        <w:pStyle w:val="Heading1"/>
      </w:pPr>
      <w:bookmarkStart w:id="920" w:name="_Toc79052918"/>
      <w:r>
        <w:lastRenderedPageBreak/>
        <w:t>INTERFACES REQUIREMENTS</w:t>
      </w:r>
      <w:bookmarkEnd w:id="920"/>
    </w:p>
    <w:p w14:paraId="281E50B7" w14:textId="77777777" w:rsidR="009C560E" w:rsidRPr="00DC4B76" w:rsidRDefault="009C560E" w:rsidP="009C560E">
      <w:pPr>
        <w:pStyle w:val="StyleBodyTextCenturyGothic10ptNotItalicAuto1"/>
      </w:pPr>
    </w:p>
    <w:p w14:paraId="2E0B4217" w14:textId="77777777" w:rsidR="009C560E" w:rsidRDefault="009C560E" w:rsidP="009C560E">
      <w:pPr>
        <w:pStyle w:val="Heading2"/>
      </w:pPr>
      <w:bookmarkStart w:id="921" w:name="_Toc60795478"/>
      <w:bookmarkStart w:id="922" w:name="_Toc79052919"/>
      <w:r>
        <w:t>System Interfaces</w:t>
      </w:r>
      <w:bookmarkEnd w:id="921"/>
      <w:bookmarkEnd w:id="922"/>
    </w:p>
    <w:p w14:paraId="00F33C62" w14:textId="7B561424" w:rsidR="009C560E" w:rsidRPr="00C7638B" w:rsidRDefault="009C560E" w:rsidP="009C560E">
      <w:pPr>
        <w:pStyle w:val="BodyText"/>
        <w:spacing w:after="100"/>
        <w:jc w:val="both"/>
        <w:rPr>
          <w:rFonts w:ascii="Century Gothic" w:hAnsi="Century Gothic"/>
          <w:i w:val="0"/>
          <w:color w:val="auto"/>
          <w:sz w:val="20"/>
          <w:szCs w:val="16"/>
        </w:rPr>
      </w:pPr>
    </w:p>
    <w:p w14:paraId="3392F51F" w14:textId="38BB0F8C" w:rsidR="00CB7C7D" w:rsidRDefault="5677A13E" w:rsidP="34F8EB6A">
      <w:pPr>
        <w:pStyle w:val="StyleBodyTextCenturyGothic10ptNotItalicAuto1"/>
        <w:keepNext/>
        <w:jc w:val="left"/>
      </w:pPr>
      <w:r>
        <w:rPr>
          <w:noProof/>
          <w:lang w:bidi="bo-CN"/>
        </w:rPr>
        <w:drawing>
          <wp:inline distT="0" distB="0" distL="0" distR="0" wp14:anchorId="1855A989" wp14:editId="00BE87AD">
            <wp:extent cx="5638802" cy="1808567"/>
            <wp:effectExtent l="0" t="0" r="0" b="0"/>
            <wp:docPr id="1057232566" name="Picture 105723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2" cy="18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0A0" w14:textId="77777777" w:rsidR="00CB7C7D" w:rsidRDefault="00CB7C7D" w:rsidP="00CB7C7D">
      <w:pPr>
        <w:pStyle w:val="Caption"/>
        <w:jc w:val="center"/>
        <w:rPr>
          <w:sz w:val="18"/>
          <w:szCs w:val="18"/>
        </w:rPr>
      </w:pPr>
    </w:p>
    <w:p w14:paraId="6836D4DC" w14:textId="46B5349F" w:rsidR="009C560E" w:rsidRDefault="00CB7C7D" w:rsidP="008A1DBC">
      <w:pPr>
        <w:pStyle w:val="Caption"/>
        <w:jc w:val="center"/>
        <w:rPr>
          <w:b w:val="0"/>
          <w:smallCaps/>
          <w:kern w:val="28"/>
          <w:sz w:val="28"/>
        </w:rPr>
      </w:pPr>
      <w:r w:rsidRPr="14170A01">
        <w:rPr>
          <w:sz w:val="18"/>
          <w:szCs w:val="18"/>
        </w:rPr>
        <w:t xml:space="preserve">Figure </w:t>
      </w:r>
      <w:r w:rsidRPr="14170A01">
        <w:rPr>
          <w:sz w:val="18"/>
          <w:szCs w:val="18"/>
        </w:rPr>
        <w:fldChar w:fldCharType="begin"/>
      </w:r>
      <w:r w:rsidRPr="14170A01">
        <w:rPr>
          <w:sz w:val="18"/>
          <w:szCs w:val="18"/>
        </w:rPr>
        <w:instrText xml:space="preserve"> SEQ Figure \* ARABIC </w:instrText>
      </w:r>
      <w:r w:rsidRPr="14170A01">
        <w:rPr>
          <w:sz w:val="18"/>
          <w:szCs w:val="18"/>
        </w:rPr>
        <w:fldChar w:fldCharType="separate"/>
      </w:r>
      <w:r w:rsidR="004B75E8" w:rsidRPr="14170A01">
        <w:rPr>
          <w:noProof/>
          <w:sz w:val="18"/>
          <w:szCs w:val="18"/>
        </w:rPr>
        <w:t>8</w:t>
      </w:r>
      <w:r w:rsidRPr="14170A01">
        <w:rPr>
          <w:sz w:val="18"/>
          <w:szCs w:val="18"/>
        </w:rPr>
        <w:fldChar w:fldCharType="end"/>
      </w:r>
      <w:r w:rsidRPr="14170A01">
        <w:rPr>
          <w:sz w:val="18"/>
          <w:szCs w:val="18"/>
        </w:rPr>
        <w:t>: System Interfaces</w:t>
      </w:r>
      <w:bookmarkStart w:id="923" w:name="_Toc358039971"/>
    </w:p>
    <w:p w14:paraId="24FEB2DE" w14:textId="14047565" w:rsidR="00105C50" w:rsidRDefault="00105C50" w:rsidP="00FE78E9">
      <w:pPr>
        <w:pStyle w:val="Heading1"/>
      </w:pPr>
      <w:bookmarkStart w:id="924" w:name="_Toc79052920"/>
      <w:r w:rsidRPr="009A1939">
        <w:t>Appendix</w:t>
      </w:r>
      <w:bookmarkEnd w:id="923"/>
      <w:bookmarkEnd w:id="924"/>
    </w:p>
    <w:p w14:paraId="5A20BCF2" w14:textId="77777777" w:rsidR="00105C50" w:rsidRPr="007A56D0" w:rsidRDefault="00105C50" w:rsidP="00105C50">
      <w:pPr>
        <w:rPr>
          <w:rFonts w:ascii="Century Gothic" w:hAnsi="Century Gothic"/>
          <w:sz w:val="20"/>
        </w:rPr>
      </w:pPr>
    </w:p>
    <w:p w14:paraId="34FD8900" w14:textId="1B5BC18B" w:rsidR="00105C50" w:rsidRPr="00F15852" w:rsidRDefault="006F575D" w:rsidP="009C560E">
      <w:pPr>
        <w:pStyle w:val="StyleHeading210ptBlack"/>
      </w:pPr>
      <w:bookmarkStart w:id="925" w:name="_Toc79052921"/>
      <w:r>
        <w:t>Background Jobs</w:t>
      </w:r>
      <w:bookmarkEnd w:id="925"/>
    </w:p>
    <w:p w14:paraId="7D7D8CDA" w14:textId="616AF4A0" w:rsidR="00105C50" w:rsidRDefault="00105C50" w:rsidP="00105C50">
      <w:pPr>
        <w:rPr>
          <w:rFonts w:ascii="Century Gothic" w:hAnsi="Century Gothic"/>
          <w:sz w:val="20"/>
        </w:rPr>
      </w:pPr>
    </w:p>
    <w:tbl>
      <w:tblPr>
        <w:tblStyle w:val="GridTable1Light-Accent2"/>
        <w:tblW w:w="8642" w:type="dxa"/>
        <w:tblLayout w:type="fixed"/>
        <w:tblLook w:val="04A0" w:firstRow="1" w:lastRow="0" w:firstColumn="1" w:lastColumn="0" w:noHBand="0" w:noVBand="1"/>
      </w:tblPr>
      <w:tblGrid>
        <w:gridCol w:w="704"/>
        <w:gridCol w:w="3260"/>
        <w:gridCol w:w="4678"/>
      </w:tblGrid>
      <w:tr w:rsidR="006F575D" w:rsidRPr="006030CA" w14:paraId="4EEDC8BC" w14:textId="4766EEFC" w:rsidTr="34F8E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23C0E42" w14:textId="77777777" w:rsidR="006F575D" w:rsidRPr="00171DC4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rPr>
                <w:rFonts w:ascii="Century Gothic" w:eastAsia="SimSun" w:hAnsi="Century Gothic"/>
                <w:b/>
                <w:sz w:val="20"/>
                <w:szCs w:val="22"/>
              </w:rPr>
            </w:pPr>
            <w:r w:rsidRPr="00171DC4">
              <w:rPr>
                <w:rFonts w:ascii="Century Gothic" w:eastAsia="SimSun" w:hAnsi="Century Gothic"/>
                <w:b/>
                <w:sz w:val="20"/>
                <w:szCs w:val="22"/>
              </w:rPr>
              <w:t>S/No</w:t>
            </w:r>
          </w:p>
        </w:tc>
        <w:tc>
          <w:tcPr>
            <w:tcW w:w="3260" w:type="dxa"/>
          </w:tcPr>
          <w:p w14:paraId="04FBE787" w14:textId="1F9854B9" w:rsidR="006F575D" w:rsidRPr="006030CA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b/>
                <w:sz w:val="20"/>
                <w:szCs w:val="22"/>
              </w:rPr>
            </w:pPr>
            <w:r>
              <w:rPr>
                <w:rFonts w:ascii="Century Gothic" w:eastAsia="SimSun" w:hAnsi="Century Gothic"/>
                <w:b/>
                <w:sz w:val="20"/>
                <w:szCs w:val="22"/>
              </w:rPr>
              <w:t>Job</w:t>
            </w:r>
          </w:p>
        </w:tc>
        <w:tc>
          <w:tcPr>
            <w:tcW w:w="4678" w:type="dxa"/>
          </w:tcPr>
          <w:p w14:paraId="52EB0406" w14:textId="31F700B8" w:rsidR="006F575D" w:rsidRPr="006030CA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b/>
                <w:sz w:val="20"/>
                <w:szCs w:val="22"/>
              </w:rPr>
            </w:pPr>
            <w:r>
              <w:rPr>
                <w:rFonts w:ascii="Century Gothic" w:eastAsia="SimSun" w:hAnsi="Century Gothic"/>
                <w:b/>
                <w:sz w:val="20"/>
                <w:szCs w:val="22"/>
              </w:rPr>
              <w:t>Description</w:t>
            </w:r>
          </w:p>
        </w:tc>
      </w:tr>
      <w:tr w:rsidR="006F575D" w:rsidRPr="006030CA" w14:paraId="549B35C7" w14:textId="1D06492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3AB1F6" w14:textId="6EB4E002" w:rsidR="006F575D" w:rsidRPr="00171DC4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rPr>
                <w:rFonts w:ascii="Century Gothic" w:eastAsia="SimSun" w:hAnsi="Century Gothic"/>
                <w:sz w:val="20"/>
              </w:rPr>
            </w:pPr>
            <w:r>
              <w:rPr>
                <w:rFonts w:ascii="Century Gothic" w:eastAsia="SimSun" w:hAnsi="Century Gothic"/>
                <w:sz w:val="20"/>
              </w:rPr>
              <w:t>1</w:t>
            </w:r>
          </w:p>
        </w:tc>
        <w:tc>
          <w:tcPr>
            <w:tcW w:w="3260" w:type="dxa"/>
          </w:tcPr>
          <w:p w14:paraId="4DC9DFCA" w14:textId="4A350F1F" w:rsidR="006F575D" w:rsidRPr="006030CA" w:rsidRDefault="00E42DD8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sz w:val="20"/>
              </w:rPr>
            </w:pPr>
            <w:ins w:id="926" w:author="Sujit Patra" w:date="2021-06-25T17:54:00Z">
              <w:r>
                <w:rPr>
                  <w:rFonts w:ascii="Century Gothic" w:eastAsia="SimSun" w:hAnsi="Century Gothic"/>
                  <w:sz w:val="20"/>
                </w:rPr>
                <w:t>Deferred Payment</w:t>
              </w:r>
            </w:ins>
            <w:del w:id="927" w:author="Sujit Patra" w:date="2021-06-25T17:54:00Z">
              <w:r w:rsidR="006F575D" w:rsidDel="00E42DD8">
                <w:rPr>
                  <w:rFonts w:ascii="Century Gothic" w:eastAsia="SimSun" w:hAnsi="Century Gothic"/>
                  <w:sz w:val="20"/>
                </w:rPr>
                <w:delText>Payment Processing</w:delText>
              </w:r>
            </w:del>
          </w:p>
        </w:tc>
        <w:tc>
          <w:tcPr>
            <w:tcW w:w="4678" w:type="dxa"/>
          </w:tcPr>
          <w:p w14:paraId="15311105" w14:textId="2E34F252" w:rsidR="006F575D" w:rsidRPr="006030CA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sz w:val="20"/>
              </w:rPr>
            </w:pPr>
            <w:del w:id="928" w:author="Sujit Patra" w:date="2021-06-25T17:56:00Z">
              <w:r w:rsidDel="00E42DD8">
                <w:rPr>
                  <w:rFonts w:ascii="Century Gothic" w:eastAsia="SimSun" w:hAnsi="Century Gothic"/>
                  <w:sz w:val="20"/>
                </w:rPr>
                <w:delText>Payment processing job which runs periodically (every 5 min)</w:delText>
              </w:r>
            </w:del>
            <w:ins w:id="929" w:author="Sujit Patra" w:date="2021-06-25T17:56:00Z">
              <w:r w:rsidR="00E42DD8">
                <w:rPr>
                  <w:rFonts w:ascii="Century Gothic" w:eastAsia="SimSun" w:hAnsi="Century Gothic"/>
                  <w:sz w:val="20"/>
                </w:rPr>
                <w:t>A batch job to update the Deferred payment status</w:t>
              </w:r>
            </w:ins>
          </w:p>
        </w:tc>
      </w:tr>
      <w:tr w:rsidR="006F575D" w:rsidRPr="006030CA" w14:paraId="39512620" w14:textId="77777777" w:rsidTr="34F8E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6DA2E2" w14:textId="79307004" w:rsidR="006F575D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rPr>
                <w:rFonts w:ascii="Century Gothic" w:eastAsia="SimSun" w:hAnsi="Century Gothic"/>
                <w:sz w:val="20"/>
              </w:rPr>
            </w:pPr>
            <w:r>
              <w:rPr>
                <w:rFonts w:ascii="Century Gothic" w:eastAsia="SimSun" w:hAnsi="Century Gothic"/>
                <w:sz w:val="20"/>
              </w:rPr>
              <w:t>2</w:t>
            </w:r>
          </w:p>
        </w:tc>
        <w:tc>
          <w:tcPr>
            <w:tcW w:w="3260" w:type="dxa"/>
          </w:tcPr>
          <w:p w14:paraId="160EAA98" w14:textId="35B30B99" w:rsidR="006F575D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sz w:val="20"/>
              </w:rPr>
            </w:pPr>
            <w:r>
              <w:rPr>
                <w:rFonts w:ascii="Century Gothic" w:eastAsia="SimSun" w:hAnsi="Century Gothic"/>
                <w:sz w:val="20"/>
              </w:rPr>
              <w:t>Payment Alerts</w:t>
            </w:r>
          </w:p>
        </w:tc>
        <w:tc>
          <w:tcPr>
            <w:tcW w:w="4678" w:type="dxa"/>
          </w:tcPr>
          <w:p w14:paraId="5384387A" w14:textId="44204030" w:rsidR="006F575D" w:rsidRDefault="006F575D" w:rsidP="34F8EB6A">
            <w:pPr>
              <w:pStyle w:val="ListParagraph"/>
              <w:tabs>
                <w:tab w:val="clear" w:pos="360"/>
              </w:tabs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sz w:val="20"/>
              </w:rPr>
            </w:pPr>
            <w:r w:rsidRPr="34F8EB6A">
              <w:rPr>
                <w:rFonts w:ascii="Century Gothic" w:eastAsia="SimSun" w:hAnsi="Century Gothic"/>
                <w:sz w:val="20"/>
              </w:rPr>
              <w:t>Email trigger alerts for payments due and payments made/</w:t>
            </w:r>
            <w:r w:rsidR="4F2200C9" w:rsidRPr="34F8EB6A">
              <w:rPr>
                <w:rFonts w:ascii="Century Gothic" w:eastAsia="SimSun" w:hAnsi="Century Gothic"/>
                <w:sz w:val="20"/>
              </w:rPr>
              <w:t>received.</w:t>
            </w:r>
          </w:p>
          <w:p w14:paraId="4BB351AD" w14:textId="30D0C0E1" w:rsidR="006F575D" w:rsidRDefault="006F575D" w:rsidP="004B75E8">
            <w:pPr>
              <w:pStyle w:val="ListParagraph"/>
              <w:tabs>
                <w:tab w:val="clear" w:pos="360"/>
              </w:tabs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SimSun" w:hAnsi="Century Gothic"/>
                <w:sz w:val="20"/>
              </w:rPr>
            </w:pPr>
          </w:p>
        </w:tc>
      </w:tr>
    </w:tbl>
    <w:p w14:paraId="601C5003" w14:textId="1DF7581E" w:rsidR="00764917" w:rsidRDefault="00764917" w:rsidP="008A1DBC">
      <w:pPr>
        <w:pStyle w:val="StyleBodyTextCenturyGothic10ptNotItalicAuto1"/>
        <w:rPr>
          <w:ins w:id="930" w:author="Yoezer Choki" w:date="2021-08-05T10:46:00Z"/>
        </w:rPr>
      </w:pPr>
    </w:p>
    <w:p w14:paraId="5AAF9DEA" w14:textId="4F2012D4" w:rsidR="00786F5C" w:rsidRDefault="00786F5C">
      <w:pPr>
        <w:pStyle w:val="Heading2"/>
        <w:rPr>
          <w:ins w:id="931" w:author="Yoezer Choki" w:date="2021-08-05T10:48:00Z"/>
        </w:rPr>
        <w:pPrChange w:id="932" w:author="Yoezer Choki" w:date="2021-08-05T10:47:00Z">
          <w:pPr>
            <w:pStyle w:val="StyleBodyTextCenturyGothic10ptNotItalicAuto1"/>
          </w:pPr>
        </w:pPrChange>
      </w:pPr>
      <w:bookmarkStart w:id="933" w:name="_Toc79052922"/>
      <w:ins w:id="934" w:author="Yoezer Choki" w:date="2021-08-05T10:47:00Z">
        <w:r w:rsidRPr="00786F5C">
          <w:rPr>
            <w:sz w:val="20"/>
            <w:szCs w:val="20"/>
            <w:rPrChange w:id="935" w:author="Yoezer Choki" w:date="2021-08-05T10:47:00Z">
              <w:rPr/>
            </w:rPrChange>
          </w:rPr>
          <w:t>CONFIGURABLE BLUEPRINT</w:t>
        </w:r>
      </w:ins>
      <w:bookmarkEnd w:id="933"/>
    </w:p>
    <w:p w14:paraId="1CF987B5" w14:textId="77777777" w:rsidR="00786F5C" w:rsidRPr="00786F5C" w:rsidRDefault="00786F5C">
      <w:pPr>
        <w:rPr>
          <w:rPrChange w:id="936" w:author="Yoezer Choki" w:date="2021-08-05T10:48:00Z">
            <w:rPr/>
          </w:rPrChange>
        </w:rPr>
        <w:pPrChange w:id="937" w:author="Yoezer Choki" w:date="2021-08-05T10:48:00Z">
          <w:pPr>
            <w:pStyle w:val="StyleBodyTextCenturyGothic10ptNotItalicAuto1"/>
          </w:pPr>
        </w:pPrChange>
      </w:pPr>
      <w:ins w:id="938" w:author="Yoezer Choki" w:date="2021-08-05T10:49:00Z">
        <w:r>
          <w:object w:dxaOrig="1543" w:dyaOrig="991" w14:anchorId="1794CDA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7pt;height:49.5pt" o:ole="">
              <v:imagedata r:id="rId27" o:title=""/>
            </v:shape>
            <o:OLEObject Type="Embed" ProgID="Excel.Sheet.12" ShapeID="_x0000_i1025" DrawAspect="Icon" ObjectID="_1690872123" r:id="rId28"/>
          </w:object>
        </w:r>
      </w:ins>
    </w:p>
    <w:sectPr w:rsidR="00786F5C" w:rsidRPr="00786F5C">
      <w:headerReference w:type="first" r:id="rId29"/>
      <w:pgSz w:w="12240" w:h="15840" w:code="1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81" w:author="Sujit Patra" w:date="2021-06-25T17:04:00Z" w:initials="SP">
    <w:p w14:paraId="0050AA4E" w14:textId="77777777" w:rsidR="005940D4" w:rsidRDefault="005940D4">
      <w:pPr>
        <w:pStyle w:val="CommentText"/>
      </w:pPr>
      <w:r>
        <w:rPr>
          <w:rStyle w:val="CommentReference"/>
        </w:rPr>
        <w:annotationRef/>
      </w:r>
      <w:r>
        <w:t>Include Use case for the Following</w:t>
      </w:r>
    </w:p>
    <w:p w14:paraId="64142827" w14:textId="77777777" w:rsidR="005940D4" w:rsidRDefault="005940D4" w:rsidP="00511623">
      <w:pPr>
        <w:pStyle w:val="CommentText"/>
        <w:numPr>
          <w:ilvl w:val="0"/>
          <w:numId w:val="38"/>
        </w:numPr>
      </w:pPr>
      <w:r>
        <w:t>eCMS to send Payment details to BITS</w:t>
      </w:r>
    </w:p>
    <w:p w14:paraId="46F75D75" w14:textId="77777777" w:rsidR="005940D4" w:rsidRDefault="005940D4" w:rsidP="00511623">
      <w:pPr>
        <w:pStyle w:val="CommentText"/>
        <w:numPr>
          <w:ilvl w:val="0"/>
          <w:numId w:val="38"/>
        </w:numPr>
      </w:pPr>
      <w:r>
        <w:t>BITS to generate and send payment advice.</w:t>
      </w:r>
    </w:p>
    <w:p w14:paraId="0B7BD207" w14:textId="77777777" w:rsidR="005940D4" w:rsidRDefault="005940D4" w:rsidP="00511623">
      <w:pPr>
        <w:pStyle w:val="CommentText"/>
        <w:numPr>
          <w:ilvl w:val="0"/>
          <w:numId w:val="38"/>
        </w:numPr>
      </w:pPr>
      <w:r>
        <w:t>eCMS to initiate payment through URL redirection</w:t>
      </w:r>
    </w:p>
    <w:p w14:paraId="5E0FECEA" w14:textId="77777777" w:rsidR="005940D4" w:rsidRDefault="005940D4" w:rsidP="00511623">
      <w:pPr>
        <w:pStyle w:val="CommentText"/>
        <w:numPr>
          <w:ilvl w:val="0"/>
          <w:numId w:val="38"/>
        </w:numPr>
      </w:pPr>
      <w:r>
        <w:t>BITS to collect payment and generate receipt</w:t>
      </w:r>
    </w:p>
    <w:p w14:paraId="03A517E0" w14:textId="5102D4B9" w:rsidR="005940D4" w:rsidRDefault="005940D4" w:rsidP="006F40D2">
      <w:pPr>
        <w:pStyle w:val="CommentText"/>
        <w:numPr>
          <w:ilvl w:val="0"/>
          <w:numId w:val="38"/>
        </w:numPr>
      </w:pPr>
      <w:r>
        <w:t>BITS to send receipt to eCMS</w:t>
      </w:r>
    </w:p>
  </w:comment>
  <w:comment w:id="694" w:author="Sujit Patra" w:date="2021-06-25T17:09:00Z" w:initials="SP">
    <w:p w14:paraId="62D15FA5" w14:textId="77777777" w:rsidR="005940D4" w:rsidRDefault="005940D4">
      <w:pPr>
        <w:pStyle w:val="CommentText"/>
      </w:pPr>
      <w:r>
        <w:rPr>
          <w:rStyle w:val="CommentReference"/>
        </w:rPr>
        <w:annotationRef/>
      </w:r>
      <w:r>
        <w:t>Include Payment Cancellation.</w:t>
      </w:r>
    </w:p>
    <w:p w14:paraId="1A872885" w14:textId="6FCBC423" w:rsidR="005940D4" w:rsidRDefault="005940D4">
      <w:pPr>
        <w:pStyle w:val="CommentText"/>
      </w:pPr>
      <w:r>
        <w:t>Include Initiate Payment by Declarant.</w:t>
      </w:r>
    </w:p>
  </w:comment>
  <w:comment w:id="709" w:author="Sujit Patra" w:date="2021-06-25T17:16:00Z" w:initials="SP">
    <w:p w14:paraId="1AE868D6" w14:textId="77777777" w:rsidR="005940D4" w:rsidRDefault="005940D4">
      <w:pPr>
        <w:pStyle w:val="CommentText"/>
      </w:pPr>
      <w:r>
        <w:rPr>
          <w:rStyle w:val="CommentReference"/>
        </w:rPr>
        <w:annotationRef/>
      </w:r>
      <w:r>
        <w:t>Process 8 in BITS should be a Webservice. Please update</w:t>
      </w:r>
    </w:p>
    <w:p w14:paraId="4B3D3CB0" w14:textId="28E2E543" w:rsidR="005940D4" w:rsidRDefault="005940D4">
      <w:pPr>
        <w:pStyle w:val="CommentText"/>
      </w:pPr>
      <w:r>
        <w:t>Please also provide another Webservice call to update Deferred payment status in eCMS..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A517E0" w15:done="0"/>
  <w15:commentEx w15:paraId="1A872885" w15:done="0"/>
  <w15:commentEx w15:paraId="4B3D3C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808B27" w16cex:dateUtc="2021-06-25T11:34:00Z"/>
  <w16cex:commentExtensible w16cex:durableId="24808C3F" w16cex:dateUtc="2021-06-25T11:39:00Z"/>
  <w16cex:commentExtensible w16cex:durableId="24808DE0" w16cex:dateUtc="2021-06-25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A517E0" w16cid:durableId="24808B27"/>
  <w16cid:commentId w16cid:paraId="1A872885" w16cid:durableId="24808C3F"/>
  <w16cid:commentId w16cid:paraId="4B3D3CB0" w16cid:durableId="24808D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D2F59" w14:textId="77777777" w:rsidR="00741921" w:rsidRDefault="00741921">
      <w:r>
        <w:separator/>
      </w:r>
    </w:p>
  </w:endnote>
  <w:endnote w:type="continuationSeparator" w:id="0">
    <w:p w14:paraId="1F414236" w14:textId="77777777" w:rsidR="00741921" w:rsidRDefault="0074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 Gothic Bold">
    <w:altName w:val="Segoe UI Semibold"/>
    <w:panose1 w:val="020B0702020202020204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79"/>
      <w:gridCol w:w="1952"/>
      <w:gridCol w:w="3591"/>
    </w:tblGrid>
    <w:tr w:rsidR="005940D4" w14:paraId="290E54D4" w14:textId="77777777">
      <w:tc>
        <w:tcPr>
          <w:tcW w:w="3060" w:type="dxa"/>
        </w:tcPr>
        <w:p w14:paraId="3E1125A9" w14:textId="77777777" w:rsidR="005940D4" w:rsidRDefault="005940D4">
          <w:pPr>
            <w:pStyle w:val="Footer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SRS Template</w:t>
          </w:r>
        </w:p>
      </w:tc>
      <w:tc>
        <w:tcPr>
          <w:tcW w:w="1980" w:type="dxa"/>
        </w:tcPr>
        <w:p w14:paraId="32DE9C49" w14:textId="77777777" w:rsidR="005940D4" w:rsidRDefault="005940D4">
          <w:pPr>
            <w:pStyle w:val="Footer"/>
            <w:jc w:val="center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CrimsonLogic</w:t>
          </w:r>
          <w:proofErr w:type="spellEnd"/>
          <w:r>
            <w:rPr>
              <w:rFonts w:ascii="Century Gothic" w:hAnsi="Century Gothic"/>
              <w:sz w:val="16"/>
              <w:szCs w:val="16"/>
            </w:rPr>
            <w:t xml:space="preserve"> Pte Ltd</w:t>
          </w:r>
        </w:p>
      </w:tc>
      <w:tc>
        <w:tcPr>
          <w:tcW w:w="3708" w:type="dxa"/>
        </w:tcPr>
        <w:p w14:paraId="211E78D5" w14:textId="4D83B9F0" w:rsidR="005940D4" w:rsidRDefault="005940D4">
          <w:pPr>
            <w:pStyle w:val="Footer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Page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PAGE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85650">
            <w:rPr>
              <w:rFonts w:ascii="Century Gothic" w:hAnsi="Century Gothic"/>
              <w:noProof/>
              <w:sz w:val="16"/>
              <w:szCs w:val="16"/>
            </w:rPr>
            <w:t>3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>
            <w:rPr>
              <w:rFonts w:ascii="Century Gothic" w:hAnsi="Century Gothic"/>
              <w:sz w:val="16"/>
              <w:szCs w:val="16"/>
            </w:rPr>
            <w:t xml:space="preserve"> of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NUMPAGES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85650">
            <w:rPr>
              <w:rFonts w:ascii="Century Gothic" w:hAnsi="Century Gothic"/>
              <w:noProof/>
              <w:sz w:val="16"/>
              <w:szCs w:val="16"/>
            </w:rPr>
            <w:t>12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5940D4" w14:paraId="0931B818" w14:textId="77777777">
      <w:tc>
        <w:tcPr>
          <w:tcW w:w="3060" w:type="dxa"/>
        </w:tcPr>
        <w:p w14:paraId="25D90D81" w14:textId="77777777" w:rsidR="005940D4" w:rsidRDefault="005940D4">
          <w:pPr>
            <w:pStyle w:val="Footer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SW / RD – SRS / TM / V 2.2 / May 09</w:t>
          </w:r>
        </w:p>
      </w:tc>
      <w:tc>
        <w:tcPr>
          <w:tcW w:w="1980" w:type="dxa"/>
        </w:tcPr>
        <w:p w14:paraId="12E7C217" w14:textId="77777777" w:rsidR="005940D4" w:rsidRDefault="005940D4">
          <w:pPr>
            <w:pStyle w:val="Footer"/>
            <w:jc w:val="center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Copyright - Private</w:t>
          </w:r>
        </w:p>
      </w:tc>
      <w:tc>
        <w:tcPr>
          <w:tcW w:w="3708" w:type="dxa"/>
        </w:tcPr>
        <w:p w14:paraId="600DB6FB" w14:textId="77777777" w:rsidR="005940D4" w:rsidRDefault="005940D4">
          <w:pPr>
            <w:pStyle w:val="Footer"/>
            <w:ind w:lef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Doc details: </w:t>
          </w:r>
          <w:proofErr w:type="gramStart"/>
          <w:r>
            <w:rPr>
              <w:rFonts w:ascii="Century Gothic" w:hAnsi="Century Gothic"/>
              <w:sz w:val="16"/>
              <w:szCs w:val="16"/>
            </w:rPr>
            <w:t>Soft</w:t>
          </w:r>
          <w:proofErr w:type="gramEnd"/>
          <w:r>
            <w:rPr>
              <w:rFonts w:ascii="Century Gothic" w:hAnsi="Century Gothic"/>
              <w:sz w:val="16"/>
              <w:szCs w:val="16"/>
            </w:rPr>
            <w:t xml:space="preserve"> copy in Project Folder</w:t>
          </w:r>
        </w:p>
      </w:tc>
    </w:tr>
  </w:tbl>
  <w:p w14:paraId="53701C53" w14:textId="77777777" w:rsidR="005940D4" w:rsidRDefault="005940D4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9A3C5" w14:textId="77777777" w:rsidR="005940D4" w:rsidRDefault="005940D4">
    <w:pPr>
      <w:pStyle w:val="Heading5"/>
      <w:numPr>
        <w:ilvl w:val="0"/>
        <w:numId w:val="0"/>
      </w:numPr>
      <w:rPr>
        <w:b/>
        <w:sz w:val="16"/>
        <w:szCs w:val="16"/>
      </w:rPr>
    </w:pPr>
    <w:r>
      <w:rPr>
        <w:b/>
        <w:sz w:val="16"/>
        <w:szCs w:val="16"/>
      </w:rPr>
      <w:t>Confidentiality &amp; Copyright</w:t>
    </w:r>
  </w:p>
  <w:p w14:paraId="10CCBE1F" w14:textId="77777777" w:rsidR="005940D4" w:rsidRDefault="005940D4">
    <w:pPr>
      <w:pStyle w:val="BodyText"/>
      <w:rPr>
        <w:rFonts w:ascii="Century Gothic" w:hAnsi="Century Gothic"/>
        <w:b/>
        <w:i w:val="0"/>
        <w:color w:val="000000"/>
        <w:sz w:val="16"/>
        <w:szCs w:val="16"/>
      </w:rPr>
    </w:pPr>
    <w:r>
      <w:rPr>
        <w:rFonts w:ascii="Century Gothic" w:hAnsi="Century Gothic"/>
        <w:i w:val="0"/>
        <w:color w:val="000000"/>
        <w:sz w:val="16"/>
        <w:szCs w:val="16"/>
      </w:rPr>
      <w:t xml:space="preserve">This Manual contains </w:t>
    </w:r>
    <w:proofErr w:type="spellStart"/>
    <w:r>
      <w:rPr>
        <w:rFonts w:ascii="Century Gothic" w:hAnsi="Century Gothic"/>
        <w:i w:val="0"/>
        <w:color w:val="000000"/>
        <w:sz w:val="16"/>
        <w:szCs w:val="16"/>
      </w:rPr>
      <w:t>CrimsonLogic</w:t>
    </w:r>
    <w:proofErr w:type="spellEnd"/>
    <w:r>
      <w:rPr>
        <w:rFonts w:ascii="Century Gothic" w:hAnsi="Century Gothic"/>
        <w:i w:val="0"/>
        <w:color w:val="000000"/>
        <w:sz w:val="16"/>
        <w:szCs w:val="16"/>
      </w:rPr>
      <w:t xml:space="preserve"> proprietary material. While </w:t>
    </w:r>
    <w:proofErr w:type="spellStart"/>
    <w:r>
      <w:rPr>
        <w:rFonts w:ascii="Century Gothic" w:hAnsi="Century Gothic"/>
        <w:i w:val="0"/>
        <w:color w:val="000000"/>
        <w:sz w:val="16"/>
        <w:szCs w:val="16"/>
      </w:rPr>
      <w:t>CrimsonLogic</w:t>
    </w:r>
    <w:proofErr w:type="spellEnd"/>
    <w:r>
      <w:rPr>
        <w:rFonts w:ascii="Century Gothic" w:hAnsi="Century Gothic"/>
        <w:i w:val="0"/>
        <w:color w:val="000000"/>
        <w:sz w:val="16"/>
        <w:szCs w:val="16"/>
      </w:rPr>
      <w:t xml:space="preserve"> customers are given reasonable opportunity to view the Manual for the purpose of exemplifying </w:t>
    </w:r>
    <w:proofErr w:type="spellStart"/>
    <w:r>
      <w:rPr>
        <w:rFonts w:ascii="Century Gothic" w:hAnsi="Century Gothic"/>
        <w:i w:val="0"/>
        <w:color w:val="000000"/>
        <w:sz w:val="16"/>
        <w:szCs w:val="16"/>
      </w:rPr>
      <w:t>CrimsonLogic’s</w:t>
    </w:r>
    <w:proofErr w:type="spellEnd"/>
    <w:r>
      <w:rPr>
        <w:rFonts w:ascii="Century Gothic" w:hAnsi="Century Gothic"/>
        <w:i w:val="0"/>
        <w:color w:val="000000"/>
        <w:sz w:val="16"/>
        <w:szCs w:val="16"/>
      </w:rPr>
      <w:t xml:space="preserve"> commitment to quality, any form of reproduction, transmission or use of this Manual or its contents is not permitted without prior written approval from </w:t>
    </w:r>
    <w:proofErr w:type="spellStart"/>
    <w:r>
      <w:rPr>
        <w:rFonts w:ascii="Century Gothic" w:hAnsi="Century Gothic"/>
        <w:i w:val="0"/>
        <w:color w:val="000000"/>
        <w:sz w:val="16"/>
        <w:szCs w:val="16"/>
      </w:rPr>
      <w:t>CrimsonLogic</w:t>
    </w:r>
    <w:proofErr w:type="spellEnd"/>
    <w:r>
      <w:rPr>
        <w:rFonts w:ascii="Century Gothic" w:hAnsi="Century Gothic"/>
        <w:i w:val="0"/>
        <w:color w:val="000000"/>
        <w:sz w:val="16"/>
        <w:szCs w:val="16"/>
      </w:rPr>
      <w:t>.  All rights are reserved.</w:t>
    </w:r>
  </w:p>
  <w:p w14:paraId="19A660FD" w14:textId="77777777" w:rsidR="005940D4" w:rsidRDefault="005940D4">
    <w:pPr>
      <w:ind w:left="900"/>
      <w:rPr>
        <w:rFonts w:ascii="Century Gothic" w:hAnsi="Century Gothic"/>
        <w:b/>
        <w:color w:val="000000"/>
        <w:sz w:val="16"/>
        <w:szCs w:val="16"/>
      </w:rPr>
    </w:pPr>
  </w:p>
  <w:p w14:paraId="1EE38674" w14:textId="77777777" w:rsidR="005940D4" w:rsidRDefault="005940D4">
    <w:pPr>
      <w:ind w:left="900"/>
      <w:rPr>
        <w:b/>
        <w:sz w:val="16"/>
        <w:szCs w:val="16"/>
      </w:rPr>
    </w:pPr>
  </w:p>
  <w:p w14:paraId="19A9E0FE" w14:textId="77777777" w:rsidR="005940D4" w:rsidRDefault="005940D4">
    <w:pPr>
      <w:pStyle w:val="Footer"/>
      <w:tabs>
        <w:tab w:val="left" w:pos="0"/>
      </w:tabs>
      <w:rPr>
        <w:rFonts w:ascii="Century Gothic" w:hAnsi="Century Gothic"/>
        <w:b/>
        <w:sz w:val="16"/>
        <w:szCs w:val="16"/>
      </w:rPr>
    </w:pPr>
    <w:proofErr w:type="spellStart"/>
    <w:r>
      <w:rPr>
        <w:rFonts w:ascii="Century Gothic" w:hAnsi="Century Gothic"/>
        <w:b/>
        <w:sz w:val="16"/>
        <w:szCs w:val="16"/>
      </w:rPr>
      <w:t>CrimsonLogic</w:t>
    </w:r>
    <w:proofErr w:type="spellEnd"/>
    <w:r>
      <w:rPr>
        <w:rFonts w:ascii="Century Gothic" w:hAnsi="Century Gothic"/>
        <w:b/>
        <w:sz w:val="16"/>
        <w:szCs w:val="16"/>
      </w:rPr>
      <w:t xml:space="preserve"> Pte Ltd</w:t>
    </w:r>
  </w:p>
  <w:p w14:paraId="25292360" w14:textId="77777777" w:rsidR="005940D4" w:rsidRDefault="005940D4">
    <w:pPr>
      <w:pStyle w:val="Footer"/>
      <w:tabs>
        <w:tab w:val="left" w:pos="0"/>
      </w:tabs>
      <w:rPr>
        <w:rFonts w:ascii="Century Gothic" w:hAnsi="Century Gothic"/>
        <w:sz w:val="16"/>
        <w:szCs w:val="16"/>
      </w:rPr>
    </w:pPr>
    <w:smartTag w:uri="urn:schemas-microsoft-com:office:smarttags" w:element="PlaceType">
      <w:smartTag w:uri="urn:schemas-microsoft-com:office:smarttags" w:element="address">
        <w:r>
          <w:rPr>
            <w:rFonts w:ascii="Century Gothic" w:hAnsi="Century Gothic"/>
            <w:sz w:val="16"/>
            <w:szCs w:val="16"/>
          </w:rPr>
          <w:t>31 Science Park Road</w:t>
        </w:r>
      </w:smartTag>
    </w:smartTag>
    <w:r>
      <w:rPr>
        <w:rFonts w:ascii="Century Gothic" w:hAnsi="Century Gothic"/>
        <w:sz w:val="16"/>
        <w:szCs w:val="16"/>
      </w:rPr>
      <w:t xml:space="preserve">, The Crimson, </w:t>
    </w:r>
    <w:smartTag w:uri="urn:schemas-microsoft-com:office:smarttags" w:element="PlaceName">
      <w:r>
        <w:rPr>
          <w:rFonts w:ascii="Century Gothic" w:hAnsi="Century Gothic"/>
          <w:sz w:val="16"/>
          <w:szCs w:val="16"/>
        </w:rPr>
        <w:t>Singapore</w:t>
      </w:r>
    </w:smartTag>
    <w:r>
      <w:rPr>
        <w:rFonts w:ascii="Century Gothic" w:hAnsi="Century Gothic"/>
        <w:sz w:val="16"/>
        <w:szCs w:val="16"/>
      </w:rPr>
      <w:t xml:space="preserve"> 117611, </w:t>
    </w:r>
    <w:smartTag w:uri="urn:schemas-microsoft-com:office:smarttags" w:element="place">
      <w:r>
        <w:rPr>
          <w:rFonts w:ascii="Century Gothic" w:hAnsi="Century Gothic"/>
          <w:sz w:val="16"/>
          <w:szCs w:val="16"/>
        </w:rPr>
        <w:t>Main</w:t>
      </w:r>
    </w:smartTag>
    <w:r>
      <w:rPr>
        <w:rFonts w:ascii="Century Gothic" w:hAnsi="Century Gothic"/>
        <w:sz w:val="16"/>
        <w:szCs w:val="16"/>
      </w:rPr>
      <w:t>: (65) 6887 7888, Fax: (65) 6778 5277, www.crimsonlogic.com.sg</w:t>
    </w:r>
  </w:p>
  <w:p w14:paraId="363EEF12" w14:textId="77777777" w:rsidR="005940D4" w:rsidRDefault="005940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0A30D" w14:textId="77777777" w:rsidR="00741921" w:rsidRDefault="00741921">
      <w:r>
        <w:separator/>
      </w:r>
    </w:p>
  </w:footnote>
  <w:footnote w:type="continuationSeparator" w:id="0">
    <w:p w14:paraId="20AECEC7" w14:textId="77777777" w:rsidR="00741921" w:rsidRDefault="0074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584D" w14:textId="77777777" w:rsidR="005940D4" w:rsidRDefault="005940D4">
    <w:pPr>
      <w:pStyle w:val="Header"/>
      <w:rPr>
        <w:rFonts w:ascii="Century Gothic" w:hAnsi="Century Gothic"/>
        <w:sz w:val="16"/>
        <w:szCs w:val="16"/>
      </w:rPr>
    </w:pPr>
  </w:p>
  <w:p w14:paraId="1F1467E1" w14:textId="08AFD7C6" w:rsidR="005940D4" w:rsidRDefault="005940D4">
    <w:pPr>
      <w:pStyle w:val="Header"/>
      <w:tabs>
        <w:tab w:val="clear" w:pos="8640"/>
        <w:tab w:val="right" w:pos="9000"/>
      </w:tabs>
      <w:rPr>
        <w:rFonts w:ascii="Century Gothic" w:hAnsi="Century Gothic"/>
        <w:sz w:val="16"/>
        <w:szCs w:val="16"/>
      </w:rPr>
    </w:pPr>
    <w:r>
      <w:rPr>
        <w:rFonts w:ascii="Century Gothic" w:hAnsi="Century Gothic"/>
        <w:sz w:val="16"/>
        <w:szCs w:val="16"/>
      </w:rPr>
      <w:t xml:space="preserve">SRS for </w:t>
    </w:r>
    <w:proofErr w:type="spellStart"/>
    <w:r>
      <w:rPr>
        <w:rFonts w:ascii="Century Gothic" w:hAnsi="Century Gothic"/>
        <w:sz w:val="16"/>
        <w:szCs w:val="16"/>
      </w:rPr>
      <w:t>eCMS</w:t>
    </w:r>
    <w:proofErr w:type="spellEnd"/>
    <w:r>
      <w:rPr>
        <w:rFonts w:ascii="Century Gothic" w:hAnsi="Century Gothic"/>
        <w:sz w:val="16"/>
        <w:szCs w:val="16"/>
      </w:rPr>
      <w:t xml:space="preserve"> – Payment Module</w:t>
    </w:r>
    <w:r>
      <w:rPr>
        <w:rFonts w:ascii="Century Gothic" w:hAnsi="Century Gothic"/>
        <w:sz w:val="16"/>
        <w:szCs w:val="16"/>
      </w:rPr>
      <w:tab/>
    </w:r>
    <w:r>
      <w:rPr>
        <w:rFonts w:ascii="Century Gothic" w:hAnsi="Century Gothic"/>
        <w:sz w:val="16"/>
        <w:szCs w:val="16"/>
      </w:rPr>
      <w:tab/>
      <w:t>Release 1.</w:t>
    </w:r>
    <w:ins w:id="31" w:author="Yoezer Choki" w:date="2021-08-10T17:12:00Z">
      <w:r w:rsidR="00885650">
        <w:rPr>
          <w:rFonts w:ascii="Century Gothic" w:hAnsi="Century Gothic"/>
          <w:sz w:val="16"/>
          <w:szCs w:val="16"/>
        </w:rPr>
        <w:t>1</w:t>
      </w:r>
    </w:ins>
    <w:del w:id="32" w:author="Yoezer Choki" w:date="2021-08-10T17:12:00Z">
      <w:r w:rsidDel="00885650">
        <w:rPr>
          <w:rFonts w:ascii="Century Gothic" w:hAnsi="Century Gothic"/>
          <w:sz w:val="16"/>
          <w:szCs w:val="16"/>
        </w:rPr>
        <w:delText>0</w:delText>
      </w:r>
    </w:del>
    <w:r>
      <w:rPr>
        <w:rFonts w:ascii="Century Gothic" w:hAnsi="Century Gothic"/>
        <w:sz w:val="16"/>
        <w:szCs w:val="16"/>
      </w:rPr>
      <w:t xml:space="preserve"> – Jun 2021</w:t>
    </w:r>
  </w:p>
  <w:p w14:paraId="6CE1D769" w14:textId="696D8FD0" w:rsidR="005940D4" w:rsidRDefault="005940D4">
    <w:pPr>
      <w:pStyle w:val="Header"/>
      <w:tabs>
        <w:tab w:val="clear" w:pos="8640"/>
        <w:tab w:val="right" w:pos="9000"/>
      </w:tabs>
      <w:rPr>
        <w:rFonts w:ascii="Century Gothic" w:hAnsi="Century Gothic"/>
        <w:sz w:val="16"/>
        <w:szCs w:val="16"/>
      </w:rPr>
    </w:pPr>
    <w:r>
      <w:rPr>
        <w:rFonts w:ascii="Century Gothic" w:hAnsi="Century Gothic"/>
        <w:noProof/>
        <w:sz w:val="16"/>
        <w:szCs w:val="16"/>
        <w:lang w:bidi="bo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3BC539" wp14:editId="3585CF46">
              <wp:simplePos x="0" y="0"/>
              <wp:positionH relativeFrom="column">
                <wp:posOffset>-62865</wp:posOffset>
              </wp:positionH>
              <wp:positionV relativeFrom="paragraph">
                <wp:posOffset>92710</wp:posOffset>
              </wp:positionV>
              <wp:extent cx="5829300" cy="0"/>
              <wp:effectExtent l="0" t="0" r="0" b="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5501A6D2">
            <v:line id="Line 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4.95pt,7.3pt" to="454.05pt,7.3pt" w14:anchorId="3CBE3F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IVz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"/>
          </w:pict>
        </mc:Fallback>
      </mc:AlternateContent>
    </w:r>
  </w:p>
  <w:p w14:paraId="2F11CB96" w14:textId="77777777" w:rsidR="005940D4" w:rsidRDefault="005940D4">
    <w:pPr>
      <w:pStyle w:val="Header"/>
      <w:tabs>
        <w:tab w:val="clear" w:pos="360"/>
        <w:tab w:val="clear" w:pos="4320"/>
        <w:tab w:val="clear" w:pos="8640"/>
        <w:tab w:val="left" w:pos="3480"/>
      </w:tabs>
      <w:rPr>
        <w:rFonts w:ascii="Century Gothic" w:hAnsi="Century Gothic"/>
        <w:sz w:val="16"/>
        <w:szCs w:val="16"/>
      </w:rPr>
    </w:pPr>
    <w:r>
      <w:rPr>
        <w:rFonts w:ascii="Century Gothic" w:hAnsi="Century Gothic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6739C" w14:textId="1FD9C224" w:rsidR="005940D4" w:rsidRDefault="005940D4">
    <w:pPr>
      <w:pStyle w:val="Header"/>
      <w:jc w:val="right"/>
    </w:pPr>
    <w:r>
      <w:rPr>
        <w:noProof/>
        <w:lang w:bidi="bo-CN"/>
      </w:rPr>
      <w:drawing>
        <wp:anchor distT="0" distB="0" distL="114300" distR="114300" simplePos="0" relativeHeight="251659776" behindDoc="1" locked="0" layoutInCell="1" allowOverlap="1" wp14:anchorId="4BFF6829" wp14:editId="79553455">
          <wp:simplePos x="0" y="0"/>
          <wp:positionH relativeFrom="margin">
            <wp:posOffset>3213100</wp:posOffset>
          </wp:positionH>
          <wp:positionV relativeFrom="paragraph">
            <wp:posOffset>-374650</wp:posOffset>
          </wp:positionV>
          <wp:extent cx="2676525" cy="1143000"/>
          <wp:effectExtent l="0" t="0" r="9525" b="0"/>
          <wp:wrapNone/>
          <wp:docPr id="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5D57" w14:textId="77777777" w:rsidR="005940D4" w:rsidRDefault="005940D4">
    <w:pPr>
      <w:pStyle w:val="Header"/>
      <w:jc w:val="right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Fez8opy/pO5L8I" id="sCvbZ6Qn"/>
  </int:Manifest>
  <int:Observations>
    <int:Content id="sCvbZ6Q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B5A0BB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Century Gothic" w:hAnsi="Century Gothic" w:hint="default"/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24"/>
        </w:tabs>
        <w:ind w:left="284" w:hanging="284"/>
      </w:pPr>
      <w:rPr>
        <w:rFonts w:ascii="Century Gothic Bold" w:hAnsi="Century Gothic Bold" w:hint="default"/>
        <w:b w:val="0"/>
        <w:i w:val="0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02375A9"/>
    <w:multiLevelType w:val="hybridMultilevel"/>
    <w:tmpl w:val="E398F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E111F"/>
    <w:multiLevelType w:val="hybridMultilevel"/>
    <w:tmpl w:val="0DF4D0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548AF"/>
    <w:multiLevelType w:val="hybridMultilevel"/>
    <w:tmpl w:val="446E9528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7391F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69680F"/>
    <w:multiLevelType w:val="hybridMultilevel"/>
    <w:tmpl w:val="A9E078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F69AE"/>
    <w:multiLevelType w:val="hybridMultilevel"/>
    <w:tmpl w:val="4142EE48"/>
    <w:lvl w:ilvl="0" w:tplc="90FECA42">
      <w:start w:val="1"/>
      <w:numFmt w:val="lowerLetter"/>
      <w:pStyle w:val="level2bullet0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/>
        <w:color w:val="0000FF"/>
        <w:sz w:val="24"/>
      </w:rPr>
    </w:lvl>
    <w:lvl w:ilvl="1" w:tplc="C16248E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5A5216"/>
    <w:multiLevelType w:val="hybridMultilevel"/>
    <w:tmpl w:val="0628A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E4C16"/>
    <w:multiLevelType w:val="hybridMultilevel"/>
    <w:tmpl w:val="4A0E6504"/>
    <w:lvl w:ilvl="0" w:tplc="008A1DB0">
      <w:start w:val="1"/>
      <w:numFmt w:val="bullet"/>
      <w:pStyle w:val="BulletedListCG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800000"/>
        <w:sz w:val="22"/>
      </w:rPr>
    </w:lvl>
    <w:lvl w:ilvl="1" w:tplc="4809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215B4A99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A07EC3"/>
    <w:multiLevelType w:val="hybridMultilevel"/>
    <w:tmpl w:val="BA8038A6"/>
    <w:lvl w:ilvl="0" w:tplc="BB82E79A">
      <w:start w:val="1"/>
      <w:numFmt w:val="lowerLetter"/>
      <w:pStyle w:val="Style1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/>
        <w:color w:val="3366FF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685DDD"/>
    <w:multiLevelType w:val="hybridMultilevel"/>
    <w:tmpl w:val="84AE70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41621"/>
    <w:multiLevelType w:val="hybridMultilevel"/>
    <w:tmpl w:val="433A9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02286"/>
    <w:multiLevelType w:val="singleLevel"/>
    <w:tmpl w:val="6BA40EBC"/>
    <w:lvl w:ilvl="0">
      <w:start w:val="1"/>
      <w:numFmt w:val="bullet"/>
      <w:pStyle w:val="Bullet"/>
      <w:lvlText w:val="−"/>
      <w:lvlJc w:val="left"/>
      <w:pPr>
        <w:tabs>
          <w:tab w:val="num" w:pos="720"/>
        </w:tabs>
        <w:ind w:left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308E798D"/>
    <w:multiLevelType w:val="multilevel"/>
    <w:tmpl w:val="0FD2398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3rdLevel-Heading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73941E4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214242"/>
    <w:multiLevelType w:val="hybridMultilevel"/>
    <w:tmpl w:val="38C2BB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B61C83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1C72F7"/>
    <w:multiLevelType w:val="hybridMultilevel"/>
    <w:tmpl w:val="CD3C00C0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54A48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8C008">
      <w:start w:val="37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7491E2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1C42C2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72B622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D2B8F0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8E2526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90999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6B4D61"/>
    <w:multiLevelType w:val="multilevel"/>
    <w:tmpl w:val="3684D91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Century Gothic" w:hAnsi="Century Gothic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908"/>
        </w:tabs>
        <w:ind w:left="284" w:firstLine="0"/>
      </w:pPr>
      <w:rPr>
        <w:rFonts w:ascii="Century Gothic Bold" w:hAnsi="Century Gothic Bold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1" w15:restartNumberingAfterBreak="0">
    <w:nsid w:val="513A54AD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CCC40C2"/>
    <w:multiLevelType w:val="multilevel"/>
    <w:tmpl w:val="D56E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23" w15:restartNumberingAfterBreak="0">
    <w:nsid w:val="5F02181F"/>
    <w:multiLevelType w:val="hybridMultilevel"/>
    <w:tmpl w:val="59265D46"/>
    <w:lvl w:ilvl="0" w:tplc="F44A77AA">
      <w:start w:val="1"/>
      <w:numFmt w:val="decimal"/>
      <w:lvlText w:val="%1)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1" w:tplc="A92227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9985E52">
      <w:start w:val="1"/>
      <w:numFmt w:val="bullet"/>
      <w:pStyle w:val="StyleListBulletCenturyGothic11ptBlackBefore4ptAf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00008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06D0F6C"/>
    <w:multiLevelType w:val="hybridMultilevel"/>
    <w:tmpl w:val="DBD04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E28DC"/>
    <w:multiLevelType w:val="hybridMultilevel"/>
    <w:tmpl w:val="58426C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75944"/>
    <w:multiLevelType w:val="hybridMultilevel"/>
    <w:tmpl w:val="268403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758B4"/>
    <w:multiLevelType w:val="hybridMultilevel"/>
    <w:tmpl w:val="87DA592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4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98A1EB1"/>
    <w:multiLevelType w:val="hybridMultilevel"/>
    <w:tmpl w:val="369EA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61D8"/>
    <w:multiLevelType w:val="hybridMultilevel"/>
    <w:tmpl w:val="D652871A"/>
    <w:lvl w:ilvl="0" w:tplc="611AAE64">
      <w:start w:val="1"/>
      <w:numFmt w:val="lowerLetter"/>
      <w:pStyle w:val="Style2bullet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F473D06"/>
    <w:multiLevelType w:val="multilevel"/>
    <w:tmpl w:val="5BA06082"/>
    <w:lvl w:ilvl="0">
      <w:start w:val="1"/>
      <w:numFmt w:val="decimal"/>
      <w:lvlText w:val="%1.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6"/>
        </w:tabs>
        <w:ind w:left="-284" w:firstLine="0"/>
      </w:pPr>
      <w:rPr>
        <w:rFonts w:ascii="Century Gothic" w:hAnsi="Century Gothic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0" w:firstLine="0"/>
      </w:pPr>
      <w:rPr>
        <w:rFonts w:ascii="Century Gothic Bold" w:hAnsi="Century Gothic Bold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-284"/>
        </w:tabs>
        <w:ind w:left="-284" w:firstLine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31" w15:restartNumberingAfterBreak="0">
    <w:nsid w:val="7140703E"/>
    <w:multiLevelType w:val="hybridMultilevel"/>
    <w:tmpl w:val="9CE21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C6C57"/>
    <w:multiLevelType w:val="hybridMultilevel"/>
    <w:tmpl w:val="31E0E3B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117A4"/>
    <w:multiLevelType w:val="multilevel"/>
    <w:tmpl w:val="BDE6A0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Century Gothic" w:hAnsi="Century Gothic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908"/>
        </w:tabs>
        <w:ind w:left="284" w:firstLine="0"/>
      </w:pPr>
      <w:rPr>
        <w:rFonts w:ascii="Century Gothic Bold" w:hAnsi="Century Gothic Bold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9"/>
  </w:num>
  <w:num w:numId="5">
    <w:abstractNumId w:val="14"/>
  </w:num>
  <w:num w:numId="6">
    <w:abstractNumId w:val="13"/>
  </w:num>
  <w:num w:numId="7">
    <w:abstractNumId w:val="4"/>
  </w:num>
  <w:num w:numId="8">
    <w:abstractNumId w:val="23"/>
  </w:num>
  <w:num w:numId="9">
    <w:abstractNumId w:val="8"/>
  </w:num>
  <w:num w:numId="10">
    <w:abstractNumId w:val="30"/>
  </w:num>
  <w:num w:numId="11">
    <w:abstractNumId w:val="33"/>
  </w:num>
  <w:num w:numId="12">
    <w:abstractNumId w:val="20"/>
  </w:num>
  <w:num w:numId="13">
    <w:abstractNumId w:val="12"/>
  </w:num>
  <w:num w:numId="14">
    <w:abstractNumId w:val="7"/>
  </w:num>
  <w:num w:numId="15">
    <w:abstractNumId w:val="28"/>
  </w:num>
  <w:num w:numId="16">
    <w:abstractNumId w:val="24"/>
  </w:num>
  <w:num w:numId="17">
    <w:abstractNumId w:val="0"/>
  </w:num>
  <w:num w:numId="18">
    <w:abstractNumId w:val="0"/>
  </w:num>
  <w:num w:numId="19">
    <w:abstractNumId w:val="0"/>
  </w:num>
  <w:num w:numId="20">
    <w:abstractNumId w:val="18"/>
  </w:num>
  <w:num w:numId="21">
    <w:abstractNumId w:val="32"/>
  </w:num>
  <w:num w:numId="22">
    <w:abstractNumId w:val="21"/>
  </w:num>
  <w:num w:numId="23">
    <w:abstractNumId w:val="9"/>
  </w:num>
  <w:num w:numId="24">
    <w:abstractNumId w:val="17"/>
  </w:num>
  <w:num w:numId="25">
    <w:abstractNumId w:val="15"/>
  </w:num>
  <w:num w:numId="26">
    <w:abstractNumId w:val="27"/>
  </w:num>
  <w:num w:numId="27">
    <w:abstractNumId w:val="2"/>
  </w:num>
  <w:num w:numId="28">
    <w:abstractNumId w:val="3"/>
  </w:num>
  <w:num w:numId="29">
    <w:abstractNumId w:val="5"/>
  </w:num>
  <w:num w:numId="30">
    <w:abstractNumId w:val="19"/>
  </w:num>
  <w:num w:numId="31">
    <w:abstractNumId w:val="11"/>
  </w:num>
  <w:num w:numId="32">
    <w:abstractNumId w:val="25"/>
  </w:num>
  <w:num w:numId="33">
    <w:abstractNumId w:val="16"/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</w:num>
  <w:num w:numId="36">
    <w:abstractNumId w:val="31"/>
  </w:num>
  <w:num w:numId="37">
    <w:abstractNumId w:val="22"/>
  </w:num>
  <w:num w:numId="38">
    <w:abstractNumId w:val="1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rma">
    <w15:presenceInfo w15:providerId="None" w15:userId="Karma"/>
  </w15:person>
  <w15:person w15:author="Yoezer Choki">
    <w15:presenceInfo w15:providerId="Windows Live" w15:userId="e1384393607daacf"/>
  </w15:person>
  <w15:person w15:author="Sujit Patra">
    <w15:presenceInfo w15:providerId="AD" w15:userId="S::sujitpatra@crimsonlogic.com::acbbbe0a-72c8-4914-ad46-c416bbf2f92d"/>
  </w15:person>
  <w15:person w15:author="Ugyen  Rangdrol">
    <w15:presenceInfo w15:providerId="None" w15:userId="Ugyen  Rangdro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7fa8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31"/>
    <w:rsid w:val="00001470"/>
    <w:rsid w:val="00003AF7"/>
    <w:rsid w:val="00003D1E"/>
    <w:rsid w:val="00005C02"/>
    <w:rsid w:val="00011A5B"/>
    <w:rsid w:val="00012105"/>
    <w:rsid w:val="00015F0A"/>
    <w:rsid w:val="0001733B"/>
    <w:rsid w:val="00024EC7"/>
    <w:rsid w:val="00026783"/>
    <w:rsid w:val="000274CB"/>
    <w:rsid w:val="00032E03"/>
    <w:rsid w:val="00033B3C"/>
    <w:rsid w:val="00040575"/>
    <w:rsid w:val="00051038"/>
    <w:rsid w:val="000551C6"/>
    <w:rsid w:val="0006649C"/>
    <w:rsid w:val="000727AB"/>
    <w:rsid w:val="000757BE"/>
    <w:rsid w:val="00075A6E"/>
    <w:rsid w:val="00077505"/>
    <w:rsid w:val="000804F9"/>
    <w:rsid w:val="00081BD6"/>
    <w:rsid w:val="00084EE1"/>
    <w:rsid w:val="00084F48"/>
    <w:rsid w:val="00086308"/>
    <w:rsid w:val="00090E86"/>
    <w:rsid w:val="00091295"/>
    <w:rsid w:val="00094B3E"/>
    <w:rsid w:val="0009517E"/>
    <w:rsid w:val="00097B79"/>
    <w:rsid w:val="000A2E0B"/>
    <w:rsid w:val="000B1288"/>
    <w:rsid w:val="000B3863"/>
    <w:rsid w:val="000B4661"/>
    <w:rsid w:val="000B5E35"/>
    <w:rsid w:val="000B67CF"/>
    <w:rsid w:val="000B79C5"/>
    <w:rsid w:val="000B7EB9"/>
    <w:rsid w:val="000C274E"/>
    <w:rsid w:val="000C3AD1"/>
    <w:rsid w:val="000C3F8A"/>
    <w:rsid w:val="000C599A"/>
    <w:rsid w:val="000D3E48"/>
    <w:rsid w:val="000D4653"/>
    <w:rsid w:val="000D5809"/>
    <w:rsid w:val="000D5C7E"/>
    <w:rsid w:val="000D6BF7"/>
    <w:rsid w:val="000E0B9A"/>
    <w:rsid w:val="000E3491"/>
    <w:rsid w:val="000E65FA"/>
    <w:rsid w:val="000E737C"/>
    <w:rsid w:val="000F0E07"/>
    <w:rsid w:val="000F3349"/>
    <w:rsid w:val="000F3AF5"/>
    <w:rsid w:val="00100932"/>
    <w:rsid w:val="00104068"/>
    <w:rsid w:val="00105C50"/>
    <w:rsid w:val="0010603D"/>
    <w:rsid w:val="00107175"/>
    <w:rsid w:val="001136E4"/>
    <w:rsid w:val="00113879"/>
    <w:rsid w:val="00114FB0"/>
    <w:rsid w:val="001176D7"/>
    <w:rsid w:val="00120B25"/>
    <w:rsid w:val="00123337"/>
    <w:rsid w:val="001245D2"/>
    <w:rsid w:val="00124CC0"/>
    <w:rsid w:val="00125DD5"/>
    <w:rsid w:val="00126573"/>
    <w:rsid w:val="00126F52"/>
    <w:rsid w:val="001274DB"/>
    <w:rsid w:val="00131346"/>
    <w:rsid w:val="00131DAE"/>
    <w:rsid w:val="00136100"/>
    <w:rsid w:val="001413AF"/>
    <w:rsid w:val="00142251"/>
    <w:rsid w:val="0014562C"/>
    <w:rsid w:val="00145EDD"/>
    <w:rsid w:val="00147103"/>
    <w:rsid w:val="001478BF"/>
    <w:rsid w:val="001501FE"/>
    <w:rsid w:val="00152B22"/>
    <w:rsid w:val="00154B09"/>
    <w:rsid w:val="001619B3"/>
    <w:rsid w:val="001621E6"/>
    <w:rsid w:val="00165F2F"/>
    <w:rsid w:val="001662D3"/>
    <w:rsid w:val="001733B0"/>
    <w:rsid w:val="001737FB"/>
    <w:rsid w:val="00174B48"/>
    <w:rsid w:val="00176019"/>
    <w:rsid w:val="00180225"/>
    <w:rsid w:val="0018561D"/>
    <w:rsid w:val="001876E7"/>
    <w:rsid w:val="00191311"/>
    <w:rsid w:val="00194729"/>
    <w:rsid w:val="001A1F59"/>
    <w:rsid w:val="001A359C"/>
    <w:rsid w:val="001A3ACE"/>
    <w:rsid w:val="001B0E18"/>
    <w:rsid w:val="001B1E2B"/>
    <w:rsid w:val="001B5597"/>
    <w:rsid w:val="001C004A"/>
    <w:rsid w:val="001C3FB8"/>
    <w:rsid w:val="001C4B10"/>
    <w:rsid w:val="001C54F4"/>
    <w:rsid w:val="001C5D63"/>
    <w:rsid w:val="001D0D50"/>
    <w:rsid w:val="001D1A19"/>
    <w:rsid w:val="001D48B7"/>
    <w:rsid w:val="001D65DE"/>
    <w:rsid w:val="001E1DA7"/>
    <w:rsid w:val="001F326B"/>
    <w:rsid w:val="001F4AFC"/>
    <w:rsid w:val="002000FF"/>
    <w:rsid w:val="00203A5A"/>
    <w:rsid w:val="00207175"/>
    <w:rsid w:val="00207A5F"/>
    <w:rsid w:val="002115BE"/>
    <w:rsid w:val="00211725"/>
    <w:rsid w:val="002135FB"/>
    <w:rsid w:val="0021397E"/>
    <w:rsid w:val="00213F0D"/>
    <w:rsid w:val="00214E1C"/>
    <w:rsid w:val="002162BE"/>
    <w:rsid w:val="00216656"/>
    <w:rsid w:val="00220034"/>
    <w:rsid w:val="002249F5"/>
    <w:rsid w:val="00225686"/>
    <w:rsid w:val="00225940"/>
    <w:rsid w:val="0022693E"/>
    <w:rsid w:val="002276CF"/>
    <w:rsid w:val="00231064"/>
    <w:rsid w:val="00237B53"/>
    <w:rsid w:val="00246053"/>
    <w:rsid w:val="002475EC"/>
    <w:rsid w:val="0025275A"/>
    <w:rsid w:val="00253BCF"/>
    <w:rsid w:val="002542D5"/>
    <w:rsid w:val="002624BB"/>
    <w:rsid w:val="00264D6A"/>
    <w:rsid w:val="00265C90"/>
    <w:rsid w:val="00271429"/>
    <w:rsid w:val="0027187A"/>
    <w:rsid w:val="002752CB"/>
    <w:rsid w:val="00275489"/>
    <w:rsid w:val="0028230F"/>
    <w:rsid w:val="00282D09"/>
    <w:rsid w:val="002853B4"/>
    <w:rsid w:val="00286957"/>
    <w:rsid w:val="00290926"/>
    <w:rsid w:val="00291EA3"/>
    <w:rsid w:val="002935BE"/>
    <w:rsid w:val="00293C16"/>
    <w:rsid w:val="002965D1"/>
    <w:rsid w:val="00297AA7"/>
    <w:rsid w:val="002A16AC"/>
    <w:rsid w:val="002A1B80"/>
    <w:rsid w:val="002A2920"/>
    <w:rsid w:val="002A4363"/>
    <w:rsid w:val="002B408D"/>
    <w:rsid w:val="002C444F"/>
    <w:rsid w:val="002C7EFE"/>
    <w:rsid w:val="002E08C4"/>
    <w:rsid w:val="002E09CC"/>
    <w:rsid w:val="002E1A62"/>
    <w:rsid w:val="002E3F7E"/>
    <w:rsid w:val="002F03F9"/>
    <w:rsid w:val="002F31E7"/>
    <w:rsid w:val="002F62D7"/>
    <w:rsid w:val="002F63D1"/>
    <w:rsid w:val="00302374"/>
    <w:rsid w:val="0030490D"/>
    <w:rsid w:val="003075BE"/>
    <w:rsid w:val="00315555"/>
    <w:rsid w:val="00316666"/>
    <w:rsid w:val="00317409"/>
    <w:rsid w:val="003208C1"/>
    <w:rsid w:val="0032547E"/>
    <w:rsid w:val="003328E4"/>
    <w:rsid w:val="00332B5C"/>
    <w:rsid w:val="00341284"/>
    <w:rsid w:val="00347C7D"/>
    <w:rsid w:val="00351516"/>
    <w:rsid w:val="0035612C"/>
    <w:rsid w:val="00356E93"/>
    <w:rsid w:val="00356F90"/>
    <w:rsid w:val="0035795C"/>
    <w:rsid w:val="00357C2F"/>
    <w:rsid w:val="003634B7"/>
    <w:rsid w:val="00371BB1"/>
    <w:rsid w:val="00373B09"/>
    <w:rsid w:val="003803E9"/>
    <w:rsid w:val="0038175F"/>
    <w:rsid w:val="00383235"/>
    <w:rsid w:val="00396CF1"/>
    <w:rsid w:val="003A078C"/>
    <w:rsid w:val="003A2AB6"/>
    <w:rsid w:val="003A2DDB"/>
    <w:rsid w:val="003A4D90"/>
    <w:rsid w:val="003B657B"/>
    <w:rsid w:val="003B77EA"/>
    <w:rsid w:val="003B7804"/>
    <w:rsid w:val="003C465E"/>
    <w:rsid w:val="003C57F6"/>
    <w:rsid w:val="003D0413"/>
    <w:rsid w:val="003D0B88"/>
    <w:rsid w:val="003D1859"/>
    <w:rsid w:val="003D45B1"/>
    <w:rsid w:val="003D5B87"/>
    <w:rsid w:val="003D7F01"/>
    <w:rsid w:val="003E04CE"/>
    <w:rsid w:val="003E36C8"/>
    <w:rsid w:val="003E3F4D"/>
    <w:rsid w:val="003E5E91"/>
    <w:rsid w:val="003E6894"/>
    <w:rsid w:val="003F2291"/>
    <w:rsid w:val="003F4BA7"/>
    <w:rsid w:val="003F4BDF"/>
    <w:rsid w:val="003F546E"/>
    <w:rsid w:val="0040151B"/>
    <w:rsid w:val="004041C2"/>
    <w:rsid w:val="00404C52"/>
    <w:rsid w:val="00405CCC"/>
    <w:rsid w:val="00406ACE"/>
    <w:rsid w:val="00407954"/>
    <w:rsid w:val="004121E4"/>
    <w:rsid w:val="004146F8"/>
    <w:rsid w:val="0041A14E"/>
    <w:rsid w:val="004308D7"/>
    <w:rsid w:val="00440CC0"/>
    <w:rsid w:val="00442099"/>
    <w:rsid w:val="00442423"/>
    <w:rsid w:val="00445B78"/>
    <w:rsid w:val="00456E4F"/>
    <w:rsid w:val="004570F5"/>
    <w:rsid w:val="0046075A"/>
    <w:rsid w:val="00461B16"/>
    <w:rsid w:val="00463EED"/>
    <w:rsid w:val="00466D48"/>
    <w:rsid w:val="0046748C"/>
    <w:rsid w:val="0046789E"/>
    <w:rsid w:val="00481CCE"/>
    <w:rsid w:val="00490735"/>
    <w:rsid w:val="004914BD"/>
    <w:rsid w:val="00492723"/>
    <w:rsid w:val="004950E0"/>
    <w:rsid w:val="004A0F36"/>
    <w:rsid w:val="004A2A92"/>
    <w:rsid w:val="004A65ED"/>
    <w:rsid w:val="004A7CE6"/>
    <w:rsid w:val="004B0D2D"/>
    <w:rsid w:val="004B1CB5"/>
    <w:rsid w:val="004B3212"/>
    <w:rsid w:val="004B6156"/>
    <w:rsid w:val="004B73BE"/>
    <w:rsid w:val="004B75E8"/>
    <w:rsid w:val="004C37FC"/>
    <w:rsid w:val="004D0863"/>
    <w:rsid w:val="004E09B4"/>
    <w:rsid w:val="004F23E0"/>
    <w:rsid w:val="004F2C1E"/>
    <w:rsid w:val="004F4F31"/>
    <w:rsid w:val="004F6A20"/>
    <w:rsid w:val="0050079A"/>
    <w:rsid w:val="00500F0B"/>
    <w:rsid w:val="0050405C"/>
    <w:rsid w:val="005046F6"/>
    <w:rsid w:val="0050708F"/>
    <w:rsid w:val="00511623"/>
    <w:rsid w:val="005120CB"/>
    <w:rsid w:val="00515BD9"/>
    <w:rsid w:val="00517AE6"/>
    <w:rsid w:val="00525C86"/>
    <w:rsid w:val="005278DC"/>
    <w:rsid w:val="00531A48"/>
    <w:rsid w:val="005327AB"/>
    <w:rsid w:val="00535DBC"/>
    <w:rsid w:val="0053670E"/>
    <w:rsid w:val="0054155A"/>
    <w:rsid w:val="00547CA8"/>
    <w:rsid w:val="0055398E"/>
    <w:rsid w:val="00553E62"/>
    <w:rsid w:val="00556DCA"/>
    <w:rsid w:val="0055772D"/>
    <w:rsid w:val="005647C3"/>
    <w:rsid w:val="0057035F"/>
    <w:rsid w:val="00570574"/>
    <w:rsid w:val="00573C07"/>
    <w:rsid w:val="00580775"/>
    <w:rsid w:val="00581848"/>
    <w:rsid w:val="005840DC"/>
    <w:rsid w:val="00586316"/>
    <w:rsid w:val="005864B1"/>
    <w:rsid w:val="00590A6C"/>
    <w:rsid w:val="00591CB8"/>
    <w:rsid w:val="005940D4"/>
    <w:rsid w:val="00594A18"/>
    <w:rsid w:val="00595BC3"/>
    <w:rsid w:val="005A1823"/>
    <w:rsid w:val="005B1B0F"/>
    <w:rsid w:val="005B66FC"/>
    <w:rsid w:val="005B6766"/>
    <w:rsid w:val="005C02EB"/>
    <w:rsid w:val="005C23CE"/>
    <w:rsid w:val="005C5050"/>
    <w:rsid w:val="005C57E0"/>
    <w:rsid w:val="005C6503"/>
    <w:rsid w:val="005C6C0D"/>
    <w:rsid w:val="005D0089"/>
    <w:rsid w:val="005D0197"/>
    <w:rsid w:val="005D1852"/>
    <w:rsid w:val="005D1E80"/>
    <w:rsid w:val="005D4029"/>
    <w:rsid w:val="005D5932"/>
    <w:rsid w:val="005D717F"/>
    <w:rsid w:val="005E03FC"/>
    <w:rsid w:val="005E1F56"/>
    <w:rsid w:val="005E48AA"/>
    <w:rsid w:val="005F08D3"/>
    <w:rsid w:val="005F0BD3"/>
    <w:rsid w:val="005F41FB"/>
    <w:rsid w:val="00601952"/>
    <w:rsid w:val="00602139"/>
    <w:rsid w:val="00604542"/>
    <w:rsid w:val="0060661C"/>
    <w:rsid w:val="00615347"/>
    <w:rsid w:val="00616035"/>
    <w:rsid w:val="00623A5B"/>
    <w:rsid w:val="00625561"/>
    <w:rsid w:val="0063006F"/>
    <w:rsid w:val="006324E6"/>
    <w:rsid w:val="006326B4"/>
    <w:rsid w:val="00641937"/>
    <w:rsid w:val="00641C36"/>
    <w:rsid w:val="00642126"/>
    <w:rsid w:val="0064468E"/>
    <w:rsid w:val="006473FD"/>
    <w:rsid w:val="00653252"/>
    <w:rsid w:val="00654A22"/>
    <w:rsid w:val="006720BD"/>
    <w:rsid w:val="00680948"/>
    <w:rsid w:val="00682A2F"/>
    <w:rsid w:val="0068313F"/>
    <w:rsid w:val="0068429E"/>
    <w:rsid w:val="00686705"/>
    <w:rsid w:val="006879F7"/>
    <w:rsid w:val="00697A0A"/>
    <w:rsid w:val="006A0764"/>
    <w:rsid w:val="006A439E"/>
    <w:rsid w:val="006B0326"/>
    <w:rsid w:val="006B18DA"/>
    <w:rsid w:val="006B5AA5"/>
    <w:rsid w:val="006B5E52"/>
    <w:rsid w:val="006B67D1"/>
    <w:rsid w:val="006B7218"/>
    <w:rsid w:val="006C2EA4"/>
    <w:rsid w:val="006C5BAB"/>
    <w:rsid w:val="006C5FBB"/>
    <w:rsid w:val="006D389A"/>
    <w:rsid w:val="006D6407"/>
    <w:rsid w:val="006D7D24"/>
    <w:rsid w:val="006D7F88"/>
    <w:rsid w:val="006E07BC"/>
    <w:rsid w:val="006E0DB4"/>
    <w:rsid w:val="006E1582"/>
    <w:rsid w:val="006E31D3"/>
    <w:rsid w:val="006E481F"/>
    <w:rsid w:val="006E6A63"/>
    <w:rsid w:val="006E7F4D"/>
    <w:rsid w:val="006F2FEF"/>
    <w:rsid w:val="006F40D2"/>
    <w:rsid w:val="006F5371"/>
    <w:rsid w:val="006F575D"/>
    <w:rsid w:val="007049E2"/>
    <w:rsid w:val="00705CCC"/>
    <w:rsid w:val="007076C1"/>
    <w:rsid w:val="00710E37"/>
    <w:rsid w:val="00714B35"/>
    <w:rsid w:val="007151D6"/>
    <w:rsid w:val="007155FA"/>
    <w:rsid w:val="00717823"/>
    <w:rsid w:val="0072090F"/>
    <w:rsid w:val="00720FB7"/>
    <w:rsid w:val="00723A4B"/>
    <w:rsid w:val="007278ED"/>
    <w:rsid w:val="007343BD"/>
    <w:rsid w:val="00736CD3"/>
    <w:rsid w:val="007406D9"/>
    <w:rsid w:val="0074165C"/>
    <w:rsid w:val="00741921"/>
    <w:rsid w:val="00742A18"/>
    <w:rsid w:val="00747498"/>
    <w:rsid w:val="00751C08"/>
    <w:rsid w:val="007521EE"/>
    <w:rsid w:val="00752FF0"/>
    <w:rsid w:val="00756567"/>
    <w:rsid w:val="007569AF"/>
    <w:rsid w:val="00756F5F"/>
    <w:rsid w:val="0075782E"/>
    <w:rsid w:val="00763FDA"/>
    <w:rsid w:val="00764917"/>
    <w:rsid w:val="00766693"/>
    <w:rsid w:val="00773917"/>
    <w:rsid w:val="007741B3"/>
    <w:rsid w:val="007753F9"/>
    <w:rsid w:val="00786F5C"/>
    <w:rsid w:val="00787EAF"/>
    <w:rsid w:val="0079078C"/>
    <w:rsid w:val="007B08F1"/>
    <w:rsid w:val="007B11D5"/>
    <w:rsid w:val="007B22E0"/>
    <w:rsid w:val="007D0A2E"/>
    <w:rsid w:val="007D0D85"/>
    <w:rsid w:val="007D51E8"/>
    <w:rsid w:val="007D5A4F"/>
    <w:rsid w:val="007E0965"/>
    <w:rsid w:val="007E38B0"/>
    <w:rsid w:val="007E3DB2"/>
    <w:rsid w:val="007E47EB"/>
    <w:rsid w:val="007EA3BB"/>
    <w:rsid w:val="007F217C"/>
    <w:rsid w:val="007F482A"/>
    <w:rsid w:val="007F59A2"/>
    <w:rsid w:val="00804765"/>
    <w:rsid w:val="00805FB2"/>
    <w:rsid w:val="00822953"/>
    <w:rsid w:val="0082751E"/>
    <w:rsid w:val="008317C4"/>
    <w:rsid w:val="00832848"/>
    <w:rsid w:val="00833DED"/>
    <w:rsid w:val="008364A6"/>
    <w:rsid w:val="008414EE"/>
    <w:rsid w:val="00842F4B"/>
    <w:rsid w:val="00844FF6"/>
    <w:rsid w:val="008466CE"/>
    <w:rsid w:val="008476F4"/>
    <w:rsid w:val="00847F58"/>
    <w:rsid w:val="008574F9"/>
    <w:rsid w:val="008625B8"/>
    <w:rsid w:val="0086479A"/>
    <w:rsid w:val="00864F59"/>
    <w:rsid w:val="008679F9"/>
    <w:rsid w:val="0087291A"/>
    <w:rsid w:val="008805BF"/>
    <w:rsid w:val="00885650"/>
    <w:rsid w:val="00886D26"/>
    <w:rsid w:val="00887A72"/>
    <w:rsid w:val="00890DF5"/>
    <w:rsid w:val="0089118E"/>
    <w:rsid w:val="00897E78"/>
    <w:rsid w:val="008A0381"/>
    <w:rsid w:val="008A1DBC"/>
    <w:rsid w:val="008A2375"/>
    <w:rsid w:val="008A4E71"/>
    <w:rsid w:val="008A552E"/>
    <w:rsid w:val="008B33BD"/>
    <w:rsid w:val="008B5085"/>
    <w:rsid w:val="008B5310"/>
    <w:rsid w:val="008C0BFA"/>
    <w:rsid w:val="008C1D15"/>
    <w:rsid w:val="008C300D"/>
    <w:rsid w:val="008C32DD"/>
    <w:rsid w:val="008D2EFC"/>
    <w:rsid w:val="008D3DC6"/>
    <w:rsid w:val="008D5E9B"/>
    <w:rsid w:val="008D7CA6"/>
    <w:rsid w:val="008E0243"/>
    <w:rsid w:val="008E1690"/>
    <w:rsid w:val="008F3D45"/>
    <w:rsid w:val="008F67BD"/>
    <w:rsid w:val="00901662"/>
    <w:rsid w:val="00906BE6"/>
    <w:rsid w:val="00912A61"/>
    <w:rsid w:val="00921E40"/>
    <w:rsid w:val="009222EC"/>
    <w:rsid w:val="00924284"/>
    <w:rsid w:val="00936D89"/>
    <w:rsid w:val="00936FC1"/>
    <w:rsid w:val="009404EB"/>
    <w:rsid w:val="00941C84"/>
    <w:rsid w:val="009438B7"/>
    <w:rsid w:val="00945AA3"/>
    <w:rsid w:val="0094955A"/>
    <w:rsid w:val="00956502"/>
    <w:rsid w:val="009645C2"/>
    <w:rsid w:val="00967F41"/>
    <w:rsid w:val="009756C7"/>
    <w:rsid w:val="00976E03"/>
    <w:rsid w:val="00976FEF"/>
    <w:rsid w:val="0098173F"/>
    <w:rsid w:val="00982419"/>
    <w:rsid w:val="00991777"/>
    <w:rsid w:val="0099374F"/>
    <w:rsid w:val="009940A0"/>
    <w:rsid w:val="009960C9"/>
    <w:rsid w:val="00996C8A"/>
    <w:rsid w:val="009A1DFC"/>
    <w:rsid w:val="009A1FD3"/>
    <w:rsid w:val="009A7E06"/>
    <w:rsid w:val="009A7FCF"/>
    <w:rsid w:val="009B5456"/>
    <w:rsid w:val="009C074A"/>
    <w:rsid w:val="009C560E"/>
    <w:rsid w:val="009C6FED"/>
    <w:rsid w:val="009C797C"/>
    <w:rsid w:val="009D3561"/>
    <w:rsid w:val="009D3D9E"/>
    <w:rsid w:val="009D4268"/>
    <w:rsid w:val="009D6776"/>
    <w:rsid w:val="009D696D"/>
    <w:rsid w:val="009E3862"/>
    <w:rsid w:val="009E53E0"/>
    <w:rsid w:val="009E5F9C"/>
    <w:rsid w:val="009E66B7"/>
    <w:rsid w:val="009E6B76"/>
    <w:rsid w:val="009E741C"/>
    <w:rsid w:val="009E7F75"/>
    <w:rsid w:val="009F2F03"/>
    <w:rsid w:val="009F5522"/>
    <w:rsid w:val="009F5FDF"/>
    <w:rsid w:val="009F77D2"/>
    <w:rsid w:val="009F7D73"/>
    <w:rsid w:val="00A004AA"/>
    <w:rsid w:val="00A01639"/>
    <w:rsid w:val="00A13BFB"/>
    <w:rsid w:val="00A14819"/>
    <w:rsid w:val="00A21E01"/>
    <w:rsid w:val="00A229CE"/>
    <w:rsid w:val="00A253B9"/>
    <w:rsid w:val="00A306D3"/>
    <w:rsid w:val="00A32014"/>
    <w:rsid w:val="00A33370"/>
    <w:rsid w:val="00A36306"/>
    <w:rsid w:val="00A36790"/>
    <w:rsid w:val="00A40980"/>
    <w:rsid w:val="00A40E2C"/>
    <w:rsid w:val="00A43C91"/>
    <w:rsid w:val="00A4699D"/>
    <w:rsid w:val="00A5077A"/>
    <w:rsid w:val="00A511BA"/>
    <w:rsid w:val="00A51699"/>
    <w:rsid w:val="00A51B24"/>
    <w:rsid w:val="00A52490"/>
    <w:rsid w:val="00A52F2D"/>
    <w:rsid w:val="00A54FDC"/>
    <w:rsid w:val="00A62AB1"/>
    <w:rsid w:val="00A72F42"/>
    <w:rsid w:val="00A7461C"/>
    <w:rsid w:val="00A75BE7"/>
    <w:rsid w:val="00A82B81"/>
    <w:rsid w:val="00A82FA6"/>
    <w:rsid w:val="00A84356"/>
    <w:rsid w:val="00A86F16"/>
    <w:rsid w:val="00A9167A"/>
    <w:rsid w:val="00A979C1"/>
    <w:rsid w:val="00A97F9D"/>
    <w:rsid w:val="00AA240E"/>
    <w:rsid w:val="00AA248D"/>
    <w:rsid w:val="00AA5952"/>
    <w:rsid w:val="00AB02C2"/>
    <w:rsid w:val="00AB0B43"/>
    <w:rsid w:val="00AB5869"/>
    <w:rsid w:val="00AD30AC"/>
    <w:rsid w:val="00AD3C88"/>
    <w:rsid w:val="00AD55B2"/>
    <w:rsid w:val="00AD741B"/>
    <w:rsid w:val="00AE7C11"/>
    <w:rsid w:val="00AF25D7"/>
    <w:rsid w:val="00B06E87"/>
    <w:rsid w:val="00B1622B"/>
    <w:rsid w:val="00B170E2"/>
    <w:rsid w:val="00B21C59"/>
    <w:rsid w:val="00B2236A"/>
    <w:rsid w:val="00B231DF"/>
    <w:rsid w:val="00B23B9B"/>
    <w:rsid w:val="00B308E8"/>
    <w:rsid w:val="00B545A9"/>
    <w:rsid w:val="00B5700F"/>
    <w:rsid w:val="00B602EA"/>
    <w:rsid w:val="00B61F51"/>
    <w:rsid w:val="00B628A8"/>
    <w:rsid w:val="00B62E17"/>
    <w:rsid w:val="00B63623"/>
    <w:rsid w:val="00B65785"/>
    <w:rsid w:val="00B7014A"/>
    <w:rsid w:val="00B70944"/>
    <w:rsid w:val="00B7246A"/>
    <w:rsid w:val="00B7274C"/>
    <w:rsid w:val="00B76DC9"/>
    <w:rsid w:val="00B76F5B"/>
    <w:rsid w:val="00B770E5"/>
    <w:rsid w:val="00B856A4"/>
    <w:rsid w:val="00B85C0E"/>
    <w:rsid w:val="00B90436"/>
    <w:rsid w:val="00B9205F"/>
    <w:rsid w:val="00BA040B"/>
    <w:rsid w:val="00BA0652"/>
    <w:rsid w:val="00BA195B"/>
    <w:rsid w:val="00BA21E3"/>
    <w:rsid w:val="00BA44C1"/>
    <w:rsid w:val="00BA4506"/>
    <w:rsid w:val="00BA5F5E"/>
    <w:rsid w:val="00BA7D09"/>
    <w:rsid w:val="00BA7D79"/>
    <w:rsid w:val="00BB1523"/>
    <w:rsid w:val="00BB2156"/>
    <w:rsid w:val="00BB2FAA"/>
    <w:rsid w:val="00BC1A13"/>
    <w:rsid w:val="00BC1F97"/>
    <w:rsid w:val="00BC4B28"/>
    <w:rsid w:val="00BD2444"/>
    <w:rsid w:val="00BD5BA7"/>
    <w:rsid w:val="00BD691D"/>
    <w:rsid w:val="00BE1ADD"/>
    <w:rsid w:val="00BE2052"/>
    <w:rsid w:val="00BE5EC5"/>
    <w:rsid w:val="00BE6C78"/>
    <w:rsid w:val="00BE784A"/>
    <w:rsid w:val="00BF0BEC"/>
    <w:rsid w:val="00BF169D"/>
    <w:rsid w:val="00BF23E8"/>
    <w:rsid w:val="00BF306D"/>
    <w:rsid w:val="00BF3243"/>
    <w:rsid w:val="00BF7853"/>
    <w:rsid w:val="00C01691"/>
    <w:rsid w:val="00C02CF9"/>
    <w:rsid w:val="00C033EB"/>
    <w:rsid w:val="00C0402E"/>
    <w:rsid w:val="00C041A0"/>
    <w:rsid w:val="00C05A35"/>
    <w:rsid w:val="00C062C9"/>
    <w:rsid w:val="00C14C88"/>
    <w:rsid w:val="00C1711C"/>
    <w:rsid w:val="00C23BA9"/>
    <w:rsid w:val="00C27D0E"/>
    <w:rsid w:val="00C32307"/>
    <w:rsid w:val="00C36C65"/>
    <w:rsid w:val="00C4260F"/>
    <w:rsid w:val="00C42A98"/>
    <w:rsid w:val="00C4350F"/>
    <w:rsid w:val="00C51123"/>
    <w:rsid w:val="00C51928"/>
    <w:rsid w:val="00C52286"/>
    <w:rsid w:val="00C56EAF"/>
    <w:rsid w:val="00C61F55"/>
    <w:rsid w:val="00C635D3"/>
    <w:rsid w:val="00C70209"/>
    <w:rsid w:val="00C7030A"/>
    <w:rsid w:val="00C7230B"/>
    <w:rsid w:val="00C7328C"/>
    <w:rsid w:val="00C75516"/>
    <w:rsid w:val="00C75D7E"/>
    <w:rsid w:val="00C7638B"/>
    <w:rsid w:val="00C766E7"/>
    <w:rsid w:val="00C82F1A"/>
    <w:rsid w:val="00C84394"/>
    <w:rsid w:val="00C86532"/>
    <w:rsid w:val="00C869F5"/>
    <w:rsid w:val="00C86AB0"/>
    <w:rsid w:val="00C8700F"/>
    <w:rsid w:val="00C87993"/>
    <w:rsid w:val="00C9011D"/>
    <w:rsid w:val="00C90253"/>
    <w:rsid w:val="00C90C52"/>
    <w:rsid w:val="00C97BEA"/>
    <w:rsid w:val="00C97F20"/>
    <w:rsid w:val="00CA51A2"/>
    <w:rsid w:val="00CB0016"/>
    <w:rsid w:val="00CB0147"/>
    <w:rsid w:val="00CB06C4"/>
    <w:rsid w:val="00CB202C"/>
    <w:rsid w:val="00CB365D"/>
    <w:rsid w:val="00CB657F"/>
    <w:rsid w:val="00CB6D6A"/>
    <w:rsid w:val="00CB7C7D"/>
    <w:rsid w:val="00CC50AE"/>
    <w:rsid w:val="00CC5E61"/>
    <w:rsid w:val="00CD002B"/>
    <w:rsid w:val="00CD0510"/>
    <w:rsid w:val="00CD25EF"/>
    <w:rsid w:val="00CD2F80"/>
    <w:rsid w:val="00CD7634"/>
    <w:rsid w:val="00CD7E0A"/>
    <w:rsid w:val="00CF0B11"/>
    <w:rsid w:val="00CF166B"/>
    <w:rsid w:val="00CF4842"/>
    <w:rsid w:val="00CF5B2F"/>
    <w:rsid w:val="00D0066D"/>
    <w:rsid w:val="00D0073D"/>
    <w:rsid w:val="00D0263B"/>
    <w:rsid w:val="00D03673"/>
    <w:rsid w:val="00D0610F"/>
    <w:rsid w:val="00D17594"/>
    <w:rsid w:val="00D275E0"/>
    <w:rsid w:val="00D40181"/>
    <w:rsid w:val="00D405D4"/>
    <w:rsid w:val="00D427D5"/>
    <w:rsid w:val="00D5752D"/>
    <w:rsid w:val="00D57A98"/>
    <w:rsid w:val="00D605DA"/>
    <w:rsid w:val="00D62833"/>
    <w:rsid w:val="00D63231"/>
    <w:rsid w:val="00D632AC"/>
    <w:rsid w:val="00D729F6"/>
    <w:rsid w:val="00D72B56"/>
    <w:rsid w:val="00D76BE8"/>
    <w:rsid w:val="00D80386"/>
    <w:rsid w:val="00D8466B"/>
    <w:rsid w:val="00D87079"/>
    <w:rsid w:val="00D95C1F"/>
    <w:rsid w:val="00D96790"/>
    <w:rsid w:val="00D971D0"/>
    <w:rsid w:val="00DA3EA5"/>
    <w:rsid w:val="00DB2337"/>
    <w:rsid w:val="00DB3632"/>
    <w:rsid w:val="00DB66B4"/>
    <w:rsid w:val="00DC1C98"/>
    <w:rsid w:val="00DC231F"/>
    <w:rsid w:val="00DC4B76"/>
    <w:rsid w:val="00DC4F25"/>
    <w:rsid w:val="00DC6A86"/>
    <w:rsid w:val="00DC7A12"/>
    <w:rsid w:val="00DD0B06"/>
    <w:rsid w:val="00DD11E3"/>
    <w:rsid w:val="00DD1863"/>
    <w:rsid w:val="00DD45FB"/>
    <w:rsid w:val="00DD537E"/>
    <w:rsid w:val="00DD57EF"/>
    <w:rsid w:val="00DD7A78"/>
    <w:rsid w:val="00DE1913"/>
    <w:rsid w:val="00DE3150"/>
    <w:rsid w:val="00DE5167"/>
    <w:rsid w:val="00DE5290"/>
    <w:rsid w:val="00DF2106"/>
    <w:rsid w:val="00DF5EFE"/>
    <w:rsid w:val="00DF6A92"/>
    <w:rsid w:val="00E026A3"/>
    <w:rsid w:val="00E06853"/>
    <w:rsid w:val="00E112E7"/>
    <w:rsid w:val="00E144B5"/>
    <w:rsid w:val="00E145AC"/>
    <w:rsid w:val="00E17016"/>
    <w:rsid w:val="00E20270"/>
    <w:rsid w:val="00E22B5A"/>
    <w:rsid w:val="00E263F0"/>
    <w:rsid w:val="00E267C4"/>
    <w:rsid w:val="00E3025E"/>
    <w:rsid w:val="00E32FAC"/>
    <w:rsid w:val="00E3378C"/>
    <w:rsid w:val="00E410EF"/>
    <w:rsid w:val="00E42DD8"/>
    <w:rsid w:val="00E43894"/>
    <w:rsid w:val="00E44010"/>
    <w:rsid w:val="00E45E1E"/>
    <w:rsid w:val="00E46DEE"/>
    <w:rsid w:val="00E46F7E"/>
    <w:rsid w:val="00E55952"/>
    <w:rsid w:val="00E55D6D"/>
    <w:rsid w:val="00E57922"/>
    <w:rsid w:val="00E71054"/>
    <w:rsid w:val="00E81C58"/>
    <w:rsid w:val="00E845A9"/>
    <w:rsid w:val="00E874C9"/>
    <w:rsid w:val="00E90409"/>
    <w:rsid w:val="00E907AB"/>
    <w:rsid w:val="00E92A14"/>
    <w:rsid w:val="00E92E18"/>
    <w:rsid w:val="00E95162"/>
    <w:rsid w:val="00EA1512"/>
    <w:rsid w:val="00EA2CCB"/>
    <w:rsid w:val="00EA475D"/>
    <w:rsid w:val="00EA5D49"/>
    <w:rsid w:val="00EB157A"/>
    <w:rsid w:val="00EB22A0"/>
    <w:rsid w:val="00EB4A78"/>
    <w:rsid w:val="00EC196C"/>
    <w:rsid w:val="00EC2636"/>
    <w:rsid w:val="00EC3BEA"/>
    <w:rsid w:val="00EC47EC"/>
    <w:rsid w:val="00EC5D1E"/>
    <w:rsid w:val="00EC7B61"/>
    <w:rsid w:val="00ED305C"/>
    <w:rsid w:val="00EE0E6C"/>
    <w:rsid w:val="00EE1964"/>
    <w:rsid w:val="00EE4885"/>
    <w:rsid w:val="00EF6DD4"/>
    <w:rsid w:val="00EF7F94"/>
    <w:rsid w:val="00F01C42"/>
    <w:rsid w:val="00F15852"/>
    <w:rsid w:val="00F2455F"/>
    <w:rsid w:val="00F26BBE"/>
    <w:rsid w:val="00F30296"/>
    <w:rsid w:val="00F313FE"/>
    <w:rsid w:val="00F3233D"/>
    <w:rsid w:val="00F33628"/>
    <w:rsid w:val="00F35B4C"/>
    <w:rsid w:val="00F4413E"/>
    <w:rsid w:val="00F4549E"/>
    <w:rsid w:val="00F53FE9"/>
    <w:rsid w:val="00F544A2"/>
    <w:rsid w:val="00F54B22"/>
    <w:rsid w:val="00F54D25"/>
    <w:rsid w:val="00F575F6"/>
    <w:rsid w:val="00F630C2"/>
    <w:rsid w:val="00F6459C"/>
    <w:rsid w:val="00F65A61"/>
    <w:rsid w:val="00F660EF"/>
    <w:rsid w:val="00F6651F"/>
    <w:rsid w:val="00F74232"/>
    <w:rsid w:val="00F815FC"/>
    <w:rsid w:val="00F82A50"/>
    <w:rsid w:val="00F92108"/>
    <w:rsid w:val="00F92734"/>
    <w:rsid w:val="00F936F9"/>
    <w:rsid w:val="00F96D70"/>
    <w:rsid w:val="00FA0313"/>
    <w:rsid w:val="00FA31AD"/>
    <w:rsid w:val="00FA38D6"/>
    <w:rsid w:val="00FA417B"/>
    <w:rsid w:val="00FA446A"/>
    <w:rsid w:val="00FA4C8B"/>
    <w:rsid w:val="00FA5411"/>
    <w:rsid w:val="00FB3ECC"/>
    <w:rsid w:val="00FB4DC4"/>
    <w:rsid w:val="00FB5239"/>
    <w:rsid w:val="00FC00B7"/>
    <w:rsid w:val="00FC05DB"/>
    <w:rsid w:val="00FC0962"/>
    <w:rsid w:val="00FC3790"/>
    <w:rsid w:val="00FC3DAD"/>
    <w:rsid w:val="00FC72DA"/>
    <w:rsid w:val="00FC7F2E"/>
    <w:rsid w:val="00FD06E0"/>
    <w:rsid w:val="00FD0A07"/>
    <w:rsid w:val="00FD7045"/>
    <w:rsid w:val="00FE2ADF"/>
    <w:rsid w:val="00FE3B32"/>
    <w:rsid w:val="00FE5093"/>
    <w:rsid w:val="00FE78E9"/>
    <w:rsid w:val="00FE7A04"/>
    <w:rsid w:val="00FF6791"/>
    <w:rsid w:val="023EDF24"/>
    <w:rsid w:val="03794210"/>
    <w:rsid w:val="05672110"/>
    <w:rsid w:val="05A0933D"/>
    <w:rsid w:val="05EB9987"/>
    <w:rsid w:val="076A9D6C"/>
    <w:rsid w:val="083678A5"/>
    <w:rsid w:val="08907B32"/>
    <w:rsid w:val="08CAB206"/>
    <w:rsid w:val="097480BA"/>
    <w:rsid w:val="0B71382B"/>
    <w:rsid w:val="0C116944"/>
    <w:rsid w:val="0C3B60C8"/>
    <w:rsid w:val="0C998C17"/>
    <w:rsid w:val="0CCBD043"/>
    <w:rsid w:val="0CE23F91"/>
    <w:rsid w:val="0D341DDA"/>
    <w:rsid w:val="0E19697C"/>
    <w:rsid w:val="0EE8AA38"/>
    <w:rsid w:val="0F435878"/>
    <w:rsid w:val="0F4CEFA7"/>
    <w:rsid w:val="0FDC6D2B"/>
    <w:rsid w:val="10F32C51"/>
    <w:rsid w:val="112607FE"/>
    <w:rsid w:val="114C36CE"/>
    <w:rsid w:val="12CB7F96"/>
    <w:rsid w:val="12E8072F"/>
    <w:rsid w:val="13746DBB"/>
    <w:rsid w:val="1387E48A"/>
    <w:rsid w:val="14170A01"/>
    <w:rsid w:val="14CBE5DA"/>
    <w:rsid w:val="14E624C1"/>
    <w:rsid w:val="14F715BF"/>
    <w:rsid w:val="165B45FC"/>
    <w:rsid w:val="1724514A"/>
    <w:rsid w:val="173B204B"/>
    <w:rsid w:val="1740A7DC"/>
    <w:rsid w:val="1939AE20"/>
    <w:rsid w:val="19E69904"/>
    <w:rsid w:val="19EC97E9"/>
    <w:rsid w:val="1A27394F"/>
    <w:rsid w:val="1A4A5CE3"/>
    <w:rsid w:val="1AFEEB14"/>
    <w:rsid w:val="1C124A52"/>
    <w:rsid w:val="1DE10DC0"/>
    <w:rsid w:val="1E07BB02"/>
    <w:rsid w:val="1F082729"/>
    <w:rsid w:val="1F51E375"/>
    <w:rsid w:val="212B4B25"/>
    <w:rsid w:val="216A481E"/>
    <w:rsid w:val="217543D4"/>
    <w:rsid w:val="21847B92"/>
    <w:rsid w:val="21AB4F06"/>
    <w:rsid w:val="21C6562E"/>
    <w:rsid w:val="21DABEAE"/>
    <w:rsid w:val="22718F16"/>
    <w:rsid w:val="227F5C67"/>
    <w:rsid w:val="228593BB"/>
    <w:rsid w:val="22A24DE2"/>
    <w:rsid w:val="23BED0DF"/>
    <w:rsid w:val="25111F2A"/>
    <w:rsid w:val="2564D10E"/>
    <w:rsid w:val="25E33856"/>
    <w:rsid w:val="26621BA7"/>
    <w:rsid w:val="26C0F781"/>
    <w:rsid w:val="26D604AD"/>
    <w:rsid w:val="26FDCED1"/>
    <w:rsid w:val="275CF55A"/>
    <w:rsid w:val="284C9FE7"/>
    <w:rsid w:val="28A09E51"/>
    <w:rsid w:val="290AD743"/>
    <w:rsid w:val="29291CB6"/>
    <w:rsid w:val="2946A36F"/>
    <w:rsid w:val="29753CD9"/>
    <w:rsid w:val="29AC432F"/>
    <w:rsid w:val="2A172E29"/>
    <w:rsid w:val="2A67FCBB"/>
    <w:rsid w:val="2B1D45CF"/>
    <w:rsid w:val="2B472741"/>
    <w:rsid w:val="2B486173"/>
    <w:rsid w:val="2B76B991"/>
    <w:rsid w:val="2C5D00C6"/>
    <w:rsid w:val="2D5EFD32"/>
    <w:rsid w:val="2DCC2C03"/>
    <w:rsid w:val="2DDECDD8"/>
    <w:rsid w:val="2E05C76E"/>
    <w:rsid w:val="2E17EC63"/>
    <w:rsid w:val="2E54E691"/>
    <w:rsid w:val="2EA6C699"/>
    <w:rsid w:val="2EA6D174"/>
    <w:rsid w:val="300EEEB3"/>
    <w:rsid w:val="30C36402"/>
    <w:rsid w:val="31908267"/>
    <w:rsid w:val="32D353E3"/>
    <w:rsid w:val="33815AB6"/>
    <w:rsid w:val="34871DB1"/>
    <w:rsid w:val="34F8EB6A"/>
    <w:rsid w:val="35BE158B"/>
    <w:rsid w:val="3601DD8A"/>
    <w:rsid w:val="36EAAFA2"/>
    <w:rsid w:val="378B67FD"/>
    <w:rsid w:val="37F67AB7"/>
    <w:rsid w:val="3809EBBB"/>
    <w:rsid w:val="3842B804"/>
    <w:rsid w:val="38D14E61"/>
    <w:rsid w:val="38FDA3D3"/>
    <w:rsid w:val="399E6709"/>
    <w:rsid w:val="3AAD933E"/>
    <w:rsid w:val="3AE7FA6F"/>
    <w:rsid w:val="3B161357"/>
    <w:rsid w:val="3BD2BADB"/>
    <w:rsid w:val="3BD38F95"/>
    <w:rsid w:val="3C66FDDF"/>
    <w:rsid w:val="3D04F7B1"/>
    <w:rsid w:val="3D149395"/>
    <w:rsid w:val="3D2D796B"/>
    <w:rsid w:val="3E9E30FC"/>
    <w:rsid w:val="3EBCEA63"/>
    <w:rsid w:val="3F4C64A4"/>
    <w:rsid w:val="3F8E0494"/>
    <w:rsid w:val="40102D68"/>
    <w:rsid w:val="4054D523"/>
    <w:rsid w:val="408AE81B"/>
    <w:rsid w:val="409A5771"/>
    <w:rsid w:val="416DD04B"/>
    <w:rsid w:val="41CD4ABF"/>
    <w:rsid w:val="41EFB028"/>
    <w:rsid w:val="43EC5006"/>
    <w:rsid w:val="442CF051"/>
    <w:rsid w:val="44843DA3"/>
    <w:rsid w:val="452F0247"/>
    <w:rsid w:val="471B5575"/>
    <w:rsid w:val="47210703"/>
    <w:rsid w:val="47DB6E02"/>
    <w:rsid w:val="47E7E655"/>
    <w:rsid w:val="47EC5468"/>
    <w:rsid w:val="48D05452"/>
    <w:rsid w:val="48ECCC62"/>
    <w:rsid w:val="492433CB"/>
    <w:rsid w:val="49773E63"/>
    <w:rsid w:val="49C3CD6C"/>
    <w:rsid w:val="49F64641"/>
    <w:rsid w:val="4A25CCD4"/>
    <w:rsid w:val="4A44DC3D"/>
    <w:rsid w:val="4AF2C9C9"/>
    <w:rsid w:val="4AF9C2A4"/>
    <w:rsid w:val="4CB1AF00"/>
    <w:rsid w:val="4D35E122"/>
    <w:rsid w:val="4D7FFA04"/>
    <w:rsid w:val="4DA623C8"/>
    <w:rsid w:val="4DB48A92"/>
    <w:rsid w:val="4F2200C9"/>
    <w:rsid w:val="4F3684F3"/>
    <w:rsid w:val="50D141C7"/>
    <w:rsid w:val="517BF11E"/>
    <w:rsid w:val="526C2122"/>
    <w:rsid w:val="528E1B5D"/>
    <w:rsid w:val="53111506"/>
    <w:rsid w:val="540AE8B9"/>
    <w:rsid w:val="551A45FD"/>
    <w:rsid w:val="553837D4"/>
    <w:rsid w:val="55FA1FF3"/>
    <w:rsid w:val="5677A13E"/>
    <w:rsid w:val="56C8FF9A"/>
    <w:rsid w:val="57D78E6F"/>
    <w:rsid w:val="582B3BF9"/>
    <w:rsid w:val="58AC8876"/>
    <w:rsid w:val="58AD9574"/>
    <w:rsid w:val="58C5B0D3"/>
    <w:rsid w:val="58EC585D"/>
    <w:rsid w:val="58FA1B6B"/>
    <w:rsid w:val="59645C9D"/>
    <w:rsid w:val="596DB366"/>
    <w:rsid w:val="59B2F299"/>
    <w:rsid w:val="5ADC9B59"/>
    <w:rsid w:val="5B0248CA"/>
    <w:rsid w:val="5B0BC6F5"/>
    <w:rsid w:val="5B563B81"/>
    <w:rsid w:val="5BA0565E"/>
    <w:rsid w:val="5BEF4A47"/>
    <w:rsid w:val="5C505152"/>
    <w:rsid w:val="5CD251ED"/>
    <w:rsid w:val="5D84F7DE"/>
    <w:rsid w:val="5D8C630C"/>
    <w:rsid w:val="5DE71A20"/>
    <w:rsid w:val="5DEC21B3"/>
    <w:rsid w:val="5E4AAD90"/>
    <w:rsid w:val="5EBC372F"/>
    <w:rsid w:val="5EC9F4CD"/>
    <w:rsid w:val="5F6BDB92"/>
    <w:rsid w:val="5F85C6C2"/>
    <w:rsid w:val="5FD2DD0D"/>
    <w:rsid w:val="60588016"/>
    <w:rsid w:val="6073C781"/>
    <w:rsid w:val="607507C7"/>
    <w:rsid w:val="60847E7F"/>
    <w:rsid w:val="6101D869"/>
    <w:rsid w:val="615259FB"/>
    <w:rsid w:val="619A73E3"/>
    <w:rsid w:val="61C6D730"/>
    <w:rsid w:val="621775A7"/>
    <w:rsid w:val="626DFF72"/>
    <w:rsid w:val="62F787AE"/>
    <w:rsid w:val="63286B14"/>
    <w:rsid w:val="6351CB89"/>
    <w:rsid w:val="638E5A45"/>
    <w:rsid w:val="63E0D169"/>
    <w:rsid w:val="64C6D50E"/>
    <w:rsid w:val="64F6FF5B"/>
    <w:rsid w:val="658D5EC6"/>
    <w:rsid w:val="66600BD6"/>
    <w:rsid w:val="679B66F6"/>
    <w:rsid w:val="68A94DF0"/>
    <w:rsid w:val="68C1D85A"/>
    <w:rsid w:val="68DA0E35"/>
    <w:rsid w:val="691CCEF7"/>
    <w:rsid w:val="6939151E"/>
    <w:rsid w:val="69822D87"/>
    <w:rsid w:val="698D3057"/>
    <w:rsid w:val="6A5A8C25"/>
    <w:rsid w:val="6AD983D6"/>
    <w:rsid w:val="6C81D225"/>
    <w:rsid w:val="6D03D3BB"/>
    <w:rsid w:val="6D25BC03"/>
    <w:rsid w:val="6D39222C"/>
    <w:rsid w:val="6D410FB2"/>
    <w:rsid w:val="6DAC19E6"/>
    <w:rsid w:val="6ED36629"/>
    <w:rsid w:val="6F4E6D68"/>
    <w:rsid w:val="6FD79E4D"/>
    <w:rsid w:val="706F368A"/>
    <w:rsid w:val="71A8B949"/>
    <w:rsid w:val="721FDDCD"/>
    <w:rsid w:val="7243285B"/>
    <w:rsid w:val="725D044D"/>
    <w:rsid w:val="725D3040"/>
    <w:rsid w:val="72968170"/>
    <w:rsid w:val="732C1F02"/>
    <w:rsid w:val="73653EFF"/>
    <w:rsid w:val="7375B582"/>
    <w:rsid w:val="741DD08A"/>
    <w:rsid w:val="7494D190"/>
    <w:rsid w:val="74F2ABA3"/>
    <w:rsid w:val="758ECB95"/>
    <w:rsid w:val="75A91CCE"/>
    <w:rsid w:val="75C081A3"/>
    <w:rsid w:val="75FF392A"/>
    <w:rsid w:val="764D39C0"/>
    <w:rsid w:val="769101BF"/>
    <w:rsid w:val="76A1D7EF"/>
    <w:rsid w:val="77606BB3"/>
    <w:rsid w:val="77EF2EB7"/>
    <w:rsid w:val="786ED87A"/>
    <w:rsid w:val="78FB46B3"/>
    <w:rsid w:val="7900617C"/>
    <w:rsid w:val="790E8344"/>
    <w:rsid w:val="7A1BAD19"/>
    <w:rsid w:val="7A1D40B0"/>
    <w:rsid w:val="7A1F92BA"/>
    <w:rsid w:val="7A636594"/>
    <w:rsid w:val="7A6BAD29"/>
    <w:rsid w:val="7AE9FD25"/>
    <w:rsid w:val="7B341D3B"/>
    <w:rsid w:val="7BB11EFF"/>
    <w:rsid w:val="7BBE41D9"/>
    <w:rsid w:val="7BC28615"/>
    <w:rsid w:val="7BEBC4F1"/>
    <w:rsid w:val="7D09D44E"/>
    <w:rsid w:val="7D4105E0"/>
    <w:rsid w:val="7D534DDB"/>
    <w:rsid w:val="7D9D4BFB"/>
    <w:rsid w:val="7DE4E3E5"/>
    <w:rsid w:val="7E52FA91"/>
    <w:rsid w:val="7E686409"/>
    <w:rsid w:val="7FA6B5A6"/>
    <w:rsid w:val="7FEAE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address"/>
  <w:smartTagType w:namespaceuri="urn:schemas-microsoft-com:office:smarttags" w:name="PlaceType"/>
  <w:shapeDefaults>
    <o:shapedefaults v:ext="edit" spidmax="2049">
      <o:colormru v:ext="edit" colors="#7fa8cc"/>
    </o:shapedefaults>
    <o:shapelayout v:ext="edit">
      <o:idmap v:ext="edit" data="1"/>
    </o:shapelayout>
  </w:shapeDefaults>
  <w:decimalSymbol w:val="."/>
  <w:listSeparator w:val=","/>
  <w14:docId w14:val="2663CB0D"/>
  <w15:chartTrackingRefBased/>
  <w15:docId w15:val="{24F2643A-2CD1-482B-826B-09B72922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054"/>
    <w:pPr>
      <w:tabs>
        <w:tab w:val="left" w:pos="360"/>
      </w:tabs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E78E9"/>
    <w:pPr>
      <w:keepNext/>
      <w:numPr>
        <w:numId w:val="1"/>
      </w:numPr>
      <w:shd w:val="solid" w:color="C00000" w:fill="C00000"/>
      <w:spacing w:before="240" w:after="60"/>
      <w:outlineLvl w:val="0"/>
    </w:pPr>
    <w:rPr>
      <w:rFonts w:ascii="Century Gothic" w:hAnsi="Century Gothic"/>
      <w:b/>
      <w:smallCaps/>
      <w:kern w:val="28"/>
      <w:sz w:val="28"/>
    </w:rPr>
  </w:style>
  <w:style w:type="paragraph" w:styleId="Heading2">
    <w:name w:val="heading 2"/>
    <w:basedOn w:val="Normal"/>
    <w:next w:val="Normal"/>
    <w:qFormat/>
    <w:rsid w:val="009C560E"/>
    <w:pPr>
      <w:keepNext/>
      <w:numPr>
        <w:ilvl w:val="1"/>
        <w:numId w:val="1"/>
      </w:numPr>
      <w:shd w:val="solid" w:color="FDE9D9" w:themeColor="accent6" w:themeTint="33" w:fill="auto"/>
      <w:tabs>
        <w:tab w:val="clear" w:pos="360"/>
        <w:tab w:val="left" w:pos="426"/>
      </w:tabs>
      <w:spacing w:before="120" w:after="180"/>
      <w:outlineLvl w:val="1"/>
    </w:pPr>
    <w:rPr>
      <w:rFonts w:ascii="Century Gothic Bold" w:hAnsi="Century Gothic Bold"/>
      <w:b/>
      <w:bCs/>
      <w:smallCap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sid w:val="00604542"/>
    <w:pPr>
      <w:keepNext/>
      <w:numPr>
        <w:ilvl w:val="2"/>
        <w:numId w:val="1"/>
      </w:numPr>
      <w:spacing w:before="60" w:after="100"/>
      <w:outlineLvl w:val="2"/>
    </w:pPr>
    <w:rPr>
      <w:rFonts w:ascii="Century Gothic Bold" w:hAnsi="Century Gothic Bold"/>
      <w:b/>
      <w:bCs/>
      <w:sz w:val="20"/>
    </w:rPr>
  </w:style>
  <w:style w:type="paragraph" w:styleId="Heading4">
    <w:name w:val="heading 4"/>
    <w:aliases w:val="Style Heading 4"/>
    <w:basedOn w:val="Normal"/>
    <w:next w:val="Normal"/>
    <w:qFormat/>
    <w:rsid w:val="002853B4"/>
    <w:pPr>
      <w:keepNext/>
      <w:numPr>
        <w:ilvl w:val="3"/>
        <w:numId w:val="1"/>
      </w:numPr>
      <w:spacing w:before="240" w:after="60"/>
      <w:outlineLvl w:val="3"/>
    </w:pPr>
    <w:rPr>
      <w:rFonts w:ascii="Century Gothic" w:hAnsi="Century Gothic"/>
      <w:b/>
      <w:i/>
      <w:sz w:val="20"/>
    </w:rPr>
  </w:style>
  <w:style w:type="paragraph" w:styleId="Heading5">
    <w:name w:val="heading 5"/>
    <w:basedOn w:val="Normal"/>
    <w:next w:val="Normal"/>
    <w:qFormat/>
    <w:rsid w:val="002853B4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2853B4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2853B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2853B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2853B4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F01C42"/>
    <w:rPr>
      <w:sz w:val="24"/>
      <w:lang w:val="en-US" w:eastAsia="en-US" w:bidi="ar-SA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NormList">
    <w:name w:val="NormList"/>
    <w:basedOn w:val="Normal"/>
    <w:pPr>
      <w:spacing w:after="40"/>
      <w:ind w:left="1080" w:hanging="360"/>
    </w:pPr>
    <w:rPr>
      <w:sz w:val="22"/>
    </w:rPr>
  </w:style>
  <w:style w:type="paragraph" w:styleId="BodyText">
    <w:name w:val="Body Text"/>
    <w:basedOn w:val="Normal"/>
    <w:link w:val="BodyTextChar"/>
    <w:pPr>
      <w:tabs>
        <w:tab w:val="clear" w:pos="360"/>
      </w:tabs>
    </w:pPr>
    <w:rPr>
      <w:i/>
      <w:color w:val="0000FF"/>
    </w:rPr>
  </w:style>
  <w:style w:type="character" w:customStyle="1" w:styleId="BodyTextChar">
    <w:name w:val="Body Text Char"/>
    <w:link w:val="BodyText"/>
    <w:rsid w:val="00F01C42"/>
    <w:rPr>
      <w:i/>
      <w:color w:val="0000FF"/>
      <w:sz w:val="24"/>
      <w:lang w:val="en-US" w:eastAsia="en-US" w:bidi="ar-SA"/>
    </w:rPr>
  </w:style>
  <w:style w:type="paragraph" w:customStyle="1" w:styleId="Heading15">
    <w:name w:val="Heading 1.5"/>
    <w:basedOn w:val="Heading1"/>
    <w:next w:val="Normal"/>
    <w:pPr>
      <w:outlineLvl w:val="9"/>
    </w:pPr>
  </w:style>
  <w:style w:type="paragraph" w:customStyle="1" w:styleId="Heading25">
    <w:name w:val="Heading 2.5"/>
    <w:basedOn w:val="Heading2"/>
    <w:next w:val="Normal"/>
    <w:pPr>
      <w:outlineLvl w:val="9"/>
    </w:pPr>
  </w:style>
  <w:style w:type="paragraph" w:styleId="TOC1">
    <w:name w:val="toc 1"/>
    <w:basedOn w:val="Normal"/>
    <w:next w:val="Normal"/>
    <w:autoRedefine/>
    <w:uiPriority w:val="39"/>
    <w:pPr>
      <w:tabs>
        <w:tab w:val="clear" w:pos="360"/>
        <w:tab w:val="right" w:leader="dot" w:pos="8640"/>
      </w:tabs>
      <w:spacing w:before="120" w:after="120"/>
    </w:pPr>
    <w:rPr>
      <w:b/>
      <w:caps/>
      <w:sz w:val="20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360"/>
        <w:tab w:val="right" w:leader="dot" w:pos="8640"/>
      </w:tabs>
    </w:pPr>
    <w:rPr>
      <w:smallCaps/>
      <w:sz w:val="20"/>
    </w:rPr>
  </w:style>
  <w:style w:type="paragraph" w:styleId="TOC3">
    <w:name w:val="toc 3"/>
    <w:basedOn w:val="Normal"/>
    <w:next w:val="Normal"/>
    <w:uiPriority w:val="39"/>
    <w:rsid w:val="009E7F75"/>
    <w:pPr>
      <w:tabs>
        <w:tab w:val="clear" w:pos="360"/>
      </w:tabs>
      <w:ind w:left="480"/>
    </w:pPr>
    <w:rPr>
      <w:rFonts w:ascii="Century Gothic" w:hAnsi="Century Gothic"/>
      <w:sz w:val="20"/>
    </w:rPr>
  </w:style>
  <w:style w:type="paragraph" w:styleId="TOC4">
    <w:name w:val="toc 4"/>
    <w:basedOn w:val="Normal"/>
    <w:next w:val="Normal"/>
    <w:autoRedefine/>
    <w:semiHidden/>
    <w:rsid w:val="00B602EA"/>
    <w:pPr>
      <w:tabs>
        <w:tab w:val="clear" w:pos="360"/>
      </w:tabs>
      <w:ind w:left="720"/>
    </w:pPr>
    <w:rPr>
      <w:rFonts w:ascii="Century Gothic" w:hAnsi="Century Gothic"/>
      <w:i/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360"/>
      </w:tabs>
      <w:ind w:left="960"/>
    </w:pPr>
  </w:style>
  <w:style w:type="paragraph" w:styleId="TOC6">
    <w:name w:val="toc 6"/>
    <w:basedOn w:val="Normal"/>
    <w:next w:val="Normal"/>
    <w:autoRedefine/>
    <w:semiHidden/>
    <w:pPr>
      <w:tabs>
        <w:tab w:val="clear" w:pos="360"/>
      </w:tabs>
      <w:ind w:left="1200"/>
    </w:pPr>
  </w:style>
  <w:style w:type="paragraph" w:styleId="TOC7">
    <w:name w:val="toc 7"/>
    <w:basedOn w:val="Normal"/>
    <w:next w:val="Normal"/>
    <w:autoRedefine/>
    <w:semiHidden/>
    <w:pPr>
      <w:tabs>
        <w:tab w:val="clear" w:pos="360"/>
      </w:tabs>
      <w:ind w:left="1440"/>
    </w:pPr>
  </w:style>
  <w:style w:type="paragraph" w:styleId="TOC8">
    <w:name w:val="toc 8"/>
    <w:basedOn w:val="Normal"/>
    <w:next w:val="Normal"/>
    <w:autoRedefine/>
    <w:semiHidden/>
    <w:pPr>
      <w:tabs>
        <w:tab w:val="clear" w:pos="360"/>
      </w:tabs>
      <w:ind w:left="1680"/>
    </w:pPr>
  </w:style>
  <w:style w:type="paragraph" w:styleId="TOC9">
    <w:name w:val="toc 9"/>
    <w:basedOn w:val="Normal"/>
    <w:next w:val="Normal"/>
    <w:autoRedefine/>
    <w:semiHidden/>
    <w:pPr>
      <w:tabs>
        <w:tab w:val="clear" w:pos="360"/>
      </w:tabs>
      <w:ind w:left="1920"/>
    </w:pPr>
  </w:style>
  <w:style w:type="paragraph" w:customStyle="1" w:styleId="template">
    <w:name w:val="template"/>
    <w:basedOn w:val="Normal"/>
    <w:pPr>
      <w:tabs>
        <w:tab w:val="clear" w:pos="360"/>
      </w:tabs>
      <w:spacing w:line="240" w:lineRule="exact"/>
    </w:pPr>
    <w:rPr>
      <w:rFonts w:ascii="Arial" w:hAnsi="Arial"/>
      <w:i/>
      <w:sz w:val="22"/>
      <w:lang w:eastAsia="zh-CN"/>
    </w:rPr>
  </w:style>
  <w:style w:type="paragraph" w:customStyle="1" w:styleId="level2bullet">
    <w:name w:val="level 2 bullet"/>
    <w:basedOn w:val="Normal"/>
    <w:pPr>
      <w:tabs>
        <w:tab w:val="clear" w:pos="360"/>
        <w:tab w:val="left" w:pos="720"/>
        <w:tab w:val="left" w:pos="5760"/>
      </w:tabs>
      <w:ind w:left="576" w:hanging="288"/>
    </w:pPr>
    <w:rPr>
      <w:color w:val="000000"/>
    </w:rPr>
  </w:style>
  <w:style w:type="paragraph" w:customStyle="1" w:styleId="lev2">
    <w:name w:val="lev2"/>
    <w:basedOn w:val="Normal"/>
    <w:pPr>
      <w:tabs>
        <w:tab w:val="clear" w:pos="360"/>
        <w:tab w:val="left" w:pos="720"/>
        <w:tab w:val="left" w:pos="5760"/>
      </w:tabs>
      <w:spacing w:after="100"/>
      <w:ind w:left="360" w:right="720"/>
    </w:pPr>
    <w:rPr>
      <w:b/>
      <w:color w:val="000000"/>
      <w:u w:val="single"/>
    </w:rPr>
  </w:style>
  <w:style w:type="paragraph" w:customStyle="1" w:styleId="lev3">
    <w:name w:val="lev3"/>
    <w:basedOn w:val="Heading4"/>
    <w:pPr>
      <w:keepNext w:val="0"/>
      <w:numPr>
        <w:ilvl w:val="0"/>
        <w:numId w:val="0"/>
      </w:numPr>
      <w:tabs>
        <w:tab w:val="clear" w:pos="360"/>
        <w:tab w:val="left" w:pos="720"/>
        <w:tab w:val="left" w:pos="5760"/>
      </w:tabs>
      <w:spacing w:before="40" w:after="100"/>
      <w:ind w:left="1440" w:right="720"/>
      <w:outlineLvl w:val="9"/>
    </w:pPr>
    <w:rPr>
      <w:i w:val="0"/>
      <w:color w:val="000000"/>
      <w:u w:val="single"/>
    </w:rPr>
  </w:style>
  <w:style w:type="paragraph" w:customStyle="1" w:styleId="level2bullet0">
    <w:name w:val="level 2 bullet0"/>
    <w:basedOn w:val="Normal"/>
    <w:pPr>
      <w:numPr>
        <w:numId w:val="2"/>
      </w:numPr>
      <w:tabs>
        <w:tab w:val="left" w:pos="720"/>
        <w:tab w:val="left" w:pos="1260"/>
        <w:tab w:val="left" w:pos="5760"/>
        <w:tab w:val="left" w:pos="5940"/>
        <w:tab w:val="left" w:pos="6300"/>
      </w:tabs>
      <w:ind w:right="720"/>
    </w:pPr>
    <w:rPr>
      <w:color w:val="000000"/>
    </w:rPr>
  </w:style>
  <w:style w:type="paragraph" w:customStyle="1" w:styleId="lev1">
    <w:name w:val="lev1"/>
    <w:basedOn w:val="Normal"/>
    <w:pPr>
      <w:tabs>
        <w:tab w:val="clear" w:pos="360"/>
        <w:tab w:val="left" w:pos="720"/>
        <w:tab w:val="left" w:pos="5760"/>
      </w:tabs>
      <w:spacing w:after="300"/>
      <w:ind w:right="720"/>
    </w:pPr>
    <w:rPr>
      <w:b/>
      <w:color w:val="000000"/>
      <w:sz w:val="28"/>
    </w:rPr>
  </w:style>
  <w:style w:type="paragraph" w:styleId="NormalWeb">
    <w:name w:val="Normal (Web)"/>
    <w:basedOn w:val="Normal"/>
    <w:pPr>
      <w:tabs>
        <w:tab w:val="clear" w:pos="360"/>
      </w:tabs>
      <w:spacing w:before="100" w:beforeAutospacing="1" w:after="100" w:afterAutospacing="1"/>
    </w:pPr>
    <w:rPr>
      <w:rFonts w:eastAsia="SimSun"/>
      <w:szCs w:val="24"/>
      <w:lang w:eastAsia="zh-C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Style1">
    <w:name w:val="Style1"/>
    <w:basedOn w:val="Normal"/>
    <w:pPr>
      <w:numPr>
        <w:numId w:val="3"/>
      </w:numPr>
    </w:pPr>
  </w:style>
  <w:style w:type="paragraph" w:customStyle="1" w:styleId="level4">
    <w:name w:val="level 4"/>
    <w:basedOn w:val="Normal"/>
    <w:pPr>
      <w:tabs>
        <w:tab w:val="clear" w:pos="360"/>
      </w:tabs>
      <w:spacing w:before="120" w:after="120" w:line="240" w:lineRule="exact"/>
      <w:ind w:left="634"/>
    </w:pPr>
    <w:rPr>
      <w:rFonts w:ascii="Times" w:hAnsi="Times"/>
      <w:lang w:eastAsia="zh-CN"/>
    </w:rPr>
  </w:style>
  <w:style w:type="paragraph" w:customStyle="1" w:styleId="Style2bullet">
    <w:name w:val="Style2 bullet"/>
    <w:basedOn w:val="Header"/>
    <w:pPr>
      <w:numPr>
        <w:numId w:val="4"/>
      </w:numPr>
      <w:tabs>
        <w:tab w:val="clear" w:pos="4320"/>
        <w:tab w:val="clear" w:pos="8640"/>
      </w:tabs>
    </w:pPr>
  </w:style>
  <w:style w:type="paragraph" w:customStyle="1" w:styleId="level3text">
    <w:name w:val="level 3 text"/>
    <w:basedOn w:val="Normal"/>
    <w:pPr>
      <w:tabs>
        <w:tab w:val="clear" w:pos="360"/>
      </w:tabs>
      <w:spacing w:line="220" w:lineRule="exact"/>
      <w:ind w:left="1350" w:hanging="716"/>
    </w:pPr>
    <w:rPr>
      <w:rFonts w:ascii="Arial" w:hAnsi="Arial"/>
      <w:i/>
      <w:sz w:val="22"/>
      <w:lang w:eastAsia="zh-CN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Main-Heading">
    <w:name w:val="Main-Heading"/>
    <w:basedOn w:val="Normal"/>
    <w:next w:val="Body-Text"/>
    <w:pPr>
      <w:tabs>
        <w:tab w:val="clear" w:pos="360"/>
        <w:tab w:val="num" w:pos="720"/>
      </w:tabs>
      <w:spacing w:before="240" w:after="240"/>
      <w:ind w:left="720" w:hanging="720"/>
    </w:pPr>
    <w:rPr>
      <w:rFonts w:ascii="Century Gothic" w:hAnsi="Century Gothic"/>
      <w:b/>
      <w:szCs w:val="24"/>
    </w:rPr>
  </w:style>
  <w:style w:type="paragraph" w:customStyle="1" w:styleId="Body-Text">
    <w:name w:val="Body-Text"/>
    <w:basedOn w:val="Normal"/>
    <w:pPr>
      <w:tabs>
        <w:tab w:val="clear" w:pos="360"/>
      </w:tabs>
      <w:ind w:left="720"/>
      <w:jc w:val="both"/>
    </w:pPr>
    <w:rPr>
      <w:rFonts w:ascii="Century Gothic" w:hAnsi="Century Gothic"/>
      <w:sz w:val="20"/>
    </w:rPr>
  </w:style>
  <w:style w:type="paragraph" w:customStyle="1" w:styleId="2ndLevel-Heading">
    <w:name w:val="2nd Level-Heading"/>
    <w:basedOn w:val="Normal"/>
    <w:next w:val="Body-Text"/>
    <w:pPr>
      <w:tabs>
        <w:tab w:val="clear" w:pos="360"/>
        <w:tab w:val="num" w:pos="720"/>
      </w:tabs>
      <w:spacing w:before="240" w:after="240"/>
      <w:ind w:left="720" w:hanging="720"/>
    </w:pPr>
    <w:rPr>
      <w:rFonts w:ascii="Century Gothic" w:hAnsi="Century Gothic"/>
      <w:b/>
      <w:sz w:val="22"/>
      <w:szCs w:val="22"/>
    </w:rPr>
  </w:style>
  <w:style w:type="paragraph" w:customStyle="1" w:styleId="3rdLevel-Heading">
    <w:name w:val="3rd Level-Heading"/>
    <w:basedOn w:val="Normal"/>
    <w:next w:val="Body-Text"/>
    <w:pPr>
      <w:numPr>
        <w:ilvl w:val="2"/>
        <w:numId w:val="5"/>
      </w:numPr>
      <w:tabs>
        <w:tab w:val="clear" w:pos="360"/>
      </w:tabs>
      <w:spacing w:before="240" w:after="240"/>
    </w:pPr>
    <w:rPr>
      <w:rFonts w:ascii="Century Gothic" w:hAnsi="Century Gothic"/>
      <w:b/>
      <w:caps/>
      <w:sz w:val="20"/>
    </w:rPr>
  </w:style>
  <w:style w:type="paragraph" w:styleId="Caption">
    <w:name w:val="caption"/>
    <w:basedOn w:val="Normal"/>
    <w:next w:val="Normal"/>
    <w:qFormat/>
    <w:pPr>
      <w:tabs>
        <w:tab w:val="clear" w:pos="360"/>
      </w:tabs>
      <w:jc w:val="right"/>
    </w:pPr>
    <w:rPr>
      <w:rFonts w:ascii="Century Gothic" w:hAnsi="Century Gothic"/>
      <w:b/>
      <w:caps/>
      <w:sz w:val="40"/>
      <w:lang w:val="en-GB"/>
    </w:rPr>
  </w:style>
  <w:style w:type="paragraph" w:customStyle="1" w:styleId="Heading0">
    <w:name w:val="Heading 0"/>
    <w:pPr>
      <w:spacing w:before="120"/>
    </w:pPr>
    <w:rPr>
      <w:rFonts w:ascii="Century Gothic" w:hAnsi="Century Gothic"/>
      <w:b/>
      <w:bCs/>
      <w:sz w:val="24"/>
      <w:lang w:val="en-US" w:eastAsia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"/>
    <w:pPr>
      <w:numPr>
        <w:numId w:val="6"/>
      </w:numPr>
      <w:tabs>
        <w:tab w:val="clear" w:pos="360"/>
        <w:tab w:val="clear" w:pos="720"/>
      </w:tabs>
      <w:autoSpaceDE w:val="0"/>
      <w:autoSpaceDN w:val="0"/>
      <w:spacing w:after="240"/>
      <w:ind w:hanging="360"/>
    </w:pPr>
    <w:rPr>
      <w:rFonts w:ascii="Century Gothic" w:hAnsi="Century Gothic"/>
      <w:sz w:val="20"/>
      <w:lang w:val="en-CA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StyleBodyTextCenturyGothic10ptNotItalicBlack">
    <w:name w:val="Style Body Text + Century Gothic 10 pt Not Italic Black"/>
    <w:basedOn w:val="BodyText"/>
    <w:autoRedefine/>
    <w:rsid w:val="00E46DEE"/>
    <w:pPr>
      <w:spacing w:after="60"/>
      <w:ind w:left="360" w:hanging="360"/>
      <w:jc w:val="both"/>
    </w:pPr>
    <w:rPr>
      <w:rFonts w:ascii="Century Gothic" w:hAnsi="Century Gothic"/>
      <w:i w:val="0"/>
      <w:iCs/>
      <w:color w:val="000000"/>
      <w:sz w:val="20"/>
    </w:rPr>
  </w:style>
  <w:style w:type="paragraph" w:customStyle="1" w:styleId="StyleListBulletCenturyGothic11ptBlackBefore4ptAf">
    <w:name w:val="Style List Bullet + Century Gothic 11 pt Black Before:  4 pt Af..."/>
    <w:basedOn w:val="Normal"/>
    <w:rsid w:val="008D2EFC"/>
    <w:pPr>
      <w:numPr>
        <w:ilvl w:val="2"/>
        <w:numId w:val="8"/>
      </w:numPr>
      <w:tabs>
        <w:tab w:val="clear" w:pos="360"/>
      </w:tabs>
    </w:pPr>
  </w:style>
  <w:style w:type="paragraph" w:customStyle="1" w:styleId="StyleBodyTextCenturyGothic10ptNotItalicAuto">
    <w:name w:val="Style Body Text + Century Gothic 10 pt Not Italic Auto"/>
    <w:basedOn w:val="BodyText"/>
    <w:autoRedefine/>
    <w:rsid w:val="002752CB"/>
    <w:pPr>
      <w:spacing w:after="100" w:afterAutospacing="1"/>
      <w:jc w:val="both"/>
    </w:pPr>
    <w:rPr>
      <w:rFonts w:ascii="Century Gothic" w:hAnsi="Century Gothic"/>
      <w:b/>
      <w:bCs/>
      <w:i w:val="0"/>
      <w:iCs/>
      <w:color w:val="auto"/>
      <w:sz w:val="20"/>
    </w:rPr>
  </w:style>
  <w:style w:type="paragraph" w:customStyle="1" w:styleId="BulletedListCG">
    <w:name w:val="Bulleted List CG"/>
    <w:basedOn w:val="Normal"/>
    <w:rsid w:val="00A82B81"/>
    <w:pPr>
      <w:numPr>
        <w:numId w:val="9"/>
      </w:numPr>
    </w:pPr>
    <w:rPr>
      <w:rFonts w:ascii="Century Gothic" w:hAnsi="Century Gothic"/>
      <w:sz w:val="20"/>
    </w:rPr>
  </w:style>
  <w:style w:type="paragraph" w:customStyle="1" w:styleId="StyleHeading3CenturyGothicBoldNotBoldSmallcaps">
    <w:name w:val="Style Heading 3 + Century Gothic Bold Not Bold Small caps"/>
    <w:basedOn w:val="Heading3"/>
    <w:autoRedefine/>
    <w:rsid w:val="00DC4B76"/>
    <w:rPr>
      <w:caps/>
    </w:rPr>
  </w:style>
  <w:style w:type="paragraph" w:customStyle="1" w:styleId="Default">
    <w:name w:val="Default"/>
    <w:rsid w:val="00492723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n-US" w:eastAsia="en-US"/>
    </w:rPr>
  </w:style>
  <w:style w:type="paragraph" w:styleId="ListParagraph">
    <w:name w:val="List Paragraph"/>
    <w:aliases w:val="AB List 1,Bullet Points,List Paragraph1,ProcessA"/>
    <w:basedOn w:val="Normal"/>
    <w:link w:val="ListParagraphChar"/>
    <w:uiPriority w:val="34"/>
    <w:qFormat/>
    <w:rsid w:val="00F01C42"/>
    <w:pPr>
      <w:ind w:left="720"/>
    </w:pPr>
  </w:style>
  <w:style w:type="paragraph" w:styleId="TOCHeading">
    <w:name w:val="TOC Heading"/>
    <w:basedOn w:val="Heading1"/>
    <w:next w:val="Normal"/>
    <w:qFormat/>
    <w:rsid w:val="00F01C42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="Cambria" w:eastAsia="MS Gothic" w:hAnsi="Cambria"/>
      <w:bCs/>
      <w:smallCaps w:val="0"/>
      <w:color w:val="365F91"/>
      <w:kern w:val="0"/>
      <w:szCs w:val="28"/>
      <w:lang w:eastAsia="ja-JP"/>
    </w:rPr>
  </w:style>
  <w:style w:type="character" w:styleId="Strong">
    <w:name w:val="Strong"/>
    <w:qFormat/>
    <w:rsid w:val="00F01C42"/>
    <w:rPr>
      <w:b/>
      <w:bCs/>
    </w:rPr>
  </w:style>
  <w:style w:type="paragraph" w:customStyle="1" w:styleId="StyleAfter3pt">
    <w:name w:val="Style After:  3 pt"/>
    <w:basedOn w:val="Normal"/>
    <w:autoRedefine/>
    <w:rsid w:val="00F01C42"/>
  </w:style>
  <w:style w:type="paragraph" w:customStyle="1" w:styleId="StyleBodyTextCenturyGothic10ptBoldNotItalicAutoAf">
    <w:name w:val="Style Body Text + Century Gothic 10 pt Bold Not Italic Auto Af..."/>
    <w:basedOn w:val="BodyText"/>
    <w:autoRedefine/>
    <w:rsid w:val="00F01C42"/>
    <w:pPr>
      <w:spacing w:after="60"/>
    </w:pPr>
    <w:rPr>
      <w:rFonts w:ascii="Century Gothic" w:hAnsi="Century Gothic"/>
      <w:b/>
      <w:bCs/>
      <w:i w:val="0"/>
      <w:color w:val="auto"/>
      <w:sz w:val="20"/>
    </w:rPr>
  </w:style>
  <w:style w:type="paragraph" w:customStyle="1" w:styleId="StyleBodyTextCenturyGothic10ptNotItalic">
    <w:name w:val="Style Body Text + Century Gothic 10 pt Not Italic"/>
    <w:basedOn w:val="BodyText"/>
    <w:autoRedefine/>
    <w:rsid w:val="00F01C42"/>
    <w:rPr>
      <w:rFonts w:ascii="Century Gothic" w:hAnsi="Century Gothic"/>
      <w:i w:val="0"/>
      <w:color w:val="auto"/>
      <w:sz w:val="20"/>
    </w:rPr>
  </w:style>
  <w:style w:type="paragraph" w:customStyle="1" w:styleId="StyleBodyTextCenturyGothic10ptNotItalicAutoJustified">
    <w:name w:val="Style Body Text + Century Gothic 10 pt Not Italic Auto Justified"/>
    <w:basedOn w:val="BodyText"/>
    <w:autoRedefine/>
    <w:rsid w:val="00F01C42"/>
    <w:pPr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Caption18ptBlackLeft01cmBefore6ptAfter">
    <w:name w:val="Style Caption + 18 pt Black Left:  0.1 cm Before:  6 pt After: ..."/>
    <w:basedOn w:val="Caption"/>
    <w:autoRedefine/>
    <w:rsid w:val="00F01C42"/>
    <w:pPr>
      <w:spacing w:before="120" w:after="60"/>
      <w:ind w:left="57"/>
    </w:pPr>
    <w:rPr>
      <w:bCs/>
      <w:color w:val="000000"/>
      <w:sz w:val="36"/>
    </w:rPr>
  </w:style>
  <w:style w:type="paragraph" w:customStyle="1" w:styleId="StyleBodyTextCenturyGothic10ptNotItalicAutoAfter">
    <w:name w:val="Style Body Text + Century Gothic 10 pt Not Italic Auto After:  ..."/>
    <w:basedOn w:val="BodyText"/>
    <w:autoRedefine/>
    <w:rsid w:val="00F01C42"/>
    <w:pPr>
      <w:spacing w:after="60"/>
    </w:pPr>
    <w:rPr>
      <w:rFonts w:ascii="Century Gothic" w:hAnsi="Century Gothic"/>
      <w:i w:val="0"/>
      <w:color w:val="auto"/>
      <w:sz w:val="20"/>
    </w:rPr>
  </w:style>
  <w:style w:type="paragraph" w:customStyle="1" w:styleId="StyleBodyTextCenturyGothic8ptNotItalic">
    <w:name w:val="Style Body Text + Century Gothic 8 pt Not Italic"/>
    <w:basedOn w:val="BodyText"/>
    <w:autoRedefine/>
    <w:rsid w:val="00F01C42"/>
    <w:rPr>
      <w:rFonts w:ascii="Century Gothic" w:hAnsi="Century Gothic"/>
      <w:i w:val="0"/>
      <w:color w:val="auto"/>
      <w:sz w:val="16"/>
    </w:rPr>
  </w:style>
  <w:style w:type="character" w:customStyle="1" w:styleId="st">
    <w:name w:val="st"/>
    <w:rsid w:val="00F01C42"/>
  </w:style>
  <w:style w:type="paragraph" w:customStyle="1" w:styleId="Style2">
    <w:name w:val="Style2"/>
    <w:basedOn w:val="StyleHeading3CenturyGothicBoldNotBoldSmallcaps"/>
    <w:rsid w:val="00FD0A07"/>
  </w:style>
  <w:style w:type="paragraph" w:customStyle="1" w:styleId="StyleBodyTextCenturyGothic10ptNotItalicAutoAfter1">
    <w:name w:val="Style Body Text + Century Gothic 10 pt Not Italic Auto After:  ...1"/>
    <w:basedOn w:val="BodyText"/>
    <w:rsid w:val="00C7638B"/>
    <w:pPr>
      <w:spacing w:after="100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BodyTextCenturyGothic10ptNotItalicAutoAfter2">
    <w:name w:val="Style Body Text + Century Gothic 10 pt Not Italic Auto After:  ...2"/>
    <w:basedOn w:val="BodyText"/>
    <w:rsid w:val="00C7638B"/>
    <w:pPr>
      <w:spacing w:after="100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BodyTextCenturyGothic10ptNotItalicAutoAfter3">
    <w:name w:val="Style Body Text + Century Gothic 10 pt Not Italic Auto After:  ...3"/>
    <w:basedOn w:val="BodyText"/>
    <w:rsid w:val="00C7638B"/>
    <w:pPr>
      <w:spacing w:after="100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BodyTextCenturyGothic10ptNotItalicAutoAfter4">
    <w:name w:val="Style Body Text + Century Gothic 10 pt Not Italic Auto After:  ...4"/>
    <w:basedOn w:val="BodyText"/>
    <w:rsid w:val="00C7638B"/>
    <w:pPr>
      <w:spacing w:after="100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BodyTextCenturyGothic10ptNotItalicAutoLeft0">
    <w:name w:val="Style Body Text + Century Gothic 10 pt Not Italic Auto Left:  0..."/>
    <w:basedOn w:val="BodyText"/>
    <w:rsid w:val="00DF6A92"/>
    <w:pPr>
      <w:spacing w:after="100"/>
      <w:ind w:left="284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StyleHeading3CenturyGothicBoldNotBoldSmallcapsA">
    <w:name w:val="Style Style Heading 3 + Century Gothic Bold Not Bold Small caps + A..."/>
    <w:basedOn w:val="StyleHeading3CenturyGothicBoldNotBoldSmallcaps"/>
    <w:rsid w:val="002853B4"/>
    <w:rPr>
      <w:bCs w:val="0"/>
      <w:caps w:val="0"/>
    </w:rPr>
  </w:style>
  <w:style w:type="paragraph" w:customStyle="1" w:styleId="StyleHeading2CenturyGothic10ptBlack">
    <w:name w:val="Style Heading 2 + Century Gothic 10 pt Black"/>
    <w:basedOn w:val="Heading2"/>
    <w:rsid w:val="00DC4B76"/>
    <w:rPr>
      <w:rFonts w:ascii="Century Gothic" w:hAnsi="Century Gothic"/>
      <w:bCs w:val="0"/>
      <w:sz w:val="20"/>
    </w:rPr>
  </w:style>
  <w:style w:type="paragraph" w:customStyle="1" w:styleId="StyleBodyTextCenturyGothic10ptNotItalicAuto1">
    <w:name w:val="Style Body Text + Century Gothic 10 pt Not Italic Auto1"/>
    <w:basedOn w:val="BodyText"/>
    <w:link w:val="StyleBodyTextCenturyGothic10ptNotItalicAuto1Char"/>
    <w:rsid w:val="00E81C58"/>
    <w:pPr>
      <w:jc w:val="both"/>
    </w:pPr>
    <w:rPr>
      <w:rFonts w:ascii="Century Gothic" w:hAnsi="Century Gothic"/>
      <w:i w:val="0"/>
      <w:color w:val="auto"/>
      <w:sz w:val="20"/>
    </w:rPr>
  </w:style>
  <w:style w:type="character" w:customStyle="1" w:styleId="StyleBodyTextCenturyGothic10ptNotItalicAuto1Char">
    <w:name w:val="Style Body Text + Century Gothic 10 pt Not Italic Auto1 Char"/>
    <w:link w:val="StyleBodyTextCenturyGothic10ptNotItalicAuto1"/>
    <w:rsid w:val="00E81C58"/>
    <w:rPr>
      <w:rFonts w:ascii="Century Gothic" w:hAnsi="Century Gothic"/>
      <w:i/>
      <w:color w:val="0000FF"/>
      <w:sz w:val="24"/>
      <w:lang w:val="en-US" w:eastAsia="en-US" w:bidi="ar-SA"/>
    </w:rPr>
  </w:style>
  <w:style w:type="paragraph" w:customStyle="1" w:styleId="StyleBodyTextCenturyGothic10ptNotItalicAutoJustified1">
    <w:name w:val="Style Body Text + Century Gothic 10 pt Not Italic Auto Justified1"/>
    <w:basedOn w:val="BodyText"/>
    <w:rsid w:val="001D65DE"/>
    <w:pPr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Heading4StyleHeading4CenturyGothic10pt">
    <w:name w:val="Style Heading 4Style Heading 4 + Century Gothic 10 pt"/>
    <w:basedOn w:val="Heading4"/>
    <w:autoRedefine/>
    <w:rsid w:val="009E5F9C"/>
    <w:pPr>
      <w:numPr>
        <w:ilvl w:val="0"/>
        <w:numId w:val="0"/>
      </w:numPr>
      <w:tabs>
        <w:tab w:val="clear" w:pos="360"/>
      </w:tabs>
    </w:pPr>
    <w:rPr>
      <w:bCs/>
      <w:iCs/>
    </w:rPr>
  </w:style>
  <w:style w:type="paragraph" w:styleId="Revision">
    <w:name w:val="Revision"/>
    <w:hidden/>
    <w:uiPriority w:val="99"/>
    <w:semiHidden/>
    <w:rsid w:val="00CC5E61"/>
    <w:rPr>
      <w:sz w:val="24"/>
      <w:lang w:val="en-US" w:eastAsia="en-US"/>
    </w:rPr>
  </w:style>
  <w:style w:type="paragraph" w:customStyle="1" w:styleId="StyleBodyTextCenturyGothic10ptNotItalicAutoJustifie">
    <w:name w:val="Style Body Text + Century Gothic 10 pt Not Italic Auto Justifie..."/>
    <w:basedOn w:val="BodyText"/>
    <w:rsid w:val="005D4029"/>
    <w:pPr>
      <w:spacing w:line="240" w:lineRule="atLeast"/>
      <w:jc w:val="both"/>
    </w:pPr>
    <w:rPr>
      <w:rFonts w:ascii="Century Gothic" w:hAnsi="Century Gothic"/>
      <w:i w:val="0"/>
      <w:color w:val="auto"/>
      <w:sz w:val="20"/>
    </w:rPr>
  </w:style>
  <w:style w:type="paragraph" w:customStyle="1" w:styleId="StyleHeading210ptBlack">
    <w:name w:val="Style Heading 2 + 10 pt Black"/>
    <w:basedOn w:val="Heading2"/>
    <w:rsid w:val="00EA1512"/>
    <w:rPr>
      <w:bCs w:val="0"/>
      <w:sz w:val="20"/>
    </w:rPr>
  </w:style>
  <w:style w:type="table" w:styleId="GridTable1Light-Accent2">
    <w:name w:val="Grid Table 1 Light Accent 2"/>
    <w:basedOn w:val="TableNormal"/>
    <w:uiPriority w:val="46"/>
    <w:rsid w:val="00F15852"/>
    <w:rPr>
      <w:lang w:eastAsia="zh-CN"/>
    </w:rPr>
    <w:tblPr>
      <w:tblStyleRowBandSize w:val="1"/>
      <w:tblStyleColBandSize w:val="1"/>
      <w:tblBorders>
        <w:top w:val="single" w:sz="4" w:space="0" w:color="943634" w:themeColor="accent2" w:themeShade="BF"/>
        <w:left w:val="single" w:sz="4" w:space="0" w:color="943634" w:themeColor="accent2" w:themeShade="BF"/>
        <w:bottom w:val="single" w:sz="4" w:space="0" w:color="943634" w:themeColor="accent2" w:themeShade="BF"/>
        <w:right w:val="single" w:sz="4" w:space="0" w:color="943634" w:themeColor="accent2" w:themeShade="BF"/>
        <w:insideH w:val="single" w:sz="4" w:space="0" w:color="943634" w:themeColor="accent2" w:themeShade="BF"/>
        <w:insideV w:val="single" w:sz="4" w:space="0" w:color="943634" w:themeColor="accent2" w:themeShade="BF"/>
      </w:tblBorders>
    </w:tblPr>
    <w:tblStylePr w:type="firstRow">
      <w:rPr>
        <w:b w:val="0"/>
        <w:bCs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0"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6Colorful-Accent2">
    <w:name w:val="Grid Table 6 Colorful Accent 2"/>
    <w:basedOn w:val="TableNormal"/>
    <w:uiPriority w:val="51"/>
    <w:rsid w:val="00F2455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StyleHeading1CenturyGothic12ptWhite">
    <w:name w:val="Style Heading 1 + Century Gothic 12 pt White"/>
    <w:basedOn w:val="Heading1"/>
    <w:rsid w:val="00956502"/>
    <w:pPr>
      <w:numPr>
        <w:numId w:val="0"/>
      </w:numPr>
      <w:shd w:val="clear" w:color="auto" w:fill="000000"/>
      <w:tabs>
        <w:tab w:val="num" w:pos="-284"/>
      </w:tabs>
      <w:ind w:left="-284" w:firstLine="284"/>
    </w:pPr>
    <w:rPr>
      <w:bCs/>
      <w:color w:val="FFFFFF"/>
      <w:sz w:val="24"/>
    </w:rPr>
  </w:style>
  <w:style w:type="paragraph" w:customStyle="1" w:styleId="Heading30">
    <w:name w:val="Heading3"/>
    <w:basedOn w:val="StyleStyleHeading3CenturyGothicBoldNotBoldSmallcapsA"/>
    <w:link w:val="Heading3Char"/>
    <w:qFormat/>
    <w:rsid w:val="00956502"/>
    <w:pPr>
      <w:spacing w:after="60"/>
      <w:ind w:left="0" w:firstLine="0"/>
      <w:jc w:val="both"/>
    </w:pPr>
    <w:rPr>
      <w:b w:val="0"/>
    </w:rPr>
  </w:style>
  <w:style w:type="character" w:customStyle="1" w:styleId="Heading3Char">
    <w:name w:val="Heading 3 Char"/>
    <w:link w:val="Heading30"/>
    <w:rsid w:val="00956502"/>
    <w:rPr>
      <w:rFonts w:ascii="Century Gothic Bold" w:hAnsi="Century Gothic Bold"/>
      <w:bCs/>
      <w:lang w:val="en-US" w:eastAsia="en-US"/>
    </w:rPr>
  </w:style>
  <w:style w:type="table" w:customStyle="1" w:styleId="GridTable1Light-Accent21">
    <w:name w:val="Grid Table 1 Light - Accent 21"/>
    <w:basedOn w:val="TableNormal"/>
    <w:uiPriority w:val="46"/>
    <w:rsid w:val="0063006F"/>
    <w:rPr>
      <w:lang w:eastAsia="zh-CN"/>
    </w:rPr>
    <w:tblPr>
      <w:tblStyleRowBandSize w:val="1"/>
      <w:tblStyleColBandSize w:val="1"/>
      <w:tblBorders>
        <w:top w:val="single" w:sz="4" w:space="0" w:color="943634" w:themeColor="accent2" w:themeShade="BF"/>
        <w:left w:val="single" w:sz="4" w:space="0" w:color="943634" w:themeColor="accent2" w:themeShade="BF"/>
        <w:bottom w:val="single" w:sz="4" w:space="0" w:color="943634" w:themeColor="accent2" w:themeShade="BF"/>
        <w:right w:val="single" w:sz="4" w:space="0" w:color="943634" w:themeColor="accent2" w:themeShade="BF"/>
        <w:insideH w:val="single" w:sz="4" w:space="0" w:color="943634" w:themeColor="accent2" w:themeShade="BF"/>
        <w:insideV w:val="single" w:sz="4" w:space="0" w:color="943634" w:themeColor="accent2" w:themeShade="BF"/>
      </w:tblBorders>
    </w:tblPr>
    <w:tblStylePr w:type="firstRow">
      <w:rPr>
        <w:b w:val="0"/>
        <w:bCs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0"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customStyle="1" w:styleId="ListParagraphChar">
    <w:name w:val="List Paragraph Char"/>
    <w:aliases w:val="AB List 1 Char,Bullet Points Char,List Paragraph1 Char,ProcessA Char"/>
    <w:link w:val="ListParagraph"/>
    <w:uiPriority w:val="34"/>
    <w:qFormat/>
    <w:rsid w:val="0063006F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3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8730c93f12ae4114" Type="http://schemas.microsoft.com/office/2019/09/relationships/intelligence" Target="intelligenc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6/09/relationships/commentsIds" Target="commentsIds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5.png"/><Relationship Id="rId28" Type="http://schemas.openxmlformats.org/officeDocument/2006/relationships/package" Target="embeddings/Microsoft_Excel_Worksheet.xlsx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4.png"/><Relationship Id="rId27" Type="http://schemas.openxmlformats.org/officeDocument/2006/relationships/image" Target="media/image9.emf"/><Relationship Id="rId30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LongProperties xmlns="http://schemas.microsoft.com/office/2006/metadata/longProperties">
  <LongProp xmlns="" name="TaxCatchAll"><![CDATA[21;#Trade and Logistics|8c0a4011-d443-4e11-aedf-42012af5c313;#29;#J2EE|0bc1ffc7-a5d3-4be0-9d36-3dcfba80423e;#40;#Project Documentation Reviews|88f4fcee-651e-48e1-b8a4-745247634302;#28;#Development|c846972e-5154-4caa-a539-4e8261fba4f3;#27;#Trade Facilitation Baseline (FY11-P-009)|150a4923-8b0e-450f-97e8-e5fad26b9025;#2;#S1|8f4193dc-9fff-4e09-a2ed-3df13ab04bc3;#7;#Singapore|04983f33-2b85-452b-8543-9f6aa10a6cf5]]></LongProp>
</Long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CF5D5CCF-F475-4048-9010-9E230C3551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7071E6-F342-46A1-89A5-DE2C8C798548}">
  <ds:schemaRefs>
    <ds:schemaRef ds:uri="http://schemas.microsoft.com/office/2006/metadata/longProperties"/>
    <ds:schemaRef ds:uri=""/>
  </ds:schemaRefs>
</ds:datastoreItem>
</file>

<file path=customXml/itemProps3.xml><?xml version="1.0" encoding="utf-8"?>
<ds:datastoreItem xmlns:ds="http://schemas.openxmlformats.org/officeDocument/2006/customXml" ds:itemID="{85D26DB5-486C-49E8-A76C-693A8E01B3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231113-5622-46E7-8B18-9F94583D05DC}"/>
</file>

<file path=customXml/itemProps5.xml><?xml version="1.0" encoding="utf-8"?>
<ds:datastoreItem xmlns:ds="http://schemas.openxmlformats.org/officeDocument/2006/customXml" ds:itemID="{62F13594-6E84-49A9-BA55-A3D1E30DB3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2630</Words>
  <Characters>14991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Guarantee Management</vt:lpstr>
    </vt:vector>
  </TitlesOfParts>
  <Company>CrimsonLogic Pte Ltd</Company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Guarantee Management</dc:title>
  <dc:subject>Template</dc:subject>
  <dc:creator>Solomonraj, Joseph</dc:creator>
  <cp:keywords/>
  <dc:description/>
  <cp:lastModifiedBy>Karma</cp:lastModifiedBy>
  <cp:revision>10</cp:revision>
  <cp:lastPrinted>2016-02-15T17:04:00Z</cp:lastPrinted>
  <dcterms:created xsi:type="dcterms:W3CDTF">2021-07-05T11:32:00Z</dcterms:created>
  <dcterms:modified xsi:type="dcterms:W3CDTF">2021-08-19T03:56:00Z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&lt;Organization&gt;</vt:lpwstr>
  </property>
  <property fmtid="{D5CDD505-2E9C-101B-9397-08002B2CF9AE}" pid="3" name="Date completed">
    <vt:lpwstr>&lt;mm dd yyyy&gt;</vt:lpwstr>
  </property>
  <property fmtid="{D5CDD505-2E9C-101B-9397-08002B2CF9AE}" pid="4" name="Document number">
    <vt:lpwstr>&lt;Version n.n&gt;</vt:lpwstr>
  </property>
  <property fmtid="{D5CDD505-2E9C-101B-9397-08002B2CF9AE}" pid="5" name="Disposition">
    <vt:lpwstr>&lt;Security Notice&gt;</vt:lpwstr>
  </property>
  <property fmtid="{D5CDD505-2E9C-101B-9397-08002B2CF9AE}" pid="6" name="Department">
    <vt:lpwstr>&lt;Project Name&gt;</vt:lpwstr>
  </property>
  <property fmtid="{D5CDD505-2E9C-101B-9397-08002B2CF9AE}" pid="7" name="display_urn:schemas-microsoft-com:office:office#Editor">
    <vt:lpwstr>Anton Ryan Sanchez Rodriguez</vt:lpwstr>
  </property>
  <property fmtid="{D5CDD505-2E9C-101B-9397-08002B2CF9AE}" pid="8" name="TemplateUrl">
    <vt:lpwstr/>
  </property>
  <property fmtid="{D5CDD505-2E9C-101B-9397-08002B2CF9AE}" pid="9" name="xd_ProgID">
    <vt:lpwstr/>
  </property>
  <property fmtid="{D5CDD505-2E9C-101B-9397-08002B2CF9AE}" pid="10" name="RateStorage">
    <vt:lpwstr/>
  </property>
  <property fmtid="{D5CDD505-2E9C-101B-9397-08002B2CF9AE}" pid="11" name="display_urn:schemas-microsoft-com:office:office#Author">
    <vt:lpwstr>Anton Ryan Sanchez Rodriguez</vt:lpwstr>
  </property>
  <property fmtid="{D5CDD505-2E9C-101B-9397-08002B2CF9AE}" pid="12" name="Description0">
    <vt:lpwstr/>
  </property>
  <property fmtid="{D5CDD505-2E9C-101B-9397-08002B2CF9AE}" pid="13" name="Created By0">
    <vt:lpwstr/>
  </property>
  <property fmtid="{D5CDD505-2E9C-101B-9397-08002B2CF9AE}" pid="14" name="Publishi">
    <vt:lpwstr/>
  </property>
  <property fmtid="{D5CDD505-2E9C-101B-9397-08002B2CF9AE}" pid="15" name="QMSPubli">
    <vt:lpwstr/>
  </property>
  <property fmtid="{D5CDD505-2E9C-101B-9397-08002B2CF9AE}" pid="16" name="Technology">
    <vt:lpwstr>29;#J2EE|0bc1ffc7-a5d3-4be0-9d36-3dcfba80423e</vt:lpwstr>
  </property>
  <property fmtid="{D5CDD505-2E9C-101B-9397-08002B2CF9AE}" pid="17" name="TaxKeyword">
    <vt:lpwstr/>
  </property>
  <property fmtid="{D5CDD505-2E9C-101B-9397-08002B2CF9AE}" pid="18" name="_dlc_DocId">
    <vt:lpwstr>CLPRJT5-143-1541</vt:lpwstr>
  </property>
  <property fmtid="{D5CDD505-2E9C-101B-9397-08002B2CF9AE}" pid="19" name="_dlc_DocIdItemGuid">
    <vt:lpwstr>987cd0a5-5984-4764-9593-383a064768bf</vt:lpwstr>
  </property>
  <property fmtid="{D5CDD505-2E9C-101B-9397-08002B2CF9AE}" pid="20" name="_dlc_DocIdUrl">
    <vt:lpwstr>http://icon.crimsonlogic.com/prjt/trfn/tfbaseline/_layouts/DocIdRedir.aspx?ID=CLPRJT5-143-1541, CLPRJT5-143-1541</vt:lpwstr>
  </property>
  <property fmtid="{D5CDD505-2E9C-101B-9397-08002B2CF9AE}" pid="21" name="Project Type">
    <vt:lpwstr>28;#Development|c846972e-5154-4caa-a539-4e8261fba4f3</vt:lpwstr>
  </property>
  <property fmtid="{D5CDD505-2E9C-101B-9397-08002B2CF9AE}" pid="22" name="Region">
    <vt:lpwstr>7;#Singapore|04983f33-2b85-452b-8543-9f6aa10a6cf5</vt:lpwstr>
  </property>
  <property fmtid="{D5CDD505-2E9C-101B-9397-08002B2CF9AE}" pid="23" name="Domain">
    <vt:lpwstr>21;#Trade and Logistics|8c0a4011-d443-4e11-aedf-42012af5c313</vt:lpwstr>
  </property>
  <property fmtid="{D5CDD505-2E9C-101B-9397-08002B2CF9AE}" pid="24" name="Document">
    <vt:lpwstr>40;#Project Documentation Reviews|88f4fcee-651e-48e1-b8a4-745247634302</vt:lpwstr>
  </property>
  <property fmtid="{D5CDD505-2E9C-101B-9397-08002B2CF9AE}" pid="25" name="Sensitivity">
    <vt:lpwstr>2;#S1|8f4193dc-9fff-4e09-a2ed-3df13ab04bc3</vt:lpwstr>
  </property>
  <property fmtid="{D5CDD505-2E9C-101B-9397-08002B2CF9AE}" pid="26" name="Project Name">
    <vt:lpwstr>27;#Trade Facilitation Baseline (FY11-P-009)|150a4923-8b0e-450f-97e8-e5fad26b9025</vt:lpwstr>
  </property>
  <property fmtid="{D5CDD505-2E9C-101B-9397-08002B2CF9AE}" pid="27" name="ContentTypeId">
    <vt:lpwstr>0x010100490288E70052D047B4D2018E8BF99099</vt:lpwstr>
  </property>
  <property fmtid="{D5CDD505-2E9C-101B-9397-08002B2CF9AE}" pid="28" name="Order">
    <vt:r8>320000</vt:r8>
  </property>
  <property fmtid="{D5CDD505-2E9C-101B-9397-08002B2CF9AE}" pid="29" name="xd_Signature">
    <vt:bool>false</vt:bool>
  </property>
  <property fmtid="{D5CDD505-2E9C-101B-9397-08002B2CF9AE}" pid="30" name="_SourceUrl">
    <vt:lpwstr/>
  </property>
  <property fmtid="{D5CDD505-2E9C-101B-9397-08002B2CF9AE}" pid="31" name="_SharedFileIndex">
    <vt:lpwstr/>
  </property>
  <property fmtid="{D5CDD505-2E9C-101B-9397-08002B2CF9AE}" pid="32" name="ComplianceAssetId">
    <vt:lpwstr/>
  </property>
  <property fmtid="{D5CDD505-2E9C-101B-9397-08002B2CF9AE}" pid="33" name="_ExtendedDescription">
    <vt:lpwstr/>
  </property>
  <property fmtid="{D5CDD505-2E9C-101B-9397-08002B2CF9AE}" pid="34" name="TriggerFlowInfo">
    <vt:lpwstr/>
  </property>
</Properties>
</file>