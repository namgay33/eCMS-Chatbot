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A55BC" w14:textId="07500890" w:rsidR="007F4387" w:rsidRDefault="007F4387" w:rsidP="007F4387">
      <w:pPr>
        <w:jc w:val="center"/>
        <w:rPr>
          <w:b/>
          <w:caps/>
        </w:rPr>
      </w:pPr>
    </w:p>
    <w:p w14:paraId="76090050" w14:textId="525DFA58" w:rsidR="007F4387" w:rsidRDefault="007F4387" w:rsidP="007F4387">
      <w:pPr>
        <w:jc w:val="center"/>
        <w:rPr>
          <w:b/>
          <w:caps/>
        </w:rPr>
      </w:pPr>
    </w:p>
    <w:p w14:paraId="7A59D06A" w14:textId="629D7987" w:rsidR="007F4387" w:rsidRDefault="007F4387" w:rsidP="007F4387">
      <w:pPr>
        <w:jc w:val="center"/>
        <w:rPr>
          <w:b/>
          <w:caps/>
        </w:rPr>
      </w:pPr>
    </w:p>
    <w:p w14:paraId="4E4C162B" w14:textId="6F011876" w:rsidR="007F4387" w:rsidRDefault="00B52BA5" w:rsidP="007F4387">
      <w:pPr>
        <w:jc w:val="center"/>
        <w:rPr>
          <w:b/>
          <w:caps/>
        </w:rPr>
      </w:pPr>
      <w:r>
        <w:rPr>
          <w:noProof/>
        </w:rPr>
        <w:drawing>
          <wp:inline distT="0" distB="0" distL="0" distR="0" wp14:anchorId="18144F2C" wp14:editId="5E2DF877">
            <wp:extent cx="2531738" cy="2216150"/>
            <wp:effectExtent l="0" t="0" r="254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4602" cy="2218657"/>
                    </a:xfrm>
                    <a:prstGeom prst="rect">
                      <a:avLst/>
                    </a:prstGeom>
                    <a:noFill/>
                    <a:ln>
                      <a:noFill/>
                    </a:ln>
                  </pic:spPr>
                </pic:pic>
              </a:graphicData>
            </a:graphic>
          </wp:inline>
        </w:drawing>
      </w:r>
    </w:p>
    <w:p w14:paraId="618DFF63" w14:textId="77777777" w:rsidR="007F4387" w:rsidRDefault="007F4387" w:rsidP="007F4387">
      <w:pPr>
        <w:jc w:val="center"/>
        <w:rPr>
          <w:b/>
          <w:caps/>
        </w:rPr>
      </w:pPr>
    </w:p>
    <w:tbl>
      <w:tblPr>
        <w:tblpPr w:leftFromText="180" w:rightFromText="180" w:vertAnchor="text" w:horzAnchor="margin" w:tblpY="73"/>
        <w:tblW w:w="9047" w:type="dxa"/>
        <w:tblBorders>
          <w:bottom w:val="single" w:sz="4" w:space="0" w:color="auto"/>
        </w:tblBorders>
        <w:tblLayout w:type="fixed"/>
        <w:tblLook w:val="0000" w:firstRow="0" w:lastRow="0" w:firstColumn="0" w:lastColumn="0" w:noHBand="0" w:noVBand="0"/>
      </w:tblPr>
      <w:tblGrid>
        <w:gridCol w:w="9047"/>
      </w:tblGrid>
      <w:tr w:rsidR="007F4387" w:rsidRPr="0051707B" w14:paraId="678B8177" w14:textId="77777777" w:rsidTr="007F4387">
        <w:trPr>
          <w:cantSplit/>
        </w:trPr>
        <w:tc>
          <w:tcPr>
            <w:tcW w:w="9047" w:type="dxa"/>
            <w:tcBorders>
              <w:bottom w:val="single" w:sz="24" w:space="0" w:color="auto"/>
            </w:tcBorders>
          </w:tcPr>
          <w:p w14:paraId="146292FD" w14:textId="77777777" w:rsidR="007F4387" w:rsidRPr="0051707B" w:rsidRDefault="007F4387" w:rsidP="007F4387">
            <w:pPr>
              <w:pStyle w:val="Caption"/>
              <w:spacing w:before="120" w:after="120"/>
              <w:ind w:left="57"/>
              <w:jc w:val="center"/>
              <w:rPr>
                <w:color w:val="000000"/>
                <w:sz w:val="36"/>
                <w:szCs w:val="36"/>
              </w:rPr>
            </w:pPr>
            <w:r w:rsidRPr="0051707B">
              <w:rPr>
                <w:color w:val="000000"/>
                <w:sz w:val="36"/>
                <w:szCs w:val="36"/>
              </w:rPr>
              <w:t>System design SPECIFICATION</w:t>
            </w:r>
          </w:p>
          <w:p w14:paraId="24ADAAE9" w14:textId="77777777" w:rsidR="007F4387" w:rsidRPr="0051707B" w:rsidRDefault="007F4387" w:rsidP="007F4387">
            <w:pPr>
              <w:pStyle w:val="Caption"/>
              <w:spacing w:before="120" w:after="120"/>
              <w:ind w:left="57"/>
              <w:jc w:val="center"/>
              <w:rPr>
                <w:color w:val="000000"/>
                <w:sz w:val="36"/>
                <w:szCs w:val="36"/>
              </w:rPr>
            </w:pPr>
            <w:r w:rsidRPr="0051707B">
              <w:rPr>
                <w:color w:val="000000"/>
                <w:sz w:val="36"/>
                <w:szCs w:val="36"/>
              </w:rPr>
              <w:t>for</w:t>
            </w:r>
          </w:p>
          <w:p w14:paraId="35826C8F" w14:textId="3866E1B6" w:rsidR="007F4387" w:rsidRPr="0051707B" w:rsidRDefault="007F4387" w:rsidP="007F4387">
            <w:pPr>
              <w:pStyle w:val="Caption"/>
              <w:spacing w:before="120" w:after="120"/>
              <w:ind w:left="57"/>
              <w:jc w:val="center"/>
              <w:rPr>
                <w:color w:val="000000"/>
                <w:sz w:val="32"/>
                <w:szCs w:val="32"/>
              </w:rPr>
            </w:pPr>
            <w:r>
              <w:rPr>
                <w:color w:val="000000"/>
                <w:sz w:val="36"/>
                <w:szCs w:val="36"/>
              </w:rPr>
              <w:t xml:space="preserve">system </w:t>
            </w:r>
            <w:r w:rsidR="00B52BA5">
              <w:rPr>
                <w:color w:val="000000"/>
                <w:sz w:val="36"/>
                <w:szCs w:val="36"/>
              </w:rPr>
              <w:t>administration</w:t>
            </w:r>
          </w:p>
        </w:tc>
      </w:tr>
    </w:tbl>
    <w:p w14:paraId="7EE4AE68" w14:textId="0766695C" w:rsidR="007F4387" w:rsidRDefault="007F4387">
      <w:pPr>
        <w:rPr>
          <w:b/>
          <w:caps/>
        </w:rPr>
      </w:pPr>
    </w:p>
    <w:p w14:paraId="3712EDFC" w14:textId="77777777" w:rsidR="007F4387" w:rsidRDefault="007F4387"/>
    <w:p w14:paraId="13B6F23E" w14:textId="77777777" w:rsidR="007F4387" w:rsidRDefault="007F4387" w:rsidP="007F4387">
      <w:pPr>
        <w:rPr>
          <w:rFonts w:ascii="Century Gothic" w:hAnsi="Century Gothic"/>
          <w:b/>
          <w:sz w:val="20"/>
        </w:rPr>
      </w:pPr>
    </w:p>
    <w:p w14:paraId="7FC624EC" w14:textId="77777777" w:rsidR="007F4387" w:rsidRDefault="007F4387" w:rsidP="007F4387">
      <w:pPr>
        <w:rPr>
          <w:rFonts w:ascii="Century Gothic" w:hAnsi="Century Gothic"/>
          <w:b/>
          <w:sz w:val="20"/>
        </w:rPr>
      </w:pPr>
      <w:r w:rsidRPr="0051707B">
        <w:rPr>
          <w:rFonts w:ascii="Century Gothic" w:hAnsi="Century Gothic"/>
          <w:b/>
          <w:sz w:val="20"/>
        </w:rPr>
        <w:t xml:space="preserve">                                                                                                          </w:t>
      </w:r>
    </w:p>
    <w:p w14:paraId="1ED10BDE" w14:textId="77777777" w:rsidR="007F4387" w:rsidRDefault="007F4387" w:rsidP="007F4387">
      <w:pPr>
        <w:rPr>
          <w:rFonts w:ascii="Century Gothic" w:hAnsi="Century Gothic"/>
          <w:b/>
          <w:sz w:val="20"/>
        </w:rPr>
      </w:pPr>
    </w:p>
    <w:p w14:paraId="6C77EC31" w14:textId="6F836545" w:rsidR="007F4387" w:rsidRPr="0051707B" w:rsidRDefault="007F4387" w:rsidP="007F4387">
      <w:pPr>
        <w:rPr>
          <w:rFonts w:ascii="Century Gothic" w:hAnsi="Century Gothic"/>
          <w:b/>
          <w:color w:val="000000"/>
          <w:sz w:val="20"/>
        </w:rPr>
      </w:pPr>
      <w:r w:rsidRPr="0051707B">
        <w:rPr>
          <w:rFonts w:ascii="Century Gothic" w:hAnsi="Century Gothic"/>
          <w:b/>
          <w:sz w:val="20"/>
        </w:rPr>
        <w:t xml:space="preserve">    Release No 1.0– </w:t>
      </w:r>
      <w:r>
        <w:rPr>
          <w:rFonts w:ascii="Century Gothic" w:hAnsi="Century Gothic"/>
          <w:b/>
          <w:sz w:val="20"/>
        </w:rPr>
        <w:t>Mar</w:t>
      </w:r>
      <w:r w:rsidRPr="0051707B">
        <w:rPr>
          <w:rFonts w:ascii="Century Gothic" w:hAnsi="Century Gothic"/>
          <w:b/>
          <w:sz w:val="20"/>
        </w:rPr>
        <w:t>,202</w:t>
      </w:r>
      <w:r>
        <w:rPr>
          <w:rFonts w:ascii="Century Gothic" w:hAnsi="Century Gothic"/>
          <w:b/>
          <w:sz w:val="20"/>
        </w:rPr>
        <w:t>2</w:t>
      </w:r>
    </w:p>
    <w:p w14:paraId="3E12FDFC" w14:textId="5BC32E35" w:rsidR="007F4387" w:rsidRDefault="007F4387"/>
    <w:p w14:paraId="69D08BF5" w14:textId="328C0FE2" w:rsidR="007F4387" w:rsidRDefault="007F4387"/>
    <w:p w14:paraId="424A264C" w14:textId="77777777" w:rsidR="00E053C3" w:rsidRDefault="00E053C3"/>
    <w:p w14:paraId="18A29ADE" w14:textId="311BEE79" w:rsidR="007F4387" w:rsidRDefault="007F4387"/>
    <w:p w14:paraId="1798634D" w14:textId="4C2639CE" w:rsidR="007F4387" w:rsidRDefault="007F4387"/>
    <w:p w14:paraId="71847833" w14:textId="02043551" w:rsidR="007F4387" w:rsidRDefault="007F4387"/>
    <w:p w14:paraId="767E1068" w14:textId="5D485786" w:rsidR="007F4387" w:rsidRDefault="007F4387"/>
    <w:p w14:paraId="3B529642" w14:textId="6A5B2F00" w:rsidR="007F4387" w:rsidRDefault="007F4387"/>
    <w:p w14:paraId="472708B6" w14:textId="3F8615AB" w:rsidR="007F4387" w:rsidRDefault="007F4387"/>
    <w:p w14:paraId="15FA1C03" w14:textId="37115F3B" w:rsidR="007F4387" w:rsidRDefault="007F4387"/>
    <w:p w14:paraId="307F207E" w14:textId="180E553F" w:rsidR="007F4387" w:rsidRDefault="007F4387"/>
    <w:p w14:paraId="78E912B2" w14:textId="207F3B70" w:rsidR="007F4387" w:rsidRDefault="007F4387"/>
    <w:p w14:paraId="4C180C6E" w14:textId="51A1C282" w:rsidR="007F4387" w:rsidRDefault="007F4387"/>
    <w:p w14:paraId="45AFDA4E" w14:textId="0656BD74" w:rsidR="007F4387" w:rsidRDefault="007F4387"/>
    <w:p w14:paraId="30CCD5FD" w14:textId="5C3EB054" w:rsidR="007F4387" w:rsidRPr="00E053C3" w:rsidRDefault="00E053C3">
      <w:pPr>
        <w:rPr>
          <w:b/>
          <w:bCs/>
        </w:rPr>
      </w:pPr>
      <w:r w:rsidRPr="00E053C3">
        <w:rPr>
          <w:b/>
          <w:bCs/>
        </w:rPr>
        <w:lastRenderedPageBreak/>
        <w:t xml:space="preserve">Document History </w:t>
      </w:r>
    </w:p>
    <w:p w14:paraId="5AE1A48A" w14:textId="77777777" w:rsidR="00432E17" w:rsidRPr="0051707B" w:rsidRDefault="00432E17" w:rsidP="0090342B">
      <w:pPr>
        <w:rPr>
          <w:rFonts w:ascii="Century Gothic" w:hAnsi="Century Gothic"/>
          <w:b/>
          <w:bCs/>
          <w:smallCaps/>
          <w:color w:val="000000"/>
          <w:sz w:val="20"/>
        </w:rPr>
      </w:pPr>
    </w:p>
    <w:tbl>
      <w:tblPr>
        <w:tblW w:w="52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624"/>
        <w:gridCol w:w="2901"/>
        <w:gridCol w:w="1274"/>
        <w:gridCol w:w="1356"/>
        <w:gridCol w:w="882"/>
      </w:tblGrid>
      <w:tr w:rsidR="00432E17" w:rsidRPr="0051707B" w14:paraId="6D063BE0" w14:textId="77777777" w:rsidTr="003143A8">
        <w:trPr>
          <w:trHeight w:val="330"/>
        </w:trPr>
        <w:tc>
          <w:tcPr>
            <w:tcW w:w="1452" w:type="pct"/>
            <w:shd w:val="clear" w:color="auto" w:fill="D9D9D9"/>
          </w:tcPr>
          <w:p w14:paraId="1D7217C7" w14:textId="6D436E0B" w:rsidR="007F4387" w:rsidRPr="0051707B" w:rsidRDefault="007B1929" w:rsidP="007F4387">
            <w:pPr>
              <w:rPr>
                <w:rFonts w:ascii="Century Gothic" w:hAnsi="Century Gothic"/>
                <w:b/>
                <w:smallCaps/>
                <w:color w:val="000000"/>
                <w:sz w:val="20"/>
              </w:rPr>
            </w:pPr>
            <w:r w:rsidRPr="0051707B">
              <w:rPr>
                <w:rFonts w:ascii="Century Gothic" w:hAnsi="Century Gothic"/>
                <w:b/>
                <w:smallCaps/>
                <w:color w:val="000000"/>
                <w:sz w:val="20"/>
              </w:rPr>
              <w:t>Document I</w:t>
            </w:r>
            <w:r w:rsidR="00BD3C18" w:rsidRPr="0051707B">
              <w:rPr>
                <w:rFonts w:ascii="Century Gothic" w:hAnsi="Century Gothic"/>
                <w:b/>
                <w:smallCaps/>
                <w:color w:val="000000"/>
                <w:sz w:val="20"/>
              </w:rPr>
              <w:t xml:space="preserve">dentification no  </w:t>
            </w:r>
          </w:p>
          <w:p w14:paraId="3D06F85F" w14:textId="55921B6A" w:rsidR="00432E17" w:rsidRPr="0051707B" w:rsidRDefault="00432E17" w:rsidP="0090342B">
            <w:pPr>
              <w:rPr>
                <w:rFonts w:ascii="Century Gothic" w:hAnsi="Century Gothic"/>
                <w:b/>
                <w:smallCaps/>
                <w:color w:val="000000"/>
                <w:sz w:val="20"/>
              </w:rPr>
            </w:pPr>
          </w:p>
        </w:tc>
        <w:tc>
          <w:tcPr>
            <w:tcW w:w="1605" w:type="pct"/>
            <w:shd w:val="clear" w:color="auto" w:fill="D9D9D9"/>
          </w:tcPr>
          <w:p w14:paraId="4F732E80" w14:textId="3FC6DC5A"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Document T</w:t>
            </w:r>
            <w:r w:rsidR="00BD3C18" w:rsidRPr="0051707B">
              <w:rPr>
                <w:rFonts w:ascii="Century Gothic" w:hAnsi="Century Gothic"/>
                <w:b/>
                <w:smallCaps/>
                <w:color w:val="000000"/>
                <w:sz w:val="20"/>
              </w:rPr>
              <w:t>itle</w:t>
            </w:r>
          </w:p>
        </w:tc>
        <w:tc>
          <w:tcPr>
            <w:tcW w:w="705" w:type="pct"/>
            <w:shd w:val="clear" w:color="auto" w:fill="D9D9D9"/>
          </w:tcPr>
          <w:p w14:paraId="10CBC41D" w14:textId="659AA134"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S</w:t>
            </w:r>
            <w:r w:rsidR="00BD3C18" w:rsidRPr="0051707B">
              <w:rPr>
                <w:rFonts w:ascii="Century Gothic" w:hAnsi="Century Gothic"/>
                <w:b/>
                <w:smallCaps/>
                <w:color w:val="000000"/>
                <w:sz w:val="20"/>
              </w:rPr>
              <w:t>tatus</w:t>
            </w:r>
          </w:p>
          <w:p w14:paraId="742F3751" w14:textId="78274205" w:rsidR="00432E17" w:rsidRPr="0051707B" w:rsidRDefault="00BD3C18" w:rsidP="0090342B">
            <w:pPr>
              <w:rPr>
                <w:rFonts w:ascii="Century Gothic" w:hAnsi="Century Gothic"/>
                <w:b/>
                <w:smallCaps/>
                <w:color w:val="000000"/>
                <w:sz w:val="20"/>
              </w:rPr>
            </w:pPr>
            <w:r w:rsidRPr="0051707B">
              <w:rPr>
                <w:rFonts w:ascii="Century Gothic" w:hAnsi="Century Gothic"/>
                <w:b/>
                <w:smallCaps/>
                <w:color w:val="000000"/>
                <w:sz w:val="20"/>
              </w:rPr>
              <w:t xml:space="preserve">(draft/ </w:t>
            </w:r>
            <w:r w:rsidR="00760BEA" w:rsidRPr="0051707B">
              <w:rPr>
                <w:rFonts w:ascii="Century Gothic" w:hAnsi="Century Gothic"/>
                <w:b/>
                <w:smallCaps/>
                <w:color w:val="000000"/>
                <w:sz w:val="20"/>
              </w:rPr>
              <w:t>approved/ baselined/ released</w:t>
            </w:r>
            <w:r w:rsidRPr="0051707B">
              <w:rPr>
                <w:rFonts w:ascii="Century Gothic" w:hAnsi="Century Gothic"/>
                <w:b/>
                <w:smallCaps/>
                <w:color w:val="000000"/>
                <w:sz w:val="20"/>
              </w:rPr>
              <w:t xml:space="preserve"> )</w:t>
            </w:r>
          </w:p>
        </w:tc>
        <w:tc>
          <w:tcPr>
            <w:tcW w:w="750" w:type="pct"/>
            <w:shd w:val="clear" w:color="auto" w:fill="D9D9D9"/>
          </w:tcPr>
          <w:p w14:paraId="526A13C3" w14:textId="7E0D0B3C" w:rsidR="00432E17" w:rsidRPr="0051707B" w:rsidRDefault="003143A8" w:rsidP="0090342B">
            <w:pPr>
              <w:rPr>
                <w:rFonts w:ascii="Century Gothic" w:hAnsi="Century Gothic"/>
                <w:b/>
                <w:smallCaps/>
                <w:color w:val="000000"/>
                <w:sz w:val="20"/>
              </w:rPr>
            </w:pPr>
            <w:r w:rsidRPr="0051707B">
              <w:rPr>
                <w:rFonts w:ascii="Century Gothic" w:hAnsi="Century Gothic"/>
                <w:b/>
                <w:smallCaps/>
                <w:color w:val="000000"/>
                <w:sz w:val="20"/>
              </w:rPr>
              <w:t>Date of R</w:t>
            </w:r>
            <w:r w:rsidR="00BD3C18" w:rsidRPr="0051707B">
              <w:rPr>
                <w:rFonts w:ascii="Century Gothic" w:hAnsi="Century Gothic"/>
                <w:b/>
                <w:smallCaps/>
                <w:color w:val="000000"/>
                <w:sz w:val="20"/>
              </w:rPr>
              <w:t>elease</w:t>
            </w:r>
          </w:p>
        </w:tc>
        <w:tc>
          <w:tcPr>
            <w:tcW w:w="488" w:type="pct"/>
            <w:shd w:val="clear" w:color="auto" w:fill="D9D9D9"/>
          </w:tcPr>
          <w:p w14:paraId="4A850B10" w14:textId="014EFB07" w:rsidR="00432E17" w:rsidRPr="0051707B" w:rsidRDefault="003143A8" w:rsidP="0090342B">
            <w:pPr>
              <w:rPr>
                <w:rFonts w:ascii="Century Gothic" w:hAnsi="Century Gothic"/>
                <w:b/>
                <w:smallCaps/>
                <w:color w:val="000000"/>
                <w:sz w:val="20"/>
              </w:rPr>
            </w:pPr>
            <w:r w:rsidRPr="0051707B">
              <w:rPr>
                <w:rFonts w:ascii="Century Gothic" w:hAnsi="Century Gothic"/>
                <w:b/>
                <w:smallCaps/>
                <w:color w:val="000000"/>
                <w:sz w:val="20"/>
              </w:rPr>
              <w:t>P</w:t>
            </w:r>
            <w:r w:rsidR="00BD3C18" w:rsidRPr="0051707B">
              <w:rPr>
                <w:rFonts w:ascii="Century Gothic" w:hAnsi="Century Gothic"/>
                <w:b/>
                <w:smallCaps/>
                <w:color w:val="000000"/>
                <w:sz w:val="20"/>
              </w:rPr>
              <w:t>ages</w:t>
            </w:r>
          </w:p>
        </w:tc>
      </w:tr>
      <w:tr w:rsidR="00432E17" w:rsidRPr="0051707B" w14:paraId="3A70DEAC" w14:textId="77777777" w:rsidTr="003143A8">
        <w:trPr>
          <w:trHeight w:val="461"/>
        </w:trPr>
        <w:tc>
          <w:tcPr>
            <w:tcW w:w="1452" w:type="pct"/>
          </w:tcPr>
          <w:p w14:paraId="23340321" w14:textId="706BF6E7" w:rsidR="00432E17" w:rsidRPr="0051707B" w:rsidRDefault="00830D29" w:rsidP="0090342B">
            <w:pPr>
              <w:rPr>
                <w:rFonts w:ascii="Century Gothic" w:hAnsi="Century Gothic"/>
                <w:b/>
                <w:smallCaps/>
                <w:color w:val="000000" w:themeColor="text1"/>
                <w:sz w:val="20"/>
              </w:rPr>
            </w:pPr>
            <w:r w:rsidRPr="0051707B">
              <w:rPr>
                <w:rFonts w:ascii="Century Gothic" w:hAnsi="Century Gothic"/>
                <w:b/>
                <w:smallCaps/>
                <w:color w:val="000000" w:themeColor="text1"/>
                <w:sz w:val="20"/>
              </w:rPr>
              <w:t>eCMS</w:t>
            </w:r>
            <w:r w:rsidR="00BD3C18" w:rsidRPr="0051707B">
              <w:rPr>
                <w:rFonts w:ascii="Century Gothic" w:hAnsi="Century Gothic"/>
                <w:b/>
                <w:smallCaps/>
                <w:color w:val="000000" w:themeColor="text1"/>
                <w:sz w:val="20"/>
              </w:rPr>
              <w:t xml:space="preserve"> /</w:t>
            </w:r>
            <w:proofErr w:type="spellStart"/>
            <w:r w:rsidR="00BD3C18" w:rsidRPr="0051707B">
              <w:rPr>
                <w:rFonts w:ascii="Century Gothic" w:hAnsi="Century Gothic"/>
                <w:b/>
                <w:smallCaps/>
                <w:color w:val="000000" w:themeColor="text1"/>
                <w:sz w:val="20"/>
              </w:rPr>
              <w:t>sds</w:t>
            </w:r>
            <w:proofErr w:type="spellEnd"/>
            <w:r w:rsidR="00BD3C18" w:rsidRPr="0051707B">
              <w:rPr>
                <w:rFonts w:ascii="Century Gothic" w:hAnsi="Century Gothic"/>
                <w:b/>
                <w:smallCaps/>
                <w:color w:val="000000" w:themeColor="text1"/>
                <w:sz w:val="20"/>
              </w:rPr>
              <w:t>/01/V1.0</w:t>
            </w:r>
          </w:p>
          <w:p w14:paraId="1D68BB1E" w14:textId="77777777" w:rsidR="00432E17" w:rsidRPr="0051707B" w:rsidRDefault="00432E17" w:rsidP="0090342B">
            <w:pPr>
              <w:rPr>
                <w:rFonts w:ascii="Century Gothic" w:hAnsi="Century Gothic"/>
                <w:b/>
                <w:smallCaps/>
                <w:color w:val="000000"/>
                <w:sz w:val="20"/>
              </w:rPr>
            </w:pPr>
          </w:p>
        </w:tc>
        <w:tc>
          <w:tcPr>
            <w:tcW w:w="1605" w:type="pct"/>
          </w:tcPr>
          <w:p w14:paraId="55DF353B" w14:textId="2556EE71" w:rsidR="00432E17" w:rsidRPr="0051707B" w:rsidRDefault="007479F9" w:rsidP="0090342B">
            <w:pPr>
              <w:rPr>
                <w:rFonts w:ascii="Century Gothic" w:hAnsi="Century Gothic"/>
                <w:b/>
                <w:smallCaps/>
                <w:color w:val="000000"/>
                <w:sz w:val="20"/>
              </w:rPr>
            </w:pPr>
            <w:r w:rsidRPr="0051707B">
              <w:rPr>
                <w:rFonts w:ascii="Century Gothic" w:hAnsi="Century Gothic"/>
                <w:b/>
                <w:smallCaps/>
                <w:color w:val="000000"/>
                <w:sz w:val="20"/>
              </w:rPr>
              <w:t xml:space="preserve">System design specification </w:t>
            </w:r>
            <w:r w:rsidR="00BD3C18" w:rsidRPr="0051707B">
              <w:rPr>
                <w:rFonts w:ascii="Century Gothic" w:hAnsi="Century Gothic"/>
                <w:b/>
                <w:smallCaps/>
                <w:color w:val="000000"/>
                <w:sz w:val="20"/>
              </w:rPr>
              <w:t xml:space="preserve">for </w:t>
            </w:r>
            <w:r w:rsidR="00A93DFB">
              <w:rPr>
                <w:rFonts w:ascii="Century Gothic" w:hAnsi="Century Gothic"/>
                <w:b/>
                <w:smallCaps/>
                <w:color w:val="000000"/>
                <w:sz w:val="20"/>
              </w:rPr>
              <w:t>system administration</w:t>
            </w:r>
          </w:p>
        </w:tc>
        <w:tc>
          <w:tcPr>
            <w:tcW w:w="705" w:type="pct"/>
          </w:tcPr>
          <w:p w14:paraId="6F09EF46" w14:textId="0418F4AE" w:rsidR="00432E17" w:rsidRPr="0051707B" w:rsidRDefault="007F4387" w:rsidP="0090342B">
            <w:pPr>
              <w:rPr>
                <w:rFonts w:ascii="Century Gothic" w:hAnsi="Century Gothic"/>
                <w:b/>
                <w:smallCaps/>
                <w:color w:val="000000"/>
                <w:sz w:val="20"/>
              </w:rPr>
            </w:pPr>
            <w:r>
              <w:rPr>
                <w:rFonts w:ascii="Century Gothic" w:hAnsi="Century Gothic"/>
                <w:b/>
                <w:smallCaps/>
                <w:color w:val="000000"/>
                <w:sz w:val="20"/>
              </w:rPr>
              <w:t xml:space="preserve">draft </w:t>
            </w:r>
          </w:p>
        </w:tc>
        <w:tc>
          <w:tcPr>
            <w:tcW w:w="750" w:type="pct"/>
          </w:tcPr>
          <w:p w14:paraId="6B2D3E46" w14:textId="53C68219" w:rsidR="00432E17" w:rsidRPr="0051707B" w:rsidRDefault="00432E17" w:rsidP="0090342B">
            <w:pPr>
              <w:rPr>
                <w:rFonts w:ascii="Century Gothic" w:hAnsi="Century Gothic"/>
                <w:b/>
                <w:smallCaps/>
                <w:color w:val="000000"/>
                <w:sz w:val="20"/>
              </w:rPr>
            </w:pPr>
          </w:p>
        </w:tc>
        <w:tc>
          <w:tcPr>
            <w:tcW w:w="488" w:type="pct"/>
          </w:tcPr>
          <w:p w14:paraId="41BAE85C" w14:textId="1721557B" w:rsidR="00432E17" w:rsidRPr="0051707B" w:rsidRDefault="00432E17" w:rsidP="0090342B">
            <w:pPr>
              <w:rPr>
                <w:rFonts w:ascii="Century Gothic" w:hAnsi="Century Gothic"/>
                <w:b/>
                <w:bCs/>
                <w:smallCaps/>
                <w:color w:val="000000"/>
                <w:sz w:val="20"/>
              </w:rPr>
            </w:pPr>
          </w:p>
        </w:tc>
      </w:tr>
      <w:tr w:rsidR="007F4387" w:rsidRPr="0051707B" w14:paraId="7DF45189" w14:textId="77777777" w:rsidTr="003143A8">
        <w:trPr>
          <w:trHeight w:val="461"/>
        </w:trPr>
        <w:tc>
          <w:tcPr>
            <w:tcW w:w="1452" w:type="pct"/>
          </w:tcPr>
          <w:p w14:paraId="6808EE15" w14:textId="77777777" w:rsidR="007F4387" w:rsidRPr="0051707B" w:rsidRDefault="007F4387" w:rsidP="0090342B">
            <w:pPr>
              <w:rPr>
                <w:rFonts w:ascii="Century Gothic" w:hAnsi="Century Gothic"/>
                <w:b/>
                <w:smallCaps/>
                <w:color w:val="000000" w:themeColor="text1"/>
                <w:sz w:val="20"/>
              </w:rPr>
            </w:pPr>
          </w:p>
        </w:tc>
        <w:tc>
          <w:tcPr>
            <w:tcW w:w="1605" w:type="pct"/>
          </w:tcPr>
          <w:p w14:paraId="39A28068" w14:textId="77777777" w:rsidR="007F4387" w:rsidRPr="0051707B" w:rsidRDefault="007F4387" w:rsidP="0090342B">
            <w:pPr>
              <w:rPr>
                <w:rFonts w:ascii="Century Gothic" w:hAnsi="Century Gothic"/>
                <w:b/>
                <w:smallCaps/>
                <w:color w:val="000000"/>
                <w:sz w:val="20"/>
              </w:rPr>
            </w:pPr>
          </w:p>
        </w:tc>
        <w:tc>
          <w:tcPr>
            <w:tcW w:w="705" w:type="pct"/>
          </w:tcPr>
          <w:p w14:paraId="2A24FB63" w14:textId="77777777" w:rsidR="007F4387" w:rsidRDefault="007F4387" w:rsidP="0090342B">
            <w:pPr>
              <w:rPr>
                <w:rFonts w:ascii="Century Gothic" w:hAnsi="Century Gothic"/>
                <w:b/>
                <w:smallCaps/>
                <w:color w:val="000000"/>
                <w:sz w:val="20"/>
              </w:rPr>
            </w:pPr>
          </w:p>
        </w:tc>
        <w:tc>
          <w:tcPr>
            <w:tcW w:w="750" w:type="pct"/>
          </w:tcPr>
          <w:p w14:paraId="67CCC421" w14:textId="77777777" w:rsidR="007F4387" w:rsidRPr="0051707B" w:rsidRDefault="007F4387" w:rsidP="0090342B">
            <w:pPr>
              <w:rPr>
                <w:rFonts w:ascii="Century Gothic" w:hAnsi="Century Gothic"/>
                <w:b/>
                <w:smallCaps/>
                <w:color w:val="000000"/>
                <w:sz w:val="20"/>
              </w:rPr>
            </w:pPr>
          </w:p>
        </w:tc>
        <w:tc>
          <w:tcPr>
            <w:tcW w:w="488" w:type="pct"/>
          </w:tcPr>
          <w:p w14:paraId="358D048C" w14:textId="77777777" w:rsidR="007F4387" w:rsidRPr="0051707B" w:rsidRDefault="007F4387" w:rsidP="0090342B">
            <w:pPr>
              <w:rPr>
                <w:rFonts w:ascii="Century Gothic" w:hAnsi="Century Gothic"/>
                <w:b/>
                <w:bCs/>
                <w:smallCaps/>
                <w:color w:val="000000"/>
                <w:sz w:val="20"/>
              </w:rPr>
            </w:pPr>
          </w:p>
        </w:tc>
      </w:tr>
    </w:tbl>
    <w:p w14:paraId="0DF53DDA" w14:textId="77777777" w:rsidR="00432E17" w:rsidRPr="0051707B" w:rsidRDefault="00432E17" w:rsidP="0090342B">
      <w:pPr>
        <w:rPr>
          <w:rFonts w:ascii="Century Gothic" w:hAnsi="Century Gothic"/>
          <w:b/>
          <w:smallCaps/>
          <w:color w:val="000000"/>
          <w:sz w:val="20"/>
        </w:rPr>
      </w:pPr>
    </w:p>
    <w:p w14:paraId="588F0E63" w14:textId="77777777" w:rsidR="007B1929" w:rsidRPr="0051707B" w:rsidRDefault="007B1929" w:rsidP="0090342B">
      <w:pPr>
        <w:rPr>
          <w:rFonts w:ascii="Century Gothic" w:hAnsi="Century Gothic"/>
          <w:color w:val="000000"/>
          <w:sz w:val="20"/>
        </w:rPr>
      </w:pPr>
      <w:r w:rsidRPr="0051707B">
        <w:rPr>
          <w:rFonts w:ascii="Century Gothic" w:hAnsi="Century Gothic"/>
          <w:b/>
          <w:smallCaps/>
          <w:color w:val="000000"/>
          <w:sz w:val="20"/>
        </w:rPr>
        <w:t>Prepared By</w:t>
      </w:r>
    </w:p>
    <w:tbl>
      <w:tblPr>
        <w:tblW w:w="9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1969"/>
      </w:tblGrid>
      <w:tr w:rsidR="007B1929" w:rsidRPr="0051707B" w14:paraId="0E11C8B4" w14:textId="77777777" w:rsidTr="003143A8">
        <w:trPr>
          <w:trHeight w:val="454"/>
        </w:trPr>
        <w:tc>
          <w:tcPr>
            <w:tcW w:w="1733" w:type="dxa"/>
            <w:shd w:val="clear" w:color="auto" w:fill="D9D9D9"/>
          </w:tcPr>
          <w:p w14:paraId="0327C582"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27D0C207"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0EB04A0F" w14:textId="77777777"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Signature</w:t>
            </w:r>
          </w:p>
        </w:tc>
        <w:tc>
          <w:tcPr>
            <w:tcW w:w="1969" w:type="dxa"/>
            <w:shd w:val="clear" w:color="auto" w:fill="D9D9D9"/>
          </w:tcPr>
          <w:p w14:paraId="1C15DED1" w14:textId="026EFA7C" w:rsidR="007B1929"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7B1929" w:rsidRPr="0051707B" w14:paraId="18C977C8" w14:textId="77777777" w:rsidTr="003143A8">
        <w:trPr>
          <w:trHeight w:val="197"/>
        </w:trPr>
        <w:tc>
          <w:tcPr>
            <w:tcW w:w="1733" w:type="dxa"/>
          </w:tcPr>
          <w:p w14:paraId="5B4D4D86" w14:textId="44DF479E" w:rsidR="007B1929" w:rsidRPr="0051707B" w:rsidRDefault="007B1929" w:rsidP="0090342B">
            <w:pPr>
              <w:rPr>
                <w:rFonts w:ascii="Century Gothic" w:hAnsi="Century Gothic"/>
                <w:color w:val="000000"/>
                <w:sz w:val="20"/>
              </w:rPr>
            </w:pPr>
          </w:p>
        </w:tc>
        <w:tc>
          <w:tcPr>
            <w:tcW w:w="3087" w:type="dxa"/>
          </w:tcPr>
          <w:p w14:paraId="3FA3E6FF" w14:textId="74D9069A" w:rsidR="007B1929" w:rsidRPr="0051707B" w:rsidRDefault="007B1929" w:rsidP="0090342B">
            <w:pPr>
              <w:rPr>
                <w:rFonts w:ascii="Century Gothic" w:hAnsi="Century Gothic"/>
                <w:caps/>
                <w:color w:val="000000"/>
                <w:sz w:val="20"/>
              </w:rPr>
            </w:pPr>
          </w:p>
        </w:tc>
        <w:tc>
          <w:tcPr>
            <w:tcW w:w="2268" w:type="dxa"/>
          </w:tcPr>
          <w:p w14:paraId="0DE18BE6" w14:textId="77777777" w:rsidR="007B1929" w:rsidRPr="0051707B" w:rsidRDefault="007B1929" w:rsidP="0090342B">
            <w:pPr>
              <w:rPr>
                <w:rFonts w:ascii="Century Gothic" w:hAnsi="Century Gothic"/>
                <w:caps/>
                <w:color w:val="000000"/>
                <w:sz w:val="20"/>
              </w:rPr>
            </w:pPr>
          </w:p>
        </w:tc>
        <w:tc>
          <w:tcPr>
            <w:tcW w:w="1969" w:type="dxa"/>
          </w:tcPr>
          <w:p w14:paraId="20C0A011" w14:textId="77777777" w:rsidR="007B1929" w:rsidRPr="0051707B" w:rsidRDefault="007B1929" w:rsidP="0090342B">
            <w:pPr>
              <w:rPr>
                <w:rFonts w:ascii="Century Gothic" w:hAnsi="Century Gothic"/>
                <w:caps/>
                <w:color w:val="000000"/>
                <w:sz w:val="20"/>
              </w:rPr>
            </w:pPr>
          </w:p>
        </w:tc>
      </w:tr>
    </w:tbl>
    <w:p w14:paraId="37DAC627" w14:textId="77777777" w:rsidR="008F5797" w:rsidRPr="0051707B" w:rsidRDefault="008F5797" w:rsidP="0090342B">
      <w:pPr>
        <w:ind w:right="90"/>
        <w:rPr>
          <w:rFonts w:ascii="Century Gothic" w:hAnsi="Century Gothic"/>
          <w:color w:val="000000"/>
          <w:sz w:val="20"/>
        </w:rPr>
      </w:pPr>
    </w:p>
    <w:p w14:paraId="696F0B39" w14:textId="0C7D24AA" w:rsidR="008F5797" w:rsidRPr="0051707B" w:rsidRDefault="0047196D" w:rsidP="0090342B">
      <w:pPr>
        <w:rPr>
          <w:rFonts w:ascii="Century Gothic" w:hAnsi="Century Gothic"/>
          <w:b/>
          <w:smallCaps/>
          <w:color w:val="000000"/>
          <w:sz w:val="20"/>
        </w:rPr>
      </w:pPr>
      <w:r w:rsidRPr="0051707B">
        <w:rPr>
          <w:rFonts w:ascii="Century Gothic" w:hAnsi="Century Gothic"/>
          <w:b/>
          <w:smallCaps/>
          <w:color w:val="000000"/>
          <w:sz w:val="20"/>
        </w:rPr>
        <w:t>R</w:t>
      </w:r>
      <w:r w:rsidR="008F5797" w:rsidRPr="0051707B">
        <w:rPr>
          <w:rFonts w:ascii="Century Gothic" w:hAnsi="Century Gothic"/>
          <w:b/>
          <w:smallCaps/>
          <w:color w:val="000000"/>
          <w:sz w:val="20"/>
        </w:rPr>
        <w:t>eviewed by</w:t>
      </w:r>
    </w:p>
    <w:p w14:paraId="4886438C" w14:textId="6130B16E" w:rsidR="0047196D" w:rsidRPr="0051707B" w:rsidRDefault="0047196D" w:rsidP="0047196D">
      <w:pPr>
        <w:rPr>
          <w:rFonts w:ascii="Century Gothic" w:hAnsi="Century Gothic"/>
          <w:b/>
          <w:i/>
          <w:color w:val="000000"/>
          <w:sz w:val="18"/>
          <w:szCs w:val="18"/>
        </w:rPr>
      </w:pPr>
    </w:p>
    <w:tbl>
      <w:tblPr>
        <w:tblW w:w="91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2053"/>
      </w:tblGrid>
      <w:tr w:rsidR="008F5797" w:rsidRPr="0051707B" w14:paraId="3C4D56A9" w14:textId="77777777" w:rsidTr="0047196D">
        <w:trPr>
          <w:trHeight w:val="454"/>
        </w:trPr>
        <w:tc>
          <w:tcPr>
            <w:tcW w:w="1733" w:type="dxa"/>
            <w:shd w:val="clear" w:color="auto" w:fill="D9D9D9"/>
          </w:tcPr>
          <w:p w14:paraId="640E75C0"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19C8441C"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32E9953A"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Signature</w:t>
            </w:r>
          </w:p>
        </w:tc>
        <w:tc>
          <w:tcPr>
            <w:tcW w:w="2053" w:type="dxa"/>
            <w:shd w:val="clear" w:color="auto" w:fill="D9D9D9"/>
          </w:tcPr>
          <w:p w14:paraId="460EAE9B" w14:textId="77777777" w:rsidR="008F5797" w:rsidRPr="0051707B" w:rsidRDefault="008F5797" w:rsidP="0090342B">
            <w:pPr>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8F5797" w:rsidRPr="0051707B" w14:paraId="39E727B6" w14:textId="77777777" w:rsidTr="0047196D">
        <w:trPr>
          <w:trHeight w:val="197"/>
        </w:trPr>
        <w:tc>
          <w:tcPr>
            <w:tcW w:w="1733" w:type="dxa"/>
          </w:tcPr>
          <w:p w14:paraId="7E026FE0" w14:textId="77777777" w:rsidR="008F5797" w:rsidRPr="0051707B" w:rsidRDefault="008F5797" w:rsidP="0090342B">
            <w:pPr>
              <w:rPr>
                <w:rFonts w:ascii="Century Gothic" w:hAnsi="Century Gothic"/>
                <w:color w:val="000000"/>
                <w:sz w:val="20"/>
              </w:rPr>
            </w:pPr>
          </w:p>
        </w:tc>
        <w:tc>
          <w:tcPr>
            <w:tcW w:w="3087" w:type="dxa"/>
          </w:tcPr>
          <w:p w14:paraId="3E8AE673" w14:textId="77777777" w:rsidR="008F5797" w:rsidRPr="0051707B" w:rsidRDefault="008F5797" w:rsidP="0090342B">
            <w:pPr>
              <w:rPr>
                <w:rFonts w:ascii="Century Gothic" w:hAnsi="Century Gothic"/>
                <w:caps/>
                <w:color w:val="000000"/>
                <w:sz w:val="20"/>
              </w:rPr>
            </w:pPr>
          </w:p>
        </w:tc>
        <w:tc>
          <w:tcPr>
            <w:tcW w:w="2268" w:type="dxa"/>
          </w:tcPr>
          <w:p w14:paraId="71B7B034" w14:textId="77777777" w:rsidR="008F5797" w:rsidRPr="0051707B" w:rsidRDefault="008F5797" w:rsidP="0090342B">
            <w:pPr>
              <w:rPr>
                <w:rFonts w:ascii="Century Gothic" w:hAnsi="Century Gothic"/>
                <w:caps/>
                <w:color w:val="000000"/>
                <w:sz w:val="20"/>
              </w:rPr>
            </w:pPr>
          </w:p>
        </w:tc>
        <w:tc>
          <w:tcPr>
            <w:tcW w:w="2053" w:type="dxa"/>
          </w:tcPr>
          <w:p w14:paraId="2EEFA058" w14:textId="77777777" w:rsidR="008F5797" w:rsidRPr="0051707B" w:rsidRDefault="008F5797" w:rsidP="0090342B">
            <w:pPr>
              <w:rPr>
                <w:rFonts w:ascii="Century Gothic" w:hAnsi="Century Gothic"/>
                <w:caps/>
                <w:color w:val="000000"/>
                <w:sz w:val="20"/>
              </w:rPr>
            </w:pPr>
          </w:p>
        </w:tc>
      </w:tr>
    </w:tbl>
    <w:p w14:paraId="5A554B2E" w14:textId="77777777" w:rsidR="0047196D" w:rsidRPr="0051707B" w:rsidRDefault="0047196D" w:rsidP="0090342B">
      <w:pPr>
        <w:rPr>
          <w:rFonts w:ascii="Century Gothic" w:hAnsi="Century Gothic"/>
          <w:b/>
          <w:smallCaps/>
          <w:color w:val="000000"/>
          <w:sz w:val="20"/>
        </w:rPr>
      </w:pPr>
    </w:p>
    <w:p w14:paraId="4CB922CA" w14:textId="77777777" w:rsidR="007B1929" w:rsidRPr="0051707B" w:rsidRDefault="007B1929" w:rsidP="0090342B">
      <w:pPr>
        <w:rPr>
          <w:rFonts w:ascii="Century Gothic" w:hAnsi="Century Gothic"/>
          <w:color w:val="000000"/>
          <w:sz w:val="20"/>
        </w:rPr>
      </w:pPr>
      <w:r w:rsidRPr="0051707B">
        <w:rPr>
          <w:rFonts w:ascii="Century Gothic" w:hAnsi="Century Gothic"/>
          <w:b/>
          <w:smallCaps/>
          <w:color w:val="000000"/>
          <w:sz w:val="20"/>
        </w:rPr>
        <w:t>Approved By</w:t>
      </w:r>
    </w:p>
    <w:tbl>
      <w:tblPr>
        <w:tblW w:w="9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3"/>
        <w:gridCol w:w="3087"/>
        <w:gridCol w:w="2268"/>
        <w:gridCol w:w="1969"/>
      </w:tblGrid>
      <w:tr w:rsidR="007B1929" w:rsidRPr="0051707B" w14:paraId="71777A3B" w14:textId="77777777" w:rsidTr="003143A8">
        <w:trPr>
          <w:trHeight w:val="454"/>
        </w:trPr>
        <w:tc>
          <w:tcPr>
            <w:tcW w:w="1733" w:type="dxa"/>
            <w:shd w:val="clear" w:color="auto" w:fill="D9D9D9"/>
          </w:tcPr>
          <w:p w14:paraId="75787326"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Role</w:t>
            </w:r>
          </w:p>
        </w:tc>
        <w:tc>
          <w:tcPr>
            <w:tcW w:w="3087" w:type="dxa"/>
            <w:shd w:val="clear" w:color="auto" w:fill="D9D9D9"/>
          </w:tcPr>
          <w:p w14:paraId="28E67BDB"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 xml:space="preserve">Name </w:t>
            </w:r>
          </w:p>
        </w:tc>
        <w:tc>
          <w:tcPr>
            <w:tcW w:w="2268" w:type="dxa"/>
            <w:shd w:val="clear" w:color="auto" w:fill="D9D9D9"/>
          </w:tcPr>
          <w:p w14:paraId="2D2A4E8F"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Signature</w:t>
            </w:r>
          </w:p>
        </w:tc>
        <w:tc>
          <w:tcPr>
            <w:tcW w:w="1969" w:type="dxa"/>
            <w:shd w:val="clear" w:color="auto" w:fill="D9D9D9"/>
          </w:tcPr>
          <w:p w14:paraId="4B14A129" w14:textId="77777777" w:rsidR="007B1929" w:rsidRPr="0051707B" w:rsidRDefault="007B1929" w:rsidP="0090342B">
            <w:pPr>
              <w:spacing w:line="360" w:lineRule="auto"/>
              <w:rPr>
                <w:rFonts w:ascii="Century Gothic" w:hAnsi="Century Gothic"/>
                <w:b/>
                <w:smallCaps/>
                <w:color w:val="000000"/>
                <w:sz w:val="20"/>
              </w:rPr>
            </w:pPr>
            <w:r w:rsidRPr="0051707B">
              <w:rPr>
                <w:rFonts w:ascii="Century Gothic" w:hAnsi="Century Gothic"/>
                <w:b/>
                <w:smallCaps/>
                <w:color w:val="000000"/>
                <w:sz w:val="20"/>
              </w:rPr>
              <w:t>Date (dd-mm-</w:t>
            </w:r>
            <w:proofErr w:type="spellStart"/>
            <w:r w:rsidRPr="0051707B">
              <w:rPr>
                <w:rFonts w:ascii="Century Gothic" w:hAnsi="Century Gothic"/>
                <w:b/>
                <w:smallCaps/>
                <w:color w:val="000000"/>
                <w:sz w:val="20"/>
              </w:rPr>
              <w:t>yyyy</w:t>
            </w:r>
            <w:proofErr w:type="spellEnd"/>
            <w:r w:rsidRPr="0051707B">
              <w:rPr>
                <w:rFonts w:ascii="Century Gothic" w:hAnsi="Century Gothic"/>
                <w:b/>
                <w:smallCaps/>
                <w:color w:val="000000"/>
                <w:sz w:val="20"/>
              </w:rPr>
              <w:t>)</w:t>
            </w:r>
          </w:p>
        </w:tc>
      </w:tr>
      <w:tr w:rsidR="007B1929" w:rsidRPr="0051707B" w14:paraId="5C3B0F54" w14:textId="77777777" w:rsidTr="003143A8">
        <w:trPr>
          <w:trHeight w:val="242"/>
        </w:trPr>
        <w:tc>
          <w:tcPr>
            <w:tcW w:w="1733" w:type="dxa"/>
          </w:tcPr>
          <w:p w14:paraId="0F992F8F" w14:textId="701B8434" w:rsidR="007B1929" w:rsidRPr="0051707B" w:rsidRDefault="00DB352E" w:rsidP="0090342B">
            <w:pPr>
              <w:spacing w:line="360" w:lineRule="auto"/>
              <w:rPr>
                <w:rFonts w:ascii="Century Gothic" w:hAnsi="Century Gothic"/>
                <w:color w:val="000000"/>
                <w:sz w:val="20"/>
              </w:rPr>
            </w:pPr>
            <w:r w:rsidRPr="0051707B">
              <w:rPr>
                <w:rFonts w:ascii="Century Gothic" w:hAnsi="Century Gothic"/>
                <w:b/>
                <w:smallCaps/>
                <w:color w:val="000000"/>
                <w:sz w:val="20"/>
              </w:rPr>
              <w:t>application s</w:t>
            </w:r>
            <w:r w:rsidR="007B1929" w:rsidRPr="0051707B">
              <w:rPr>
                <w:rFonts w:ascii="Century Gothic" w:hAnsi="Century Gothic"/>
                <w:b/>
                <w:smallCaps/>
                <w:color w:val="000000"/>
                <w:sz w:val="20"/>
              </w:rPr>
              <w:t>ystem Manager</w:t>
            </w:r>
          </w:p>
        </w:tc>
        <w:tc>
          <w:tcPr>
            <w:tcW w:w="3087" w:type="dxa"/>
          </w:tcPr>
          <w:p w14:paraId="02C239D3" w14:textId="77777777" w:rsidR="007B1929" w:rsidRPr="0051707B" w:rsidRDefault="007B1929" w:rsidP="0090342B">
            <w:pPr>
              <w:spacing w:line="360" w:lineRule="auto"/>
              <w:rPr>
                <w:rFonts w:ascii="Century Gothic" w:hAnsi="Century Gothic"/>
                <w:caps/>
                <w:color w:val="000000"/>
                <w:sz w:val="20"/>
              </w:rPr>
            </w:pPr>
          </w:p>
        </w:tc>
        <w:tc>
          <w:tcPr>
            <w:tcW w:w="2268" w:type="dxa"/>
          </w:tcPr>
          <w:p w14:paraId="703101F5" w14:textId="77777777" w:rsidR="007B1929" w:rsidRPr="0051707B" w:rsidRDefault="007B1929" w:rsidP="0090342B">
            <w:pPr>
              <w:spacing w:line="360" w:lineRule="auto"/>
              <w:rPr>
                <w:rFonts w:ascii="Century Gothic" w:hAnsi="Century Gothic"/>
                <w:caps/>
                <w:color w:val="000000"/>
                <w:sz w:val="20"/>
              </w:rPr>
            </w:pPr>
          </w:p>
        </w:tc>
        <w:tc>
          <w:tcPr>
            <w:tcW w:w="1969" w:type="dxa"/>
          </w:tcPr>
          <w:p w14:paraId="2324F797" w14:textId="77777777" w:rsidR="007B1929" w:rsidRPr="0051707B" w:rsidRDefault="007B1929" w:rsidP="0090342B">
            <w:pPr>
              <w:spacing w:line="360" w:lineRule="auto"/>
              <w:rPr>
                <w:rFonts w:ascii="Century Gothic" w:hAnsi="Century Gothic"/>
                <w:caps/>
                <w:color w:val="000000"/>
                <w:sz w:val="20"/>
              </w:rPr>
            </w:pPr>
          </w:p>
        </w:tc>
      </w:tr>
    </w:tbl>
    <w:p w14:paraId="3893A869" w14:textId="77777777" w:rsidR="00760BEA" w:rsidRPr="0051707B" w:rsidRDefault="00760BEA" w:rsidP="0090342B">
      <w:pPr>
        <w:rPr>
          <w:rFonts w:ascii="Century Gothic" w:hAnsi="Century Gothic"/>
          <w:b/>
          <w:smallCaps/>
          <w:color w:val="000000"/>
          <w:sz w:val="20"/>
        </w:rPr>
      </w:pPr>
    </w:p>
    <w:p w14:paraId="13B09A64" w14:textId="0CD5F76F"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Authorized</w:t>
      </w:r>
      <w:r w:rsidR="00760BEA" w:rsidRPr="0051707B">
        <w:rPr>
          <w:rFonts w:ascii="Century Gothic" w:hAnsi="Century Gothic"/>
          <w:b/>
          <w:smallCaps/>
          <w:color w:val="000000"/>
          <w:sz w:val="20"/>
        </w:rPr>
        <w:t xml:space="preserve"> for Release </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318"/>
        <w:gridCol w:w="2612"/>
        <w:gridCol w:w="2222"/>
        <w:gridCol w:w="1154"/>
        <w:gridCol w:w="1750"/>
      </w:tblGrid>
      <w:tr w:rsidR="00432E17" w:rsidRPr="0051707B" w14:paraId="6BC37EA4" w14:textId="77777777" w:rsidTr="003E574A">
        <w:trPr>
          <w:trHeight w:val="303"/>
        </w:trPr>
        <w:tc>
          <w:tcPr>
            <w:tcW w:w="728" w:type="pct"/>
            <w:shd w:val="clear" w:color="auto" w:fill="D9D9D9"/>
          </w:tcPr>
          <w:p w14:paraId="791FA46C" w14:textId="77777777" w:rsidR="00432E17" w:rsidRPr="0051707B" w:rsidRDefault="00432E17" w:rsidP="0090342B">
            <w:pPr>
              <w:rPr>
                <w:rFonts w:ascii="Century Gothic" w:hAnsi="Century Gothic"/>
                <w:b/>
                <w:smallCaps/>
                <w:color w:val="000000"/>
                <w:sz w:val="20"/>
              </w:rPr>
            </w:pPr>
          </w:p>
        </w:tc>
        <w:tc>
          <w:tcPr>
            <w:tcW w:w="1442" w:type="pct"/>
            <w:shd w:val="clear" w:color="auto" w:fill="D9D9D9"/>
          </w:tcPr>
          <w:p w14:paraId="4DF3C8FB" w14:textId="77777777" w:rsidR="00432E17" w:rsidRPr="0051707B" w:rsidRDefault="00BD3C18" w:rsidP="0090342B">
            <w:pPr>
              <w:rPr>
                <w:rFonts w:ascii="Century Gothic" w:hAnsi="Century Gothic"/>
                <w:b/>
                <w:bCs/>
                <w:smallCaps/>
                <w:color w:val="000000"/>
                <w:sz w:val="20"/>
              </w:rPr>
            </w:pPr>
            <w:r w:rsidRPr="0051707B">
              <w:rPr>
                <w:rFonts w:ascii="Century Gothic" w:hAnsi="Century Gothic"/>
                <w:b/>
                <w:smallCaps/>
                <w:color w:val="000000"/>
                <w:sz w:val="20"/>
              </w:rPr>
              <w:t>Name</w:t>
            </w:r>
          </w:p>
        </w:tc>
        <w:tc>
          <w:tcPr>
            <w:tcW w:w="1227" w:type="pct"/>
            <w:shd w:val="clear" w:color="auto" w:fill="D9D9D9"/>
          </w:tcPr>
          <w:p w14:paraId="1C7227DE"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D</w:t>
            </w:r>
            <w:r w:rsidR="00BD3C18" w:rsidRPr="0051707B">
              <w:rPr>
                <w:rFonts w:ascii="Century Gothic" w:hAnsi="Century Gothic"/>
                <w:b/>
                <w:smallCaps/>
                <w:color w:val="000000"/>
                <w:sz w:val="20"/>
              </w:rPr>
              <w:t xml:space="preserve">esignation </w:t>
            </w:r>
          </w:p>
        </w:tc>
        <w:tc>
          <w:tcPr>
            <w:tcW w:w="637" w:type="pct"/>
            <w:shd w:val="clear" w:color="auto" w:fill="D9D9D9"/>
          </w:tcPr>
          <w:p w14:paraId="62702B97"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S</w:t>
            </w:r>
            <w:r w:rsidR="00BD3C18" w:rsidRPr="0051707B">
              <w:rPr>
                <w:rFonts w:ascii="Century Gothic" w:hAnsi="Century Gothic"/>
                <w:b/>
                <w:smallCaps/>
                <w:color w:val="000000"/>
                <w:sz w:val="20"/>
              </w:rPr>
              <w:t>ignature</w:t>
            </w:r>
          </w:p>
        </w:tc>
        <w:tc>
          <w:tcPr>
            <w:tcW w:w="966" w:type="pct"/>
            <w:shd w:val="clear" w:color="auto" w:fill="D9D9D9"/>
          </w:tcPr>
          <w:p w14:paraId="044525B0" w14:textId="77777777" w:rsidR="00432E17" w:rsidRPr="0051707B" w:rsidRDefault="00760BEA" w:rsidP="0090342B">
            <w:pPr>
              <w:rPr>
                <w:rFonts w:ascii="Century Gothic" w:hAnsi="Century Gothic"/>
                <w:b/>
                <w:smallCaps/>
                <w:color w:val="000000"/>
                <w:sz w:val="20"/>
              </w:rPr>
            </w:pPr>
            <w:r w:rsidRPr="0051707B">
              <w:rPr>
                <w:rFonts w:ascii="Century Gothic" w:hAnsi="Century Gothic"/>
                <w:b/>
                <w:smallCaps/>
                <w:color w:val="000000"/>
                <w:sz w:val="20"/>
              </w:rPr>
              <w:t>D</w:t>
            </w:r>
            <w:r w:rsidR="00BD3C18" w:rsidRPr="0051707B">
              <w:rPr>
                <w:rFonts w:ascii="Century Gothic" w:hAnsi="Century Gothic"/>
                <w:b/>
                <w:smallCaps/>
                <w:color w:val="000000"/>
                <w:sz w:val="20"/>
              </w:rPr>
              <w:t>ate</w:t>
            </w:r>
            <w:r w:rsidRPr="0051707B">
              <w:rPr>
                <w:rFonts w:ascii="Century Gothic" w:hAnsi="Century Gothic"/>
                <w:b/>
                <w:smallCaps/>
                <w:color w:val="000000"/>
                <w:sz w:val="20"/>
              </w:rPr>
              <w:t xml:space="preserve"> </w:t>
            </w:r>
            <w:r w:rsidR="00BD3C18" w:rsidRPr="0051707B">
              <w:rPr>
                <w:rFonts w:ascii="Century Gothic" w:hAnsi="Century Gothic"/>
                <w:b/>
                <w:smallCaps/>
                <w:color w:val="000000"/>
                <w:sz w:val="20"/>
              </w:rPr>
              <w:t>(dd-mm-</w:t>
            </w:r>
            <w:proofErr w:type="spellStart"/>
            <w:r w:rsidR="00BD3C18" w:rsidRPr="0051707B">
              <w:rPr>
                <w:rFonts w:ascii="Century Gothic" w:hAnsi="Century Gothic"/>
                <w:b/>
                <w:smallCaps/>
                <w:color w:val="000000"/>
                <w:sz w:val="20"/>
              </w:rPr>
              <w:t>yy</w:t>
            </w:r>
            <w:proofErr w:type="spellEnd"/>
            <w:r w:rsidR="00BD3C18" w:rsidRPr="0051707B">
              <w:rPr>
                <w:rFonts w:ascii="Century Gothic" w:hAnsi="Century Gothic"/>
                <w:b/>
                <w:smallCaps/>
                <w:color w:val="000000"/>
                <w:sz w:val="20"/>
              </w:rPr>
              <w:t>)</w:t>
            </w:r>
          </w:p>
        </w:tc>
      </w:tr>
      <w:tr w:rsidR="00432E17" w:rsidRPr="0051707B" w14:paraId="51F62212" w14:textId="77777777" w:rsidTr="003E574A">
        <w:trPr>
          <w:trHeight w:val="303"/>
        </w:trPr>
        <w:tc>
          <w:tcPr>
            <w:tcW w:w="728" w:type="pct"/>
          </w:tcPr>
          <w:p w14:paraId="45DE5223" w14:textId="201192B3" w:rsidR="00432E17" w:rsidRPr="0051707B" w:rsidRDefault="007B1929" w:rsidP="0090342B">
            <w:pPr>
              <w:rPr>
                <w:rFonts w:ascii="Century Gothic" w:hAnsi="Century Gothic"/>
                <w:b/>
                <w:smallCaps/>
                <w:color w:val="000000"/>
                <w:sz w:val="20"/>
              </w:rPr>
            </w:pPr>
            <w:r w:rsidRPr="0051707B">
              <w:rPr>
                <w:rFonts w:ascii="Century Gothic" w:hAnsi="Century Gothic"/>
                <w:b/>
                <w:smallCaps/>
                <w:color w:val="000000"/>
                <w:sz w:val="20"/>
              </w:rPr>
              <w:t>Authorized</w:t>
            </w:r>
            <w:r w:rsidR="00BD3C18" w:rsidRPr="0051707B">
              <w:rPr>
                <w:rFonts w:ascii="Century Gothic" w:hAnsi="Century Gothic"/>
                <w:b/>
                <w:smallCaps/>
                <w:color w:val="000000"/>
                <w:sz w:val="20"/>
              </w:rPr>
              <w:t xml:space="preserve"> by </w:t>
            </w:r>
            <w:r w:rsidR="00760BEA" w:rsidRPr="0051707B">
              <w:rPr>
                <w:rFonts w:ascii="Century Gothic" w:hAnsi="Century Gothic"/>
                <w:b/>
                <w:smallCaps/>
                <w:color w:val="000000"/>
                <w:sz w:val="20"/>
              </w:rPr>
              <w:t>Project Manager</w:t>
            </w:r>
            <w:r w:rsidR="00BD3C18" w:rsidRPr="0051707B">
              <w:rPr>
                <w:rFonts w:ascii="Century Gothic" w:hAnsi="Century Gothic"/>
                <w:b/>
                <w:smallCaps/>
                <w:color w:val="000000"/>
                <w:sz w:val="20"/>
              </w:rPr>
              <w:t xml:space="preserve"> </w:t>
            </w:r>
          </w:p>
        </w:tc>
        <w:tc>
          <w:tcPr>
            <w:tcW w:w="1442" w:type="pct"/>
          </w:tcPr>
          <w:p w14:paraId="7D01EC97" w14:textId="77777777" w:rsidR="00432E17" w:rsidRPr="0051707B" w:rsidRDefault="00432E17" w:rsidP="0090342B">
            <w:pPr>
              <w:rPr>
                <w:rFonts w:ascii="Century Gothic" w:hAnsi="Century Gothic"/>
                <w:b/>
                <w:smallCaps/>
                <w:color w:val="000000"/>
                <w:sz w:val="20"/>
              </w:rPr>
            </w:pPr>
          </w:p>
        </w:tc>
        <w:tc>
          <w:tcPr>
            <w:tcW w:w="1227" w:type="pct"/>
          </w:tcPr>
          <w:p w14:paraId="4DDE61ED" w14:textId="77777777" w:rsidR="00432E17" w:rsidRPr="0051707B" w:rsidRDefault="00432E17" w:rsidP="0090342B">
            <w:pPr>
              <w:rPr>
                <w:rFonts w:ascii="Century Gothic" w:hAnsi="Century Gothic"/>
                <w:b/>
                <w:smallCaps/>
                <w:color w:val="000000"/>
                <w:sz w:val="20"/>
              </w:rPr>
            </w:pPr>
          </w:p>
        </w:tc>
        <w:tc>
          <w:tcPr>
            <w:tcW w:w="637" w:type="pct"/>
          </w:tcPr>
          <w:p w14:paraId="675FB1B6" w14:textId="77777777" w:rsidR="00432E17" w:rsidRPr="0051707B" w:rsidRDefault="00432E17" w:rsidP="0090342B">
            <w:pPr>
              <w:rPr>
                <w:rFonts w:ascii="Century Gothic" w:hAnsi="Century Gothic"/>
                <w:b/>
                <w:smallCaps/>
                <w:color w:val="000000"/>
                <w:sz w:val="20"/>
              </w:rPr>
            </w:pPr>
          </w:p>
        </w:tc>
        <w:tc>
          <w:tcPr>
            <w:tcW w:w="966" w:type="pct"/>
          </w:tcPr>
          <w:p w14:paraId="5D31938B" w14:textId="77777777" w:rsidR="00432E17" w:rsidRPr="0051707B" w:rsidRDefault="00432E17" w:rsidP="0090342B">
            <w:pPr>
              <w:rPr>
                <w:rFonts w:ascii="Century Gothic" w:hAnsi="Century Gothic"/>
                <w:b/>
                <w:smallCaps/>
                <w:color w:val="000000"/>
                <w:sz w:val="20"/>
              </w:rPr>
            </w:pPr>
          </w:p>
        </w:tc>
      </w:tr>
    </w:tbl>
    <w:p w14:paraId="6A85FFED" w14:textId="77777777" w:rsidR="00432E17" w:rsidRPr="0051707B" w:rsidRDefault="00432E17" w:rsidP="0090342B">
      <w:pPr>
        <w:rPr>
          <w:rFonts w:ascii="Century Gothic" w:hAnsi="Century Gothic"/>
          <w:b/>
          <w:smallCaps/>
          <w:color w:val="000000"/>
          <w:sz w:val="20"/>
        </w:rPr>
      </w:pPr>
    </w:p>
    <w:p w14:paraId="31B81CD0" w14:textId="77777777" w:rsidR="00432E17" w:rsidRPr="0051707B" w:rsidRDefault="00432E17" w:rsidP="0090342B">
      <w:pPr>
        <w:rPr>
          <w:rFonts w:ascii="Century Gothic" w:hAnsi="Century Gothic"/>
          <w:b/>
          <w:smallCaps/>
          <w:color w:val="000000"/>
          <w:sz w:val="20"/>
        </w:rPr>
      </w:pPr>
    </w:p>
    <w:p w14:paraId="4E1D6580" w14:textId="77777777" w:rsidR="007B1929" w:rsidRPr="0051707B" w:rsidRDefault="007B1929" w:rsidP="0090342B">
      <w:pPr>
        <w:tabs>
          <w:tab w:val="clear" w:pos="360"/>
          <w:tab w:val="left" w:pos="3615"/>
        </w:tabs>
        <w:rPr>
          <w:rFonts w:ascii="Century Gothic" w:hAnsi="Century Gothic"/>
          <w:b/>
          <w:smallCaps/>
          <w:color w:val="000000"/>
          <w:sz w:val="20"/>
        </w:rPr>
      </w:pPr>
    </w:p>
    <w:p w14:paraId="3977900D" w14:textId="77777777" w:rsidR="00432E17" w:rsidRPr="0051707B" w:rsidRDefault="00432E17" w:rsidP="0090342B">
      <w:pPr>
        <w:rPr>
          <w:rFonts w:ascii="Century Gothic" w:hAnsi="Century Gothic"/>
          <w:b/>
          <w:smallCaps/>
          <w:color w:val="000000"/>
          <w:sz w:val="20"/>
        </w:rPr>
      </w:pPr>
    </w:p>
    <w:p w14:paraId="6B259BB9" w14:textId="77777777" w:rsidR="007B1929" w:rsidRPr="0051707B" w:rsidRDefault="007B1929" w:rsidP="0090342B">
      <w:pPr>
        <w:tabs>
          <w:tab w:val="clear" w:pos="360"/>
          <w:tab w:val="left" w:pos="3615"/>
        </w:tabs>
        <w:rPr>
          <w:rFonts w:ascii="Century Gothic" w:hAnsi="Century Gothic"/>
          <w:b/>
          <w:smallCaps/>
          <w:color w:val="000000"/>
          <w:sz w:val="20"/>
        </w:rPr>
      </w:pPr>
    </w:p>
    <w:p w14:paraId="6061F76F" w14:textId="77777777" w:rsidR="007B1929" w:rsidRPr="0051707B" w:rsidRDefault="007B1929" w:rsidP="0090342B">
      <w:pPr>
        <w:rPr>
          <w:rFonts w:ascii="Century Gothic" w:hAnsi="Century Gothic"/>
          <w:smallCaps/>
          <w:color w:val="000000"/>
          <w:sz w:val="20"/>
        </w:rPr>
        <w:sectPr w:rsidR="007B1929" w:rsidRPr="0051707B" w:rsidSect="00B52BA5">
          <w:headerReference w:type="default" r:id="rId12"/>
          <w:headerReference w:type="first" r:id="rId13"/>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4BF3AD9F" w14:textId="77777777" w:rsidR="00432E17" w:rsidRPr="0051707B" w:rsidRDefault="00432E17" w:rsidP="0090342B">
      <w:pPr>
        <w:rPr>
          <w:rFonts w:ascii="Century Gothic" w:hAnsi="Century Gothic"/>
          <w:smallCaps/>
          <w:color w:val="000000"/>
          <w:sz w:val="20"/>
        </w:rPr>
      </w:pPr>
    </w:p>
    <w:p w14:paraId="5E5884BA" w14:textId="77777777" w:rsidR="00432E17" w:rsidRPr="0051707B" w:rsidRDefault="00432E17" w:rsidP="0090342B">
      <w:pPr>
        <w:rPr>
          <w:rFonts w:ascii="Century Gothic" w:hAnsi="Century Gothic"/>
          <w:smallCaps/>
          <w:color w:val="000000"/>
          <w:sz w:val="20"/>
        </w:rPr>
      </w:pPr>
    </w:p>
    <w:p w14:paraId="04E8B6DB" w14:textId="77777777" w:rsidR="00432E17" w:rsidRPr="0051707B" w:rsidRDefault="00BD3C18" w:rsidP="0090342B">
      <w:pPr>
        <w:rPr>
          <w:rFonts w:ascii="Century Gothic" w:hAnsi="Century Gothic"/>
          <w:b/>
          <w:smallCaps/>
          <w:color w:val="000000"/>
          <w:sz w:val="22"/>
          <w:szCs w:val="22"/>
        </w:rPr>
      </w:pPr>
      <w:r w:rsidRPr="0051707B">
        <w:rPr>
          <w:rFonts w:ascii="Century Gothic" w:hAnsi="Century Gothic"/>
          <w:b/>
          <w:smallCaps/>
          <w:color w:val="000000"/>
          <w:sz w:val="22"/>
          <w:szCs w:val="22"/>
        </w:rPr>
        <w:t>Contents</w:t>
      </w:r>
    </w:p>
    <w:p w14:paraId="38678203" w14:textId="77777777" w:rsidR="000174C1" w:rsidRDefault="00BD3C18">
      <w:pPr>
        <w:pStyle w:val="TOC1"/>
        <w:tabs>
          <w:tab w:val="left" w:pos="480"/>
        </w:tabs>
        <w:rPr>
          <w:rFonts w:asciiTheme="minorHAnsi" w:eastAsiaTheme="minorEastAsia" w:hAnsiTheme="minorHAnsi" w:cstheme="minorBidi"/>
          <w:b w:val="0"/>
          <w:caps w:val="0"/>
          <w:noProof/>
          <w:sz w:val="22"/>
          <w:szCs w:val="22"/>
        </w:rPr>
      </w:pPr>
      <w:r w:rsidRPr="0051707B">
        <w:rPr>
          <w:rFonts w:ascii="Century Gothic" w:hAnsi="Century Gothic"/>
          <w:b w:val="0"/>
          <w:caps w:val="0"/>
          <w:color w:val="000000"/>
        </w:rPr>
        <w:fldChar w:fldCharType="begin"/>
      </w:r>
      <w:r w:rsidRPr="0051707B">
        <w:rPr>
          <w:rFonts w:ascii="Century Gothic" w:hAnsi="Century Gothic"/>
          <w:b w:val="0"/>
          <w:caps w:val="0"/>
          <w:color w:val="000000"/>
        </w:rPr>
        <w:instrText xml:space="preserve"> TOC \o "1-3" \h \z \u </w:instrText>
      </w:r>
      <w:r w:rsidRPr="0051707B">
        <w:rPr>
          <w:rFonts w:ascii="Century Gothic" w:hAnsi="Century Gothic"/>
          <w:b w:val="0"/>
          <w:caps w:val="0"/>
          <w:color w:val="000000"/>
        </w:rPr>
        <w:fldChar w:fldCharType="separate"/>
      </w:r>
      <w:hyperlink w:anchor="_Toc95735748" w:history="1">
        <w:r w:rsidR="000174C1" w:rsidRPr="00431FB7">
          <w:rPr>
            <w:rStyle w:val="Hyperlink"/>
            <w:rFonts w:ascii="Century Gothic" w:hAnsi="Century Gothic"/>
            <w:noProof/>
          </w:rPr>
          <w:t>1.</w:t>
        </w:r>
        <w:r w:rsidR="000174C1">
          <w:rPr>
            <w:rFonts w:asciiTheme="minorHAnsi" w:eastAsiaTheme="minorEastAsia" w:hAnsiTheme="minorHAnsi" w:cstheme="minorBidi"/>
            <w:b w:val="0"/>
            <w:caps w:val="0"/>
            <w:noProof/>
            <w:sz w:val="22"/>
            <w:szCs w:val="22"/>
          </w:rPr>
          <w:tab/>
        </w:r>
        <w:r w:rsidR="000174C1" w:rsidRPr="00431FB7">
          <w:rPr>
            <w:rStyle w:val="Hyperlink"/>
            <w:rFonts w:ascii="Century Gothic" w:hAnsi="Century Gothic"/>
            <w:noProof/>
          </w:rPr>
          <w:t>INTRODUCTION</w:t>
        </w:r>
        <w:r w:rsidR="000174C1">
          <w:rPr>
            <w:noProof/>
            <w:webHidden/>
          </w:rPr>
          <w:tab/>
        </w:r>
        <w:r w:rsidR="000174C1">
          <w:rPr>
            <w:noProof/>
            <w:webHidden/>
          </w:rPr>
          <w:fldChar w:fldCharType="begin"/>
        </w:r>
        <w:r w:rsidR="000174C1">
          <w:rPr>
            <w:noProof/>
            <w:webHidden/>
          </w:rPr>
          <w:instrText xml:space="preserve"> PAGEREF _Toc95735748 \h </w:instrText>
        </w:r>
        <w:r w:rsidR="000174C1">
          <w:rPr>
            <w:noProof/>
            <w:webHidden/>
          </w:rPr>
        </w:r>
        <w:r w:rsidR="000174C1">
          <w:rPr>
            <w:noProof/>
            <w:webHidden/>
          </w:rPr>
          <w:fldChar w:fldCharType="separate"/>
        </w:r>
        <w:r w:rsidR="000174C1">
          <w:rPr>
            <w:noProof/>
            <w:webHidden/>
          </w:rPr>
          <w:t>4</w:t>
        </w:r>
        <w:r w:rsidR="000174C1">
          <w:rPr>
            <w:noProof/>
            <w:webHidden/>
          </w:rPr>
          <w:fldChar w:fldCharType="end"/>
        </w:r>
      </w:hyperlink>
    </w:p>
    <w:p w14:paraId="75F36FA0"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49" w:history="1">
        <w:r w:rsidR="000174C1" w:rsidRPr="00431FB7">
          <w:rPr>
            <w:rStyle w:val="Hyperlink"/>
            <w:rFonts w:ascii="Century Gothic" w:hAnsi="Century Gothic"/>
            <w:noProof/>
          </w:rPr>
          <w:t>1.1</w:t>
        </w:r>
        <w:r w:rsidR="000174C1">
          <w:rPr>
            <w:rFonts w:asciiTheme="minorHAnsi" w:eastAsiaTheme="minorEastAsia" w:hAnsiTheme="minorHAnsi" w:cstheme="minorBidi"/>
            <w:smallCaps w:val="0"/>
            <w:noProof/>
            <w:sz w:val="22"/>
            <w:szCs w:val="22"/>
          </w:rPr>
          <w:tab/>
        </w:r>
        <w:r w:rsidR="000174C1" w:rsidRPr="00431FB7">
          <w:rPr>
            <w:rStyle w:val="Hyperlink"/>
            <w:rFonts w:ascii="Century Gothic" w:hAnsi="Century Gothic"/>
            <w:noProof/>
          </w:rPr>
          <w:t>Scope</w:t>
        </w:r>
        <w:r w:rsidR="000174C1">
          <w:rPr>
            <w:noProof/>
            <w:webHidden/>
          </w:rPr>
          <w:tab/>
        </w:r>
        <w:r w:rsidR="000174C1">
          <w:rPr>
            <w:noProof/>
            <w:webHidden/>
          </w:rPr>
          <w:fldChar w:fldCharType="begin"/>
        </w:r>
        <w:r w:rsidR="000174C1">
          <w:rPr>
            <w:noProof/>
            <w:webHidden/>
          </w:rPr>
          <w:instrText xml:space="preserve"> PAGEREF _Toc95735749 \h </w:instrText>
        </w:r>
        <w:r w:rsidR="000174C1">
          <w:rPr>
            <w:noProof/>
            <w:webHidden/>
          </w:rPr>
        </w:r>
        <w:r w:rsidR="000174C1">
          <w:rPr>
            <w:noProof/>
            <w:webHidden/>
          </w:rPr>
          <w:fldChar w:fldCharType="separate"/>
        </w:r>
        <w:r w:rsidR="000174C1">
          <w:rPr>
            <w:noProof/>
            <w:webHidden/>
          </w:rPr>
          <w:t>4</w:t>
        </w:r>
        <w:r w:rsidR="000174C1">
          <w:rPr>
            <w:noProof/>
            <w:webHidden/>
          </w:rPr>
          <w:fldChar w:fldCharType="end"/>
        </w:r>
      </w:hyperlink>
    </w:p>
    <w:p w14:paraId="170E325B"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0" w:history="1">
        <w:r w:rsidR="000174C1" w:rsidRPr="00431FB7">
          <w:rPr>
            <w:rStyle w:val="Hyperlink"/>
            <w:rFonts w:ascii="Century Gothic" w:hAnsi="Century Gothic"/>
            <w:noProof/>
          </w:rPr>
          <w:t>1.2</w:t>
        </w:r>
        <w:r w:rsidR="000174C1">
          <w:rPr>
            <w:rFonts w:asciiTheme="minorHAnsi" w:eastAsiaTheme="minorEastAsia" w:hAnsiTheme="minorHAnsi" w:cstheme="minorBidi"/>
            <w:smallCaps w:val="0"/>
            <w:noProof/>
            <w:sz w:val="22"/>
            <w:szCs w:val="22"/>
          </w:rPr>
          <w:tab/>
        </w:r>
        <w:r w:rsidR="000174C1" w:rsidRPr="00431FB7">
          <w:rPr>
            <w:rStyle w:val="Hyperlink"/>
            <w:rFonts w:ascii="Century Gothic" w:hAnsi="Century Gothic"/>
            <w:noProof/>
          </w:rPr>
          <w:t>Definitions and abbreviations</w:t>
        </w:r>
        <w:r w:rsidR="000174C1">
          <w:rPr>
            <w:noProof/>
            <w:webHidden/>
          </w:rPr>
          <w:tab/>
        </w:r>
        <w:r w:rsidR="000174C1">
          <w:rPr>
            <w:noProof/>
            <w:webHidden/>
          </w:rPr>
          <w:fldChar w:fldCharType="begin"/>
        </w:r>
        <w:r w:rsidR="000174C1">
          <w:rPr>
            <w:noProof/>
            <w:webHidden/>
          </w:rPr>
          <w:instrText xml:space="preserve"> PAGEREF _Toc95735750 \h </w:instrText>
        </w:r>
        <w:r w:rsidR="000174C1">
          <w:rPr>
            <w:noProof/>
            <w:webHidden/>
          </w:rPr>
        </w:r>
        <w:r w:rsidR="000174C1">
          <w:rPr>
            <w:noProof/>
            <w:webHidden/>
          </w:rPr>
          <w:fldChar w:fldCharType="separate"/>
        </w:r>
        <w:r w:rsidR="000174C1">
          <w:rPr>
            <w:noProof/>
            <w:webHidden/>
          </w:rPr>
          <w:t>4</w:t>
        </w:r>
        <w:r w:rsidR="000174C1">
          <w:rPr>
            <w:noProof/>
            <w:webHidden/>
          </w:rPr>
          <w:fldChar w:fldCharType="end"/>
        </w:r>
      </w:hyperlink>
    </w:p>
    <w:p w14:paraId="16AE8FD3"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1" w:history="1">
        <w:r w:rsidR="000174C1" w:rsidRPr="00431FB7">
          <w:rPr>
            <w:rStyle w:val="Hyperlink"/>
            <w:rFonts w:ascii="Century Gothic" w:hAnsi="Century Gothic"/>
            <w:noProof/>
          </w:rPr>
          <w:t>1.3</w:t>
        </w:r>
        <w:r w:rsidR="000174C1">
          <w:rPr>
            <w:rFonts w:asciiTheme="minorHAnsi" w:eastAsiaTheme="minorEastAsia" w:hAnsiTheme="minorHAnsi" w:cstheme="minorBidi"/>
            <w:smallCaps w:val="0"/>
            <w:noProof/>
            <w:sz w:val="22"/>
            <w:szCs w:val="22"/>
          </w:rPr>
          <w:tab/>
        </w:r>
        <w:r w:rsidR="000174C1" w:rsidRPr="00431FB7">
          <w:rPr>
            <w:rStyle w:val="Hyperlink"/>
            <w:rFonts w:ascii="Century Gothic" w:hAnsi="Century Gothic"/>
            <w:noProof/>
          </w:rPr>
          <w:t>References</w:t>
        </w:r>
        <w:r w:rsidR="000174C1">
          <w:rPr>
            <w:noProof/>
            <w:webHidden/>
          </w:rPr>
          <w:tab/>
        </w:r>
        <w:r w:rsidR="000174C1">
          <w:rPr>
            <w:noProof/>
            <w:webHidden/>
          </w:rPr>
          <w:fldChar w:fldCharType="begin"/>
        </w:r>
        <w:r w:rsidR="000174C1">
          <w:rPr>
            <w:noProof/>
            <w:webHidden/>
          </w:rPr>
          <w:instrText xml:space="preserve"> PAGEREF _Toc95735751 \h </w:instrText>
        </w:r>
        <w:r w:rsidR="000174C1">
          <w:rPr>
            <w:noProof/>
            <w:webHidden/>
          </w:rPr>
        </w:r>
        <w:r w:rsidR="000174C1">
          <w:rPr>
            <w:noProof/>
            <w:webHidden/>
          </w:rPr>
          <w:fldChar w:fldCharType="separate"/>
        </w:r>
        <w:r w:rsidR="000174C1">
          <w:rPr>
            <w:noProof/>
            <w:webHidden/>
          </w:rPr>
          <w:t>5</w:t>
        </w:r>
        <w:r w:rsidR="000174C1">
          <w:rPr>
            <w:noProof/>
            <w:webHidden/>
          </w:rPr>
          <w:fldChar w:fldCharType="end"/>
        </w:r>
      </w:hyperlink>
    </w:p>
    <w:p w14:paraId="41D03F0F"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2" w:history="1">
        <w:r w:rsidR="000174C1" w:rsidRPr="00431FB7">
          <w:rPr>
            <w:rStyle w:val="Hyperlink"/>
            <w:rFonts w:ascii="Century Gothic" w:hAnsi="Century Gothic"/>
            <w:noProof/>
          </w:rPr>
          <w:t>1.4</w:t>
        </w:r>
        <w:r w:rsidR="000174C1">
          <w:rPr>
            <w:rFonts w:asciiTheme="minorHAnsi" w:eastAsiaTheme="minorEastAsia" w:hAnsiTheme="minorHAnsi" w:cstheme="minorBidi"/>
            <w:smallCaps w:val="0"/>
            <w:noProof/>
            <w:sz w:val="22"/>
            <w:szCs w:val="22"/>
          </w:rPr>
          <w:tab/>
        </w:r>
        <w:r w:rsidR="000174C1" w:rsidRPr="00431FB7">
          <w:rPr>
            <w:rStyle w:val="Hyperlink"/>
            <w:rFonts w:ascii="Century Gothic" w:hAnsi="Century Gothic"/>
            <w:noProof/>
          </w:rPr>
          <w:t>Product Perspective</w:t>
        </w:r>
        <w:r w:rsidR="000174C1">
          <w:rPr>
            <w:noProof/>
            <w:webHidden/>
          </w:rPr>
          <w:tab/>
        </w:r>
        <w:r w:rsidR="000174C1">
          <w:rPr>
            <w:noProof/>
            <w:webHidden/>
          </w:rPr>
          <w:fldChar w:fldCharType="begin"/>
        </w:r>
        <w:r w:rsidR="000174C1">
          <w:rPr>
            <w:noProof/>
            <w:webHidden/>
          </w:rPr>
          <w:instrText xml:space="preserve"> PAGEREF _Toc95735752 \h </w:instrText>
        </w:r>
        <w:r w:rsidR="000174C1">
          <w:rPr>
            <w:noProof/>
            <w:webHidden/>
          </w:rPr>
        </w:r>
        <w:r w:rsidR="000174C1">
          <w:rPr>
            <w:noProof/>
            <w:webHidden/>
          </w:rPr>
          <w:fldChar w:fldCharType="separate"/>
        </w:r>
        <w:r w:rsidR="000174C1">
          <w:rPr>
            <w:noProof/>
            <w:webHidden/>
          </w:rPr>
          <w:t>5</w:t>
        </w:r>
        <w:r w:rsidR="000174C1">
          <w:rPr>
            <w:noProof/>
            <w:webHidden/>
          </w:rPr>
          <w:fldChar w:fldCharType="end"/>
        </w:r>
      </w:hyperlink>
    </w:p>
    <w:p w14:paraId="6D0FFF22" w14:textId="77777777" w:rsidR="000174C1" w:rsidRDefault="00000000">
      <w:pPr>
        <w:pStyle w:val="TOC1"/>
        <w:tabs>
          <w:tab w:val="left" w:pos="480"/>
        </w:tabs>
        <w:rPr>
          <w:rFonts w:asciiTheme="minorHAnsi" w:eastAsiaTheme="minorEastAsia" w:hAnsiTheme="minorHAnsi" w:cstheme="minorBidi"/>
          <w:b w:val="0"/>
          <w:caps w:val="0"/>
          <w:noProof/>
          <w:sz w:val="22"/>
          <w:szCs w:val="22"/>
        </w:rPr>
      </w:pPr>
      <w:hyperlink w:anchor="_Toc95735753" w:history="1">
        <w:r w:rsidR="000174C1" w:rsidRPr="00431FB7">
          <w:rPr>
            <w:rStyle w:val="Hyperlink"/>
            <w:rFonts w:ascii="Century Gothic" w:hAnsi="Century Gothic"/>
            <w:noProof/>
          </w:rPr>
          <w:t>2.</w:t>
        </w:r>
        <w:r w:rsidR="000174C1">
          <w:rPr>
            <w:rFonts w:asciiTheme="minorHAnsi" w:eastAsiaTheme="minorEastAsia" w:hAnsiTheme="minorHAnsi" w:cstheme="minorBidi"/>
            <w:b w:val="0"/>
            <w:caps w:val="0"/>
            <w:noProof/>
            <w:sz w:val="22"/>
            <w:szCs w:val="22"/>
          </w:rPr>
          <w:tab/>
        </w:r>
        <w:r w:rsidR="000174C1" w:rsidRPr="00431FB7">
          <w:rPr>
            <w:rStyle w:val="Hyperlink"/>
            <w:rFonts w:ascii="Century Gothic" w:hAnsi="Century Gothic"/>
            <w:noProof/>
          </w:rPr>
          <w:t>Design Considerations</w:t>
        </w:r>
        <w:r w:rsidR="000174C1">
          <w:rPr>
            <w:noProof/>
            <w:webHidden/>
          </w:rPr>
          <w:tab/>
        </w:r>
        <w:r w:rsidR="000174C1">
          <w:rPr>
            <w:noProof/>
            <w:webHidden/>
          </w:rPr>
          <w:fldChar w:fldCharType="begin"/>
        </w:r>
        <w:r w:rsidR="000174C1">
          <w:rPr>
            <w:noProof/>
            <w:webHidden/>
          </w:rPr>
          <w:instrText xml:space="preserve"> PAGEREF _Toc95735753 \h </w:instrText>
        </w:r>
        <w:r w:rsidR="000174C1">
          <w:rPr>
            <w:noProof/>
            <w:webHidden/>
          </w:rPr>
        </w:r>
        <w:r w:rsidR="000174C1">
          <w:rPr>
            <w:noProof/>
            <w:webHidden/>
          </w:rPr>
          <w:fldChar w:fldCharType="separate"/>
        </w:r>
        <w:r w:rsidR="000174C1">
          <w:rPr>
            <w:noProof/>
            <w:webHidden/>
          </w:rPr>
          <w:t>6</w:t>
        </w:r>
        <w:r w:rsidR="000174C1">
          <w:rPr>
            <w:noProof/>
            <w:webHidden/>
          </w:rPr>
          <w:fldChar w:fldCharType="end"/>
        </w:r>
      </w:hyperlink>
    </w:p>
    <w:p w14:paraId="19BBAFA5" w14:textId="77777777" w:rsidR="000174C1" w:rsidRDefault="00000000">
      <w:pPr>
        <w:pStyle w:val="TOC1"/>
        <w:tabs>
          <w:tab w:val="left" w:pos="480"/>
        </w:tabs>
        <w:rPr>
          <w:rFonts w:asciiTheme="minorHAnsi" w:eastAsiaTheme="minorEastAsia" w:hAnsiTheme="minorHAnsi" w:cstheme="minorBidi"/>
          <w:b w:val="0"/>
          <w:caps w:val="0"/>
          <w:noProof/>
          <w:sz w:val="22"/>
          <w:szCs w:val="22"/>
        </w:rPr>
      </w:pPr>
      <w:hyperlink w:anchor="_Toc95735754" w:history="1">
        <w:r w:rsidR="000174C1" w:rsidRPr="00431FB7">
          <w:rPr>
            <w:rStyle w:val="Hyperlink"/>
            <w:rFonts w:ascii="Century Gothic" w:hAnsi="Century Gothic"/>
            <w:noProof/>
          </w:rPr>
          <w:t>3.</w:t>
        </w:r>
        <w:r w:rsidR="000174C1">
          <w:rPr>
            <w:rFonts w:asciiTheme="minorHAnsi" w:eastAsiaTheme="minorEastAsia" w:hAnsiTheme="minorHAnsi" w:cstheme="minorBidi"/>
            <w:b w:val="0"/>
            <w:caps w:val="0"/>
            <w:noProof/>
            <w:sz w:val="22"/>
            <w:szCs w:val="22"/>
          </w:rPr>
          <w:tab/>
        </w:r>
        <w:r w:rsidR="000174C1" w:rsidRPr="00431FB7">
          <w:rPr>
            <w:rStyle w:val="Hyperlink"/>
            <w:rFonts w:ascii="Century Gothic" w:hAnsi="Century Gothic"/>
            <w:noProof/>
          </w:rPr>
          <w:t>Architectural Strategies</w:t>
        </w:r>
        <w:r w:rsidR="000174C1">
          <w:rPr>
            <w:noProof/>
            <w:webHidden/>
          </w:rPr>
          <w:tab/>
        </w:r>
        <w:r w:rsidR="000174C1">
          <w:rPr>
            <w:noProof/>
            <w:webHidden/>
          </w:rPr>
          <w:fldChar w:fldCharType="begin"/>
        </w:r>
        <w:r w:rsidR="000174C1">
          <w:rPr>
            <w:noProof/>
            <w:webHidden/>
          </w:rPr>
          <w:instrText xml:space="preserve"> PAGEREF _Toc95735754 \h </w:instrText>
        </w:r>
        <w:r w:rsidR="000174C1">
          <w:rPr>
            <w:noProof/>
            <w:webHidden/>
          </w:rPr>
        </w:r>
        <w:r w:rsidR="000174C1">
          <w:rPr>
            <w:noProof/>
            <w:webHidden/>
          </w:rPr>
          <w:fldChar w:fldCharType="separate"/>
        </w:r>
        <w:r w:rsidR="000174C1">
          <w:rPr>
            <w:noProof/>
            <w:webHidden/>
          </w:rPr>
          <w:t>9</w:t>
        </w:r>
        <w:r w:rsidR="000174C1">
          <w:rPr>
            <w:noProof/>
            <w:webHidden/>
          </w:rPr>
          <w:fldChar w:fldCharType="end"/>
        </w:r>
      </w:hyperlink>
    </w:p>
    <w:p w14:paraId="504DFCD2" w14:textId="77777777" w:rsidR="000174C1" w:rsidRDefault="00000000">
      <w:pPr>
        <w:pStyle w:val="TOC1"/>
        <w:tabs>
          <w:tab w:val="left" w:pos="480"/>
        </w:tabs>
        <w:rPr>
          <w:rFonts w:asciiTheme="minorHAnsi" w:eastAsiaTheme="minorEastAsia" w:hAnsiTheme="minorHAnsi" w:cstheme="minorBidi"/>
          <w:b w:val="0"/>
          <w:caps w:val="0"/>
          <w:noProof/>
          <w:sz w:val="22"/>
          <w:szCs w:val="22"/>
        </w:rPr>
      </w:pPr>
      <w:hyperlink w:anchor="_Toc95735755" w:history="1">
        <w:r w:rsidR="000174C1" w:rsidRPr="00431FB7">
          <w:rPr>
            <w:rStyle w:val="Hyperlink"/>
            <w:rFonts w:ascii="Century Gothic" w:hAnsi="Century Gothic"/>
            <w:noProof/>
          </w:rPr>
          <w:t>4.</w:t>
        </w:r>
        <w:r w:rsidR="000174C1">
          <w:rPr>
            <w:rFonts w:asciiTheme="minorHAnsi" w:eastAsiaTheme="minorEastAsia" w:hAnsiTheme="minorHAnsi" w:cstheme="minorBidi"/>
            <w:b w:val="0"/>
            <w:caps w:val="0"/>
            <w:noProof/>
            <w:sz w:val="22"/>
            <w:szCs w:val="22"/>
          </w:rPr>
          <w:tab/>
        </w:r>
        <w:r w:rsidR="000174C1" w:rsidRPr="00431FB7">
          <w:rPr>
            <w:rStyle w:val="Hyperlink"/>
            <w:rFonts w:ascii="Century Gothic" w:hAnsi="Century Gothic"/>
            <w:noProof/>
          </w:rPr>
          <w:t>System Architecture</w:t>
        </w:r>
        <w:r w:rsidR="000174C1">
          <w:rPr>
            <w:noProof/>
            <w:webHidden/>
          </w:rPr>
          <w:tab/>
        </w:r>
        <w:r w:rsidR="000174C1">
          <w:rPr>
            <w:noProof/>
            <w:webHidden/>
          </w:rPr>
          <w:fldChar w:fldCharType="begin"/>
        </w:r>
        <w:r w:rsidR="000174C1">
          <w:rPr>
            <w:noProof/>
            <w:webHidden/>
          </w:rPr>
          <w:instrText xml:space="preserve"> PAGEREF _Toc95735755 \h </w:instrText>
        </w:r>
        <w:r w:rsidR="000174C1">
          <w:rPr>
            <w:noProof/>
            <w:webHidden/>
          </w:rPr>
        </w:r>
        <w:r w:rsidR="000174C1">
          <w:rPr>
            <w:noProof/>
            <w:webHidden/>
          </w:rPr>
          <w:fldChar w:fldCharType="separate"/>
        </w:r>
        <w:r w:rsidR="000174C1">
          <w:rPr>
            <w:noProof/>
            <w:webHidden/>
          </w:rPr>
          <w:t>10</w:t>
        </w:r>
        <w:r w:rsidR="000174C1">
          <w:rPr>
            <w:noProof/>
            <w:webHidden/>
          </w:rPr>
          <w:fldChar w:fldCharType="end"/>
        </w:r>
      </w:hyperlink>
    </w:p>
    <w:p w14:paraId="5AE8E0C0" w14:textId="77777777" w:rsidR="000174C1" w:rsidRDefault="00000000">
      <w:pPr>
        <w:pStyle w:val="TOC1"/>
        <w:tabs>
          <w:tab w:val="left" w:pos="480"/>
        </w:tabs>
        <w:rPr>
          <w:rFonts w:asciiTheme="minorHAnsi" w:eastAsiaTheme="minorEastAsia" w:hAnsiTheme="minorHAnsi" w:cstheme="minorBidi"/>
          <w:b w:val="0"/>
          <w:caps w:val="0"/>
          <w:noProof/>
          <w:sz w:val="22"/>
          <w:szCs w:val="22"/>
        </w:rPr>
      </w:pPr>
      <w:hyperlink w:anchor="_Toc95735756" w:history="1">
        <w:r w:rsidR="000174C1" w:rsidRPr="00431FB7">
          <w:rPr>
            <w:rStyle w:val="Hyperlink"/>
            <w:rFonts w:ascii="Century Gothic" w:hAnsi="Century Gothic"/>
            <w:noProof/>
          </w:rPr>
          <w:t>5.</w:t>
        </w:r>
        <w:r w:rsidR="000174C1">
          <w:rPr>
            <w:rFonts w:asciiTheme="minorHAnsi" w:eastAsiaTheme="minorEastAsia" w:hAnsiTheme="minorHAnsi" w:cstheme="minorBidi"/>
            <w:b w:val="0"/>
            <w:caps w:val="0"/>
            <w:noProof/>
            <w:sz w:val="22"/>
            <w:szCs w:val="22"/>
          </w:rPr>
          <w:tab/>
        </w:r>
        <w:r w:rsidR="000174C1" w:rsidRPr="00431FB7">
          <w:rPr>
            <w:rStyle w:val="Hyperlink"/>
            <w:rFonts w:ascii="Century Gothic" w:hAnsi="Century Gothic"/>
            <w:noProof/>
          </w:rPr>
          <w:t>Design viewpoints</w:t>
        </w:r>
        <w:r w:rsidR="000174C1">
          <w:rPr>
            <w:noProof/>
            <w:webHidden/>
          </w:rPr>
          <w:tab/>
        </w:r>
        <w:r w:rsidR="000174C1">
          <w:rPr>
            <w:noProof/>
            <w:webHidden/>
          </w:rPr>
          <w:fldChar w:fldCharType="begin"/>
        </w:r>
        <w:r w:rsidR="000174C1">
          <w:rPr>
            <w:noProof/>
            <w:webHidden/>
          </w:rPr>
          <w:instrText xml:space="preserve"> PAGEREF _Toc95735756 \h </w:instrText>
        </w:r>
        <w:r w:rsidR="000174C1">
          <w:rPr>
            <w:noProof/>
            <w:webHidden/>
          </w:rPr>
        </w:r>
        <w:r w:rsidR="000174C1">
          <w:rPr>
            <w:noProof/>
            <w:webHidden/>
          </w:rPr>
          <w:fldChar w:fldCharType="separate"/>
        </w:r>
        <w:r w:rsidR="000174C1">
          <w:rPr>
            <w:noProof/>
            <w:webHidden/>
          </w:rPr>
          <w:t>11</w:t>
        </w:r>
        <w:r w:rsidR="000174C1">
          <w:rPr>
            <w:noProof/>
            <w:webHidden/>
          </w:rPr>
          <w:fldChar w:fldCharType="end"/>
        </w:r>
      </w:hyperlink>
    </w:p>
    <w:p w14:paraId="33030523"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7" w:history="1">
        <w:r w:rsidR="000174C1" w:rsidRPr="00431FB7">
          <w:rPr>
            <w:rStyle w:val="Hyperlink"/>
            <w:rFonts w:ascii="Century Gothic" w:hAnsi="Century Gothic"/>
            <w:noProof/>
          </w:rPr>
          <w:t>5.1</w:t>
        </w:r>
        <w:r w:rsidR="000174C1">
          <w:rPr>
            <w:rFonts w:asciiTheme="minorHAnsi" w:eastAsiaTheme="minorEastAsia" w:hAnsiTheme="minorHAnsi" w:cstheme="minorBidi"/>
            <w:smallCaps w:val="0"/>
            <w:noProof/>
            <w:sz w:val="22"/>
            <w:szCs w:val="22"/>
          </w:rPr>
          <w:tab/>
        </w:r>
        <w:r w:rsidR="000174C1" w:rsidRPr="00431FB7">
          <w:rPr>
            <w:rStyle w:val="Hyperlink"/>
            <w:noProof/>
          </w:rPr>
          <w:t>Audit trail overview</w:t>
        </w:r>
        <w:r w:rsidR="000174C1">
          <w:rPr>
            <w:noProof/>
            <w:webHidden/>
          </w:rPr>
          <w:tab/>
        </w:r>
        <w:r w:rsidR="000174C1">
          <w:rPr>
            <w:noProof/>
            <w:webHidden/>
          </w:rPr>
          <w:fldChar w:fldCharType="begin"/>
        </w:r>
        <w:r w:rsidR="000174C1">
          <w:rPr>
            <w:noProof/>
            <w:webHidden/>
          </w:rPr>
          <w:instrText xml:space="preserve"> PAGEREF _Toc95735757 \h </w:instrText>
        </w:r>
        <w:r w:rsidR="000174C1">
          <w:rPr>
            <w:noProof/>
            <w:webHidden/>
          </w:rPr>
        </w:r>
        <w:r w:rsidR="000174C1">
          <w:rPr>
            <w:noProof/>
            <w:webHidden/>
          </w:rPr>
          <w:fldChar w:fldCharType="separate"/>
        </w:r>
        <w:r w:rsidR="000174C1">
          <w:rPr>
            <w:noProof/>
            <w:webHidden/>
          </w:rPr>
          <w:t>11</w:t>
        </w:r>
        <w:r w:rsidR="000174C1">
          <w:rPr>
            <w:noProof/>
            <w:webHidden/>
          </w:rPr>
          <w:fldChar w:fldCharType="end"/>
        </w:r>
      </w:hyperlink>
    </w:p>
    <w:p w14:paraId="15E8CBF6"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8" w:history="1">
        <w:r w:rsidR="000174C1" w:rsidRPr="00431FB7">
          <w:rPr>
            <w:rStyle w:val="Hyperlink"/>
            <w:rFonts w:ascii="Century Gothic" w:hAnsi="Century Gothic"/>
            <w:noProof/>
          </w:rPr>
          <w:t>5.2</w:t>
        </w:r>
        <w:r w:rsidR="000174C1">
          <w:rPr>
            <w:rFonts w:asciiTheme="minorHAnsi" w:eastAsiaTheme="minorEastAsia" w:hAnsiTheme="minorHAnsi" w:cstheme="minorBidi"/>
            <w:smallCaps w:val="0"/>
            <w:noProof/>
            <w:sz w:val="22"/>
            <w:szCs w:val="22"/>
          </w:rPr>
          <w:tab/>
        </w:r>
        <w:r w:rsidR="000174C1" w:rsidRPr="00431FB7">
          <w:rPr>
            <w:rStyle w:val="Hyperlink"/>
            <w:noProof/>
          </w:rPr>
          <w:t>Audit Trail Data Collector</w:t>
        </w:r>
        <w:r w:rsidR="000174C1">
          <w:rPr>
            <w:noProof/>
            <w:webHidden/>
          </w:rPr>
          <w:tab/>
        </w:r>
        <w:r w:rsidR="000174C1">
          <w:rPr>
            <w:noProof/>
            <w:webHidden/>
          </w:rPr>
          <w:fldChar w:fldCharType="begin"/>
        </w:r>
        <w:r w:rsidR="000174C1">
          <w:rPr>
            <w:noProof/>
            <w:webHidden/>
          </w:rPr>
          <w:instrText xml:space="preserve"> PAGEREF _Toc95735758 \h </w:instrText>
        </w:r>
        <w:r w:rsidR="000174C1">
          <w:rPr>
            <w:noProof/>
            <w:webHidden/>
          </w:rPr>
        </w:r>
        <w:r w:rsidR="000174C1">
          <w:rPr>
            <w:noProof/>
            <w:webHidden/>
          </w:rPr>
          <w:fldChar w:fldCharType="separate"/>
        </w:r>
        <w:r w:rsidR="000174C1">
          <w:rPr>
            <w:noProof/>
            <w:webHidden/>
          </w:rPr>
          <w:t>11</w:t>
        </w:r>
        <w:r w:rsidR="000174C1">
          <w:rPr>
            <w:noProof/>
            <w:webHidden/>
          </w:rPr>
          <w:fldChar w:fldCharType="end"/>
        </w:r>
      </w:hyperlink>
    </w:p>
    <w:p w14:paraId="1EE55158"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59" w:history="1">
        <w:r w:rsidR="000174C1" w:rsidRPr="00431FB7">
          <w:rPr>
            <w:rStyle w:val="Hyperlink"/>
            <w:rFonts w:ascii="Century Gothic" w:hAnsi="Century Gothic"/>
            <w:noProof/>
          </w:rPr>
          <w:t>5.3</w:t>
        </w:r>
        <w:r w:rsidR="000174C1">
          <w:rPr>
            <w:rFonts w:asciiTheme="minorHAnsi" w:eastAsiaTheme="minorEastAsia" w:hAnsiTheme="minorHAnsi" w:cstheme="minorBidi"/>
            <w:smallCaps w:val="0"/>
            <w:noProof/>
            <w:sz w:val="22"/>
            <w:szCs w:val="22"/>
          </w:rPr>
          <w:tab/>
        </w:r>
        <w:r w:rsidR="000174C1" w:rsidRPr="00431FB7">
          <w:rPr>
            <w:rStyle w:val="Hyperlink"/>
            <w:noProof/>
          </w:rPr>
          <w:t>Audit Type</w:t>
        </w:r>
        <w:r w:rsidR="000174C1">
          <w:rPr>
            <w:noProof/>
            <w:webHidden/>
          </w:rPr>
          <w:tab/>
        </w:r>
        <w:r w:rsidR="000174C1">
          <w:rPr>
            <w:noProof/>
            <w:webHidden/>
          </w:rPr>
          <w:fldChar w:fldCharType="begin"/>
        </w:r>
        <w:r w:rsidR="000174C1">
          <w:rPr>
            <w:noProof/>
            <w:webHidden/>
          </w:rPr>
          <w:instrText xml:space="preserve"> PAGEREF _Toc95735759 \h </w:instrText>
        </w:r>
        <w:r w:rsidR="000174C1">
          <w:rPr>
            <w:noProof/>
            <w:webHidden/>
          </w:rPr>
        </w:r>
        <w:r w:rsidR="000174C1">
          <w:rPr>
            <w:noProof/>
            <w:webHidden/>
          </w:rPr>
          <w:fldChar w:fldCharType="separate"/>
        </w:r>
        <w:r w:rsidR="000174C1">
          <w:rPr>
            <w:noProof/>
            <w:webHidden/>
          </w:rPr>
          <w:t>11</w:t>
        </w:r>
        <w:r w:rsidR="000174C1">
          <w:rPr>
            <w:noProof/>
            <w:webHidden/>
          </w:rPr>
          <w:fldChar w:fldCharType="end"/>
        </w:r>
      </w:hyperlink>
    </w:p>
    <w:p w14:paraId="5E6E608D"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60" w:history="1">
        <w:r w:rsidR="000174C1" w:rsidRPr="00431FB7">
          <w:rPr>
            <w:rStyle w:val="Hyperlink"/>
            <w:rFonts w:ascii="Century Gothic" w:hAnsi="Century Gothic"/>
            <w:noProof/>
          </w:rPr>
          <w:t>5.4</w:t>
        </w:r>
        <w:r w:rsidR="000174C1">
          <w:rPr>
            <w:rFonts w:asciiTheme="minorHAnsi" w:eastAsiaTheme="minorEastAsia" w:hAnsiTheme="minorHAnsi" w:cstheme="minorBidi"/>
            <w:smallCaps w:val="0"/>
            <w:noProof/>
            <w:sz w:val="22"/>
            <w:szCs w:val="22"/>
          </w:rPr>
          <w:tab/>
        </w:r>
        <w:r w:rsidR="000174C1" w:rsidRPr="00431FB7">
          <w:rPr>
            <w:rStyle w:val="Hyperlink"/>
            <w:noProof/>
          </w:rPr>
          <w:t>Viewing Audit Trail</w:t>
        </w:r>
        <w:r w:rsidR="000174C1">
          <w:rPr>
            <w:noProof/>
            <w:webHidden/>
          </w:rPr>
          <w:tab/>
        </w:r>
        <w:r w:rsidR="000174C1">
          <w:rPr>
            <w:noProof/>
            <w:webHidden/>
          </w:rPr>
          <w:fldChar w:fldCharType="begin"/>
        </w:r>
        <w:r w:rsidR="000174C1">
          <w:rPr>
            <w:noProof/>
            <w:webHidden/>
          </w:rPr>
          <w:instrText xml:space="preserve"> PAGEREF _Toc95735760 \h </w:instrText>
        </w:r>
        <w:r w:rsidR="000174C1">
          <w:rPr>
            <w:noProof/>
            <w:webHidden/>
          </w:rPr>
        </w:r>
        <w:r w:rsidR="000174C1">
          <w:rPr>
            <w:noProof/>
            <w:webHidden/>
          </w:rPr>
          <w:fldChar w:fldCharType="separate"/>
        </w:r>
        <w:r w:rsidR="000174C1">
          <w:rPr>
            <w:noProof/>
            <w:webHidden/>
          </w:rPr>
          <w:t>11</w:t>
        </w:r>
        <w:r w:rsidR="000174C1">
          <w:rPr>
            <w:noProof/>
            <w:webHidden/>
          </w:rPr>
          <w:fldChar w:fldCharType="end"/>
        </w:r>
      </w:hyperlink>
    </w:p>
    <w:p w14:paraId="4B7AFB48" w14:textId="77777777" w:rsidR="000174C1" w:rsidRDefault="00000000">
      <w:pPr>
        <w:pStyle w:val="TOC2"/>
        <w:tabs>
          <w:tab w:val="left" w:pos="720"/>
        </w:tabs>
        <w:rPr>
          <w:rFonts w:asciiTheme="minorHAnsi" w:eastAsiaTheme="minorEastAsia" w:hAnsiTheme="minorHAnsi" w:cstheme="minorBidi"/>
          <w:smallCaps w:val="0"/>
          <w:noProof/>
          <w:sz w:val="22"/>
          <w:szCs w:val="22"/>
        </w:rPr>
      </w:pPr>
      <w:hyperlink w:anchor="_Toc95735761" w:history="1">
        <w:r w:rsidR="000174C1" w:rsidRPr="00431FB7">
          <w:rPr>
            <w:rStyle w:val="Hyperlink"/>
            <w:rFonts w:ascii="Century Gothic" w:hAnsi="Century Gothic"/>
            <w:noProof/>
          </w:rPr>
          <w:t>5.5</w:t>
        </w:r>
        <w:r w:rsidR="000174C1">
          <w:rPr>
            <w:rFonts w:asciiTheme="minorHAnsi" w:eastAsiaTheme="minorEastAsia" w:hAnsiTheme="minorHAnsi" w:cstheme="minorBidi"/>
            <w:smallCaps w:val="0"/>
            <w:noProof/>
            <w:sz w:val="22"/>
            <w:szCs w:val="22"/>
          </w:rPr>
          <w:tab/>
        </w:r>
        <w:r w:rsidR="000174C1" w:rsidRPr="00431FB7">
          <w:rPr>
            <w:rStyle w:val="Hyperlink"/>
            <w:noProof/>
          </w:rPr>
          <w:t>interface Viewpoints</w:t>
        </w:r>
        <w:r w:rsidR="000174C1">
          <w:rPr>
            <w:noProof/>
            <w:webHidden/>
          </w:rPr>
          <w:tab/>
        </w:r>
        <w:r w:rsidR="000174C1">
          <w:rPr>
            <w:noProof/>
            <w:webHidden/>
          </w:rPr>
          <w:fldChar w:fldCharType="begin"/>
        </w:r>
        <w:r w:rsidR="000174C1">
          <w:rPr>
            <w:noProof/>
            <w:webHidden/>
          </w:rPr>
          <w:instrText xml:space="preserve"> PAGEREF _Toc95735761 \h </w:instrText>
        </w:r>
        <w:r w:rsidR="000174C1">
          <w:rPr>
            <w:noProof/>
            <w:webHidden/>
          </w:rPr>
        </w:r>
        <w:r w:rsidR="000174C1">
          <w:rPr>
            <w:noProof/>
            <w:webHidden/>
          </w:rPr>
          <w:fldChar w:fldCharType="separate"/>
        </w:r>
        <w:r w:rsidR="000174C1">
          <w:rPr>
            <w:noProof/>
            <w:webHidden/>
          </w:rPr>
          <w:t>12</w:t>
        </w:r>
        <w:r w:rsidR="000174C1">
          <w:rPr>
            <w:noProof/>
            <w:webHidden/>
          </w:rPr>
          <w:fldChar w:fldCharType="end"/>
        </w:r>
      </w:hyperlink>
    </w:p>
    <w:p w14:paraId="4806CEE0"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2" w:history="1">
        <w:r w:rsidR="000174C1" w:rsidRPr="00431FB7">
          <w:rPr>
            <w:rStyle w:val="Hyperlink"/>
            <w:noProof/>
          </w:rPr>
          <w:t>6</w:t>
        </w:r>
        <w:r w:rsidR="000174C1">
          <w:rPr>
            <w:rFonts w:asciiTheme="minorHAnsi" w:eastAsiaTheme="minorEastAsia" w:hAnsiTheme="minorHAnsi" w:cstheme="minorBidi"/>
            <w:smallCaps w:val="0"/>
            <w:noProof/>
            <w:sz w:val="22"/>
            <w:szCs w:val="22"/>
          </w:rPr>
          <w:tab/>
        </w:r>
        <w:r w:rsidR="000174C1" w:rsidRPr="00431FB7">
          <w:rPr>
            <w:rStyle w:val="Hyperlink"/>
            <w:noProof/>
          </w:rPr>
          <w:t>Code Maintenance overview</w:t>
        </w:r>
        <w:r w:rsidR="000174C1">
          <w:rPr>
            <w:noProof/>
            <w:webHidden/>
          </w:rPr>
          <w:tab/>
        </w:r>
        <w:r w:rsidR="000174C1">
          <w:rPr>
            <w:noProof/>
            <w:webHidden/>
          </w:rPr>
          <w:fldChar w:fldCharType="begin"/>
        </w:r>
        <w:r w:rsidR="000174C1">
          <w:rPr>
            <w:noProof/>
            <w:webHidden/>
          </w:rPr>
          <w:instrText xml:space="preserve"> PAGEREF _Toc95735762 \h </w:instrText>
        </w:r>
        <w:r w:rsidR="000174C1">
          <w:rPr>
            <w:noProof/>
            <w:webHidden/>
          </w:rPr>
        </w:r>
        <w:r w:rsidR="000174C1">
          <w:rPr>
            <w:noProof/>
            <w:webHidden/>
          </w:rPr>
          <w:fldChar w:fldCharType="separate"/>
        </w:r>
        <w:r w:rsidR="000174C1">
          <w:rPr>
            <w:noProof/>
            <w:webHidden/>
          </w:rPr>
          <w:t>12</w:t>
        </w:r>
        <w:r w:rsidR="000174C1">
          <w:rPr>
            <w:noProof/>
            <w:webHidden/>
          </w:rPr>
          <w:fldChar w:fldCharType="end"/>
        </w:r>
      </w:hyperlink>
    </w:p>
    <w:p w14:paraId="483B396C"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3" w:history="1">
        <w:r w:rsidR="000174C1" w:rsidRPr="00431FB7">
          <w:rPr>
            <w:rStyle w:val="Hyperlink"/>
            <w:noProof/>
          </w:rPr>
          <w:t>6.1</w:t>
        </w:r>
        <w:r w:rsidR="000174C1">
          <w:rPr>
            <w:rFonts w:asciiTheme="minorHAnsi" w:eastAsiaTheme="minorEastAsia" w:hAnsiTheme="minorHAnsi" w:cstheme="minorBidi"/>
            <w:smallCaps w:val="0"/>
            <w:noProof/>
            <w:sz w:val="22"/>
            <w:szCs w:val="22"/>
          </w:rPr>
          <w:tab/>
        </w:r>
        <w:r w:rsidR="000174C1" w:rsidRPr="00431FB7">
          <w:rPr>
            <w:rStyle w:val="Hyperlink"/>
            <w:noProof/>
          </w:rPr>
          <w:t>Code maintenance to create, update, view</w:t>
        </w:r>
        <w:r w:rsidR="000174C1">
          <w:rPr>
            <w:noProof/>
            <w:webHidden/>
          </w:rPr>
          <w:tab/>
        </w:r>
        <w:r w:rsidR="000174C1">
          <w:rPr>
            <w:noProof/>
            <w:webHidden/>
          </w:rPr>
          <w:fldChar w:fldCharType="begin"/>
        </w:r>
        <w:r w:rsidR="000174C1">
          <w:rPr>
            <w:noProof/>
            <w:webHidden/>
          </w:rPr>
          <w:instrText xml:space="preserve"> PAGEREF _Toc95735763 \h </w:instrText>
        </w:r>
        <w:r w:rsidR="000174C1">
          <w:rPr>
            <w:noProof/>
            <w:webHidden/>
          </w:rPr>
        </w:r>
        <w:r w:rsidR="000174C1">
          <w:rPr>
            <w:noProof/>
            <w:webHidden/>
          </w:rPr>
          <w:fldChar w:fldCharType="separate"/>
        </w:r>
        <w:r w:rsidR="000174C1">
          <w:rPr>
            <w:noProof/>
            <w:webHidden/>
          </w:rPr>
          <w:t>12</w:t>
        </w:r>
        <w:r w:rsidR="000174C1">
          <w:rPr>
            <w:noProof/>
            <w:webHidden/>
          </w:rPr>
          <w:fldChar w:fldCharType="end"/>
        </w:r>
      </w:hyperlink>
    </w:p>
    <w:p w14:paraId="2316BA1B"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4" w:history="1">
        <w:r w:rsidR="000174C1" w:rsidRPr="00431FB7">
          <w:rPr>
            <w:rStyle w:val="Hyperlink"/>
            <w:noProof/>
          </w:rPr>
          <w:t>7</w:t>
        </w:r>
        <w:r w:rsidR="000174C1">
          <w:rPr>
            <w:rFonts w:asciiTheme="minorHAnsi" w:eastAsiaTheme="minorEastAsia" w:hAnsiTheme="minorHAnsi" w:cstheme="minorBidi"/>
            <w:smallCaps w:val="0"/>
            <w:noProof/>
            <w:sz w:val="22"/>
            <w:szCs w:val="22"/>
          </w:rPr>
          <w:tab/>
        </w:r>
        <w:r w:rsidR="000174C1" w:rsidRPr="00431FB7">
          <w:rPr>
            <w:rStyle w:val="Hyperlink"/>
            <w:noProof/>
          </w:rPr>
          <w:t>Reset Password overview</w:t>
        </w:r>
        <w:r w:rsidR="000174C1">
          <w:rPr>
            <w:noProof/>
            <w:webHidden/>
          </w:rPr>
          <w:tab/>
        </w:r>
        <w:r w:rsidR="000174C1">
          <w:rPr>
            <w:noProof/>
            <w:webHidden/>
          </w:rPr>
          <w:fldChar w:fldCharType="begin"/>
        </w:r>
        <w:r w:rsidR="000174C1">
          <w:rPr>
            <w:noProof/>
            <w:webHidden/>
          </w:rPr>
          <w:instrText xml:space="preserve"> PAGEREF _Toc95735764 \h </w:instrText>
        </w:r>
        <w:r w:rsidR="000174C1">
          <w:rPr>
            <w:noProof/>
            <w:webHidden/>
          </w:rPr>
        </w:r>
        <w:r w:rsidR="000174C1">
          <w:rPr>
            <w:noProof/>
            <w:webHidden/>
          </w:rPr>
          <w:fldChar w:fldCharType="separate"/>
        </w:r>
        <w:r w:rsidR="000174C1">
          <w:rPr>
            <w:noProof/>
            <w:webHidden/>
          </w:rPr>
          <w:t>13</w:t>
        </w:r>
        <w:r w:rsidR="000174C1">
          <w:rPr>
            <w:noProof/>
            <w:webHidden/>
          </w:rPr>
          <w:fldChar w:fldCharType="end"/>
        </w:r>
      </w:hyperlink>
    </w:p>
    <w:p w14:paraId="39EE576E"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5" w:history="1">
        <w:r w:rsidR="000174C1" w:rsidRPr="00431FB7">
          <w:rPr>
            <w:rStyle w:val="Hyperlink"/>
            <w:noProof/>
          </w:rPr>
          <w:t>8</w:t>
        </w:r>
        <w:r w:rsidR="000174C1">
          <w:rPr>
            <w:rFonts w:asciiTheme="minorHAnsi" w:eastAsiaTheme="minorEastAsia" w:hAnsiTheme="minorHAnsi" w:cstheme="minorBidi"/>
            <w:smallCaps w:val="0"/>
            <w:noProof/>
            <w:sz w:val="22"/>
            <w:szCs w:val="22"/>
          </w:rPr>
          <w:tab/>
        </w:r>
        <w:r w:rsidR="000174C1" w:rsidRPr="00431FB7">
          <w:rPr>
            <w:rStyle w:val="Hyperlink"/>
            <w:noProof/>
          </w:rPr>
          <w:t>Notice and update overview</w:t>
        </w:r>
        <w:r w:rsidR="000174C1">
          <w:rPr>
            <w:noProof/>
            <w:webHidden/>
          </w:rPr>
          <w:tab/>
        </w:r>
        <w:r w:rsidR="000174C1">
          <w:rPr>
            <w:noProof/>
            <w:webHidden/>
          </w:rPr>
          <w:fldChar w:fldCharType="begin"/>
        </w:r>
        <w:r w:rsidR="000174C1">
          <w:rPr>
            <w:noProof/>
            <w:webHidden/>
          </w:rPr>
          <w:instrText xml:space="preserve"> PAGEREF _Toc95735765 \h </w:instrText>
        </w:r>
        <w:r w:rsidR="000174C1">
          <w:rPr>
            <w:noProof/>
            <w:webHidden/>
          </w:rPr>
        </w:r>
        <w:r w:rsidR="000174C1">
          <w:rPr>
            <w:noProof/>
            <w:webHidden/>
          </w:rPr>
          <w:fldChar w:fldCharType="separate"/>
        </w:r>
        <w:r w:rsidR="000174C1">
          <w:rPr>
            <w:noProof/>
            <w:webHidden/>
          </w:rPr>
          <w:t>14</w:t>
        </w:r>
        <w:r w:rsidR="000174C1">
          <w:rPr>
            <w:noProof/>
            <w:webHidden/>
          </w:rPr>
          <w:fldChar w:fldCharType="end"/>
        </w:r>
      </w:hyperlink>
    </w:p>
    <w:p w14:paraId="079CE497"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6" w:history="1">
        <w:r w:rsidR="000174C1" w:rsidRPr="00431FB7">
          <w:rPr>
            <w:rStyle w:val="Hyperlink"/>
            <w:noProof/>
          </w:rPr>
          <w:t>9</w:t>
        </w:r>
        <w:r w:rsidR="000174C1">
          <w:rPr>
            <w:rFonts w:asciiTheme="minorHAnsi" w:eastAsiaTheme="minorEastAsia" w:hAnsiTheme="minorHAnsi" w:cstheme="minorBidi"/>
            <w:smallCaps w:val="0"/>
            <w:noProof/>
            <w:sz w:val="22"/>
            <w:szCs w:val="22"/>
          </w:rPr>
          <w:tab/>
        </w:r>
        <w:r w:rsidR="000174C1" w:rsidRPr="00431FB7">
          <w:rPr>
            <w:rStyle w:val="Hyperlink"/>
            <w:noProof/>
          </w:rPr>
          <w:t>Resource Management System overview</w:t>
        </w:r>
        <w:r w:rsidR="000174C1">
          <w:rPr>
            <w:noProof/>
            <w:webHidden/>
          </w:rPr>
          <w:tab/>
        </w:r>
        <w:r w:rsidR="000174C1">
          <w:rPr>
            <w:noProof/>
            <w:webHidden/>
          </w:rPr>
          <w:fldChar w:fldCharType="begin"/>
        </w:r>
        <w:r w:rsidR="000174C1">
          <w:rPr>
            <w:noProof/>
            <w:webHidden/>
          </w:rPr>
          <w:instrText xml:space="preserve"> PAGEREF _Toc95735766 \h </w:instrText>
        </w:r>
        <w:r w:rsidR="000174C1">
          <w:rPr>
            <w:noProof/>
            <w:webHidden/>
          </w:rPr>
        </w:r>
        <w:r w:rsidR="000174C1">
          <w:rPr>
            <w:noProof/>
            <w:webHidden/>
          </w:rPr>
          <w:fldChar w:fldCharType="separate"/>
        </w:r>
        <w:r w:rsidR="000174C1">
          <w:rPr>
            <w:noProof/>
            <w:webHidden/>
          </w:rPr>
          <w:t>14</w:t>
        </w:r>
        <w:r w:rsidR="000174C1">
          <w:rPr>
            <w:noProof/>
            <w:webHidden/>
          </w:rPr>
          <w:fldChar w:fldCharType="end"/>
        </w:r>
      </w:hyperlink>
    </w:p>
    <w:p w14:paraId="28FA2F3A"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7" w:history="1">
        <w:r w:rsidR="000174C1" w:rsidRPr="00431FB7">
          <w:rPr>
            <w:rStyle w:val="Hyperlink"/>
            <w:noProof/>
          </w:rPr>
          <w:t>10</w:t>
        </w:r>
        <w:r w:rsidR="000174C1">
          <w:rPr>
            <w:rFonts w:asciiTheme="minorHAnsi" w:eastAsiaTheme="minorEastAsia" w:hAnsiTheme="minorHAnsi" w:cstheme="minorBidi"/>
            <w:smallCaps w:val="0"/>
            <w:noProof/>
            <w:sz w:val="22"/>
            <w:szCs w:val="22"/>
          </w:rPr>
          <w:tab/>
        </w:r>
        <w:r w:rsidR="000174C1" w:rsidRPr="00431FB7">
          <w:rPr>
            <w:rStyle w:val="Hyperlink"/>
            <w:noProof/>
          </w:rPr>
          <w:t>Calendar configuration</w:t>
        </w:r>
        <w:r w:rsidR="000174C1">
          <w:rPr>
            <w:noProof/>
            <w:webHidden/>
          </w:rPr>
          <w:tab/>
        </w:r>
        <w:r w:rsidR="000174C1">
          <w:rPr>
            <w:noProof/>
            <w:webHidden/>
          </w:rPr>
          <w:fldChar w:fldCharType="begin"/>
        </w:r>
        <w:r w:rsidR="000174C1">
          <w:rPr>
            <w:noProof/>
            <w:webHidden/>
          </w:rPr>
          <w:instrText xml:space="preserve"> PAGEREF _Toc95735767 \h </w:instrText>
        </w:r>
        <w:r w:rsidR="000174C1">
          <w:rPr>
            <w:noProof/>
            <w:webHidden/>
          </w:rPr>
        </w:r>
        <w:r w:rsidR="000174C1">
          <w:rPr>
            <w:noProof/>
            <w:webHidden/>
          </w:rPr>
          <w:fldChar w:fldCharType="separate"/>
        </w:r>
        <w:r w:rsidR="000174C1">
          <w:rPr>
            <w:noProof/>
            <w:webHidden/>
          </w:rPr>
          <w:t>15</w:t>
        </w:r>
        <w:r w:rsidR="000174C1">
          <w:rPr>
            <w:noProof/>
            <w:webHidden/>
          </w:rPr>
          <w:fldChar w:fldCharType="end"/>
        </w:r>
      </w:hyperlink>
    </w:p>
    <w:p w14:paraId="20F28AA8"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8" w:history="1">
        <w:r w:rsidR="000174C1" w:rsidRPr="00431FB7">
          <w:rPr>
            <w:rStyle w:val="Hyperlink"/>
            <w:noProof/>
          </w:rPr>
          <w:t>11</w:t>
        </w:r>
        <w:r w:rsidR="000174C1">
          <w:rPr>
            <w:rFonts w:asciiTheme="minorHAnsi" w:eastAsiaTheme="minorEastAsia" w:hAnsiTheme="minorHAnsi" w:cstheme="minorBidi"/>
            <w:smallCaps w:val="0"/>
            <w:noProof/>
            <w:sz w:val="22"/>
            <w:szCs w:val="22"/>
          </w:rPr>
          <w:tab/>
        </w:r>
        <w:r w:rsidR="000174C1" w:rsidRPr="00431FB7">
          <w:rPr>
            <w:rStyle w:val="Hyperlink"/>
            <w:noProof/>
          </w:rPr>
          <w:t>Work shift Assignment</w:t>
        </w:r>
        <w:r w:rsidR="000174C1">
          <w:rPr>
            <w:noProof/>
            <w:webHidden/>
          </w:rPr>
          <w:tab/>
        </w:r>
        <w:r w:rsidR="000174C1">
          <w:rPr>
            <w:noProof/>
            <w:webHidden/>
          </w:rPr>
          <w:fldChar w:fldCharType="begin"/>
        </w:r>
        <w:r w:rsidR="000174C1">
          <w:rPr>
            <w:noProof/>
            <w:webHidden/>
          </w:rPr>
          <w:instrText xml:space="preserve"> PAGEREF _Toc95735768 \h </w:instrText>
        </w:r>
        <w:r w:rsidR="000174C1">
          <w:rPr>
            <w:noProof/>
            <w:webHidden/>
          </w:rPr>
        </w:r>
        <w:r w:rsidR="000174C1">
          <w:rPr>
            <w:noProof/>
            <w:webHidden/>
          </w:rPr>
          <w:fldChar w:fldCharType="separate"/>
        </w:r>
        <w:r w:rsidR="000174C1">
          <w:rPr>
            <w:noProof/>
            <w:webHidden/>
          </w:rPr>
          <w:t>15</w:t>
        </w:r>
        <w:r w:rsidR="000174C1">
          <w:rPr>
            <w:noProof/>
            <w:webHidden/>
          </w:rPr>
          <w:fldChar w:fldCharType="end"/>
        </w:r>
      </w:hyperlink>
    </w:p>
    <w:p w14:paraId="13BE068E"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69" w:history="1">
        <w:r w:rsidR="000174C1" w:rsidRPr="00431FB7">
          <w:rPr>
            <w:rStyle w:val="Hyperlink"/>
            <w:noProof/>
          </w:rPr>
          <w:t>12</w:t>
        </w:r>
        <w:r w:rsidR="000174C1">
          <w:rPr>
            <w:rFonts w:asciiTheme="minorHAnsi" w:eastAsiaTheme="minorEastAsia" w:hAnsiTheme="minorHAnsi" w:cstheme="minorBidi"/>
            <w:smallCaps w:val="0"/>
            <w:noProof/>
            <w:sz w:val="22"/>
            <w:szCs w:val="22"/>
          </w:rPr>
          <w:tab/>
        </w:r>
        <w:r w:rsidR="000174C1" w:rsidRPr="00431FB7">
          <w:rPr>
            <w:rStyle w:val="Hyperlink"/>
            <w:noProof/>
          </w:rPr>
          <w:t>setup of vacation period of custom officers</w:t>
        </w:r>
        <w:r w:rsidR="000174C1">
          <w:rPr>
            <w:noProof/>
            <w:webHidden/>
          </w:rPr>
          <w:tab/>
        </w:r>
        <w:r w:rsidR="000174C1">
          <w:rPr>
            <w:noProof/>
            <w:webHidden/>
          </w:rPr>
          <w:fldChar w:fldCharType="begin"/>
        </w:r>
        <w:r w:rsidR="000174C1">
          <w:rPr>
            <w:noProof/>
            <w:webHidden/>
          </w:rPr>
          <w:instrText xml:space="preserve"> PAGEREF _Toc95735769 \h </w:instrText>
        </w:r>
        <w:r w:rsidR="000174C1">
          <w:rPr>
            <w:noProof/>
            <w:webHidden/>
          </w:rPr>
        </w:r>
        <w:r w:rsidR="000174C1">
          <w:rPr>
            <w:noProof/>
            <w:webHidden/>
          </w:rPr>
          <w:fldChar w:fldCharType="separate"/>
        </w:r>
        <w:r w:rsidR="000174C1">
          <w:rPr>
            <w:noProof/>
            <w:webHidden/>
          </w:rPr>
          <w:t>16</w:t>
        </w:r>
        <w:r w:rsidR="000174C1">
          <w:rPr>
            <w:noProof/>
            <w:webHidden/>
          </w:rPr>
          <w:fldChar w:fldCharType="end"/>
        </w:r>
      </w:hyperlink>
    </w:p>
    <w:p w14:paraId="7C0E3FE9"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70" w:history="1">
        <w:r w:rsidR="000174C1" w:rsidRPr="00431FB7">
          <w:rPr>
            <w:rStyle w:val="Hyperlink"/>
            <w:noProof/>
          </w:rPr>
          <w:t>13</w:t>
        </w:r>
        <w:r w:rsidR="000174C1">
          <w:rPr>
            <w:rFonts w:asciiTheme="minorHAnsi" w:eastAsiaTheme="minorEastAsia" w:hAnsiTheme="minorHAnsi" w:cstheme="minorBidi"/>
            <w:smallCaps w:val="0"/>
            <w:noProof/>
            <w:sz w:val="22"/>
            <w:szCs w:val="22"/>
          </w:rPr>
          <w:tab/>
        </w:r>
        <w:r w:rsidR="000174C1" w:rsidRPr="00431FB7">
          <w:rPr>
            <w:rStyle w:val="Hyperlink"/>
            <w:noProof/>
          </w:rPr>
          <w:t>Task Configuration</w:t>
        </w:r>
        <w:r w:rsidR="000174C1">
          <w:rPr>
            <w:noProof/>
            <w:webHidden/>
          </w:rPr>
          <w:tab/>
        </w:r>
        <w:r w:rsidR="000174C1">
          <w:rPr>
            <w:noProof/>
            <w:webHidden/>
          </w:rPr>
          <w:fldChar w:fldCharType="begin"/>
        </w:r>
        <w:r w:rsidR="000174C1">
          <w:rPr>
            <w:noProof/>
            <w:webHidden/>
          </w:rPr>
          <w:instrText xml:space="preserve"> PAGEREF _Toc95735770 \h </w:instrText>
        </w:r>
        <w:r w:rsidR="000174C1">
          <w:rPr>
            <w:noProof/>
            <w:webHidden/>
          </w:rPr>
        </w:r>
        <w:r w:rsidR="000174C1">
          <w:rPr>
            <w:noProof/>
            <w:webHidden/>
          </w:rPr>
          <w:fldChar w:fldCharType="separate"/>
        </w:r>
        <w:r w:rsidR="000174C1">
          <w:rPr>
            <w:noProof/>
            <w:webHidden/>
          </w:rPr>
          <w:t>17</w:t>
        </w:r>
        <w:r w:rsidR="000174C1">
          <w:rPr>
            <w:noProof/>
            <w:webHidden/>
          </w:rPr>
          <w:fldChar w:fldCharType="end"/>
        </w:r>
      </w:hyperlink>
    </w:p>
    <w:p w14:paraId="49B6D50A"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71" w:history="1">
        <w:r w:rsidR="000174C1" w:rsidRPr="00431FB7">
          <w:rPr>
            <w:rStyle w:val="Hyperlink"/>
            <w:noProof/>
          </w:rPr>
          <w:t>14</w:t>
        </w:r>
        <w:r w:rsidR="000174C1">
          <w:rPr>
            <w:rFonts w:asciiTheme="minorHAnsi" w:eastAsiaTheme="minorEastAsia" w:hAnsiTheme="minorHAnsi" w:cstheme="minorBidi"/>
            <w:smallCaps w:val="0"/>
            <w:noProof/>
            <w:sz w:val="22"/>
            <w:szCs w:val="22"/>
          </w:rPr>
          <w:tab/>
        </w:r>
        <w:r w:rsidR="000174C1" w:rsidRPr="00431FB7">
          <w:rPr>
            <w:rStyle w:val="Hyperlink"/>
            <w:noProof/>
          </w:rPr>
          <w:t>Pending</w:t>
        </w:r>
        <w:r w:rsidR="000174C1">
          <w:rPr>
            <w:noProof/>
            <w:webHidden/>
          </w:rPr>
          <w:tab/>
        </w:r>
        <w:r w:rsidR="000174C1">
          <w:rPr>
            <w:noProof/>
            <w:webHidden/>
          </w:rPr>
          <w:fldChar w:fldCharType="begin"/>
        </w:r>
        <w:r w:rsidR="000174C1">
          <w:rPr>
            <w:noProof/>
            <w:webHidden/>
          </w:rPr>
          <w:instrText xml:space="preserve"> PAGEREF _Toc95735771 \h </w:instrText>
        </w:r>
        <w:r w:rsidR="000174C1">
          <w:rPr>
            <w:noProof/>
            <w:webHidden/>
          </w:rPr>
        </w:r>
        <w:r w:rsidR="000174C1">
          <w:rPr>
            <w:noProof/>
            <w:webHidden/>
          </w:rPr>
          <w:fldChar w:fldCharType="separate"/>
        </w:r>
        <w:r w:rsidR="000174C1">
          <w:rPr>
            <w:noProof/>
            <w:webHidden/>
          </w:rPr>
          <w:t>17</w:t>
        </w:r>
        <w:r w:rsidR="000174C1">
          <w:rPr>
            <w:noProof/>
            <w:webHidden/>
          </w:rPr>
          <w:fldChar w:fldCharType="end"/>
        </w:r>
      </w:hyperlink>
    </w:p>
    <w:p w14:paraId="0617C32B"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72" w:history="1">
        <w:r w:rsidR="000174C1" w:rsidRPr="00431FB7">
          <w:rPr>
            <w:rStyle w:val="Hyperlink"/>
            <w:noProof/>
          </w:rPr>
          <w:t>15</w:t>
        </w:r>
        <w:r w:rsidR="000174C1">
          <w:rPr>
            <w:rFonts w:asciiTheme="minorHAnsi" w:eastAsiaTheme="minorEastAsia" w:hAnsiTheme="minorHAnsi" w:cstheme="minorBidi"/>
            <w:smallCaps w:val="0"/>
            <w:noProof/>
            <w:sz w:val="22"/>
            <w:szCs w:val="22"/>
          </w:rPr>
          <w:tab/>
        </w:r>
        <w:r w:rsidR="000174C1" w:rsidRPr="00431FB7">
          <w:rPr>
            <w:rStyle w:val="Hyperlink"/>
            <w:noProof/>
          </w:rPr>
          <w:t>Dependency viewpoint</w:t>
        </w:r>
        <w:r w:rsidR="000174C1">
          <w:rPr>
            <w:noProof/>
            <w:webHidden/>
          </w:rPr>
          <w:tab/>
        </w:r>
        <w:r w:rsidR="000174C1">
          <w:rPr>
            <w:noProof/>
            <w:webHidden/>
          </w:rPr>
          <w:fldChar w:fldCharType="begin"/>
        </w:r>
        <w:r w:rsidR="000174C1">
          <w:rPr>
            <w:noProof/>
            <w:webHidden/>
          </w:rPr>
          <w:instrText xml:space="preserve"> PAGEREF _Toc95735772 \h </w:instrText>
        </w:r>
        <w:r w:rsidR="000174C1">
          <w:rPr>
            <w:noProof/>
            <w:webHidden/>
          </w:rPr>
        </w:r>
        <w:r w:rsidR="000174C1">
          <w:rPr>
            <w:noProof/>
            <w:webHidden/>
          </w:rPr>
          <w:fldChar w:fldCharType="separate"/>
        </w:r>
        <w:r w:rsidR="000174C1">
          <w:rPr>
            <w:noProof/>
            <w:webHidden/>
          </w:rPr>
          <w:t>19</w:t>
        </w:r>
        <w:r w:rsidR="000174C1">
          <w:rPr>
            <w:noProof/>
            <w:webHidden/>
          </w:rPr>
          <w:fldChar w:fldCharType="end"/>
        </w:r>
      </w:hyperlink>
    </w:p>
    <w:p w14:paraId="58A6F6A0"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73" w:history="1">
        <w:r w:rsidR="000174C1" w:rsidRPr="00431FB7">
          <w:rPr>
            <w:rStyle w:val="Hyperlink"/>
            <w:noProof/>
          </w:rPr>
          <w:t>16</w:t>
        </w:r>
        <w:r w:rsidR="000174C1">
          <w:rPr>
            <w:rFonts w:asciiTheme="minorHAnsi" w:eastAsiaTheme="minorEastAsia" w:hAnsiTheme="minorHAnsi" w:cstheme="minorBidi"/>
            <w:smallCaps w:val="0"/>
            <w:noProof/>
            <w:sz w:val="22"/>
            <w:szCs w:val="22"/>
          </w:rPr>
          <w:tab/>
        </w:r>
        <w:r w:rsidR="000174C1" w:rsidRPr="00431FB7">
          <w:rPr>
            <w:rStyle w:val="Hyperlink"/>
            <w:noProof/>
          </w:rPr>
          <w:t>system database schema</w:t>
        </w:r>
        <w:r w:rsidR="000174C1">
          <w:rPr>
            <w:noProof/>
            <w:webHidden/>
          </w:rPr>
          <w:tab/>
        </w:r>
        <w:r w:rsidR="000174C1">
          <w:rPr>
            <w:noProof/>
            <w:webHidden/>
          </w:rPr>
          <w:fldChar w:fldCharType="begin"/>
        </w:r>
        <w:r w:rsidR="000174C1">
          <w:rPr>
            <w:noProof/>
            <w:webHidden/>
          </w:rPr>
          <w:instrText xml:space="preserve"> PAGEREF _Toc95735773 \h </w:instrText>
        </w:r>
        <w:r w:rsidR="000174C1">
          <w:rPr>
            <w:noProof/>
            <w:webHidden/>
          </w:rPr>
        </w:r>
        <w:r w:rsidR="000174C1">
          <w:rPr>
            <w:noProof/>
            <w:webHidden/>
          </w:rPr>
          <w:fldChar w:fldCharType="separate"/>
        </w:r>
        <w:r w:rsidR="000174C1">
          <w:rPr>
            <w:noProof/>
            <w:webHidden/>
          </w:rPr>
          <w:t>20</w:t>
        </w:r>
        <w:r w:rsidR="000174C1">
          <w:rPr>
            <w:noProof/>
            <w:webHidden/>
          </w:rPr>
          <w:fldChar w:fldCharType="end"/>
        </w:r>
      </w:hyperlink>
    </w:p>
    <w:p w14:paraId="18504633" w14:textId="77777777" w:rsidR="000174C1" w:rsidRDefault="00000000">
      <w:pPr>
        <w:pStyle w:val="TOC2"/>
        <w:tabs>
          <w:tab w:val="left" w:pos="480"/>
        </w:tabs>
        <w:rPr>
          <w:rFonts w:asciiTheme="minorHAnsi" w:eastAsiaTheme="minorEastAsia" w:hAnsiTheme="minorHAnsi" w:cstheme="minorBidi"/>
          <w:smallCaps w:val="0"/>
          <w:noProof/>
          <w:sz w:val="22"/>
          <w:szCs w:val="22"/>
        </w:rPr>
      </w:pPr>
      <w:hyperlink w:anchor="_Toc95735774" w:history="1">
        <w:r w:rsidR="000174C1" w:rsidRPr="00431FB7">
          <w:rPr>
            <w:rStyle w:val="Hyperlink"/>
            <w:noProof/>
          </w:rPr>
          <w:t>17</w:t>
        </w:r>
        <w:r w:rsidR="000174C1">
          <w:rPr>
            <w:rFonts w:asciiTheme="minorHAnsi" w:eastAsiaTheme="minorEastAsia" w:hAnsiTheme="minorHAnsi" w:cstheme="minorBidi"/>
            <w:smallCaps w:val="0"/>
            <w:noProof/>
            <w:sz w:val="22"/>
            <w:szCs w:val="22"/>
          </w:rPr>
          <w:tab/>
        </w:r>
        <w:r w:rsidR="000174C1" w:rsidRPr="00431FB7">
          <w:rPr>
            <w:rStyle w:val="Hyperlink"/>
            <w:noProof/>
          </w:rPr>
          <w:t>field details</w:t>
        </w:r>
        <w:r w:rsidR="000174C1">
          <w:rPr>
            <w:noProof/>
            <w:webHidden/>
          </w:rPr>
          <w:tab/>
        </w:r>
        <w:r w:rsidR="000174C1">
          <w:rPr>
            <w:noProof/>
            <w:webHidden/>
          </w:rPr>
          <w:fldChar w:fldCharType="begin"/>
        </w:r>
        <w:r w:rsidR="000174C1">
          <w:rPr>
            <w:noProof/>
            <w:webHidden/>
          </w:rPr>
          <w:instrText xml:space="preserve"> PAGEREF _Toc95735774 \h </w:instrText>
        </w:r>
        <w:r w:rsidR="000174C1">
          <w:rPr>
            <w:noProof/>
            <w:webHidden/>
          </w:rPr>
        </w:r>
        <w:r w:rsidR="000174C1">
          <w:rPr>
            <w:noProof/>
            <w:webHidden/>
          </w:rPr>
          <w:fldChar w:fldCharType="separate"/>
        </w:r>
        <w:r w:rsidR="000174C1">
          <w:rPr>
            <w:noProof/>
            <w:webHidden/>
          </w:rPr>
          <w:t>20</w:t>
        </w:r>
        <w:r w:rsidR="000174C1">
          <w:rPr>
            <w:noProof/>
            <w:webHidden/>
          </w:rPr>
          <w:fldChar w:fldCharType="end"/>
        </w:r>
      </w:hyperlink>
    </w:p>
    <w:p w14:paraId="3836F064" w14:textId="0EE82A38" w:rsidR="00432E17" w:rsidRPr="0051707B" w:rsidRDefault="00BD3C18" w:rsidP="0090342B">
      <w:pPr>
        <w:rPr>
          <w:rFonts w:ascii="Century Gothic" w:hAnsi="Century Gothic"/>
          <w:color w:val="000000"/>
          <w:sz w:val="20"/>
        </w:rPr>
      </w:pPr>
      <w:r w:rsidRPr="0051707B">
        <w:rPr>
          <w:rFonts w:ascii="Century Gothic" w:hAnsi="Century Gothic"/>
          <w:color w:val="000000"/>
          <w:sz w:val="20"/>
        </w:rPr>
        <w:fldChar w:fldCharType="end"/>
      </w:r>
    </w:p>
    <w:p w14:paraId="2EB10B7D" w14:textId="77777777" w:rsidR="00432E17" w:rsidRPr="0051707B" w:rsidRDefault="00432E17" w:rsidP="0090342B">
      <w:pPr>
        <w:rPr>
          <w:rFonts w:ascii="Century Gothic" w:hAnsi="Century Gothic"/>
          <w:color w:val="000000"/>
          <w:sz w:val="20"/>
        </w:rPr>
      </w:pPr>
    </w:p>
    <w:p w14:paraId="59129393" w14:textId="77777777" w:rsidR="00432E17" w:rsidRPr="0051707B" w:rsidRDefault="00432E17" w:rsidP="0090342B">
      <w:pPr>
        <w:rPr>
          <w:rFonts w:ascii="Century Gothic" w:hAnsi="Century Gothic"/>
          <w:color w:val="000000"/>
          <w:sz w:val="20"/>
        </w:rPr>
      </w:pPr>
    </w:p>
    <w:p w14:paraId="38B44E16" w14:textId="77777777" w:rsidR="00432E17" w:rsidRPr="0051707B" w:rsidRDefault="00432E17" w:rsidP="0090342B">
      <w:pPr>
        <w:rPr>
          <w:rFonts w:ascii="Century Gothic" w:hAnsi="Century Gothic"/>
          <w:color w:val="000000"/>
          <w:sz w:val="20"/>
        </w:rPr>
      </w:pPr>
    </w:p>
    <w:p w14:paraId="78247A1B" w14:textId="77777777" w:rsidR="00432E17" w:rsidRPr="0051707B" w:rsidRDefault="00432E17" w:rsidP="0090342B">
      <w:pPr>
        <w:rPr>
          <w:rFonts w:ascii="Century Gothic" w:hAnsi="Century Gothic"/>
          <w:color w:val="000000"/>
          <w:sz w:val="20"/>
        </w:rPr>
      </w:pPr>
    </w:p>
    <w:p w14:paraId="2A6D4F07" w14:textId="77777777" w:rsidR="00432E17" w:rsidRPr="0051707B" w:rsidRDefault="00432E17" w:rsidP="0090342B">
      <w:pPr>
        <w:rPr>
          <w:rFonts w:ascii="Century Gothic" w:hAnsi="Century Gothic"/>
          <w:color w:val="000000"/>
          <w:sz w:val="20"/>
        </w:rPr>
      </w:pPr>
    </w:p>
    <w:p w14:paraId="3E7D84B4" w14:textId="77777777" w:rsidR="00432E17" w:rsidRPr="0051707B" w:rsidRDefault="00432E17" w:rsidP="0090342B">
      <w:pPr>
        <w:rPr>
          <w:rFonts w:ascii="Century Gothic" w:hAnsi="Century Gothic"/>
          <w:color w:val="000000"/>
          <w:sz w:val="20"/>
        </w:rPr>
        <w:sectPr w:rsidR="00432E17" w:rsidRPr="0051707B" w:rsidSect="00B52BA5">
          <w:pgSz w:w="12240" w:h="15840" w:code="1"/>
          <w:pgMar w:top="108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C6BF125" w14:textId="77777777" w:rsidR="00353C36" w:rsidRPr="0051707B" w:rsidRDefault="00353C36" w:rsidP="0090342B">
      <w:pPr>
        <w:pStyle w:val="BodyText"/>
        <w:rPr>
          <w:rFonts w:ascii="Century Gothic" w:hAnsi="Century Gothic"/>
          <w:b/>
          <w:i w:val="0"/>
          <w:color w:val="FF0000"/>
          <w:sz w:val="20"/>
        </w:rPr>
      </w:pPr>
      <w:bookmarkStart w:id="0" w:name="_Toc60795470"/>
    </w:p>
    <w:p w14:paraId="7058B9F7" w14:textId="77777777" w:rsidR="00432E17" w:rsidRPr="0051707B" w:rsidRDefault="00BD3C18" w:rsidP="0090342B">
      <w:pPr>
        <w:pStyle w:val="Heading1"/>
        <w:shd w:val="clear" w:color="auto" w:fill="auto"/>
        <w:tabs>
          <w:tab w:val="clear" w:pos="360"/>
        </w:tabs>
        <w:rPr>
          <w:rFonts w:ascii="Century Gothic" w:hAnsi="Century Gothic"/>
          <w:sz w:val="24"/>
          <w:szCs w:val="24"/>
        </w:rPr>
      </w:pPr>
      <w:bookmarkStart w:id="1" w:name="_Toc95735748"/>
      <w:r w:rsidRPr="0051707B">
        <w:rPr>
          <w:rFonts w:ascii="Century Gothic" w:hAnsi="Century Gothic"/>
          <w:sz w:val="24"/>
          <w:szCs w:val="24"/>
        </w:rPr>
        <w:t>INTRODUCTION</w:t>
      </w:r>
      <w:bookmarkEnd w:id="0"/>
      <w:bookmarkEnd w:id="1"/>
      <w:r w:rsidRPr="0051707B">
        <w:rPr>
          <w:rFonts w:ascii="Century Gothic" w:hAnsi="Century Gothic"/>
          <w:sz w:val="24"/>
          <w:szCs w:val="24"/>
        </w:rPr>
        <w:t xml:space="preserve">                        </w:t>
      </w:r>
    </w:p>
    <w:p w14:paraId="16E32B00" w14:textId="77777777" w:rsidR="00432E17" w:rsidRPr="0051707B" w:rsidRDefault="00432E17" w:rsidP="0090342B">
      <w:pPr>
        <w:pStyle w:val="BodyText"/>
        <w:rPr>
          <w:rFonts w:ascii="Century Gothic" w:hAnsi="Century Gothic"/>
          <w:color w:val="FF0000"/>
          <w:sz w:val="16"/>
          <w:szCs w:val="16"/>
        </w:rPr>
      </w:pPr>
    </w:p>
    <w:p w14:paraId="0426CA0E" w14:textId="0C381CF8" w:rsidR="00830D29" w:rsidRPr="0051707B" w:rsidRDefault="00830D29" w:rsidP="00830D29">
      <w:pPr>
        <w:jc w:val="both"/>
        <w:rPr>
          <w:rFonts w:ascii="Century Gothic" w:hAnsi="Century Gothic"/>
          <w:sz w:val="20"/>
        </w:rPr>
      </w:pPr>
      <w:r w:rsidRPr="0051707B">
        <w:rPr>
          <w:rFonts w:ascii="Century Gothic" w:hAnsi="Century Gothic"/>
          <w:sz w:val="20"/>
        </w:rPr>
        <w:t>The eCMS, as its name implies, will be a system for the DRC’s Customs &amp; Excise Division, hereafter referred to as “Customs”, that will provide best-in-class services to the Bhutan‘s business community, in support of the Bhutan‘s aspirations to modernize core customs administration functions as part of customs modernization requirements and in line with the international conventions and national regulations such as The Customs Act of Bhutan 2017 and Customs Rules and Regulations of Bhutan 2017.</w:t>
      </w:r>
    </w:p>
    <w:p w14:paraId="5F223CA6" w14:textId="77777777" w:rsidR="00830D29" w:rsidRPr="0051707B" w:rsidRDefault="00830D29" w:rsidP="00830D29">
      <w:pPr>
        <w:jc w:val="both"/>
        <w:rPr>
          <w:rFonts w:ascii="Century Gothic" w:hAnsi="Century Gothic"/>
          <w:sz w:val="20"/>
        </w:rPr>
      </w:pPr>
    </w:p>
    <w:p w14:paraId="3C9C5DB0" w14:textId="5FBC1CD3" w:rsidR="00432E17" w:rsidRPr="0051707B" w:rsidRDefault="00830D29" w:rsidP="00830D29">
      <w:pPr>
        <w:jc w:val="both"/>
        <w:rPr>
          <w:rFonts w:ascii="Century Gothic" w:hAnsi="Century Gothic"/>
          <w:sz w:val="20"/>
        </w:rPr>
      </w:pPr>
      <w:r w:rsidRPr="0051707B">
        <w:rPr>
          <w:rFonts w:ascii="Century Gothic" w:hAnsi="Century Gothic"/>
          <w:sz w:val="20"/>
        </w:rPr>
        <w:t>Implementation of the electronic customs management system will further help to propel Bhutan’s rankings by making it easier and clearer for traders and businesses to have access to information and enable them to submit regulatory compliance forms/documents digitally.</w:t>
      </w:r>
    </w:p>
    <w:p w14:paraId="4EAAB679" w14:textId="06272869" w:rsidR="00830D29" w:rsidRPr="0051707B" w:rsidRDefault="00830D29" w:rsidP="00830D29">
      <w:pPr>
        <w:jc w:val="both"/>
        <w:rPr>
          <w:rFonts w:ascii="Century Gothic" w:hAnsi="Century Gothic"/>
          <w:sz w:val="20"/>
        </w:rPr>
      </w:pPr>
    </w:p>
    <w:p w14:paraId="2745FF91" w14:textId="593BA397" w:rsidR="00830D29" w:rsidRPr="00B42EDA" w:rsidRDefault="00830D29" w:rsidP="00830D29">
      <w:pPr>
        <w:jc w:val="both"/>
        <w:rPr>
          <w:rFonts w:ascii="Century Gothic" w:hAnsi="Century Gothic"/>
          <w:sz w:val="16"/>
        </w:rPr>
      </w:pPr>
      <w:r w:rsidRPr="0051707B">
        <w:rPr>
          <w:rFonts w:ascii="Century Gothic" w:hAnsi="Century Gothic"/>
          <w:sz w:val="20"/>
        </w:rPr>
        <w:t>This document is intended to act as the SDD (Software Design Docum</w:t>
      </w:r>
      <w:r w:rsidR="0009189F">
        <w:rPr>
          <w:rFonts w:ascii="Century Gothic" w:hAnsi="Century Gothic"/>
          <w:sz w:val="20"/>
        </w:rPr>
        <w:t>ent) for the System Administration</w:t>
      </w:r>
      <w:r w:rsidRPr="0051707B">
        <w:rPr>
          <w:rFonts w:ascii="Century Gothic" w:hAnsi="Century Gothic"/>
          <w:sz w:val="20"/>
        </w:rPr>
        <w:t>.</w:t>
      </w:r>
      <w:r w:rsidR="00B42EDA" w:rsidRPr="00B42EDA">
        <w:t xml:space="preserve"> </w:t>
      </w:r>
      <w:r w:rsidR="00B42EDA" w:rsidRPr="00B42EDA">
        <w:rPr>
          <w:rFonts w:ascii="Century Gothic" w:hAnsi="Century Gothic"/>
          <w:sz w:val="20"/>
        </w:rPr>
        <w:t xml:space="preserve">This document defines &amp; illustrates the business requirements, </w:t>
      </w:r>
      <w:r w:rsidR="003A2C75">
        <w:rPr>
          <w:rFonts w:ascii="Century Gothic" w:hAnsi="Century Gothic"/>
          <w:sz w:val="20"/>
        </w:rPr>
        <w:t>how system can work</w:t>
      </w:r>
      <w:r w:rsidR="00B42EDA" w:rsidRPr="00B42EDA">
        <w:rPr>
          <w:rFonts w:ascii="Century Gothic" w:hAnsi="Century Gothic"/>
          <w:sz w:val="20"/>
        </w:rPr>
        <w:t xml:space="preserve"> as well as the detailed functional requirements of </w:t>
      </w:r>
      <w:r w:rsidR="00B42EDA" w:rsidRPr="00B42EDA">
        <w:rPr>
          <w:rFonts w:ascii="Century Gothic" w:hAnsi="Century Gothic"/>
          <w:sz w:val="20"/>
        </w:rPr>
        <w:t>e</w:t>
      </w:r>
      <w:r w:rsidR="00B42EDA" w:rsidRPr="00B42EDA">
        <w:rPr>
          <w:rFonts w:ascii="Century Gothic" w:hAnsi="Century Gothic"/>
          <w:sz w:val="20"/>
        </w:rPr>
        <w:t>CMS System Administration module to be implemented for Department of Revenue and Customs Bhutan</w:t>
      </w:r>
    </w:p>
    <w:p w14:paraId="2124A4CD" w14:textId="77777777" w:rsidR="00B42EDA" w:rsidRPr="0051707B" w:rsidRDefault="00B42EDA" w:rsidP="00830D29">
      <w:pPr>
        <w:jc w:val="both"/>
        <w:rPr>
          <w:rFonts w:ascii="Century Gothic" w:hAnsi="Century Gothic"/>
          <w:sz w:val="20"/>
        </w:rPr>
      </w:pPr>
    </w:p>
    <w:p w14:paraId="55C30061" w14:textId="77777777" w:rsidR="00432E17" w:rsidRPr="0051707B" w:rsidRDefault="00BD3C18" w:rsidP="0090342B">
      <w:pPr>
        <w:pStyle w:val="Heading2"/>
        <w:shd w:val="clear" w:color="auto" w:fill="auto"/>
        <w:rPr>
          <w:rFonts w:ascii="Century Gothic" w:hAnsi="Century Gothic"/>
          <w:color w:val="000000"/>
          <w:sz w:val="20"/>
        </w:rPr>
      </w:pPr>
      <w:bookmarkStart w:id="2" w:name="_Toc60795471"/>
      <w:bookmarkStart w:id="3" w:name="_Toc95735749"/>
      <w:r w:rsidRPr="0051707B">
        <w:rPr>
          <w:rFonts w:ascii="Century Gothic" w:hAnsi="Century Gothic"/>
          <w:color w:val="000000"/>
          <w:sz w:val="20"/>
        </w:rPr>
        <w:t>Scope</w:t>
      </w:r>
      <w:bookmarkEnd w:id="2"/>
      <w:bookmarkEnd w:id="3"/>
    </w:p>
    <w:p w14:paraId="54C5786E" w14:textId="77777777" w:rsidR="00233A46"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Registration of a party and user is one of the core functions of eCMS. This module takes care of the following activities:</w:t>
      </w:r>
    </w:p>
    <w:p w14:paraId="36A9F212" w14:textId="77777777" w:rsidR="00233A46"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w:t>
      </w:r>
      <w:r w:rsidRPr="0051707B">
        <w:rPr>
          <w:rFonts w:ascii="Century Gothic" w:hAnsi="Century Gothic"/>
          <w:i w:val="0"/>
          <w:color w:val="000000" w:themeColor="text1"/>
          <w:sz w:val="20"/>
        </w:rPr>
        <w:tab/>
        <w:t>Registration of a Party</w:t>
      </w:r>
    </w:p>
    <w:p w14:paraId="11A2BB00" w14:textId="30B87BC6" w:rsidR="00432E17" w:rsidRPr="0051707B" w:rsidRDefault="00233A46" w:rsidP="00233A46">
      <w:pPr>
        <w:pStyle w:val="BodyText"/>
        <w:rPr>
          <w:rFonts w:ascii="Century Gothic" w:hAnsi="Century Gothic"/>
          <w:i w:val="0"/>
          <w:color w:val="000000" w:themeColor="text1"/>
          <w:sz w:val="20"/>
        </w:rPr>
      </w:pPr>
      <w:r w:rsidRPr="0051707B">
        <w:rPr>
          <w:rFonts w:ascii="Century Gothic" w:hAnsi="Century Gothic"/>
          <w:i w:val="0"/>
          <w:color w:val="000000" w:themeColor="text1"/>
          <w:sz w:val="20"/>
        </w:rPr>
        <w:t>•</w:t>
      </w:r>
      <w:r w:rsidRPr="0051707B">
        <w:rPr>
          <w:rFonts w:ascii="Century Gothic" w:hAnsi="Century Gothic"/>
          <w:i w:val="0"/>
          <w:color w:val="000000" w:themeColor="text1"/>
          <w:sz w:val="20"/>
        </w:rPr>
        <w:tab/>
        <w:t>Registration of a User</w:t>
      </w:r>
    </w:p>
    <w:p w14:paraId="2AECB85B" w14:textId="77777777" w:rsidR="00432E17" w:rsidRPr="0051707B" w:rsidRDefault="00BD3C18" w:rsidP="0090342B">
      <w:pPr>
        <w:pStyle w:val="Heading2"/>
        <w:shd w:val="clear" w:color="auto" w:fill="auto"/>
        <w:rPr>
          <w:rFonts w:ascii="Century Gothic" w:hAnsi="Century Gothic"/>
          <w:color w:val="000000"/>
          <w:sz w:val="20"/>
        </w:rPr>
      </w:pPr>
      <w:bookmarkStart w:id="4" w:name="_Toc60795473"/>
      <w:bookmarkStart w:id="5" w:name="_Toc95735750"/>
      <w:r w:rsidRPr="0051707B">
        <w:rPr>
          <w:rFonts w:ascii="Century Gothic" w:hAnsi="Century Gothic"/>
          <w:color w:val="000000"/>
          <w:sz w:val="20"/>
        </w:rPr>
        <w:t>Definitions and abbreviations</w:t>
      </w:r>
      <w:bookmarkEnd w:id="4"/>
      <w:bookmarkEnd w:id="5"/>
    </w:p>
    <w:p w14:paraId="56694E3A" w14:textId="0F9058BA" w:rsidR="00432E17" w:rsidRPr="0051707B" w:rsidRDefault="00432E17" w:rsidP="0090342B">
      <w:pPr>
        <w:pStyle w:val="BodyText"/>
        <w:tabs>
          <w:tab w:val="left" w:pos="360"/>
          <w:tab w:val="left" w:pos="1520"/>
        </w:tabs>
        <w:rPr>
          <w:rFonts w:ascii="Century Gothic" w:hAnsi="Century Gothic"/>
          <w:color w:val="FF0000"/>
          <w:sz w:val="16"/>
          <w:szCs w:val="16"/>
        </w:rPr>
      </w:pPr>
    </w:p>
    <w:tbl>
      <w:tblPr>
        <w:tblStyle w:val="TableGrid"/>
        <w:tblW w:w="4694" w:type="pct"/>
        <w:tblInd w:w="704" w:type="dxa"/>
        <w:tblLook w:val="04A0" w:firstRow="1" w:lastRow="0" w:firstColumn="1" w:lastColumn="0" w:noHBand="0" w:noVBand="1"/>
      </w:tblPr>
      <w:tblGrid>
        <w:gridCol w:w="2680"/>
        <w:gridCol w:w="5422"/>
      </w:tblGrid>
      <w:tr w:rsidR="00233A46" w:rsidRPr="0051707B" w14:paraId="179C6827" w14:textId="77777777" w:rsidTr="00233A46">
        <w:tc>
          <w:tcPr>
            <w:tcW w:w="1654" w:type="pct"/>
          </w:tcPr>
          <w:p w14:paraId="7D6F794A" w14:textId="77777777" w:rsidR="00233A46" w:rsidRPr="0051707B" w:rsidRDefault="00233A46" w:rsidP="00233A46">
            <w:pPr>
              <w:pStyle w:val="TableHead"/>
              <w:keepNext/>
              <w:keepLines/>
              <w:jc w:val="left"/>
              <w:rPr>
                <w:rFonts w:ascii="Century Gothic" w:hAnsi="Century Gothic"/>
                <w:color w:val="000000" w:themeColor="text1"/>
              </w:rPr>
            </w:pPr>
            <w:r w:rsidRPr="0051707B">
              <w:rPr>
                <w:rFonts w:ascii="Century Gothic" w:hAnsi="Century Gothic"/>
                <w:color w:val="000000" w:themeColor="text1"/>
                <w:sz w:val="18"/>
                <w:szCs w:val="18"/>
              </w:rPr>
              <w:t>Definitions &amp; Abbreviations</w:t>
            </w:r>
          </w:p>
        </w:tc>
        <w:tc>
          <w:tcPr>
            <w:tcW w:w="3346" w:type="pct"/>
          </w:tcPr>
          <w:p w14:paraId="388D1647" w14:textId="77777777" w:rsidR="00233A46" w:rsidRPr="0051707B" w:rsidRDefault="00233A46" w:rsidP="00233A46">
            <w:pPr>
              <w:pStyle w:val="TableHead"/>
              <w:keepNext/>
              <w:keepLines/>
              <w:jc w:val="left"/>
              <w:rPr>
                <w:rFonts w:ascii="Century Gothic" w:hAnsi="Century Gothic"/>
                <w:color w:val="000000" w:themeColor="text1"/>
              </w:rPr>
            </w:pPr>
            <w:r w:rsidRPr="0051707B">
              <w:rPr>
                <w:rFonts w:ascii="Century Gothic" w:hAnsi="Century Gothic"/>
                <w:color w:val="000000" w:themeColor="text1"/>
                <w:sz w:val="18"/>
                <w:szCs w:val="18"/>
              </w:rPr>
              <w:t>Description</w:t>
            </w:r>
          </w:p>
        </w:tc>
      </w:tr>
      <w:tr w:rsidR="00233A46" w:rsidRPr="0051707B" w14:paraId="4F29372C" w14:textId="77777777" w:rsidTr="00233A46">
        <w:tc>
          <w:tcPr>
            <w:tcW w:w="1654" w:type="pct"/>
          </w:tcPr>
          <w:p w14:paraId="1B01AFB1" w14:textId="77777777" w:rsidR="00233A46" w:rsidRPr="0051707B" w:rsidRDefault="00233A46" w:rsidP="00233A46">
            <w:pPr>
              <w:pStyle w:val="TopicDescription"/>
              <w:ind w:left="0"/>
              <w:rPr>
                <w:i w:val="0"/>
                <w:sz w:val="20"/>
              </w:rPr>
            </w:pPr>
            <w:r w:rsidRPr="0051707B">
              <w:rPr>
                <w:i w:val="0"/>
              </w:rPr>
              <w:t>eCMS</w:t>
            </w:r>
          </w:p>
        </w:tc>
        <w:tc>
          <w:tcPr>
            <w:tcW w:w="3346" w:type="pct"/>
          </w:tcPr>
          <w:p w14:paraId="2ABDD1E0" w14:textId="77777777" w:rsidR="00233A46" w:rsidRPr="0051707B" w:rsidRDefault="00233A46" w:rsidP="00233A46">
            <w:pPr>
              <w:pStyle w:val="TopicDescription"/>
              <w:ind w:left="0"/>
              <w:rPr>
                <w:i w:val="0"/>
                <w:sz w:val="20"/>
                <w:szCs w:val="22"/>
              </w:rPr>
            </w:pPr>
            <w:r w:rsidRPr="0051707B">
              <w:rPr>
                <w:i w:val="0"/>
                <w:sz w:val="20"/>
                <w:szCs w:val="22"/>
              </w:rPr>
              <w:t>Electronic Customs Management System</w:t>
            </w:r>
          </w:p>
        </w:tc>
      </w:tr>
      <w:tr w:rsidR="00233A46" w:rsidRPr="0051707B" w14:paraId="49C5C341" w14:textId="77777777" w:rsidTr="00233A46">
        <w:tc>
          <w:tcPr>
            <w:tcW w:w="1654" w:type="pct"/>
          </w:tcPr>
          <w:p w14:paraId="7B3660AF" w14:textId="77777777" w:rsidR="00233A46" w:rsidRPr="0051707B" w:rsidRDefault="00233A46" w:rsidP="00233A46">
            <w:pPr>
              <w:pStyle w:val="TopicDescription"/>
              <w:ind w:left="0"/>
              <w:rPr>
                <w:i w:val="0"/>
                <w:sz w:val="20"/>
              </w:rPr>
            </w:pPr>
            <w:r w:rsidRPr="0051707B">
              <w:rPr>
                <w:i w:val="0"/>
                <w:sz w:val="20"/>
              </w:rPr>
              <w:t>DRC</w:t>
            </w:r>
          </w:p>
        </w:tc>
        <w:tc>
          <w:tcPr>
            <w:tcW w:w="3346" w:type="pct"/>
          </w:tcPr>
          <w:p w14:paraId="70280146" w14:textId="77777777" w:rsidR="00233A46" w:rsidRPr="0051707B" w:rsidRDefault="00233A46" w:rsidP="00233A46">
            <w:pPr>
              <w:pStyle w:val="TopicDescription"/>
              <w:ind w:left="0"/>
              <w:rPr>
                <w:i w:val="0"/>
                <w:sz w:val="20"/>
                <w:szCs w:val="22"/>
              </w:rPr>
            </w:pPr>
            <w:r w:rsidRPr="0051707B">
              <w:rPr>
                <w:i w:val="0"/>
                <w:sz w:val="20"/>
                <w:szCs w:val="22"/>
              </w:rPr>
              <w:t>Department of Revenue &amp; Custom</w:t>
            </w:r>
          </w:p>
        </w:tc>
      </w:tr>
      <w:tr w:rsidR="00233A46" w:rsidRPr="0051707B" w14:paraId="0EA3BB65" w14:textId="77777777" w:rsidTr="00233A46">
        <w:tc>
          <w:tcPr>
            <w:tcW w:w="1654" w:type="pct"/>
          </w:tcPr>
          <w:p w14:paraId="42E072F3" w14:textId="77777777" w:rsidR="00233A46" w:rsidRPr="0051707B" w:rsidRDefault="00233A46" w:rsidP="00233A46">
            <w:pPr>
              <w:pStyle w:val="TopicDescription"/>
              <w:ind w:left="0"/>
              <w:rPr>
                <w:i w:val="0"/>
              </w:rPr>
            </w:pPr>
            <w:r w:rsidRPr="0051707B">
              <w:rPr>
                <w:i w:val="0"/>
              </w:rPr>
              <w:t>DITT</w:t>
            </w:r>
          </w:p>
        </w:tc>
        <w:tc>
          <w:tcPr>
            <w:tcW w:w="3346" w:type="pct"/>
          </w:tcPr>
          <w:p w14:paraId="37A6A20E" w14:textId="77777777" w:rsidR="00233A46" w:rsidRPr="0051707B" w:rsidRDefault="00233A46" w:rsidP="00233A46">
            <w:pPr>
              <w:pStyle w:val="TopicDescription"/>
              <w:ind w:left="0"/>
              <w:rPr>
                <w:i w:val="0"/>
                <w:sz w:val="20"/>
                <w:szCs w:val="22"/>
              </w:rPr>
            </w:pPr>
            <w:r w:rsidRPr="0051707B">
              <w:rPr>
                <w:i w:val="0"/>
                <w:sz w:val="20"/>
                <w:szCs w:val="22"/>
              </w:rPr>
              <w:t>Department of Information Technology &amp; Telecom</w:t>
            </w:r>
          </w:p>
        </w:tc>
      </w:tr>
      <w:tr w:rsidR="00233A46" w:rsidRPr="0051707B" w14:paraId="170F14C9" w14:textId="77777777" w:rsidTr="00233A46">
        <w:tc>
          <w:tcPr>
            <w:tcW w:w="1654" w:type="pct"/>
          </w:tcPr>
          <w:p w14:paraId="3A58D008" w14:textId="77777777" w:rsidR="00233A46" w:rsidRPr="0051707B" w:rsidRDefault="00233A46" w:rsidP="00233A46">
            <w:pPr>
              <w:pStyle w:val="TopicDescription"/>
              <w:ind w:left="0"/>
              <w:rPr>
                <w:i w:val="0"/>
              </w:rPr>
            </w:pPr>
            <w:r w:rsidRPr="0051707B">
              <w:rPr>
                <w:i w:val="0"/>
              </w:rPr>
              <w:t>YK</w:t>
            </w:r>
          </w:p>
        </w:tc>
        <w:tc>
          <w:tcPr>
            <w:tcW w:w="3346" w:type="pct"/>
          </w:tcPr>
          <w:p w14:paraId="7C31A18A" w14:textId="77777777" w:rsidR="00233A46" w:rsidRPr="0051707B" w:rsidRDefault="00233A46" w:rsidP="00233A46">
            <w:pPr>
              <w:pStyle w:val="TopicDescription"/>
              <w:ind w:left="0"/>
              <w:rPr>
                <w:i w:val="0"/>
                <w:sz w:val="20"/>
                <w:szCs w:val="22"/>
              </w:rPr>
            </w:pPr>
            <w:r w:rsidRPr="0051707B">
              <w:rPr>
                <w:i w:val="0"/>
                <w:sz w:val="20"/>
                <w:szCs w:val="22"/>
              </w:rPr>
              <w:t>Yang Khor</w:t>
            </w:r>
          </w:p>
        </w:tc>
      </w:tr>
      <w:tr w:rsidR="00233A46" w:rsidRPr="0051707B" w14:paraId="5F08CB07" w14:textId="77777777" w:rsidTr="00233A46">
        <w:tc>
          <w:tcPr>
            <w:tcW w:w="1654" w:type="pct"/>
          </w:tcPr>
          <w:p w14:paraId="389D1AFE" w14:textId="77777777" w:rsidR="00233A46" w:rsidRPr="0051707B" w:rsidRDefault="00233A46" w:rsidP="00233A46">
            <w:pPr>
              <w:pStyle w:val="TopicDescription"/>
              <w:ind w:left="0"/>
              <w:rPr>
                <w:i w:val="0"/>
              </w:rPr>
            </w:pPr>
            <w:r w:rsidRPr="0051707B">
              <w:rPr>
                <w:i w:val="0"/>
              </w:rPr>
              <w:t>CL</w:t>
            </w:r>
          </w:p>
        </w:tc>
        <w:tc>
          <w:tcPr>
            <w:tcW w:w="3346" w:type="pct"/>
          </w:tcPr>
          <w:p w14:paraId="7E21500C" w14:textId="0652CA0C" w:rsidR="00233A46" w:rsidRPr="0051707B" w:rsidRDefault="00233A46" w:rsidP="00233A46">
            <w:pPr>
              <w:pStyle w:val="TopicDescription"/>
              <w:ind w:left="0"/>
              <w:rPr>
                <w:i w:val="0"/>
                <w:sz w:val="20"/>
                <w:szCs w:val="22"/>
              </w:rPr>
            </w:pPr>
            <w:proofErr w:type="spellStart"/>
            <w:r w:rsidRPr="0051707B">
              <w:rPr>
                <w:i w:val="0"/>
                <w:sz w:val="20"/>
                <w:szCs w:val="22"/>
              </w:rPr>
              <w:t>Crimsonlogic</w:t>
            </w:r>
            <w:proofErr w:type="spellEnd"/>
          </w:p>
        </w:tc>
      </w:tr>
      <w:tr w:rsidR="00233A46" w:rsidRPr="0051707B" w14:paraId="12DF24DC" w14:textId="77777777" w:rsidTr="00233A46">
        <w:tc>
          <w:tcPr>
            <w:tcW w:w="1654" w:type="pct"/>
          </w:tcPr>
          <w:p w14:paraId="6F61B052" w14:textId="77777777" w:rsidR="00233A46" w:rsidRPr="0051707B" w:rsidRDefault="00233A46" w:rsidP="00233A46">
            <w:pPr>
              <w:pStyle w:val="TopicDescription"/>
              <w:ind w:left="0"/>
              <w:rPr>
                <w:i w:val="0"/>
              </w:rPr>
            </w:pPr>
            <w:r w:rsidRPr="0051707B">
              <w:rPr>
                <w:i w:val="0"/>
                <w:sz w:val="20"/>
              </w:rPr>
              <w:t>VSTS</w:t>
            </w:r>
          </w:p>
        </w:tc>
        <w:tc>
          <w:tcPr>
            <w:tcW w:w="3346" w:type="pct"/>
          </w:tcPr>
          <w:p w14:paraId="11B61F65" w14:textId="77777777" w:rsidR="00233A46" w:rsidRPr="0051707B" w:rsidRDefault="00233A46" w:rsidP="00233A46">
            <w:pPr>
              <w:pStyle w:val="TopicDescription"/>
              <w:ind w:left="0"/>
              <w:rPr>
                <w:i w:val="0"/>
                <w:sz w:val="20"/>
                <w:szCs w:val="22"/>
              </w:rPr>
            </w:pPr>
            <w:r w:rsidRPr="0051707B">
              <w:rPr>
                <w:i w:val="0"/>
                <w:sz w:val="20"/>
                <w:szCs w:val="22"/>
              </w:rPr>
              <w:t>Visual Studio and Team Services</w:t>
            </w:r>
          </w:p>
        </w:tc>
      </w:tr>
      <w:tr w:rsidR="00233A46" w:rsidRPr="0051707B" w14:paraId="200B858B" w14:textId="77777777" w:rsidTr="00233A46">
        <w:tc>
          <w:tcPr>
            <w:tcW w:w="1654" w:type="pct"/>
          </w:tcPr>
          <w:p w14:paraId="187B655F" w14:textId="77777777" w:rsidR="00233A46" w:rsidRPr="0051707B" w:rsidRDefault="00233A46" w:rsidP="00233A46">
            <w:pPr>
              <w:pStyle w:val="TopicDescription"/>
              <w:ind w:left="0"/>
              <w:rPr>
                <w:i w:val="0"/>
              </w:rPr>
            </w:pPr>
            <w:r w:rsidRPr="0051707B">
              <w:rPr>
                <w:i w:val="0"/>
                <w:sz w:val="20"/>
              </w:rPr>
              <w:t>SIT</w:t>
            </w:r>
          </w:p>
        </w:tc>
        <w:tc>
          <w:tcPr>
            <w:tcW w:w="3346" w:type="pct"/>
          </w:tcPr>
          <w:p w14:paraId="50EC9B38" w14:textId="77777777" w:rsidR="00233A46" w:rsidRPr="0051707B" w:rsidRDefault="00233A46" w:rsidP="00233A46">
            <w:pPr>
              <w:pStyle w:val="TopicDescription"/>
              <w:ind w:left="0"/>
              <w:rPr>
                <w:i w:val="0"/>
                <w:sz w:val="20"/>
                <w:szCs w:val="22"/>
              </w:rPr>
            </w:pPr>
            <w:r w:rsidRPr="0051707B">
              <w:rPr>
                <w:i w:val="0"/>
                <w:sz w:val="20"/>
                <w:szCs w:val="22"/>
              </w:rPr>
              <w:t>System Integration Test</w:t>
            </w:r>
          </w:p>
        </w:tc>
      </w:tr>
      <w:tr w:rsidR="00233A46" w:rsidRPr="0051707B" w14:paraId="3E08C0E9" w14:textId="77777777" w:rsidTr="00233A46">
        <w:tc>
          <w:tcPr>
            <w:tcW w:w="1654" w:type="pct"/>
          </w:tcPr>
          <w:p w14:paraId="750EE2EF" w14:textId="77777777" w:rsidR="00233A46" w:rsidRPr="0051707B" w:rsidRDefault="00233A46" w:rsidP="00233A46">
            <w:pPr>
              <w:pStyle w:val="TopicDescription"/>
              <w:ind w:left="0"/>
              <w:rPr>
                <w:i w:val="0"/>
                <w:sz w:val="20"/>
              </w:rPr>
            </w:pPr>
            <w:r w:rsidRPr="0051707B">
              <w:rPr>
                <w:i w:val="0"/>
              </w:rPr>
              <w:t>UAT</w:t>
            </w:r>
          </w:p>
        </w:tc>
        <w:tc>
          <w:tcPr>
            <w:tcW w:w="3346" w:type="pct"/>
          </w:tcPr>
          <w:p w14:paraId="5724E8ED" w14:textId="77777777" w:rsidR="00233A46" w:rsidRPr="0051707B" w:rsidRDefault="00233A46" w:rsidP="00233A46">
            <w:pPr>
              <w:pStyle w:val="TopicDescription"/>
              <w:ind w:left="0"/>
              <w:rPr>
                <w:i w:val="0"/>
                <w:sz w:val="20"/>
                <w:szCs w:val="22"/>
              </w:rPr>
            </w:pPr>
            <w:r w:rsidRPr="0051707B">
              <w:rPr>
                <w:i w:val="0"/>
                <w:sz w:val="20"/>
                <w:szCs w:val="22"/>
              </w:rPr>
              <w:t>User Acceptance Test</w:t>
            </w:r>
          </w:p>
        </w:tc>
      </w:tr>
      <w:tr w:rsidR="00233A46" w:rsidRPr="0051707B" w14:paraId="761CC25B" w14:textId="77777777" w:rsidTr="00233A46">
        <w:tc>
          <w:tcPr>
            <w:tcW w:w="1654" w:type="pct"/>
          </w:tcPr>
          <w:p w14:paraId="70DD8B4D" w14:textId="77777777" w:rsidR="00233A46" w:rsidRPr="0051707B" w:rsidRDefault="00233A46" w:rsidP="00233A46">
            <w:pPr>
              <w:pStyle w:val="TopicDescription"/>
              <w:ind w:left="0"/>
              <w:rPr>
                <w:i w:val="0"/>
              </w:rPr>
            </w:pPr>
            <w:r w:rsidRPr="0051707B">
              <w:rPr>
                <w:i w:val="0"/>
                <w:sz w:val="20"/>
              </w:rPr>
              <w:t>CBP</w:t>
            </w:r>
          </w:p>
        </w:tc>
        <w:tc>
          <w:tcPr>
            <w:tcW w:w="3346" w:type="pct"/>
          </w:tcPr>
          <w:p w14:paraId="7E35EEF2" w14:textId="6E898CF0" w:rsidR="00233A46" w:rsidRPr="0051707B" w:rsidRDefault="00233A46" w:rsidP="00233A46">
            <w:pPr>
              <w:pStyle w:val="TopicDescription"/>
              <w:ind w:left="0"/>
              <w:rPr>
                <w:i w:val="0"/>
                <w:sz w:val="20"/>
                <w:szCs w:val="22"/>
              </w:rPr>
            </w:pPr>
            <w:r w:rsidRPr="0051707B">
              <w:rPr>
                <w:i w:val="0"/>
                <w:sz w:val="20"/>
                <w:szCs w:val="22"/>
              </w:rPr>
              <w:t>Configuration Blueprint</w:t>
            </w:r>
          </w:p>
        </w:tc>
      </w:tr>
      <w:tr w:rsidR="00233A46" w:rsidRPr="0051707B" w14:paraId="3DF20E41" w14:textId="77777777" w:rsidTr="00233A46">
        <w:tc>
          <w:tcPr>
            <w:tcW w:w="1654" w:type="pct"/>
          </w:tcPr>
          <w:p w14:paraId="4859146B" w14:textId="77777777" w:rsidR="00233A46" w:rsidRPr="0051707B" w:rsidRDefault="00233A46" w:rsidP="00233A46">
            <w:pPr>
              <w:pStyle w:val="TopicDescription"/>
              <w:ind w:left="0"/>
              <w:rPr>
                <w:i w:val="0"/>
                <w:sz w:val="20"/>
              </w:rPr>
            </w:pPr>
            <w:r w:rsidRPr="0051707B">
              <w:rPr>
                <w:i w:val="0"/>
                <w:sz w:val="20"/>
              </w:rPr>
              <w:t>SRS</w:t>
            </w:r>
          </w:p>
        </w:tc>
        <w:tc>
          <w:tcPr>
            <w:tcW w:w="3346" w:type="pct"/>
          </w:tcPr>
          <w:p w14:paraId="1C713459" w14:textId="77777777" w:rsidR="00233A46" w:rsidRPr="0051707B" w:rsidRDefault="00233A46" w:rsidP="00233A46">
            <w:pPr>
              <w:pStyle w:val="TopicDescription"/>
              <w:ind w:left="0"/>
              <w:rPr>
                <w:i w:val="0"/>
                <w:sz w:val="20"/>
                <w:szCs w:val="22"/>
              </w:rPr>
            </w:pPr>
            <w:r w:rsidRPr="0051707B">
              <w:rPr>
                <w:i w:val="0"/>
                <w:sz w:val="20"/>
                <w:szCs w:val="22"/>
              </w:rPr>
              <w:t>Software Requirements Specification</w:t>
            </w:r>
          </w:p>
        </w:tc>
      </w:tr>
      <w:tr w:rsidR="00233A46" w:rsidRPr="0051707B" w14:paraId="57614071" w14:textId="77777777" w:rsidTr="00233A46">
        <w:tc>
          <w:tcPr>
            <w:tcW w:w="1654" w:type="pct"/>
          </w:tcPr>
          <w:p w14:paraId="0A1997E0" w14:textId="77777777" w:rsidR="00233A46" w:rsidRPr="0051707B" w:rsidRDefault="00233A46" w:rsidP="00233A46">
            <w:pPr>
              <w:pStyle w:val="TopicDescription"/>
              <w:ind w:left="0"/>
              <w:rPr>
                <w:i w:val="0"/>
                <w:sz w:val="20"/>
              </w:rPr>
            </w:pPr>
            <w:r w:rsidRPr="0051707B">
              <w:rPr>
                <w:i w:val="0"/>
                <w:sz w:val="20"/>
              </w:rPr>
              <w:t>EIS</w:t>
            </w:r>
          </w:p>
        </w:tc>
        <w:tc>
          <w:tcPr>
            <w:tcW w:w="3346" w:type="pct"/>
          </w:tcPr>
          <w:p w14:paraId="12E43210" w14:textId="77777777" w:rsidR="00233A46" w:rsidRPr="0051707B" w:rsidRDefault="00233A46" w:rsidP="00233A46">
            <w:pPr>
              <w:pStyle w:val="TopicDescription"/>
              <w:ind w:left="0"/>
              <w:rPr>
                <w:i w:val="0"/>
                <w:sz w:val="20"/>
                <w:szCs w:val="22"/>
              </w:rPr>
            </w:pPr>
            <w:r w:rsidRPr="0051707B">
              <w:rPr>
                <w:i w:val="0"/>
                <w:sz w:val="20"/>
                <w:szCs w:val="22"/>
              </w:rPr>
              <w:t>External Interface Specification</w:t>
            </w:r>
          </w:p>
        </w:tc>
      </w:tr>
      <w:tr w:rsidR="00233A46" w:rsidRPr="0051707B" w14:paraId="784F7456" w14:textId="77777777" w:rsidTr="00233A46">
        <w:tc>
          <w:tcPr>
            <w:tcW w:w="1654" w:type="pct"/>
          </w:tcPr>
          <w:p w14:paraId="48F20478" w14:textId="77777777" w:rsidR="00233A46" w:rsidRPr="0051707B" w:rsidRDefault="00233A46" w:rsidP="00233A46">
            <w:pPr>
              <w:pStyle w:val="TopicDescription"/>
              <w:ind w:left="0"/>
              <w:rPr>
                <w:i w:val="0"/>
                <w:sz w:val="20"/>
              </w:rPr>
            </w:pPr>
            <w:r w:rsidRPr="0051707B">
              <w:rPr>
                <w:i w:val="0"/>
                <w:sz w:val="20"/>
              </w:rPr>
              <w:t>PD</w:t>
            </w:r>
          </w:p>
        </w:tc>
        <w:tc>
          <w:tcPr>
            <w:tcW w:w="3346" w:type="pct"/>
          </w:tcPr>
          <w:p w14:paraId="07A24C22" w14:textId="77777777" w:rsidR="00233A46" w:rsidRPr="0051707B" w:rsidRDefault="00233A46" w:rsidP="00233A46">
            <w:pPr>
              <w:pStyle w:val="TopicDescription"/>
              <w:ind w:left="0"/>
              <w:rPr>
                <w:i w:val="0"/>
                <w:sz w:val="20"/>
                <w:szCs w:val="22"/>
              </w:rPr>
            </w:pPr>
            <w:r w:rsidRPr="0051707B">
              <w:rPr>
                <w:i w:val="0"/>
                <w:sz w:val="20"/>
                <w:szCs w:val="22"/>
              </w:rPr>
              <w:t>Project Director</w:t>
            </w:r>
          </w:p>
        </w:tc>
      </w:tr>
      <w:tr w:rsidR="00233A46" w:rsidRPr="0051707B" w14:paraId="635F1479" w14:textId="77777777" w:rsidTr="00233A46">
        <w:tc>
          <w:tcPr>
            <w:tcW w:w="1654" w:type="pct"/>
          </w:tcPr>
          <w:p w14:paraId="1B2F0C18" w14:textId="77777777" w:rsidR="00233A46" w:rsidRPr="0051707B" w:rsidRDefault="00233A46" w:rsidP="00233A46">
            <w:pPr>
              <w:pStyle w:val="TopicDescription"/>
              <w:ind w:left="0"/>
              <w:rPr>
                <w:i w:val="0"/>
                <w:sz w:val="20"/>
              </w:rPr>
            </w:pPr>
            <w:r w:rsidRPr="0051707B">
              <w:rPr>
                <w:i w:val="0"/>
                <w:sz w:val="20"/>
              </w:rPr>
              <w:t>PM</w:t>
            </w:r>
          </w:p>
        </w:tc>
        <w:tc>
          <w:tcPr>
            <w:tcW w:w="3346" w:type="pct"/>
          </w:tcPr>
          <w:p w14:paraId="76EFAA24" w14:textId="77777777" w:rsidR="00233A46" w:rsidRPr="0051707B" w:rsidRDefault="00233A46" w:rsidP="00233A46">
            <w:pPr>
              <w:pStyle w:val="TopicDescription"/>
              <w:ind w:left="0"/>
              <w:rPr>
                <w:i w:val="0"/>
                <w:sz w:val="20"/>
                <w:szCs w:val="22"/>
              </w:rPr>
            </w:pPr>
            <w:r w:rsidRPr="0051707B">
              <w:rPr>
                <w:i w:val="0"/>
                <w:sz w:val="20"/>
                <w:szCs w:val="22"/>
              </w:rPr>
              <w:t>Project Manager</w:t>
            </w:r>
          </w:p>
        </w:tc>
      </w:tr>
      <w:tr w:rsidR="00233A46" w:rsidRPr="0051707B" w14:paraId="223E9D1D" w14:textId="77777777" w:rsidTr="00233A46">
        <w:tc>
          <w:tcPr>
            <w:tcW w:w="1654" w:type="pct"/>
          </w:tcPr>
          <w:p w14:paraId="51A1474A" w14:textId="77777777" w:rsidR="00233A46" w:rsidRPr="0051707B" w:rsidRDefault="00233A46" w:rsidP="00233A46">
            <w:pPr>
              <w:pStyle w:val="TopicDescription"/>
              <w:ind w:left="0"/>
              <w:rPr>
                <w:i w:val="0"/>
                <w:sz w:val="20"/>
              </w:rPr>
            </w:pPr>
            <w:r w:rsidRPr="0051707B">
              <w:rPr>
                <w:i w:val="0"/>
                <w:sz w:val="20"/>
              </w:rPr>
              <w:t>QA</w:t>
            </w:r>
          </w:p>
        </w:tc>
        <w:tc>
          <w:tcPr>
            <w:tcW w:w="3346" w:type="pct"/>
          </w:tcPr>
          <w:p w14:paraId="3338B9DA" w14:textId="77777777" w:rsidR="00233A46" w:rsidRPr="0051707B" w:rsidRDefault="00233A46" w:rsidP="00233A46">
            <w:pPr>
              <w:pStyle w:val="TopicDescription"/>
              <w:ind w:left="0"/>
              <w:rPr>
                <w:i w:val="0"/>
                <w:sz w:val="20"/>
                <w:szCs w:val="22"/>
              </w:rPr>
            </w:pPr>
            <w:r w:rsidRPr="0051707B">
              <w:rPr>
                <w:i w:val="0"/>
                <w:sz w:val="20"/>
                <w:szCs w:val="22"/>
              </w:rPr>
              <w:t>Quality Assurance</w:t>
            </w:r>
          </w:p>
        </w:tc>
      </w:tr>
      <w:tr w:rsidR="00233A46" w:rsidRPr="0051707B" w14:paraId="4B17F782" w14:textId="77777777" w:rsidTr="00233A46">
        <w:tc>
          <w:tcPr>
            <w:tcW w:w="1654" w:type="pct"/>
          </w:tcPr>
          <w:p w14:paraId="571E2EDC" w14:textId="77777777" w:rsidR="00233A46" w:rsidRPr="0051707B" w:rsidRDefault="00233A46" w:rsidP="00233A46">
            <w:pPr>
              <w:pStyle w:val="TopicDescription"/>
              <w:ind w:left="0"/>
              <w:rPr>
                <w:i w:val="0"/>
                <w:sz w:val="20"/>
              </w:rPr>
            </w:pPr>
            <w:r w:rsidRPr="0051707B">
              <w:rPr>
                <w:i w:val="0"/>
                <w:sz w:val="20"/>
              </w:rPr>
              <w:t>SI</w:t>
            </w:r>
          </w:p>
        </w:tc>
        <w:tc>
          <w:tcPr>
            <w:tcW w:w="3346" w:type="pct"/>
          </w:tcPr>
          <w:p w14:paraId="3BF89925" w14:textId="77777777" w:rsidR="00233A46" w:rsidRPr="0051707B" w:rsidRDefault="00233A46" w:rsidP="00233A46">
            <w:pPr>
              <w:pStyle w:val="TopicDescription"/>
              <w:ind w:left="0"/>
              <w:rPr>
                <w:i w:val="0"/>
                <w:sz w:val="20"/>
                <w:szCs w:val="22"/>
              </w:rPr>
            </w:pPr>
            <w:r w:rsidRPr="0051707B">
              <w:rPr>
                <w:i w:val="0"/>
                <w:sz w:val="20"/>
                <w:szCs w:val="22"/>
              </w:rPr>
              <w:t>System Integration</w:t>
            </w:r>
          </w:p>
        </w:tc>
      </w:tr>
      <w:tr w:rsidR="00233A46" w:rsidRPr="0051707B" w14:paraId="387DC781" w14:textId="77777777" w:rsidTr="00233A46">
        <w:tc>
          <w:tcPr>
            <w:tcW w:w="1654" w:type="pct"/>
          </w:tcPr>
          <w:p w14:paraId="717F129C" w14:textId="77777777" w:rsidR="00233A46" w:rsidRPr="0051707B" w:rsidRDefault="00233A46" w:rsidP="00233A46">
            <w:pPr>
              <w:pStyle w:val="TopicDescription"/>
              <w:ind w:left="0"/>
              <w:rPr>
                <w:i w:val="0"/>
                <w:sz w:val="20"/>
              </w:rPr>
            </w:pPr>
            <w:r w:rsidRPr="0051707B">
              <w:rPr>
                <w:i w:val="0"/>
                <w:sz w:val="20"/>
              </w:rPr>
              <w:t>SME</w:t>
            </w:r>
          </w:p>
        </w:tc>
        <w:tc>
          <w:tcPr>
            <w:tcW w:w="3346" w:type="pct"/>
          </w:tcPr>
          <w:p w14:paraId="32F9E974" w14:textId="77777777" w:rsidR="00233A46" w:rsidRPr="0051707B" w:rsidRDefault="00233A46" w:rsidP="00233A46">
            <w:pPr>
              <w:pStyle w:val="TopicDescription"/>
              <w:ind w:left="0"/>
              <w:rPr>
                <w:i w:val="0"/>
                <w:sz w:val="20"/>
                <w:szCs w:val="22"/>
              </w:rPr>
            </w:pPr>
            <w:r w:rsidRPr="0051707B">
              <w:rPr>
                <w:i w:val="0"/>
                <w:sz w:val="20"/>
                <w:szCs w:val="22"/>
              </w:rPr>
              <w:t>Subject Matter Expert</w:t>
            </w:r>
          </w:p>
        </w:tc>
      </w:tr>
      <w:tr w:rsidR="00233A46" w:rsidRPr="0051707B" w14:paraId="19ED3391" w14:textId="77777777" w:rsidTr="00233A46">
        <w:tc>
          <w:tcPr>
            <w:tcW w:w="1654" w:type="pct"/>
          </w:tcPr>
          <w:p w14:paraId="4C5B7AD3" w14:textId="77777777" w:rsidR="00233A46" w:rsidRPr="0051707B" w:rsidRDefault="00233A46" w:rsidP="00233A46">
            <w:pPr>
              <w:pStyle w:val="TopicDescription"/>
              <w:ind w:left="0"/>
              <w:rPr>
                <w:i w:val="0"/>
                <w:sz w:val="20"/>
              </w:rPr>
            </w:pPr>
            <w:r w:rsidRPr="0051707B">
              <w:rPr>
                <w:i w:val="0"/>
                <w:sz w:val="20"/>
              </w:rPr>
              <w:t>QMS</w:t>
            </w:r>
          </w:p>
        </w:tc>
        <w:tc>
          <w:tcPr>
            <w:tcW w:w="3346" w:type="pct"/>
          </w:tcPr>
          <w:p w14:paraId="6C83DE1F" w14:textId="77777777" w:rsidR="00233A46" w:rsidRPr="0051707B" w:rsidRDefault="00233A46" w:rsidP="00233A46">
            <w:pPr>
              <w:pStyle w:val="TopicDescription"/>
              <w:ind w:left="0"/>
              <w:rPr>
                <w:i w:val="0"/>
                <w:sz w:val="20"/>
                <w:szCs w:val="22"/>
              </w:rPr>
            </w:pPr>
            <w:r w:rsidRPr="0051707B">
              <w:rPr>
                <w:i w:val="0"/>
                <w:sz w:val="20"/>
                <w:szCs w:val="22"/>
              </w:rPr>
              <w:t>Quality Management System</w:t>
            </w:r>
          </w:p>
        </w:tc>
      </w:tr>
      <w:tr w:rsidR="00233A46" w:rsidRPr="0051707B" w14:paraId="65C1BC3D" w14:textId="77777777" w:rsidTr="00233A46">
        <w:tc>
          <w:tcPr>
            <w:tcW w:w="1654" w:type="pct"/>
          </w:tcPr>
          <w:p w14:paraId="3BDFEF28" w14:textId="77777777" w:rsidR="00233A46" w:rsidRPr="0051707B" w:rsidRDefault="00233A46" w:rsidP="00233A46">
            <w:pPr>
              <w:pStyle w:val="TopicDescription"/>
              <w:ind w:left="0"/>
              <w:rPr>
                <w:i w:val="0"/>
                <w:sz w:val="20"/>
              </w:rPr>
            </w:pPr>
            <w:r w:rsidRPr="0051707B">
              <w:rPr>
                <w:i w:val="0"/>
                <w:sz w:val="20"/>
              </w:rPr>
              <w:t>CR</w:t>
            </w:r>
          </w:p>
        </w:tc>
        <w:tc>
          <w:tcPr>
            <w:tcW w:w="3346" w:type="pct"/>
          </w:tcPr>
          <w:p w14:paraId="18E6B530" w14:textId="77777777" w:rsidR="00233A46" w:rsidRPr="0051707B" w:rsidRDefault="00233A46" w:rsidP="00233A46">
            <w:pPr>
              <w:pStyle w:val="TopicDescription"/>
              <w:ind w:left="0"/>
              <w:rPr>
                <w:i w:val="0"/>
                <w:sz w:val="20"/>
                <w:szCs w:val="22"/>
              </w:rPr>
            </w:pPr>
            <w:r w:rsidRPr="0051707B">
              <w:rPr>
                <w:i w:val="0"/>
                <w:sz w:val="20"/>
                <w:szCs w:val="22"/>
              </w:rPr>
              <w:t>Change Request</w:t>
            </w:r>
          </w:p>
        </w:tc>
      </w:tr>
      <w:tr w:rsidR="00233A46" w:rsidRPr="0051707B" w14:paraId="2B47A599" w14:textId="77777777" w:rsidTr="00233A46">
        <w:tc>
          <w:tcPr>
            <w:tcW w:w="1654" w:type="pct"/>
          </w:tcPr>
          <w:p w14:paraId="545F6D24" w14:textId="77777777" w:rsidR="00233A46" w:rsidRPr="0051707B" w:rsidRDefault="00233A46" w:rsidP="00233A46">
            <w:pPr>
              <w:pStyle w:val="TopicDescription"/>
              <w:ind w:left="0"/>
              <w:rPr>
                <w:i w:val="0"/>
                <w:sz w:val="20"/>
              </w:rPr>
            </w:pPr>
            <w:r w:rsidRPr="0051707B">
              <w:rPr>
                <w:i w:val="0"/>
                <w:sz w:val="20"/>
              </w:rPr>
              <w:t>SCCB</w:t>
            </w:r>
          </w:p>
        </w:tc>
        <w:tc>
          <w:tcPr>
            <w:tcW w:w="3346" w:type="pct"/>
          </w:tcPr>
          <w:p w14:paraId="6BEAD704" w14:textId="77777777" w:rsidR="00233A46" w:rsidRPr="0051707B" w:rsidRDefault="00233A46" w:rsidP="00233A46">
            <w:pPr>
              <w:pStyle w:val="TopicDescription"/>
              <w:ind w:left="0"/>
              <w:rPr>
                <w:i w:val="0"/>
                <w:sz w:val="20"/>
                <w:szCs w:val="22"/>
              </w:rPr>
            </w:pPr>
            <w:r w:rsidRPr="0051707B">
              <w:rPr>
                <w:i w:val="0"/>
                <w:sz w:val="20"/>
                <w:szCs w:val="22"/>
              </w:rPr>
              <w:t>Software Change Control Board</w:t>
            </w:r>
          </w:p>
        </w:tc>
      </w:tr>
      <w:tr w:rsidR="00233A46" w:rsidRPr="0051707B" w14:paraId="3FD0DE0F" w14:textId="77777777" w:rsidTr="00233A46">
        <w:tc>
          <w:tcPr>
            <w:tcW w:w="1654" w:type="pct"/>
          </w:tcPr>
          <w:p w14:paraId="76A89CD8" w14:textId="77777777" w:rsidR="00233A46" w:rsidRPr="0051707B" w:rsidRDefault="00233A46" w:rsidP="00233A46">
            <w:pPr>
              <w:pStyle w:val="TopicDescription"/>
              <w:ind w:left="0"/>
              <w:rPr>
                <w:i w:val="0"/>
                <w:sz w:val="20"/>
              </w:rPr>
            </w:pPr>
            <w:r w:rsidRPr="0051707B">
              <w:rPr>
                <w:i w:val="0"/>
                <w:sz w:val="20"/>
              </w:rPr>
              <w:t>SQAR</w:t>
            </w:r>
          </w:p>
        </w:tc>
        <w:tc>
          <w:tcPr>
            <w:tcW w:w="3346" w:type="pct"/>
          </w:tcPr>
          <w:p w14:paraId="3D960880" w14:textId="77777777" w:rsidR="00233A46" w:rsidRPr="0051707B" w:rsidRDefault="00233A46" w:rsidP="00233A46">
            <w:pPr>
              <w:pStyle w:val="TopicDescription"/>
              <w:ind w:left="0"/>
              <w:rPr>
                <w:i w:val="0"/>
                <w:sz w:val="20"/>
                <w:szCs w:val="22"/>
              </w:rPr>
            </w:pPr>
            <w:r w:rsidRPr="0051707B">
              <w:rPr>
                <w:i w:val="0"/>
                <w:sz w:val="20"/>
                <w:szCs w:val="22"/>
              </w:rPr>
              <w:t>Software Quality Assurance Representative</w:t>
            </w:r>
          </w:p>
        </w:tc>
      </w:tr>
      <w:tr w:rsidR="00233A46" w:rsidRPr="0051707B" w14:paraId="57FE73D3" w14:textId="77777777" w:rsidTr="00233A46">
        <w:tc>
          <w:tcPr>
            <w:tcW w:w="1654" w:type="pct"/>
          </w:tcPr>
          <w:p w14:paraId="4AE3AAD5" w14:textId="77777777" w:rsidR="00233A46" w:rsidRPr="0051707B" w:rsidRDefault="00233A46" w:rsidP="00233A46">
            <w:pPr>
              <w:pStyle w:val="TopicDescription"/>
              <w:ind w:left="0"/>
              <w:rPr>
                <w:i w:val="0"/>
                <w:sz w:val="20"/>
              </w:rPr>
            </w:pPr>
            <w:r w:rsidRPr="0051707B">
              <w:rPr>
                <w:i w:val="0"/>
                <w:sz w:val="20"/>
              </w:rPr>
              <w:t xml:space="preserve">V&amp;V AND </w:t>
            </w:r>
            <w:proofErr w:type="spellStart"/>
            <w:r w:rsidRPr="0051707B">
              <w:rPr>
                <w:i w:val="0"/>
                <w:sz w:val="20"/>
              </w:rPr>
              <w:t>VnV</w:t>
            </w:r>
            <w:proofErr w:type="spellEnd"/>
          </w:p>
        </w:tc>
        <w:tc>
          <w:tcPr>
            <w:tcW w:w="3346" w:type="pct"/>
          </w:tcPr>
          <w:p w14:paraId="1B1D8EDD" w14:textId="77777777" w:rsidR="00233A46" w:rsidRPr="0051707B" w:rsidRDefault="00233A46" w:rsidP="00233A46">
            <w:pPr>
              <w:pStyle w:val="TopicDescription"/>
              <w:ind w:left="0"/>
              <w:rPr>
                <w:i w:val="0"/>
                <w:sz w:val="20"/>
                <w:szCs w:val="22"/>
              </w:rPr>
            </w:pPr>
            <w:r w:rsidRPr="0051707B">
              <w:rPr>
                <w:i w:val="0"/>
                <w:sz w:val="20"/>
                <w:szCs w:val="22"/>
              </w:rPr>
              <w:t>Verification and Validation</w:t>
            </w:r>
          </w:p>
        </w:tc>
      </w:tr>
      <w:tr w:rsidR="00233A46" w:rsidRPr="0051707B" w14:paraId="0BED0B0F" w14:textId="77777777" w:rsidTr="00233A46">
        <w:tc>
          <w:tcPr>
            <w:tcW w:w="1654" w:type="pct"/>
          </w:tcPr>
          <w:p w14:paraId="57AE40B0" w14:textId="77777777" w:rsidR="00233A46" w:rsidRPr="0051707B" w:rsidRDefault="00233A46" w:rsidP="00233A46">
            <w:pPr>
              <w:pStyle w:val="TopicDescription"/>
              <w:ind w:left="0"/>
              <w:rPr>
                <w:i w:val="0"/>
                <w:iCs/>
                <w:sz w:val="20"/>
              </w:rPr>
            </w:pPr>
            <w:r w:rsidRPr="0051707B">
              <w:rPr>
                <w:i w:val="0"/>
                <w:iCs/>
                <w:color w:val="000000"/>
                <w:lang w:eastAsia="en-SG"/>
              </w:rPr>
              <w:lastRenderedPageBreak/>
              <w:t>RAMIS</w:t>
            </w:r>
          </w:p>
        </w:tc>
        <w:tc>
          <w:tcPr>
            <w:tcW w:w="3346" w:type="pct"/>
          </w:tcPr>
          <w:p w14:paraId="52F49460" w14:textId="77777777" w:rsidR="00233A46" w:rsidRPr="0051707B" w:rsidRDefault="00233A46" w:rsidP="00233A46">
            <w:pPr>
              <w:pStyle w:val="TopicDescription"/>
              <w:ind w:left="0"/>
              <w:rPr>
                <w:i w:val="0"/>
                <w:sz w:val="20"/>
                <w:szCs w:val="22"/>
              </w:rPr>
            </w:pPr>
            <w:r w:rsidRPr="0051707B">
              <w:rPr>
                <w:i w:val="0"/>
                <w:sz w:val="20"/>
                <w:szCs w:val="22"/>
              </w:rPr>
              <w:t>Revenue Accounting Management Information System</w:t>
            </w:r>
          </w:p>
        </w:tc>
      </w:tr>
      <w:tr w:rsidR="00233A46" w:rsidRPr="0051707B" w14:paraId="2C557328" w14:textId="77777777" w:rsidTr="00233A46">
        <w:tc>
          <w:tcPr>
            <w:tcW w:w="1654" w:type="pct"/>
          </w:tcPr>
          <w:p w14:paraId="1FCDEC4F" w14:textId="77777777" w:rsidR="00233A46" w:rsidRPr="0051707B" w:rsidRDefault="00233A46" w:rsidP="00233A46">
            <w:pPr>
              <w:pStyle w:val="TopicDescription"/>
              <w:ind w:left="0"/>
              <w:rPr>
                <w:i w:val="0"/>
                <w:iCs/>
                <w:color w:val="000000"/>
                <w:lang w:eastAsia="en-SG"/>
              </w:rPr>
            </w:pPr>
            <w:r w:rsidRPr="0051707B">
              <w:rPr>
                <w:i w:val="0"/>
                <w:iCs/>
                <w:color w:val="000000"/>
                <w:lang w:eastAsia="en-SG"/>
              </w:rPr>
              <w:t>BITS</w:t>
            </w:r>
          </w:p>
        </w:tc>
        <w:tc>
          <w:tcPr>
            <w:tcW w:w="3346" w:type="pct"/>
          </w:tcPr>
          <w:p w14:paraId="39EF4C78" w14:textId="77777777" w:rsidR="00233A46" w:rsidRPr="0051707B" w:rsidRDefault="00233A46" w:rsidP="00233A46">
            <w:pPr>
              <w:pStyle w:val="TopicDescription"/>
              <w:ind w:left="0"/>
              <w:rPr>
                <w:i w:val="0"/>
                <w:sz w:val="20"/>
                <w:szCs w:val="22"/>
              </w:rPr>
            </w:pPr>
            <w:r w:rsidRPr="0051707B">
              <w:rPr>
                <w:i w:val="0"/>
                <w:sz w:val="20"/>
                <w:szCs w:val="22"/>
              </w:rPr>
              <w:t>Bhutan Integrated Tax System</w:t>
            </w:r>
          </w:p>
        </w:tc>
      </w:tr>
    </w:tbl>
    <w:p w14:paraId="20EAF8BD" w14:textId="77777777" w:rsidR="00432E17" w:rsidRPr="0051707B" w:rsidRDefault="00432E17" w:rsidP="0090342B">
      <w:pPr>
        <w:pStyle w:val="BodyText"/>
        <w:tabs>
          <w:tab w:val="left" w:pos="360"/>
          <w:tab w:val="left" w:pos="1520"/>
        </w:tabs>
        <w:rPr>
          <w:rFonts w:ascii="Century Gothic" w:hAnsi="Century Gothic"/>
          <w:i w:val="0"/>
          <w:sz w:val="20"/>
        </w:rPr>
      </w:pPr>
    </w:p>
    <w:p w14:paraId="71553330" w14:textId="77777777" w:rsidR="00432E17" w:rsidRPr="0051707B" w:rsidRDefault="00BD3C18" w:rsidP="0090342B">
      <w:pPr>
        <w:pStyle w:val="Heading2"/>
        <w:shd w:val="clear" w:color="auto" w:fill="auto"/>
        <w:rPr>
          <w:rFonts w:ascii="Century Gothic" w:hAnsi="Century Gothic"/>
          <w:color w:val="000000"/>
          <w:sz w:val="20"/>
        </w:rPr>
      </w:pPr>
      <w:bookmarkStart w:id="6" w:name="_Toc60795474"/>
      <w:bookmarkStart w:id="7" w:name="_Toc95735751"/>
      <w:r w:rsidRPr="0051707B">
        <w:rPr>
          <w:rFonts w:ascii="Century Gothic" w:hAnsi="Century Gothic"/>
          <w:color w:val="000000"/>
          <w:sz w:val="20"/>
        </w:rPr>
        <w:t>References</w:t>
      </w:r>
      <w:bookmarkEnd w:id="6"/>
      <w:bookmarkEnd w:id="7"/>
    </w:p>
    <w:p w14:paraId="64142D67" w14:textId="12F723A7" w:rsidR="00233A46" w:rsidRPr="0051707B" w:rsidRDefault="00233A46" w:rsidP="0090342B">
      <w:pPr>
        <w:pStyle w:val="level2bullet0"/>
        <w:tabs>
          <w:tab w:val="clear" w:pos="5760"/>
          <w:tab w:val="left" w:pos="1520"/>
        </w:tabs>
        <w:ind w:left="0" w:firstLine="0"/>
        <w:rPr>
          <w:rFonts w:ascii="Century Gothic" w:hAnsi="Century Gothic"/>
          <w:iCs/>
          <w:color w:val="000000" w:themeColor="text1"/>
          <w:sz w:val="16"/>
          <w:szCs w:val="16"/>
        </w:rPr>
      </w:pPr>
      <w:r w:rsidRPr="0051707B">
        <w:rPr>
          <w:rFonts w:ascii="Century Gothic" w:hAnsi="Century Gothic"/>
          <w:iCs/>
          <w:color w:val="000000" w:themeColor="text1"/>
          <w:sz w:val="16"/>
          <w:szCs w:val="16"/>
        </w:rPr>
        <w:t>Signed off SRS_eCMS_Registration_V1.0</w:t>
      </w:r>
    </w:p>
    <w:p w14:paraId="5F5048B4" w14:textId="5FFFC314" w:rsidR="00432E17" w:rsidRDefault="00BD3C18" w:rsidP="0090342B">
      <w:pPr>
        <w:pStyle w:val="Heading2"/>
        <w:shd w:val="clear" w:color="auto" w:fill="auto"/>
        <w:rPr>
          <w:rFonts w:ascii="Century Gothic" w:hAnsi="Century Gothic"/>
          <w:color w:val="000000"/>
          <w:sz w:val="20"/>
        </w:rPr>
      </w:pPr>
      <w:bookmarkStart w:id="8" w:name="_Toc60795477"/>
      <w:bookmarkStart w:id="9" w:name="_Toc95735752"/>
      <w:r w:rsidRPr="0051707B">
        <w:rPr>
          <w:rFonts w:ascii="Century Gothic" w:hAnsi="Century Gothic"/>
          <w:color w:val="000000"/>
          <w:sz w:val="20"/>
        </w:rPr>
        <w:t>Product Perspective</w:t>
      </w:r>
      <w:bookmarkEnd w:id="8"/>
      <w:bookmarkEnd w:id="9"/>
    </w:p>
    <w:p w14:paraId="71EBAD54" w14:textId="79657243" w:rsidR="00883856" w:rsidRDefault="00883856" w:rsidP="00883856"/>
    <w:p w14:paraId="2F702CE1" w14:textId="46730BD6" w:rsidR="00883856" w:rsidRPr="00883856" w:rsidRDefault="00883856" w:rsidP="00883856">
      <w:r>
        <w:rPr>
          <w:noProof/>
        </w:rPr>
        <w:drawing>
          <wp:inline distT="0" distB="0" distL="0" distR="0" wp14:anchorId="4699EE7A" wp14:editId="41D4F91A">
            <wp:extent cx="5845215" cy="3200400"/>
            <wp:effectExtent l="0" t="0" r="0" b="190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4B2A840" w14:textId="64ED81A1" w:rsidR="00233A46" w:rsidRPr="0051707B" w:rsidRDefault="00233A46" w:rsidP="00233A46">
      <w:pPr>
        <w:rPr>
          <w:rFonts w:ascii="Century Gothic" w:hAnsi="Century Gothic"/>
        </w:rPr>
      </w:pPr>
    </w:p>
    <w:p w14:paraId="0C1A108D" w14:textId="79C4AD13" w:rsidR="006568B3" w:rsidRPr="00F86D88" w:rsidRDefault="006568B3" w:rsidP="003F5107">
      <w:pPr>
        <w:rPr>
          <w:rFonts w:ascii="Century Gothic" w:hAnsi="Century Gothic"/>
          <w:sz w:val="22"/>
          <w:szCs w:val="22"/>
        </w:rPr>
      </w:pPr>
      <w:bookmarkStart w:id="10" w:name="_Toc95735753"/>
      <w:r w:rsidRPr="00F86D88">
        <w:rPr>
          <w:rFonts w:ascii="Century Gothic" w:hAnsi="Century Gothic"/>
          <w:sz w:val="22"/>
          <w:szCs w:val="22"/>
        </w:rPr>
        <w:t>Design Considerations</w:t>
      </w:r>
      <w:bookmarkEnd w:id="10"/>
    </w:p>
    <w:p w14:paraId="423B0490" w14:textId="77777777" w:rsidR="00F86D88" w:rsidRDefault="00F86D88" w:rsidP="004555B6">
      <w:pPr>
        <w:ind w:left="720"/>
        <w:jc w:val="both"/>
        <w:rPr>
          <w:rFonts w:ascii="Century Gothic" w:hAnsi="Century Gothic"/>
          <w:sz w:val="20"/>
        </w:rPr>
      </w:pPr>
    </w:p>
    <w:p w14:paraId="54EB36D5" w14:textId="414D0163" w:rsidR="006568B3" w:rsidRDefault="00102EC9" w:rsidP="004E1EAA">
      <w:pPr>
        <w:jc w:val="both"/>
        <w:rPr>
          <w:rFonts w:ascii="Century Gothic" w:hAnsi="Century Gothic"/>
          <w:sz w:val="20"/>
        </w:rPr>
      </w:pPr>
      <w:r w:rsidRPr="00102EC9">
        <w:rPr>
          <w:rFonts w:ascii="Century Gothic" w:hAnsi="Century Gothic"/>
          <w:sz w:val="20"/>
        </w:rPr>
        <w:t xml:space="preserve">Below </w:t>
      </w:r>
      <w:r w:rsidR="004555B6" w:rsidRPr="00102EC9">
        <w:rPr>
          <w:rFonts w:ascii="Century Gothic" w:hAnsi="Century Gothic"/>
          <w:sz w:val="20"/>
        </w:rPr>
        <w:t>is</w:t>
      </w:r>
      <w:r w:rsidRPr="00102EC9">
        <w:rPr>
          <w:rFonts w:ascii="Century Gothic" w:hAnsi="Century Gothic"/>
          <w:sz w:val="20"/>
        </w:rPr>
        <w:t xml:space="preserve"> the </w:t>
      </w:r>
      <w:r w:rsidR="004555B6">
        <w:rPr>
          <w:rFonts w:ascii="Century Gothic" w:hAnsi="Century Gothic"/>
          <w:sz w:val="20"/>
        </w:rPr>
        <w:t xml:space="preserve">summary of the </w:t>
      </w:r>
      <w:r w:rsidRPr="00102EC9">
        <w:rPr>
          <w:rFonts w:ascii="Century Gothic" w:hAnsi="Century Gothic"/>
          <w:sz w:val="20"/>
        </w:rPr>
        <w:t xml:space="preserve">aspects which were considered </w:t>
      </w:r>
      <w:r w:rsidR="004555B6">
        <w:rPr>
          <w:rFonts w:ascii="Century Gothic" w:hAnsi="Century Gothic"/>
          <w:sz w:val="20"/>
        </w:rPr>
        <w:t xml:space="preserve">during </w:t>
      </w:r>
      <w:r w:rsidRPr="00102EC9">
        <w:rPr>
          <w:rFonts w:ascii="Century Gothic" w:hAnsi="Century Gothic"/>
          <w:sz w:val="20"/>
        </w:rPr>
        <w:t>design</w:t>
      </w:r>
      <w:r w:rsidR="004555B6">
        <w:rPr>
          <w:rFonts w:ascii="Century Gothic" w:hAnsi="Century Gothic"/>
          <w:sz w:val="20"/>
        </w:rPr>
        <w:t>.</w:t>
      </w:r>
    </w:p>
    <w:p w14:paraId="1F978C30" w14:textId="77777777" w:rsidR="004555B6" w:rsidRPr="00102EC9" w:rsidRDefault="004555B6" w:rsidP="004E1EAA">
      <w:pPr>
        <w:tabs>
          <w:tab w:val="clear" w:pos="360"/>
          <w:tab w:val="left" w:pos="0"/>
          <w:tab w:val="left" w:pos="180"/>
        </w:tabs>
        <w:jc w:val="both"/>
        <w:rPr>
          <w:rFonts w:ascii="Century Gothic" w:hAnsi="Century Gothic"/>
          <w:sz w:val="20"/>
        </w:rPr>
      </w:pPr>
    </w:p>
    <w:p w14:paraId="751F75CA" w14:textId="7D66573C" w:rsidR="00102EC9" w:rsidRDefault="004E1EAA" w:rsidP="004E1EAA">
      <w:pPr>
        <w:pStyle w:val="ListParagraph"/>
        <w:numPr>
          <w:ilvl w:val="0"/>
          <w:numId w:val="13"/>
        </w:numPr>
        <w:tabs>
          <w:tab w:val="clear" w:pos="360"/>
          <w:tab w:val="left" w:pos="0"/>
          <w:tab w:val="left" w:pos="180"/>
        </w:tabs>
        <w:ind w:left="360"/>
        <w:jc w:val="both"/>
        <w:rPr>
          <w:rFonts w:ascii="Century Gothic" w:hAnsi="Century Gothic"/>
          <w:sz w:val="20"/>
        </w:rPr>
      </w:pPr>
      <w:r>
        <w:rPr>
          <w:rFonts w:ascii="Century Gothic" w:hAnsi="Century Gothic"/>
          <w:b/>
          <w:bCs/>
          <w:sz w:val="20"/>
        </w:rPr>
        <w:t xml:space="preserve"> </w:t>
      </w:r>
      <w:r w:rsidR="00102EC9" w:rsidRPr="00102EC9">
        <w:rPr>
          <w:rFonts w:ascii="Century Gothic" w:hAnsi="Century Gothic"/>
          <w:b/>
          <w:bCs/>
          <w:sz w:val="20"/>
        </w:rPr>
        <w:t>Compatibility</w:t>
      </w:r>
      <w:r w:rsidR="00102EC9" w:rsidRPr="00102EC9">
        <w:rPr>
          <w:rFonts w:ascii="Century Gothic" w:hAnsi="Century Gothic"/>
          <w:sz w:val="20"/>
        </w:rPr>
        <w:t xml:space="preserve"> - The </w:t>
      </w:r>
      <w:r w:rsidR="00102EC9">
        <w:rPr>
          <w:rFonts w:ascii="Century Gothic" w:hAnsi="Century Gothic"/>
          <w:sz w:val="20"/>
        </w:rPr>
        <w:t>system</w:t>
      </w:r>
      <w:r w:rsidR="00102EC9" w:rsidRPr="00102EC9">
        <w:rPr>
          <w:rFonts w:ascii="Century Gothic" w:hAnsi="Century Gothic"/>
          <w:sz w:val="20"/>
        </w:rPr>
        <w:t xml:space="preserve"> can operate with other products that are designed for interoperability</w:t>
      </w:r>
      <w:r w:rsidR="00102EC9">
        <w:rPr>
          <w:rFonts w:ascii="Century Gothic" w:hAnsi="Century Gothic"/>
          <w:sz w:val="20"/>
        </w:rPr>
        <w:t>. Standard WCO data model and recommended WCO Customs processes are followed for the System to integrate and communicate with other similar Customs system.</w:t>
      </w:r>
    </w:p>
    <w:p w14:paraId="01A7BE2A" w14:textId="5A2D9554" w:rsidR="008D278F" w:rsidRDefault="004E1EAA" w:rsidP="004E1EAA">
      <w:pPr>
        <w:pStyle w:val="ListParagraph"/>
        <w:numPr>
          <w:ilvl w:val="0"/>
          <w:numId w:val="13"/>
        </w:numPr>
        <w:tabs>
          <w:tab w:val="clear" w:pos="360"/>
          <w:tab w:val="left" w:pos="0"/>
          <w:tab w:val="left" w:pos="180"/>
        </w:tabs>
        <w:ind w:left="360"/>
        <w:jc w:val="both"/>
        <w:rPr>
          <w:rFonts w:ascii="Century Gothic" w:hAnsi="Century Gothic"/>
          <w:sz w:val="20"/>
        </w:rPr>
      </w:pPr>
      <w:r>
        <w:rPr>
          <w:rFonts w:ascii="Century Gothic" w:hAnsi="Century Gothic"/>
          <w:b/>
          <w:bCs/>
          <w:sz w:val="20"/>
        </w:rPr>
        <w:t xml:space="preserve"> </w:t>
      </w:r>
      <w:r w:rsidR="00102EC9" w:rsidRPr="00102EC9">
        <w:rPr>
          <w:rFonts w:ascii="Century Gothic" w:hAnsi="Century Gothic"/>
          <w:b/>
          <w:bCs/>
          <w:sz w:val="20"/>
        </w:rPr>
        <w:t>Extensibility</w:t>
      </w:r>
      <w:r w:rsidR="00102EC9" w:rsidRPr="00102EC9">
        <w:rPr>
          <w:rFonts w:ascii="Century Gothic" w:hAnsi="Century Gothic"/>
          <w:sz w:val="20"/>
        </w:rPr>
        <w:t xml:space="preserve"> - New capabilities can be added to the software without major changes to the underlying architecture</w:t>
      </w:r>
      <w:r w:rsidR="00102EC9">
        <w:rPr>
          <w:rFonts w:ascii="Century Gothic" w:hAnsi="Century Gothic"/>
          <w:sz w:val="20"/>
        </w:rPr>
        <w:t xml:space="preserve"> and this is achieved by identifying and making components highly configurable wherever possible</w:t>
      </w:r>
      <w:r w:rsidR="008D278F">
        <w:rPr>
          <w:rFonts w:ascii="Century Gothic" w:hAnsi="Century Gothic"/>
          <w:sz w:val="20"/>
        </w:rPr>
        <w:t xml:space="preserve"> and, also, the framework supports some degree of on-the-fly Customization to extend functionality with minimum effort.</w:t>
      </w:r>
    </w:p>
    <w:p w14:paraId="71BFA779" w14:textId="21C68D29" w:rsidR="008D278F" w:rsidRDefault="004E1EAA" w:rsidP="004E1EAA">
      <w:pPr>
        <w:pStyle w:val="ListParagraph"/>
        <w:numPr>
          <w:ilvl w:val="0"/>
          <w:numId w:val="13"/>
        </w:numPr>
        <w:tabs>
          <w:tab w:val="clear" w:pos="360"/>
          <w:tab w:val="left" w:pos="0"/>
          <w:tab w:val="left" w:pos="180"/>
        </w:tabs>
        <w:ind w:left="360"/>
        <w:jc w:val="both"/>
        <w:rPr>
          <w:rFonts w:ascii="Century Gothic" w:hAnsi="Century Gothic"/>
          <w:sz w:val="20"/>
        </w:rPr>
      </w:pPr>
      <w:r>
        <w:rPr>
          <w:rFonts w:ascii="Century Gothic" w:hAnsi="Century Gothic"/>
          <w:b/>
          <w:bCs/>
          <w:sz w:val="20"/>
        </w:rPr>
        <w:t xml:space="preserve"> </w:t>
      </w:r>
      <w:r w:rsidR="00102EC9" w:rsidRPr="008D278F">
        <w:rPr>
          <w:rFonts w:ascii="Century Gothic" w:hAnsi="Century Gothic"/>
          <w:b/>
          <w:bCs/>
          <w:sz w:val="20"/>
        </w:rPr>
        <w:t>Modularity</w:t>
      </w:r>
      <w:r w:rsidR="00102EC9" w:rsidRPr="008D278F">
        <w:rPr>
          <w:rFonts w:ascii="Century Gothic" w:hAnsi="Century Gothic"/>
          <w:sz w:val="20"/>
        </w:rPr>
        <w:t xml:space="preserve"> - </w:t>
      </w:r>
      <w:r w:rsidR="008D278F">
        <w:rPr>
          <w:rFonts w:ascii="Century Gothic" w:hAnsi="Century Gothic"/>
          <w:sz w:val="20"/>
        </w:rPr>
        <w:t>T</w:t>
      </w:r>
      <w:r w:rsidR="00102EC9" w:rsidRPr="008D278F">
        <w:rPr>
          <w:rFonts w:ascii="Century Gothic" w:hAnsi="Century Gothic"/>
          <w:sz w:val="20"/>
        </w:rPr>
        <w:t>he resulting software comprises well defined, independent components which leads to better maintainability. The components could be then implemented and tested in isolation before being integrated to form a desired software system. This allows division of work in a software development project.</w:t>
      </w:r>
    </w:p>
    <w:p w14:paraId="6E58D368" w14:textId="77777777" w:rsidR="008D278F" w:rsidRDefault="00102EC9" w:rsidP="004E1EAA">
      <w:pPr>
        <w:pStyle w:val="ListParagraph"/>
        <w:numPr>
          <w:ilvl w:val="0"/>
          <w:numId w:val="13"/>
        </w:numPr>
        <w:tabs>
          <w:tab w:val="clear" w:pos="360"/>
          <w:tab w:val="left" w:pos="0"/>
          <w:tab w:val="left" w:pos="180"/>
        </w:tabs>
        <w:ind w:left="360"/>
        <w:jc w:val="both"/>
        <w:rPr>
          <w:rFonts w:ascii="Century Gothic" w:hAnsi="Century Gothic"/>
          <w:sz w:val="20"/>
        </w:rPr>
      </w:pPr>
      <w:r w:rsidRPr="008D278F">
        <w:rPr>
          <w:rFonts w:ascii="Century Gothic" w:hAnsi="Century Gothic"/>
          <w:b/>
          <w:bCs/>
          <w:sz w:val="20"/>
        </w:rPr>
        <w:t>Fault-tolerance</w:t>
      </w:r>
      <w:r w:rsidRPr="008D278F">
        <w:rPr>
          <w:rFonts w:ascii="Century Gothic" w:hAnsi="Century Gothic"/>
          <w:sz w:val="20"/>
        </w:rPr>
        <w:t xml:space="preserve"> - The software is resistant to and able to recover from component failure.</w:t>
      </w:r>
      <w:r w:rsidR="008D278F">
        <w:rPr>
          <w:rFonts w:ascii="Century Gothic" w:hAnsi="Century Gothic"/>
          <w:sz w:val="20"/>
        </w:rPr>
        <w:t xml:space="preserve"> Well defined error messages for various anticipated behavior are catered and provided for.</w:t>
      </w:r>
    </w:p>
    <w:p w14:paraId="75E97E07" w14:textId="77777777" w:rsidR="008D278F" w:rsidRDefault="00102EC9" w:rsidP="004E1EAA">
      <w:pPr>
        <w:pStyle w:val="ListParagraph"/>
        <w:numPr>
          <w:ilvl w:val="0"/>
          <w:numId w:val="13"/>
        </w:numPr>
        <w:ind w:left="360"/>
        <w:jc w:val="both"/>
        <w:rPr>
          <w:rFonts w:ascii="Century Gothic" w:hAnsi="Century Gothic"/>
          <w:sz w:val="20"/>
        </w:rPr>
      </w:pPr>
      <w:r w:rsidRPr="008D278F">
        <w:rPr>
          <w:rFonts w:ascii="Century Gothic" w:hAnsi="Century Gothic"/>
          <w:b/>
          <w:bCs/>
          <w:sz w:val="20"/>
        </w:rPr>
        <w:t>Maintainability</w:t>
      </w:r>
      <w:r w:rsidRPr="008D278F">
        <w:rPr>
          <w:rFonts w:ascii="Century Gothic" w:hAnsi="Century Gothic"/>
          <w:sz w:val="20"/>
        </w:rPr>
        <w:t xml:space="preserve"> </w:t>
      </w:r>
      <w:r w:rsidR="008D278F">
        <w:rPr>
          <w:rFonts w:ascii="Century Gothic" w:hAnsi="Century Gothic"/>
          <w:sz w:val="20"/>
        </w:rPr>
        <w:t>–</w:t>
      </w:r>
      <w:r w:rsidRPr="008D278F">
        <w:rPr>
          <w:rFonts w:ascii="Century Gothic" w:hAnsi="Century Gothic"/>
          <w:sz w:val="20"/>
        </w:rPr>
        <w:t xml:space="preserve"> </w:t>
      </w:r>
      <w:r w:rsidR="008D278F">
        <w:rPr>
          <w:rFonts w:ascii="Century Gothic" w:hAnsi="Century Gothic"/>
          <w:sz w:val="20"/>
        </w:rPr>
        <w:t>This is a</w:t>
      </w:r>
      <w:r w:rsidRPr="008D278F">
        <w:rPr>
          <w:rFonts w:ascii="Century Gothic" w:hAnsi="Century Gothic"/>
          <w:sz w:val="20"/>
        </w:rPr>
        <w:t xml:space="preserve"> measure of how easily bug fixes or functional modifications can be accomplished. High maintainability can be the product of modularity and extensibility.</w:t>
      </w:r>
    </w:p>
    <w:p w14:paraId="1669DDFB" w14:textId="1C718D95" w:rsidR="00286404" w:rsidRPr="00AB3480" w:rsidRDefault="00102EC9" w:rsidP="00AB3480">
      <w:pPr>
        <w:pStyle w:val="ListParagraph"/>
        <w:numPr>
          <w:ilvl w:val="0"/>
          <w:numId w:val="13"/>
        </w:numPr>
        <w:ind w:left="360"/>
        <w:jc w:val="both"/>
        <w:rPr>
          <w:rFonts w:ascii="Century Gothic" w:hAnsi="Century Gothic"/>
          <w:sz w:val="20"/>
        </w:rPr>
      </w:pPr>
      <w:r w:rsidRPr="008D278F">
        <w:rPr>
          <w:rFonts w:ascii="Century Gothic" w:hAnsi="Century Gothic"/>
          <w:b/>
          <w:bCs/>
          <w:sz w:val="20"/>
        </w:rPr>
        <w:lastRenderedPageBreak/>
        <w:t>Reliability (Software durability)</w:t>
      </w:r>
      <w:r w:rsidRPr="00AB3480">
        <w:rPr>
          <w:rFonts w:ascii="Century Gothic" w:hAnsi="Century Gothic"/>
          <w:b/>
          <w:bCs/>
          <w:sz w:val="20"/>
        </w:rPr>
        <w:t xml:space="preserve"> - </w:t>
      </w:r>
      <w:r w:rsidRPr="00AB3480">
        <w:rPr>
          <w:rFonts w:ascii="Century Gothic" w:hAnsi="Century Gothic"/>
          <w:sz w:val="20"/>
        </w:rPr>
        <w:t xml:space="preserve">The software </w:t>
      </w:r>
      <w:r w:rsidR="00286404" w:rsidRPr="00AB3480">
        <w:rPr>
          <w:rFonts w:ascii="Century Gothic" w:hAnsi="Century Gothic"/>
          <w:sz w:val="20"/>
        </w:rPr>
        <w:t>can</w:t>
      </w:r>
      <w:r w:rsidRPr="00AB3480">
        <w:rPr>
          <w:rFonts w:ascii="Century Gothic" w:hAnsi="Century Gothic"/>
          <w:sz w:val="20"/>
        </w:rPr>
        <w:t xml:space="preserve"> perform a required function under stated conditions for a specified </w:t>
      </w:r>
      <w:r w:rsidR="00286404" w:rsidRPr="00AB3480">
        <w:rPr>
          <w:rFonts w:ascii="Century Gothic" w:hAnsi="Century Gothic"/>
          <w:sz w:val="20"/>
        </w:rPr>
        <w:t>period</w:t>
      </w:r>
      <w:r w:rsidRPr="00AB3480">
        <w:rPr>
          <w:rFonts w:ascii="Century Gothic" w:hAnsi="Century Gothic"/>
          <w:sz w:val="20"/>
        </w:rPr>
        <w:t>.</w:t>
      </w:r>
    </w:p>
    <w:p w14:paraId="63C7B22A" w14:textId="77777777" w:rsidR="00F958FF" w:rsidRPr="00AB3480" w:rsidRDefault="00102EC9" w:rsidP="00AB3480">
      <w:pPr>
        <w:pStyle w:val="ListParagraph"/>
        <w:numPr>
          <w:ilvl w:val="0"/>
          <w:numId w:val="13"/>
        </w:numPr>
        <w:ind w:left="360"/>
        <w:jc w:val="both"/>
        <w:rPr>
          <w:rFonts w:ascii="Century Gothic" w:hAnsi="Century Gothic"/>
          <w:b/>
          <w:bCs/>
          <w:sz w:val="20"/>
        </w:rPr>
      </w:pPr>
      <w:r w:rsidRPr="00286404">
        <w:rPr>
          <w:rFonts w:ascii="Century Gothic" w:hAnsi="Century Gothic"/>
          <w:b/>
          <w:bCs/>
          <w:sz w:val="20"/>
        </w:rPr>
        <w:t>Reusability</w:t>
      </w:r>
      <w:r w:rsidRPr="00AB3480">
        <w:rPr>
          <w:rFonts w:ascii="Century Gothic" w:hAnsi="Century Gothic"/>
          <w:b/>
          <w:bCs/>
          <w:sz w:val="20"/>
        </w:rPr>
        <w:t xml:space="preserve"> - </w:t>
      </w:r>
      <w:r w:rsidRPr="00AB3480">
        <w:rPr>
          <w:rFonts w:ascii="Century Gothic" w:hAnsi="Century Gothic"/>
          <w:sz w:val="20"/>
        </w:rPr>
        <w:t xml:space="preserve">The ability to use some or </w:t>
      </w:r>
      <w:r w:rsidR="00286404" w:rsidRPr="00AB3480">
        <w:rPr>
          <w:rFonts w:ascii="Century Gothic" w:hAnsi="Century Gothic"/>
          <w:sz w:val="20"/>
        </w:rPr>
        <w:t>all</w:t>
      </w:r>
      <w:r w:rsidRPr="00AB3480">
        <w:rPr>
          <w:rFonts w:ascii="Century Gothic" w:hAnsi="Century Gothic"/>
          <w:sz w:val="20"/>
        </w:rPr>
        <w:t xml:space="preserve"> the aspects of the preexisting software with little to no modification.</w:t>
      </w:r>
    </w:p>
    <w:p w14:paraId="120CB14A" w14:textId="77777777" w:rsidR="00F958FF" w:rsidRPr="00AB3480" w:rsidRDefault="00102EC9" w:rsidP="00AB3480">
      <w:pPr>
        <w:pStyle w:val="ListParagraph"/>
        <w:numPr>
          <w:ilvl w:val="0"/>
          <w:numId w:val="13"/>
        </w:numPr>
        <w:ind w:left="360"/>
        <w:jc w:val="both"/>
        <w:rPr>
          <w:rFonts w:ascii="Century Gothic" w:hAnsi="Century Gothic"/>
          <w:sz w:val="20"/>
        </w:rPr>
      </w:pPr>
      <w:r w:rsidRPr="00F958FF">
        <w:rPr>
          <w:rFonts w:ascii="Century Gothic" w:hAnsi="Century Gothic"/>
          <w:b/>
          <w:bCs/>
          <w:sz w:val="20"/>
        </w:rPr>
        <w:t>Robustness</w:t>
      </w:r>
      <w:r w:rsidRPr="00AB3480">
        <w:rPr>
          <w:rFonts w:ascii="Century Gothic" w:hAnsi="Century Gothic"/>
          <w:b/>
          <w:bCs/>
          <w:sz w:val="20"/>
        </w:rPr>
        <w:t xml:space="preserve"> - </w:t>
      </w:r>
      <w:r w:rsidRPr="00AB3480">
        <w:rPr>
          <w:rFonts w:ascii="Century Gothic" w:hAnsi="Century Gothic"/>
          <w:sz w:val="20"/>
        </w:rPr>
        <w:t xml:space="preserve">The software </w:t>
      </w:r>
      <w:r w:rsidR="00F958FF" w:rsidRPr="00AB3480">
        <w:rPr>
          <w:rFonts w:ascii="Century Gothic" w:hAnsi="Century Gothic"/>
          <w:sz w:val="20"/>
        </w:rPr>
        <w:t>can</w:t>
      </w:r>
      <w:r w:rsidRPr="00AB3480">
        <w:rPr>
          <w:rFonts w:ascii="Century Gothic" w:hAnsi="Century Gothic"/>
          <w:sz w:val="20"/>
        </w:rPr>
        <w:t xml:space="preserve"> operate under stress or tolerate unpredictable or invalid input.</w:t>
      </w:r>
    </w:p>
    <w:p w14:paraId="1BF1EF0F" w14:textId="77777777" w:rsidR="00F958FF" w:rsidRPr="00AB3480" w:rsidRDefault="00102EC9" w:rsidP="00AB3480">
      <w:pPr>
        <w:pStyle w:val="ListParagraph"/>
        <w:numPr>
          <w:ilvl w:val="0"/>
          <w:numId w:val="13"/>
        </w:numPr>
        <w:ind w:left="360"/>
        <w:jc w:val="both"/>
        <w:rPr>
          <w:rFonts w:ascii="Century Gothic" w:hAnsi="Century Gothic"/>
          <w:b/>
          <w:bCs/>
          <w:sz w:val="20"/>
        </w:rPr>
      </w:pPr>
      <w:r w:rsidRPr="00F958FF">
        <w:rPr>
          <w:rFonts w:ascii="Century Gothic" w:hAnsi="Century Gothic"/>
          <w:b/>
          <w:bCs/>
          <w:sz w:val="20"/>
        </w:rPr>
        <w:t>Security</w:t>
      </w:r>
      <w:r w:rsidRPr="00AB3480">
        <w:rPr>
          <w:rFonts w:ascii="Century Gothic" w:hAnsi="Century Gothic"/>
          <w:b/>
          <w:bCs/>
          <w:sz w:val="20"/>
        </w:rPr>
        <w:t xml:space="preserve"> - </w:t>
      </w:r>
      <w:r w:rsidRPr="00AB3480">
        <w:rPr>
          <w:rFonts w:ascii="Century Gothic" w:hAnsi="Century Gothic"/>
          <w:sz w:val="20"/>
        </w:rPr>
        <w:t xml:space="preserve">The software </w:t>
      </w:r>
      <w:r w:rsidR="00F958FF" w:rsidRPr="00AB3480">
        <w:rPr>
          <w:rFonts w:ascii="Century Gothic" w:hAnsi="Century Gothic"/>
          <w:sz w:val="20"/>
        </w:rPr>
        <w:t>can</w:t>
      </w:r>
      <w:r w:rsidRPr="00AB3480">
        <w:rPr>
          <w:rFonts w:ascii="Century Gothic" w:hAnsi="Century Gothic"/>
          <w:sz w:val="20"/>
        </w:rPr>
        <w:t xml:space="preserve"> withstand and resist hostile acts and influences.</w:t>
      </w:r>
    </w:p>
    <w:p w14:paraId="2A598EE9" w14:textId="77777777" w:rsidR="00F958FF" w:rsidRPr="00AB3480" w:rsidRDefault="00102EC9" w:rsidP="00AB3480">
      <w:pPr>
        <w:pStyle w:val="ListParagraph"/>
        <w:numPr>
          <w:ilvl w:val="0"/>
          <w:numId w:val="13"/>
        </w:numPr>
        <w:ind w:left="360"/>
        <w:jc w:val="both"/>
        <w:rPr>
          <w:rFonts w:ascii="Century Gothic" w:hAnsi="Century Gothic"/>
          <w:sz w:val="20"/>
        </w:rPr>
      </w:pPr>
      <w:r w:rsidRPr="00F958FF">
        <w:rPr>
          <w:rFonts w:ascii="Century Gothic" w:hAnsi="Century Gothic"/>
          <w:b/>
          <w:bCs/>
          <w:sz w:val="20"/>
        </w:rPr>
        <w:t>Usability</w:t>
      </w:r>
      <w:r w:rsidRPr="00AB3480">
        <w:rPr>
          <w:rFonts w:ascii="Century Gothic" w:hAnsi="Century Gothic"/>
          <w:b/>
          <w:bCs/>
          <w:sz w:val="20"/>
        </w:rPr>
        <w:t xml:space="preserve"> - </w:t>
      </w:r>
      <w:r w:rsidRPr="00AB3480">
        <w:rPr>
          <w:rFonts w:ascii="Century Gothic" w:hAnsi="Century Gothic"/>
          <w:sz w:val="20"/>
        </w:rPr>
        <w:t xml:space="preserve">The software user interface must be usable for its target user/audience. Default values for the parameters must be chosen so that they are a good choice for </w:t>
      </w:r>
      <w:r w:rsidR="00F958FF" w:rsidRPr="00AB3480">
        <w:rPr>
          <w:rFonts w:ascii="Century Gothic" w:hAnsi="Century Gothic"/>
          <w:sz w:val="20"/>
        </w:rPr>
        <w:t>most of</w:t>
      </w:r>
      <w:r w:rsidRPr="00AB3480">
        <w:rPr>
          <w:rFonts w:ascii="Century Gothic" w:hAnsi="Century Gothic"/>
          <w:sz w:val="20"/>
        </w:rPr>
        <w:t xml:space="preserve"> the users.</w:t>
      </w:r>
    </w:p>
    <w:p w14:paraId="016A234A" w14:textId="77777777" w:rsidR="00F958FF" w:rsidRPr="00AB3480" w:rsidRDefault="00102EC9" w:rsidP="00AB3480">
      <w:pPr>
        <w:pStyle w:val="ListParagraph"/>
        <w:numPr>
          <w:ilvl w:val="0"/>
          <w:numId w:val="13"/>
        </w:numPr>
        <w:ind w:left="360"/>
        <w:jc w:val="both"/>
        <w:rPr>
          <w:rFonts w:ascii="Century Gothic" w:hAnsi="Century Gothic"/>
          <w:sz w:val="20"/>
        </w:rPr>
      </w:pPr>
      <w:r w:rsidRPr="00F958FF">
        <w:rPr>
          <w:rFonts w:ascii="Century Gothic" w:hAnsi="Century Gothic"/>
          <w:b/>
          <w:bCs/>
          <w:sz w:val="20"/>
        </w:rPr>
        <w:t>Performance</w:t>
      </w:r>
      <w:r w:rsidRPr="00AB3480">
        <w:rPr>
          <w:rFonts w:ascii="Century Gothic" w:hAnsi="Century Gothic"/>
          <w:b/>
          <w:bCs/>
          <w:sz w:val="20"/>
        </w:rPr>
        <w:t xml:space="preserve"> - </w:t>
      </w:r>
      <w:r w:rsidRPr="00AB3480">
        <w:rPr>
          <w:rFonts w:ascii="Century Gothic" w:hAnsi="Century Gothic"/>
          <w:sz w:val="20"/>
        </w:rPr>
        <w:t xml:space="preserve">The software performs its tasks within a </w:t>
      </w:r>
      <w:r w:rsidR="00F958FF" w:rsidRPr="00AB3480">
        <w:rPr>
          <w:rFonts w:ascii="Century Gothic" w:hAnsi="Century Gothic"/>
          <w:sz w:val="20"/>
        </w:rPr>
        <w:t>timeframe</w:t>
      </w:r>
      <w:r w:rsidRPr="00AB3480">
        <w:rPr>
          <w:rFonts w:ascii="Century Gothic" w:hAnsi="Century Gothic"/>
          <w:sz w:val="20"/>
        </w:rPr>
        <w:t xml:space="preserve"> that is acceptable for the user.</w:t>
      </w:r>
    </w:p>
    <w:p w14:paraId="3C4B8D34" w14:textId="77777777" w:rsidR="00F958FF" w:rsidRPr="00AB3480" w:rsidRDefault="00102EC9" w:rsidP="00AB3480">
      <w:pPr>
        <w:pStyle w:val="ListParagraph"/>
        <w:numPr>
          <w:ilvl w:val="0"/>
          <w:numId w:val="13"/>
        </w:numPr>
        <w:ind w:left="360"/>
        <w:jc w:val="both"/>
        <w:rPr>
          <w:rFonts w:ascii="Century Gothic" w:hAnsi="Century Gothic"/>
          <w:sz w:val="20"/>
        </w:rPr>
      </w:pPr>
      <w:r w:rsidRPr="00F958FF">
        <w:rPr>
          <w:rFonts w:ascii="Century Gothic" w:hAnsi="Century Gothic"/>
          <w:b/>
          <w:bCs/>
          <w:sz w:val="20"/>
        </w:rPr>
        <w:t>Portability</w:t>
      </w:r>
      <w:r w:rsidRPr="00AB3480">
        <w:rPr>
          <w:rFonts w:ascii="Century Gothic" w:hAnsi="Century Gothic"/>
          <w:b/>
          <w:bCs/>
          <w:sz w:val="20"/>
        </w:rPr>
        <w:t xml:space="preserve"> - </w:t>
      </w:r>
      <w:r w:rsidRPr="00AB3480">
        <w:rPr>
          <w:rFonts w:ascii="Century Gothic" w:hAnsi="Century Gothic"/>
          <w:sz w:val="20"/>
        </w:rPr>
        <w:t xml:space="preserve">The software should be usable across </w:t>
      </w:r>
      <w:r w:rsidR="00F958FF" w:rsidRPr="00AB3480">
        <w:rPr>
          <w:rFonts w:ascii="Century Gothic" w:hAnsi="Century Gothic"/>
          <w:sz w:val="20"/>
        </w:rPr>
        <w:t>several</w:t>
      </w:r>
      <w:r w:rsidRPr="00AB3480">
        <w:rPr>
          <w:rFonts w:ascii="Century Gothic" w:hAnsi="Century Gothic"/>
          <w:sz w:val="20"/>
        </w:rPr>
        <w:t xml:space="preserve"> different conditions and environments.</w:t>
      </w:r>
    </w:p>
    <w:p w14:paraId="5F538BC0" w14:textId="25B8C433" w:rsidR="00102EC9" w:rsidRPr="00AB3480" w:rsidRDefault="00102EC9" w:rsidP="00AB3480">
      <w:pPr>
        <w:pStyle w:val="ListParagraph"/>
        <w:numPr>
          <w:ilvl w:val="0"/>
          <w:numId w:val="13"/>
        </w:numPr>
        <w:ind w:left="360"/>
        <w:jc w:val="both"/>
        <w:rPr>
          <w:rFonts w:ascii="Century Gothic" w:hAnsi="Century Gothic"/>
          <w:sz w:val="20"/>
        </w:rPr>
      </w:pPr>
      <w:r w:rsidRPr="00F958FF">
        <w:rPr>
          <w:rFonts w:ascii="Century Gothic" w:hAnsi="Century Gothic"/>
          <w:b/>
          <w:bCs/>
          <w:sz w:val="20"/>
        </w:rPr>
        <w:t>Scalability</w:t>
      </w:r>
      <w:r w:rsidRPr="00AB3480">
        <w:rPr>
          <w:rFonts w:ascii="Century Gothic" w:hAnsi="Century Gothic"/>
          <w:b/>
          <w:bCs/>
          <w:sz w:val="20"/>
        </w:rPr>
        <w:t xml:space="preserve"> - </w:t>
      </w:r>
      <w:r w:rsidRPr="00AB3480">
        <w:rPr>
          <w:rFonts w:ascii="Century Gothic" w:hAnsi="Century Gothic"/>
          <w:sz w:val="20"/>
        </w:rPr>
        <w:t>The software adapts well to increasing data or added features or number of users.</w:t>
      </w:r>
    </w:p>
    <w:p w14:paraId="3F55DEBF" w14:textId="77777777" w:rsidR="00CC4B3C" w:rsidRPr="00CC4B3C" w:rsidRDefault="00CC4B3C" w:rsidP="00CC4B3C">
      <w:pPr>
        <w:jc w:val="both"/>
        <w:rPr>
          <w:rFonts w:ascii="Century Gothic" w:hAnsi="Century Gothic"/>
          <w:sz w:val="20"/>
        </w:rPr>
      </w:pPr>
    </w:p>
    <w:p w14:paraId="2352088F" w14:textId="122B49EC" w:rsidR="001A6D84" w:rsidRDefault="001A6D84" w:rsidP="00286404">
      <w:pPr>
        <w:pStyle w:val="ListParagraph"/>
        <w:numPr>
          <w:ilvl w:val="0"/>
          <w:numId w:val="13"/>
        </w:numPr>
        <w:jc w:val="both"/>
        <w:rPr>
          <w:rFonts w:ascii="Century Gothic" w:hAnsi="Century Gothic"/>
          <w:b/>
          <w:sz w:val="20"/>
        </w:rPr>
      </w:pPr>
      <w:r w:rsidRPr="001A6D84">
        <w:rPr>
          <w:rFonts w:ascii="Century Gothic" w:hAnsi="Century Gothic"/>
          <w:b/>
          <w:sz w:val="20"/>
        </w:rPr>
        <w:t>Resource Managements</w:t>
      </w:r>
    </w:p>
    <w:p w14:paraId="5AA06E8B" w14:textId="77777777" w:rsidR="001A6D84" w:rsidRPr="001A6D84" w:rsidRDefault="001A6D84" w:rsidP="001A6D84">
      <w:pPr>
        <w:ind w:left="10" w:right="53"/>
        <w:rPr>
          <w:rFonts w:ascii="Century Gothic" w:hAnsi="Century Gothic"/>
          <w:sz w:val="20"/>
        </w:rPr>
      </w:pPr>
      <w:r w:rsidRPr="001A6D84">
        <w:rPr>
          <w:rFonts w:ascii="Century Gothic" w:hAnsi="Century Gothic"/>
          <w:sz w:val="20"/>
        </w:rPr>
        <w:t xml:space="preserve">The setup for customs Admin and supervisor includes the following:  </w:t>
      </w:r>
    </w:p>
    <w:p w14:paraId="57BDA66F" w14:textId="77777777" w:rsidR="001A6D84" w:rsidRPr="001A6D84" w:rsidRDefault="001A6D84" w:rsidP="001A6D84">
      <w:pPr>
        <w:numPr>
          <w:ilvl w:val="0"/>
          <w:numId w:val="14"/>
        </w:numPr>
        <w:tabs>
          <w:tab w:val="clear" w:pos="360"/>
        </w:tabs>
        <w:spacing w:after="20" w:line="248" w:lineRule="auto"/>
        <w:ind w:right="53" w:hanging="360"/>
        <w:jc w:val="both"/>
        <w:rPr>
          <w:rFonts w:ascii="Century Gothic" w:hAnsi="Century Gothic"/>
          <w:sz w:val="20"/>
        </w:rPr>
      </w:pPr>
      <w:r w:rsidRPr="001A6D84">
        <w:rPr>
          <w:rFonts w:ascii="Century Gothic" w:hAnsi="Century Gothic"/>
          <w:sz w:val="20"/>
        </w:rPr>
        <w:t xml:space="preserve">Calendar year configuration </w:t>
      </w:r>
    </w:p>
    <w:p w14:paraId="21A6C54C" w14:textId="77777777" w:rsidR="001A6D84" w:rsidRPr="001A6D84" w:rsidRDefault="001A6D84" w:rsidP="001A6D84">
      <w:pPr>
        <w:numPr>
          <w:ilvl w:val="0"/>
          <w:numId w:val="14"/>
        </w:numPr>
        <w:tabs>
          <w:tab w:val="clear" w:pos="360"/>
        </w:tabs>
        <w:spacing w:after="20" w:line="248" w:lineRule="auto"/>
        <w:ind w:right="53" w:hanging="360"/>
        <w:jc w:val="both"/>
        <w:rPr>
          <w:rFonts w:ascii="Century Gothic" w:hAnsi="Century Gothic"/>
          <w:sz w:val="20"/>
        </w:rPr>
      </w:pPr>
      <w:r w:rsidRPr="001A6D84">
        <w:rPr>
          <w:rFonts w:ascii="Century Gothic" w:hAnsi="Century Gothic"/>
          <w:sz w:val="20"/>
        </w:rPr>
        <w:t xml:space="preserve">Work shift assignment </w:t>
      </w:r>
    </w:p>
    <w:p w14:paraId="15EBA757" w14:textId="77777777" w:rsidR="001A6D84" w:rsidRPr="001A6D84" w:rsidRDefault="001A6D84" w:rsidP="001A6D84">
      <w:pPr>
        <w:numPr>
          <w:ilvl w:val="0"/>
          <w:numId w:val="14"/>
        </w:numPr>
        <w:tabs>
          <w:tab w:val="clear" w:pos="360"/>
        </w:tabs>
        <w:spacing w:after="20" w:line="248" w:lineRule="auto"/>
        <w:ind w:right="53" w:hanging="360"/>
        <w:jc w:val="both"/>
        <w:rPr>
          <w:rFonts w:ascii="Century Gothic" w:hAnsi="Century Gothic"/>
          <w:sz w:val="20"/>
        </w:rPr>
      </w:pPr>
      <w:r w:rsidRPr="001A6D84">
        <w:rPr>
          <w:rFonts w:ascii="Century Gothic" w:hAnsi="Century Gothic"/>
          <w:sz w:val="20"/>
        </w:rPr>
        <w:t xml:space="preserve">Setup vacation period of custom officers </w:t>
      </w:r>
    </w:p>
    <w:p w14:paraId="0C7F66F6" w14:textId="77777777" w:rsidR="001A6D84" w:rsidRPr="001A6D84" w:rsidRDefault="001A6D84" w:rsidP="001A6D84">
      <w:pPr>
        <w:numPr>
          <w:ilvl w:val="0"/>
          <w:numId w:val="14"/>
        </w:numPr>
        <w:tabs>
          <w:tab w:val="clear" w:pos="360"/>
        </w:tabs>
        <w:spacing w:after="20" w:line="248" w:lineRule="auto"/>
        <w:ind w:right="53" w:hanging="360"/>
        <w:jc w:val="both"/>
        <w:rPr>
          <w:rFonts w:ascii="Century Gothic" w:hAnsi="Century Gothic"/>
          <w:sz w:val="20"/>
        </w:rPr>
      </w:pPr>
      <w:r w:rsidRPr="001A6D84">
        <w:rPr>
          <w:rFonts w:ascii="Century Gothic" w:hAnsi="Century Gothic"/>
          <w:sz w:val="20"/>
        </w:rPr>
        <w:t xml:space="preserve">Task Configuration </w:t>
      </w:r>
    </w:p>
    <w:p w14:paraId="0E9DA13E" w14:textId="77777777" w:rsidR="001A6D84" w:rsidRDefault="001A6D84" w:rsidP="001A6D84">
      <w:pPr>
        <w:numPr>
          <w:ilvl w:val="0"/>
          <w:numId w:val="14"/>
        </w:numPr>
        <w:tabs>
          <w:tab w:val="clear" w:pos="360"/>
        </w:tabs>
        <w:spacing w:after="20" w:line="248" w:lineRule="auto"/>
        <w:ind w:right="53" w:hanging="360"/>
        <w:jc w:val="both"/>
      </w:pPr>
      <w:r w:rsidRPr="001A6D84">
        <w:rPr>
          <w:rFonts w:ascii="Century Gothic" w:hAnsi="Century Gothic"/>
          <w:sz w:val="20"/>
        </w:rPr>
        <w:t>Pending tasks</w:t>
      </w:r>
      <w:r>
        <w:t xml:space="preserve"> </w:t>
      </w:r>
    </w:p>
    <w:p w14:paraId="15B96763" w14:textId="77777777" w:rsidR="00065AEA" w:rsidRDefault="00065AEA" w:rsidP="00065AEA">
      <w:pPr>
        <w:tabs>
          <w:tab w:val="clear" w:pos="360"/>
        </w:tabs>
        <w:spacing w:after="20" w:line="248" w:lineRule="auto"/>
        <w:ind w:left="705" w:right="53"/>
        <w:jc w:val="both"/>
      </w:pPr>
    </w:p>
    <w:p w14:paraId="1911472F" w14:textId="77777777" w:rsidR="00065AEA" w:rsidRDefault="00065AEA" w:rsidP="00065AEA">
      <w:pPr>
        <w:tabs>
          <w:tab w:val="clear" w:pos="360"/>
        </w:tabs>
        <w:spacing w:after="20" w:line="248" w:lineRule="auto"/>
        <w:ind w:left="705" w:right="53"/>
        <w:jc w:val="both"/>
      </w:pPr>
    </w:p>
    <w:p w14:paraId="46E48A73" w14:textId="77777777" w:rsidR="00065AEA" w:rsidRDefault="00065AEA" w:rsidP="00065AEA">
      <w:pPr>
        <w:tabs>
          <w:tab w:val="clear" w:pos="360"/>
        </w:tabs>
        <w:spacing w:after="20" w:line="248" w:lineRule="auto"/>
        <w:ind w:left="705" w:right="53"/>
        <w:jc w:val="both"/>
      </w:pPr>
    </w:p>
    <w:p w14:paraId="48A03658" w14:textId="77777777" w:rsidR="00065AEA" w:rsidRDefault="00065AEA" w:rsidP="00065AEA">
      <w:pPr>
        <w:tabs>
          <w:tab w:val="clear" w:pos="360"/>
        </w:tabs>
        <w:spacing w:after="20" w:line="248" w:lineRule="auto"/>
        <w:ind w:left="705" w:right="53"/>
        <w:jc w:val="both"/>
      </w:pPr>
    </w:p>
    <w:p w14:paraId="45519C45" w14:textId="77777777" w:rsidR="00065AEA" w:rsidRDefault="00065AEA" w:rsidP="00065AEA">
      <w:pPr>
        <w:tabs>
          <w:tab w:val="clear" w:pos="360"/>
        </w:tabs>
        <w:spacing w:after="20" w:line="248" w:lineRule="auto"/>
        <w:ind w:left="705" w:right="53"/>
        <w:jc w:val="both"/>
      </w:pPr>
    </w:p>
    <w:p w14:paraId="66E4D5C9" w14:textId="77777777" w:rsidR="00065AEA" w:rsidRDefault="00065AEA" w:rsidP="00065AEA">
      <w:pPr>
        <w:tabs>
          <w:tab w:val="clear" w:pos="360"/>
        </w:tabs>
        <w:spacing w:after="20" w:line="248" w:lineRule="auto"/>
        <w:ind w:left="705" w:right="53"/>
        <w:jc w:val="both"/>
      </w:pPr>
    </w:p>
    <w:p w14:paraId="54227870" w14:textId="41A23011" w:rsidR="00065AEA" w:rsidRDefault="00065AEA" w:rsidP="00065AEA">
      <w:pPr>
        <w:pStyle w:val="ListParagraph"/>
        <w:numPr>
          <w:ilvl w:val="0"/>
          <w:numId w:val="13"/>
        </w:numPr>
        <w:jc w:val="both"/>
        <w:rPr>
          <w:rFonts w:ascii="Century Gothic" w:hAnsi="Century Gothic"/>
          <w:b/>
          <w:sz w:val="20"/>
        </w:rPr>
      </w:pPr>
      <w:r>
        <w:rPr>
          <w:rFonts w:ascii="Century Gothic" w:hAnsi="Century Gothic"/>
          <w:b/>
          <w:sz w:val="20"/>
        </w:rPr>
        <w:t>Calendar year Configuration</w:t>
      </w:r>
    </w:p>
    <w:p w14:paraId="73EA6E3C" w14:textId="77777777" w:rsidR="00065AEA" w:rsidRPr="00065AEA" w:rsidRDefault="00065AEA" w:rsidP="00065AEA">
      <w:pPr>
        <w:ind w:left="10" w:right="53"/>
        <w:rPr>
          <w:rFonts w:ascii="Century Gothic" w:hAnsi="Century Gothic"/>
          <w:sz w:val="20"/>
        </w:rPr>
      </w:pPr>
      <w:r w:rsidRPr="00065AEA">
        <w:rPr>
          <w:rFonts w:ascii="Century Gothic" w:hAnsi="Century Gothic"/>
          <w:sz w:val="20"/>
        </w:rPr>
        <w:t xml:space="preserve">In the calendar year configuration, there are 4 tabs which requires setup: </w:t>
      </w:r>
    </w:p>
    <w:p w14:paraId="0393FB6C" w14:textId="77777777" w:rsidR="00065AEA" w:rsidRPr="00065AEA" w:rsidRDefault="00065AEA" w:rsidP="00065AEA">
      <w:pPr>
        <w:numPr>
          <w:ilvl w:val="0"/>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Calendar </w:t>
      </w:r>
    </w:p>
    <w:p w14:paraId="5F210904" w14:textId="77777777" w:rsidR="00065AEA" w:rsidRPr="00065AEA" w:rsidRDefault="00065AEA" w:rsidP="00065AEA">
      <w:pPr>
        <w:numPr>
          <w:ilvl w:val="1"/>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Setup for calendar year. </w:t>
      </w:r>
    </w:p>
    <w:p w14:paraId="1163D3CB" w14:textId="77777777" w:rsidR="00065AEA" w:rsidRPr="00065AEA" w:rsidRDefault="00065AEA" w:rsidP="00065AEA">
      <w:pPr>
        <w:spacing w:after="10" w:line="259" w:lineRule="auto"/>
        <w:rPr>
          <w:rFonts w:ascii="Century Gothic" w:hAnsi="Century Gothic"/>
          <w:sz w:val="20"/>
        </w:rPr>
      </w:pPr>
      <w:r w:rsidRPr="00065AEA">
        <w:rPr>
          <w:rFonts w:ascii="Century Gothic" w:hAnsi="Century Gothic"/>
          <w:sz w:val="20"/>
        </w:rPr>
        <w:t xml:space="preserve"> </w:t>
      </w:r>
    </w:p>
    <w:p w14:paraId="3DC0D775" w14:textId="77777777" w:rsidR="00065AEA" w:rsidRPr="00065AEA" w:rsidRDefault="00065AEA" w:rsidP="00065AEA">
      <w:pPr>
        <w:numPr>
          <w:ilvl w:val="0"/>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Work week </w:t>
      </w:r>
    </w:p>
    <w:p w14:paraId="2A166CA3" w14:textId="77777777" w:rsidR="00065AEA" w:rsidRPr="00065AEA" w:rsidRDefault="00065AEA" w:rsidP="00065AEA">
      <w:pPr>
        <w:numPr>
          <w:ilvl w:val="1"/>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Setup of office hours for each day of the week. </w:t>
      </w:r>
    </w:p>
    <w:p w14:paraId="3952677B" w14:textId="77777777" w:rsidR="00065AEA" w:rsidRPr="00065AEA" w:rsidRDefault="00065AEA" w:rsidP="00065AEA">
      <w:pPr>
        <w:spacing w:after="10" w:line="259" w:lineRule="auto"/>
        <w:rPr>
          <w:rFonts w:ascii="Century Gothic" w:hAnsi="Century Gothic"/>
          <w:sz w:val="20"/>
        </w:rPr>
      </w:pPr>
      <w:r w:rsidRPr="00065AEA">
        <w:rPr>
          <w:rFonts w:ascii="Century Gothic" w:hAnsi="Century Gothic"/>
          <w:sz w:val="20"/>
        </w:rPr>
        <w:t xml:space="preserve"> </w:t>
      </w:r>
    </w:p>
    <w:p w14:paraId="2958B15A" w14:textId="77777777" w:rsidR="00065AEA" w:rsidRPr="00065AEA" w:rsidRDefault="00065AEA" w:rsidP="00065AEA">
      <w:pPr>
        <w:numPr>
          <w:ilvl w:val="0"/>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Work Shifts </w:t>
      </w:r>
    </w:p>
    <w:p w14:paraId="4A98911A" w14:textId="77777777" w:rsidR="00065AEA" w:rsidRPr="00065AEA" w:rsidRDefault="00065AEA" w:rsidP="00065AEA">
      <w:pPr>
        <w:numPr>
          <w:ilvl w:val="1"/>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Working shifts </w:t>
      </w:r>
    </w:p>
    <w:p w14:paraId="5A037041" w14:textId="77777777" w:rsidR="00065AEA" w:rsidRPr="00065AEA" w:rsidRDefault="00065AEA" w:rsidP="00065AEA">
      <w:pPr>
        <w:numPr>
          <w:ilvl w:val="1"/>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Each custom officer is assigned a work shift when on duty.</w:t>
      </w:r>
      <w:r w:rsidRPr="00065AEA">
        <w:rPr>
          <w:rFonts w:ascii="Century Gothic" w:hAnsi="Century Gothic"/>
          <w:color w:val="FF0000"/>
          <w:sz w:val="20"/>
        </w:rPr>
        <w:t xml:space="preserve"> </w:t>
      </w:r>
    </w:p>
    <w:p w14:paraId="50F65756" w14:textId="77777777" w:rsidR="00065AEA" w:rsidRPr="00065AEA" w:rsidRDefault="00065AEA" w:rsidP="00065AEA">
      <w:pPr>
        <w:spacing w:after="12" w:line="259" w:lineRule="auto"/>
        <w:ind w:left="720"/>
        <w:rPr>
          <w:rFonts w:ascii="Century Gothic" w:hAnsi="Century Gothic"/>
          <w:sz w:val="20"/>
        </w:rPr>
      </w:pPr>
      <w:r w:rsidRPr="00065AEA">
        <w:rPr>
          <w:rFonts w:ascii="Century Gothic" w:hAnsi="Century Gothic"/>
          <w:sz w:val="20"/>
        </w:rPr>
        <w:t xml:space="preserve"> </w:t>
      </w:r>
    </w:p>
    <w:p w14:paraId="15816366" w14:textId="77777777" w:rsidR="00065AEA" w:rsidRPr="00065AEA" w:rsidRDefault="00065AEA" w:rsidP="00065AEA">
      <w:pPr>
        <w:numPr>
          <w:ilvl w:val="0"/>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Holidays </w:t>
      </w:r>
    </w:p>
    <w:p w14:paraId="1FCEFBC6" w14:textId="77777777" w:rsidR="00065AEA" w:rsidRPr="00065AEA" w:rsidRDefault="00065AEA" w:rsidP="00065AEA">
      <w:pPr>
        <w:numPr>
          <w:ilvl w:val="1"/>
          <w:numId w:val="16"/>
        </w:numPr>
        <w:tabs>
          <w:tab w:val="clear" w:pos="360"/>
        </w:tabs>
        <w:spacing w:after="20" w:line="248" w:lineRule="auto"/>
        <w:ind w:right="53" w:hanging="360"/>
        <w:jc w:val="both"/>
        <w:rPr>
          <w:rFonts w:ascii="Century Gothic" w:hAnsi="Century Gothic"/>
          <w:sz w:val="20"/>
        </w:rPr>
      </w:pPr>
      <w:r w:rsidRPr="00065AEA">
        <w:rPr>
          <w:rFonts w:ascii="Century Gothic" w:hAnsi="Century Gothic"/>
          <w:sz w:val="20"/>
        </w:rPr>
        <w:t xml:space="preserve">Setup for eCMS to recognize public holidays  </w:t>
      </w:r>
    </w:p>
    <w:p w14:paraId="061ADD5D" w14:textId="77777777" w:rsidR="00065AEA" w:rsidRPr="00065AEA" w:rsidRDefault="00065AEA" w:rsidP="00065AEA">
      <w:pPr>
        <w:pStyle w:val="ListParagraph"/>
        <w:ind w:left="810"/>
        <w:jc w:val="both"/>
        <w:rPr>
          <w:rFonts w:ascii="Century Gothic" w:hAnsi="Century Gothic"/>
          <w:sz w:val="20"/>
        </w:rPr>
      </w:pPr>
    </w:p>
    <w:p w14:paraId="38A7AEB9" w14:textId="5023A67B" w:rsidR="00432E17" w:rsidRDefault="00F41591" w:rsidP="00F41591">
      <w:pPr>
        <w:pStyle w:val="ListParagraph"/>
        <w:numPr>
          <w:ilvl w:val="0"/>
          <w:numId w:val="13"/>
        </w:numPr>
        <w:tabs>
          <w:tab w:val="clear" w:pos="360"/>
        </w:tabs>
        <w:rPr>
          <w:rFonts w:ascii="Century Gothic" w:hAnsi="Century Gothic"/>
          <w:b/>
          <w:sz w:val="20"/>
        </w:rPr>
      </w:pPr>
      <w:r w:rsidRPr="00F41591">
        <w:rPr>
          <w:rFonts w:ascii="Century Gothic" w:hAnsi="Century Gothic"/>
          <w:b/>
          <w:sz w:val="20"/>
        </w:rPr>
        <w:t>Work Shift Assignment</w:t>
      </w:r>
    </w:p>
    <w:p w14:paraId="47EAFEC9" w14:textId="77777777" w:rsidR="00F41591" w:rsidRPr="00F41591" w:rsidRDefault="00F41591" w:rsidP="00F41591">
      <w:pPr>
        <w:ind w:left="10" w:right="53"/>
        <w:rPr>
          <w:rFonts w:ascii="Century Gothic" w:hAnsi="Century Gothic"/>
          <w:sz w:val="20"/>
        </w:rPr>
      </w:pPr>
      <w:r w:rsidRPr="00F41591">
        <w:rPr>
          <w:rFonts w:ascii="Century Gothic" w:hAnsi="Century Gothic"/>
          <w:sz w:val="20"/>
        </w:rPr>
        <w:t xml:space="preserve">This setup the custom officer’s “work shift” and the start and end date of the work shift assignment. </w:t>
      </w:r>
    </w:p>
    <w:p w14:paraId="1D3D5125" w14:textId="77777777" w:rsidR="00F41591" w:rsidRPr="00F41591" w:rsidRDefault="00F41591" w:rsidP="00F41591">
      <w:pPr>
        <w:spacing w:line="259" w:lineRule="auto"/>
        <w:rPr>
          <w:rFonts w:ascii="Century Gothic" w:hAnsi="Century Gothic"/>
          <w:sz w:val="20"/>
        </w:rPr>
      </w:pPr>
      <w:r w:rsidRPr="00F41591">
        <w:rPr>
          <w:rFonts w:ascii="Century Gothic" w:hAnsi="Century Gothic"/>
          <w:sz w:val="20"/>
        </w:rPr>
        <w:t xml:space="preserve"> </w:t>
      </w:r>
    </w:p>
    <w:p w14:paraId="545EB00A" w14:textId="4532ABEA" w:rsidR="00F41591" w:rsidRPr="00F41591" w:rsidRDefault="00F41591" w:rsidP="00F41591">
      <w:pPr>
        <w:ind w:left="10" w:right="53"/>
        <w:rPr>
          <w:rFonts w:ascii="Century Gothic" w:hAnsi="Century Gothic"/>
          <w:sz w:val="20"/>
        </w:rPr>
      </w:pPr>
      <w:r>
        <w:rPr>
          <w:rFonts w:ascii="Century Gothic" w:hAnsi="Century Gothic"/>
          <w:sz w:val="20"/>
        </w:rPr>
        <w:t>Here are the field</w:t>
      </w:r>
      <w:r w:rsidRPr="00F41591">
        <w:rPr>
          <w:rFonts w:ascii="Century Gothic" w:hAnsi="Century Gothic"/>
          <w:sz w:val="20"/>
        </w:rPr>
        <w:t xml:space="preserve"> needs to be setup: </w:t>
      </w:r>
    </w:p>
    <w:p w14:paraId="4F9440EE" w14:textId="77777777" w:rsidR="00F41591" w:rsidRPr="00F41591" w:rsidRDefault="00F41591" w:rsidP="00F41591">
      <w:pPr>
        <w:numPr>
          <w:ilvl w:val="0"/>
          <w:numId w:val="17"/>
        </w:numPr>
        <w:tabs>
          <w:tab w:val="clear" w:pos="360"/>
        </w:tabs>
        <w:spacing w:after="20" w:line="248" w:lineRule="auto"/>
        <w:ind w:right="53" w:hanging="360"/>
        <w:jc w:val="both"/>
        <w:rPr>
          <w:rFonts w:ascii="Century Gothic" w:hAnsi="Century Gothic"/>
          <w:sz w:val="20"/>
        </w:rPr>
      </w:pPr>
      <w:r w:rsidRPr="00F41591">
        <w:rPr>
          <w:rFonts w:ascii="Century Gothic" w:hAnsi="Century Gothic"/>
          <w:sz w:val="20"/>
        </w:rPr>
        <w:lastRenderedPageBreak/>
        <w:t xml:space="preserve">User ID – custom office user id. This is the ID which has been setup in the Registration-CMS User. </w:t>
      </w:r>
    </w:p>
    <w:p w14:paraId="058BC760" w14:textId="77777777" w:rsidR="00F41591" w:rsidRPr="00F41591" w:rsidRDefault="00F41591" w:rsidP="00F41591">
      <w:pPr>
        <w:numPr>
          <w:ilvl w:val="0"/>
          <w:numId w:val="17"/>
        </w:numPr>
        <w:tabs>
          <w:tab w:val="clear" w:pos="360"/>
        </w:tabs>
        <w:spacing w:after="20" w:line="248" w:lineRule="auto"/>
        <w:ind w:right="53" w:hanging="360"/>
        <w:jc w:val="both"/>
        <w:rPr>
          <w:rFonts w:ascii="Century Gothic" w:hAnsi="Century Gothic"/>
          <w:sz w:val="20"/>
        </w:rPr>
      </w:pPr>
      <w:r w:rsidRPr="00F41591">
        <w:rPr>
          <w:rFonts w:ascii="Century Gothic" w:hAnsi="Century Gothic"/>
          <w:sz w:val="20"/>
        </w:rPr>
        <w:t xml:space="preserve">From Date and To Date – the start and end of the configured work shift. </w:t>
      </w:r>
    </w:p>
    <w:p w14:paraId="5E6C6A57" w14:textId="77777777" w:rsidR="00F41591" w:rsidRPr="00F41591" w:rsidRDefault="00F41591" w:rsidP="00F41591">
      <w:pPr>
        <w:numPr>
          <w:ilvl w:val="0"/>
          <w:numId w:val="17"/>
        </w:numPr>
        <w:tabs>
          <w:tab w:val="clear" w:pos="360"/>
        </w:tabs>
        <w:spacing w:after="20" w:line="248" w:lineRule="auto"/>
        <w:ind w:right="53" w:hanging="360"/>
        <w:jc w:val="both"/>
        <w:rPr>
          <w:rFonts w:ascii="Century Gothic" w:hAnsi="Century Gothic"/>
          <w:sz w:val="20"/>
        </w:rPr>
      </w:pPr>
      <w:r w:rsidRPr="00F41591">
        <w:rPr>
          <w:rFonts w:ascii="Century Gothic" w:hAnsi="Century Gothic"/>
          <w:sz w:val="20"/>
        </w:rPr>
        <w:t xml:space="preserve">Shift Name – This is the shift defined during the setup of the calendar. </w:t>
      </w:r>
    </w:p>
    <w:p w14:paraId="00387BDA" w14:textId="77777777" w:rsidR="00F41591" w:rsidRPr="00AC7DBA" w:rsidRDefault="00F41591" w:rsidP="00F41591">
      <w:pPr>
        <w:numPr>
          <w:ilvl w:val="0"/>
          <w:numId w:val="17"/>
        </w:numPr>
        <w:tabs>
          <w:tab w:val="clear" w:pos="360"/>
        </w:tabs>
        <w:spacing w:after="20" w:line="248" w:lineRule="auto"/>
        <w:ind w:right="53" w:hanging="360"/>
        <w:jc w:val="both"/>
      </w:pPr>
      <w:r w:rsidRPr="00F41591">
        <w:rPr>
          <w:rFonts w:ascii="Century Gothic" w:hAnsi="Century Gothic"/>
          <w:sz w:val="20"/>
        </w:rPr>
        <w:t xml:space="preserve">Active – it is valid.  </w:t>
      </w:r>
    </w:p>
    <w:p w14:paraId="16CD9808" w14:textId="77777777" w:rsidR="00AC7DBA" w:rsidRDefault="00AC7DBA" w:rsidP="00AC7DBA">
      <w:pPr>
        <w:tabs>
          <w:tab w:val="clear" w:pos="360"/>
        </w:tabs>
        <w:spacing w:after="20" w:line="248" w:lineRule="auto"/>
        <w:ind w:right="53"/>
        <w:jc w:val="both"/>
        <w:rPr>
          <w:rFonts w:ascii="Century Gothic" w:hAnsi="Century Gothic"/>
          <w:sz w:val="20"/>
        </w:rPr>
      </w:pPr>
    </w:p>
    <w:p w14:paraId="684E18FC" w14:textId="02B5A4BD" w:rsidR="00AC7DBA" w:rsidRPr="00AC7DBA" w:rsidRDefault="00AC7DBA" w:rsidP="00AC7DBA">
      <w:pPr>
        <w:pStyle w:val="ListParagraph"/>
        <w:numPr>
          <w:ilvl w:val="0"/>
          <w:numId w:val="13"/>
        </w:numPr>
        <w:tabs>
          <w:tab w:val="clear" w:pos="360"/>
        </w:tabs>
        <w:spacing w:after="20" w:line="248" w:lineRule="auto"/>
        <w:ind w:right="53"/>
        <w:jc w:val="both"/>
        <w:rPr>
          <w:rFonts w:ascii="Century Gothic" w:hAnsi="Century Gothic"/>
          <w:b/>
          <w:sz w:val="20"/>
        </w:rPr>
      </w:pPr>
      <w:r w:rsidRPr="00AC7DBA">
        <w:rPr>
          <w:rFonts w:ascii="Century Gothic" w:hAnsi="Century Gothic"/>
          <w:b/>
          <w:sz w:val="20"/>
        </w:rPr>
        <w:t>Task Configuration</w:t>
      </w:r>
    </w:p>
    <w:p w14:paraId="1FEDCA12" w14:textId="77777777" w:rsidR="00AC7DBA" w:rsidRPr="00AC7DBA" w:rsidRDefault="00AC7DBA" w:rsidP="00AC7DBA">
      <w:pPr>
        <w:ind w:left="10" w:right="53"/>
        <w:rPr>
          <w:rFonts w:ascii="Century Gothic" w:hAnsi="Century Gothic"/>
          <w:sz w:val="20"/>
        </w:rPr>
      </w:pPr>
      <w:r w:rsidRPr="00AC7DBA">
        <w:rPr>
          <w:rFonts w:ascii="Century Gothic" w:hAnsi="Century Gothic"/>
          <w:sz w:val="20"/>
        </w:rPr>
        <w:t xml:space="preserve">This is the setup of the task and the roles of the assigned modules. </w:t>
      </w:r>
    </w:p>
    <w:p w14:paraId="006DC506" w14:textId="77777777" w:rsidR="00AC7DBA" w:rsidRPr="00AC7DBA" w:rsidRDefault="00AC7DBA" w:rsidP="00AC7DBA">
      <w:pPr>
        <w:spacing w:line="259" w:lineRule="auto"/>
        <w:rPr>
          <w:rFonts w:ascii="Century Gothic" w:hAnsi="Century Gothic"/>
          <w:sz w:val="20"/>
        </w:rPr>
      </w:pPr>
      <w:r w:rsidRPr="00AC7DBA">
        <w:rPr>
          <w:rFonts w:ascii="Century Gothic" w:hAnsi="Century Gothic"/>
          <w:sz w:val="20"/>
        </w:rPr>
        <w:t xml:space="preserve"> </w:t>
      </w:r>
    </w:p>
    <w:p w14:paraId="0E2C184D" w14:textId="27151AA0" w:rsidR="00AC7DBA" w:rsidRPr="00AC7DBA" w:rsidRDefault="008153FD" w:rsidP="00AC7DBA">
      <w:pPr>
        <w:ind w:left="10" w:right="53"/>
        <w:rPr>
          <w:rFonts w:ascii="Century Gothic" w:hAnsi="Century Gothic"/>
          <w:sz w:val="20"/>
        </w:rPr>
      </w:pPr>
      <w:r>
        <w:rPr>
          <w:rFonts w:ascii="Century Gothic" w:hAnsi="Century Gothic"/>
          <w:sz w:val="20"/>
        </w:rPr>
        <w:t xml:space="preserve">Here are the field </w:t>
      </w:r>
      <w:r w:rsidR="00AC7DBA" w:rsidRPr="00AC7DBA">
        <w:rPr>
          <w:rFonts w:ascii="Century Gothic" w:hAnsi="Century Gothic"/>
          <w:sz w:val="20"/>
        </w:rPr>
        <w:t xml:space="preserve">needs to be setup: </w:t>
      </w:r>
    </w:p>
    <w:p w14:paraId="4CAD0063"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Task code – task code, unique. </w:t>
      </w:r>
    </w:p>
    <w:p w14:paraId="23F4C712"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Task Name – Description of the task </w:t>
      </w:r>
    </w:p>
    <w:p w14:paraId="0085CB52"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Module – Module for this task. </w:t>
      </w:r>
    </w:p>
    <w:p w14:paraId="27D5AABC"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Role – eCMS will only display the roles which is tied to the module. The role of the custom officers assigned to this task. This is tied to the CMS user’s role. </w:t>
      </w:r>
    </w:p>
    <w:p w14:paraId="4B03ACA3"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Party – once set, it is only for the defined organization i.e. Customs. </w:t>
      </w:r>
    </w:p>
    <w:p w14:paraId="6702D359"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Customs office – once set, it is valid for the defined custom office. </w:t>
      </w:r>
    </w:p>
    <w:p w14:paraId="7272F5AA"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Algorithm  </w:t>
      </w:r>
    </w:p>
    <w:p w14:paraId="3F477005" w14:textId="77777777" w:rsidR="00AC7DBA" w:rsidRPr="00AC7DBA" w:rsidRDefault="00AC7DBA" w:rsidP="00AC7DBA">
      <w:pPr>
        <w:numPr>
          <w:ilvl w:val="1"/>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Round Robin – each office is assigned a task assigned fairly. </w:t>
      </w:r>
    </w:p>
    <w:p w14:paraId="32A153FF" w14:textId="77777777" w:rsidR="00AC7DBA" w:rsidRPr="00AC7DBA" w:rsidRDefault="00AC7DBA" w:rsidP="00AC7DBA">
      <w:pPr>
        <w:numPr>
          <w:ilvl w:val="0"/>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Due dates (from creation date) </w:t>
      </w:r>
    </w:p>
    <w:p w14:paraId="722031DA" w14:textId="77777777" w:rsidR="00AC7DBA" w:rsidRPr="00AC7DBA" w:rsidRDefault="00AC7DBA" w:rsidP="00AC7DBA">
      <w:pPr>
        <w:numPr>
          <w:ilvl w:val="1"/>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Days – number of days for the task to be completed once assigned. </w:t>
      </w:r>
    </w:p>
    <w:p w14:paraId="58257EB1" w14:textId="77777777" w:rsidR="00AC7DBA" w:rsidRPr="00AC7DBA" w:rsidRDefault="00AC7DBA" w:rsidP="00AC7DBA">
      <w:pPr>
        <w:numPr>
          <w:ilvl w:val="1"/>
          <w:numId w:val="18"/>
        </w:numPr>
        <w:tabs>
          <w:tab w:val="clear" w:pos="360"/>
        </w:tabs>
        <w:spacing w:after="20" w:line="248" w:lineRule="auto"/>
        <w:ind w:right="53"/>
        <w:jc w:val="both"/>
        <w:rPr>
          <w:rFonts w:ascii="Century Gothic" w:hAnsi="Century Gothic"/>
          <w:sz w:val="20"/>
        </w:rPr>
      </w:pPr>
      <w:r w:rsidRPr="00AC7DBA">
        <w:rPr>
          <w:rFonts w:ascii="Century Gothic" w:hAnsi="Century Gothic"/>
          <w:sz w:val="20"/>
        </w:rPr>
        <w:t xml:space="preserve">Type of Days – Working days/Calendar days. Calendar days mean weekend included while working days is tied to the work week as setup. </w:t>
      </w:r>
    </w:p>
    <w:p w14:paraId="317A27F0" w14:textId="77777777" w:rsidR="00AC7DBA" w:rsidRPr="00AC7DBA" w:rsidRDefault="00AC7DBA" w:rsidP="00AC7DBA">
      <w:pPr>
        <w:spacing w:after="250" w:line="259" w:lineRule="auto"/>
        <w:rPr>
          <w:rFonts w:ascii="Century Gothic" w:hAnsi="Century Gothic"/>
          <w:sz w:val="20"/>
        </w:rPr>
      </w:pPr>
      <w:r w:rsidRPr="00AC7DBA">
        <w:rPr>
          <w:rFonts w:ascii="Century Gothic" w:hAnsi="Century Gothic"/>
          <w:color w:val="FF0000"/>
          <w:sz w:val="20"/>
        </w:rPr>
        <w:t xml:space="preserve"> </w:t>
      </w:r>
    </w:p>
    <w:p w14:paraId="1194560B" w14:textId="77777777" w:rsidR="00AC7DBA" w:rsidRDefault="00AC7DBA" w:rsidP="00AC7DBA">
      <w:pPr>
        <w:pStyle w:val="ListParagraph"/>
        <w:tabs>
          <w:tab w:val="clear" w:pos="360"/>
        </w:tabs>
        <w:spacing w:after="20" w:line="248" w:lineRule="auto"/>
        <w:ind w:left="810" w:right="53"/>
        <w:jc w:val="both"/>
      </w:pPr>
    </w:p>
    <w:p w14:paraId="2FCF35A9" w14:textId="77777777" w:rsidR="00F41591" w:rsidRPr="00F41591" w:rsidRDefault="00F41591" w:rsidP="00F41591">
      <w:pPr>
        <w:pStyle w:val="ListParagraph"/>
        <w:tabs>
          <w:tab w:val="clear" w:pos="360"/>
        </w:tabs>
        <w:ind w:left="810"/>
        <w:rPr>
          <w:rFonts w:ascii="Century Gothic" w:hAnsi="Century Gothic"/>
          <w:sz w:val="20"/>
        </w:rPr>
      </w:pPr>
    </w:p>
    <w:p w14:paraId="2383AC18" w14:textId="26ACB2D2" w:rsidR="00233A46" w:rsidRPr="0051707B" w:rsidRDefault="00233A46" w:rsidP="0090342B">
      <w:pPr>
        <w:tabs>
          <w:tab w:val="clear" w:pos="360"/>
        </w:tabs>
        <w:rPr>
          <w:rFonts w:ascii="Century Gothic" w:hAnsi="Century Gothic"/>
          <w:color w:val="0000FF"/>
          <w:sz w:val="20"/>
        </w:rPr>
      </w:pPr>
    </w:p>
    <w:p w14:paraId="6B303373" w14:textId="77777777" w:rsidR="0097129F" w:rsidRPr="0097129F" w:rsidRDefault="0097129F" w:rsidP="0097129F">
      <w:pPr>
        <w:pStyle w:val="ListParagraph"/>
        <w:numPr>
          <w:ilvl w:val="0"/>
          <w:numId w:val="13"/>
        </w:numPr>
        <w:tabs>
          <w:tab w:val="clear" w:pos="360"/>
        </w:tabs>
        <w:rPr>
          <w:rFonts w:ascii="Century Gothic" w:hAnsi="Century Gothic"/>
          <w:b/>
          <w:smallCaps/>
          <w:kern w:val="28"/>
          <w:sz w:val="20"/>
        </w:rPr>
      </w:pPr>
      <w:r w:rsidRPr="0097129F">
        <w:rPr>
          <w:rFonts w:ascii="Century Gothic" w:hAnsi="Century Gothic"/>
          <w:b/>
          <w:sz w:val="20"/>
        </w:rPr>
        <w:t>Pending Tasks</w:t>
      </w:r>
    </w:p>
    <w:p w14:paraId="691BF370" w14:textId="77777777" w:rsidR="0097129F" w:rsidRDefault="0097129F" w:rsidP="0097129F">
      <w:pPr>
        <w:pStyle w:val="ListParagraph"/>
        <w:spacing w:after="88"/>
        <w:ind w:left="810" w:right="53"/>
        <w:rPr>
          <w:rFonts w:ascii="Century Gothic" w:hAnsi="Century Gothic"/>
          <w:sz w:val="20"/>
        </w:rPr>
      </w:pPr>
      <w:r w:rsidRPr="0097129F">
        <w:rPr>
          <w:rFonts w:ascii="Century Gothic" w:hAnsi="Century Gothic"/>
          <w:sz w:val="20"/>
        </w:rPr>
        <w:t xml:space="preserve">This is used for reassignment of task to another officer. Supervising officer will use the function to assign task to another officer. </w:t>
      </w:r>
    </w:p>
    <w:p w14:paraId="42EFD800" w14:textId="77777777" w:rsidR="003C29E4" w:rsidRDefault="003C29E4" w:rsidP="0097129F">
      <w:pPr>
        <w:pStyle w:val="ListParagraph"/>
        <w:spacing w:after="88"/>
        <w:ind w:left="810" w:right="53"/>
        <w:rPr>
          <w:rFonts w:ascii="Century Gothic" w:hAnsi="Century Gothic"/>
          <w:sz w:val="20"/>
        </w:rPr>
      </w:pPr>
    </w:p>
    <w:p w14:paraId="4065DD70" w14:textId="7B9CD0BA" w:rsidR="003C29E4" w:rsidRDefault="003C29E4" w:rsidP="003C29E4">
      <w:pPr>
        <w:pStyle w:val="ListParagraph"/>
        <w:numPr>
          <w:ilvl w:val="0"/>
          <w:numId w:val="13"/>
        </w:numPr>
        <w:spacing w:after="88"/>
        <w:ind w:right="53"/>
        <w:rPr>
          <w:rFonts w:ascii="Century Gothic" w:hAnsi="Century Gothic"/>
          <w:b/>
          <w:sz w:val="20"/>
        </w:rPr>
      </w:pPr>
      <w:r w:rsidRPr="003C29E4">
        <w:rPr>
          <w:rFonts w:ascii="Century Gothic" w:hAnsi="Century Gothic"/>
          <w:b/>
          <w:sz w:val="20"/>
        </w:rPr>
        <w:t>Resource Assignment</w:t>
      </w:r>
    </w:p>
    <w:p w14:paraId="4A00776A" w14:textId="757C8E0D" w:rsidR="003C29E4" w:rsidRPr="0017360C" w:rsidRDefault="003C29E4" w:rsidP="003C29E4">
      <w:pPr>
        <w:pStyle w:val="ListParagraph"/>
        <w:spacing w:after="88"/>
        <w:ind w:left="810" w:right="53"/>
        <w:rPr>
          <w:rFonts w:ascii="Century Gothic" w:hAnsi="Century Gothic"/>
          <w:b/>
          <w:sz w:val="20"/>
        </w:rPr>
      </w:pPr>
      <w:r w:rsidRPr="0017360C">
        <w:rPr>
          <w:rFonts w:ascii="Century Gothic" w:hAnsi="Century Gothic"/>
          <w:sz w:val="20"/>
        </w:rPr>
        <w:t>There are 2 ways for resources to be assigned to a task manual and automatically</w:t>
      </w:r>
    </w:p>
    <w:p w14:paraId="43D889A3" w14:textId="3332B797" w:rsidR="009A6117" w:rsidRPr="0097129F" w:rsidRDefault="009A6117" w:rsidP="0097129F">
      <w:pPr>
        <w:pStyle w:val="ListParagraph"/>
        <w:numPr>
          <w:ilvl w:val="0"/>
          <w:numId w:val="13"/>
        </w:numPr>
        <w:tabs>
          <w:tab w:val="clear" w:pos="360"/>
        </w:tabs>
        <w:rPr>
          <w:rFonts w:ascii="Century Gothic" w:hAnsi="Century Gothic"/>
          <w:b/>
          <w:smallCaps/>
          <w:kern w:val="28"/>
          <w:sz w:val="20"/>
        </w:rPr>
      </w:pPr>
      <w:r w:rsidRPr="0097129F">
        <w:rPr>
          <w:rFonts w:ascii="Century Gothic" w:hAnsi="Century Gothic"/>
          <w:b/>
          <w:sz w:val="20"/>
        </w:rPr>
        <w:br w:type="page"/>
      </w:r>
    </w:p>
    <w:p w14:paraId="410A8003" w14:textId="6EC62DD0" w:rsidR="006568B3" w:rsidRDefault="006568B3" w:rsidP="006568B3">
      <w:pPr>
        <w:pStyle w:val="Heading1"/>
        <w:shd w:val="clear" w:color="auto" w:fill="auto"/>
        <w:tabs>
          <w:tab w:val="clear" w:pos="360"/>
        </w:tabs>
        <w:rPr>
          <w:rFonts w:ascii="Century Gothic" w:hAnsi="Century Gothic"/>
          <w:sz w:val="24"/>
          <w:szCs w:val="24"/>
        </w:rPr>
      </w:pPr>
      <w:bookmarkStart w:id="11" w:name="_Toc95735754"/>
      <w:r>
        <w:rPr>
          <w:rFonts w:ascii="Century Gothic" w:hAnsi="Century Gothic"/>
          <w:sz w:val="24"/>
          <w:szCs w:val="24"/>
        </w:rPr>
        <w:lastRenderedPageBreak/>
        <w:t>Architectural Strategies</w:t>
      </w:r>
      <w:bookmarkEnd w:id="11"/>
    </w:p>
    <w:p w14:paraId="37C6F242" w14:textId="08BE3ADD" w:rsidR="00432E17" w:rsidRDefault="00432E17" w:rsidP="0090342B">
      <w:pPr>
        <w:rPr>
          <w:rFonts w:ascii="Century Gothic" w:hAnsi="Century Gothic"/>
        </w:rPr>
      </w:pPr>
    </w:p>
    <w:p w14:paraId="57BB660C" w14:textId="77777777" w:rsidR="00FC5F5C" w:rsidRPr="00FC5F5C" w:rsidRDefault="00FC5F5C" w:rsidP="00FC5F5C">
      <w:pPr>
        <w:jc w:val="both"/>
        <w:rPr>
          <w:rFonts w:ascii="Century Gothic" w:hAnsi="Century Gothic"/>
        </w:rPr>
      </w:pPr>
      <w:r w:rsidRPr="00FC5F5C">
        <w:rPr>
          <w:rFonts w:ascii="Century Gothic" w:hAnsi="Century Gothic"/>
        </w:rPr>
        <w:t xml:space="preserve">Microservices architecture pattern is seen as a viable alternative to monolithic applications and service-oriented architectures. The components are deployed as separate units through an effective, streamlined delivery pipeline. The pattern’s benefits are enhanced scalability and a high degree of decoupling within the application. </w:t>
      </w:r>
    </w:p>
    <w:p w14:paraId="4B46B519" w14:textId="77777777" w:rsidR="00FC5F5C" w:rsidRPr="00FC5F5C" w:rsidRDefault="00FC5F5C" w:rsidP="00FC5F5C">
      <w:pPr>
        <w:jc w:val="both"/>
        <w:rPr>
          <w:rFonts w:ascii="Century Gothic" w:hAnsi="Century Gothic"/>
        </w:rPr>
      </w:pPr>
    </w:p>
    <w:p w14:paraId="729E58A5" w14:textId="77777777" w:rsidR="00FC5F5C" w:rsidRPr="00FC5F5C" w:rsidRDefault="00FC5F5C" w:rsidP="00FC5F5C">
      <w:pPr>
        <w:jc w:val="both"/>
        <w:rPr>
          <w:rFonts w:ascii="Century Gothic" w:hAnsi="Century Gothic"/>
        </w:rPr>
      </w:pPr>
      <w:r w:rsidRPr="00FC5F5C">
        <w:rPr>
          <w:rFonts w:ascii="Century Gothic" w:hAnsi="Century Gothic"/>
        </w:rPr>
        <w:t>Owing to its decoupled and independent characteristics, the same components can be separately developed, deployed, and tested without interdependency on any other service component.</w:t>
      </w:r>
    </w:p>
    <w:p w14:paraId="3FBBA69B" w14:textId="77777777" w:rsidR="00FC5F5C" w:rsidRPr="00FC5F5C" w:rsidRDefault="00FC5F5C" w:rsidP="00FC5F5C">
      <w:pPr>
        <w:jc w:val="both"/>
        <w:rPr>
          <w:rFonts w:ascii="Century Gothic" w:hAnsi="Century Gothic"/>
        </w:rPr>
      </w:pPr>
    </w:p>
    <w:p w14:paraId="1CF35B1B" w14:textId="77777777" w:rsidR="00FC5F5C" w:rsidRPr="00FC5F5C" w:rsidRDefault="00FC5F5C" w:rsidP="00FC5F5C">
      <w:pPr>
        <w:jc w:val="both"/>
        <w:rPr>
          <w:rFonts w:ascii="Century Gothic" w:hAnsi="Century Gothic"/>
        </w:rPr>
      </w:pPr>
      <w:r w:rsidRPr="00FC5F5C">
        <w:rPr>
          <w:rFonts w:ascii="Century Gothic" w:hAnsi="Century Gothic"/>
        </w:rPr>
        <w:t>The benefit of decomposing an application into different smaller services are numerous:</w:t>
      </w:r>
    </w:p>
    <w:p w14:paraId="3EFAE9A2" w14:textId="77777777" w:rsidR="00FC5F5C" w:rsidRPr="00FC5F5C" w:rsidRDefault="00FC5F5C" w:rsidP="00FC5F5C">
      <w:pPr>
        <w:jc w:val="both"/>
        <w:rPr>
          <w:rFonts w:ascii="Century Gothic" w:hAnsi="Century Gothic"/>
        </w:rPr>
      </w:pPr>
    </w:p>
    <w:p w14:paraId="3AE1C8FD" w14:textId="77777777" w:rsidR="00FC5F5C" w:rsidRPr="00FC5F5C" w:rsidRDefault="00FC5F5C" w:rsidP="00FC5F5C">
      <w:pPr>
        <w:jc w:val="both"/>
        <w:rPr>
          <w:rFonts w:ascii="Century Gothic" w:hAnsi="Century Gothic"/>
        </w:rPr>
      </w:pPr>
      <w:r w:rsidRPr="00FC5F5C">
        <w:rPr>
          <w:rFonts w:ascii="Century Gothic" w:hAnsi="Century Gothic"/>
        </w:rPr>
        <w:t>Modularity: This makes the application easier to understand, develop, test, and become more resilient to architecture erosion.</w:t>
      </w:r>
    </w:p>
    <w:p w14:paraId="02E86349" w14:textId="77777777" w:rsidR="00FC5F5C" w:rsidRPr="00FC5F5C" w:rsidRDefault="00FC5F5C" w:rsidP="00FC5F5C">
      <w:pPr>
        <w:jc w:val="both"/>
        <w:rPr>
          <w:rFonts w:ascii="Century Gothic" w:hAnsi="Century Gothic"/>
        </w:rPr>
      </w:pPr>
    </w:p>
    <w:p w14:paraId="2835A50A" w14:textId="021A1711" w:rsidR="00FC5F5C" w:rsidRPr="00FC5F5C" w:rsidRDefault="00FC5F5C" w:rsidP="00FC5F5C">
      <w:pPr>
        <w:jc w:val="both"/>
        <w:rPr>
          <w:rFonts w:ascii="Century Gothic" w:hAnsi="Century Gothic"/>
        </w:rPr>
      </w:pPr>
      <w:r w:rsidRPr="00FC5F5C">
        <w:rPr>
          <w:rFonts w:ascii="Century Gothic" w:hAnsi="Century Gothic"/>
        </w:rPr>
        <w:t>Scalability: Since microservices are implemented and deployed independently of each other, i.e., they run within independent processes, they can be monitored and scaled independently.</w:t>
      </w:r>
    </w:p>
    <w:p w14:paraId="2D0928FC" w14:textId="77777777" w:rsidR="00FC5F5C" w:rsidRPr="00FC5F5C" w:rsidRDefault="00FC5F5C" w:rsidP="00FC5F5C">
      <w:pPr>
        <w:jc w:val="both"/>
        <w:rPr>
          <w:rFonts w:ascii="Century Gothic" w:hAnsi="Century Gothic"/>
        </w:rPr>
      </w:pPr>
    </w:p>
    <w:p w14:paraId="04E4E9FC" w14:textId="0FA539AA" w:rsidR="00FC5F5C" w:rsidRDefault="00FC5F5C" w:rsidP="00FC5F5C">
      <w:pPr>
        <w:jc w:val="both"/>
        <w:rPr>
          <w:rFonts w:ascii="Century Gothic" w:hAnsi="Century Gothic"/>
        </w:rPr>
      </w:pPr>
      <w:r w:rsidRPr="00FC5F5C">
        <w:rPr>
          <w:rFonts w:ascii="Century Gothic" w:hAnsi="Century Gothic"/>
        </w:rPr>
        <w:t>Distributed development: it parallelizes development by enabling small autonomous teams to develop, deploy and scale their respective services independently.</w:t>
      </w:r>
      <w:r>
        <w:rPr>
          <w:rFonts w:ascii="Century Gothic" w:hAnsi="Century Gothic"/>
        </w:rPr>
        <w:t xml:space="preserve"> </w:t>
      </w:r>
      <w:r w:rsidRPr="00FC5F5C">
        <w:rPr>
          <w:rFonts w:ascii="Century Gothic" w:hAnsi="Century Gothic"/>
        </w:rPr>
        <w:t>It also allows the architecture of an individual service to emerge through continuous refactoring. Microservice-based architectures facilitate continuous integration, continuous delivery and deployment</w:t>
      </w:r>
    </w:p>
    <w:p w14:paraId="26B26E78" w14:textId="77777777" w:rsidR="006568B3" w:rsidRDefault="006568B3" w:rsidP="0090342B">
      <w:pPr>
        <w:rPr>
          <w:rFonts w:ascii="Century Gothic" w:hAnsi="Century Gothic"/>
        </w:rPr>
      </w:pPr>
    </w:p>
    <w:p w14:paraId="3343CC4A" w14:textId="77777777" w:rsidR="006568B3" w:rsidRDefault="006568B3" w:rsidP="0090342B">
      <w:pPr>
        <w:rPr>
          <w:rFonts w:ascii="Century Gothic" w:hAnsi="Century Gothic"/>
        </w:rPr>
      </w:pPr>
    </w:p>
    <w:p w14:paraId="6A9568B4" w14:textId="77777777" w:rsidR="00275220" w:rsidRDefault="00275220">
      <w:pPr>
        <w:tabs>
          <w:tab w:val="clear" w:pos="360"/>
        </w:tabs>
        <w:rPr>
          <w:rFonts w:ascii="Century Gothic" w:hAnsi="Century Gothic"/>
          <w:b/>
          <w:smallCaps/>
          <w:kern w:val="28"/>
          <w:szCs w:val="24"/>
        </w:rPr>
      </w:pPr>
      <w:r>
        <w:rPr>
          <w:rFonts w:ascii="Century Gothic" w:hAnsi="Century Gothic"/>
          <w:szCs w:val="24"/>
        </w:rPr>
        <w:br w:type="page"/>
      </w:r>
    </w:p>
    <w:p w14:paraId="4B00FC76" w14:textId="703634D3" w:rsidR="006568B3" w:rsidRDefault="006568B3" w:rsidP="006568B3">
      <w:pPr>
        <w:pStyle w:val="Heading1"/>
        <w:shd w:val="clear" w:color="auto" w:fill="auto"/>
        <w:tabs>
          <w:tab w:val="clear" w:pos="360"/>
        </w:tabs>
        <w:rPr>
          <w:rFonts w:ascii="Century Gothic" w:hAnsi="Century Gothic"/>
          <w:sz w:val="24"/>
          <w:szCs w:val="24"/>
        </w:rPr>
      </w:pPr>
      <w:bookmarkStart w:id="12" w:name="_Toc95735755"/>
      <w:r>
        <w:rPr>
          <w:rFonts w:ascii="Century Gothic" w:hAnsi="Century Gothic"/>
          <w:sz w:val="24"/>
          <w:szCs w:val="24"/>
        </w:rPr>
        <w:lastRenderedPageBreak/>
        <w:t>System Architecture</w:t>
      </w:r>
      <w:bookmarkEnd w:id="12"/>
    </w:p>
    <w:p w14:paraId="096A3516" w14:textId="77777777" w:rsidR="006568B3" w:rsidRDefault="006568B3" w:rsidP="0090342B">
      <w:pPr>
        <w:rPr>
          <w:rFonts w:ascii="Century Gothic" w:hAnsi="Century Gothic"/>
        </w:rPr>
      </w:pPr>
    </w:p>
    <w:p w14:paraId="26D19E57" w14:textId="77777777" w:rsidR="00275220" w:rsidRDefault="00275220" w:rsidP="0090342B">
      <w:pPr>
        <w:rPr>
          <w:rFonts w:ascii="Century Gothic" w:hAnsi="Century Gothic"/>
        </w:rPr>
      </w:pPr>
    </w:p>
    <w:p w14:paraId="31558DFE" w14:textId="77777777" w:rsidR="00275220" w:rsidRDefault="00275220" w:rsidP="0090342B">
      <w:pPr>
        <w:rPr>
          <w:rFonts w:ascii="Century Gothic" w:hAnsi="Century Gothic"/>
        </w:rPr>
      </w:pPr>
      <w:r>
        <w:rPr>
          <w:noProof/>
        </w:rPr>
        <w:drawing>
          <wp:inline distT="0" distB="0" distL="0" distR="0" wp14:anchorId="0F6B5E8F" wp14:editId="2C8DDA43">
            <wp:extent cx="5486400" cy="3533775"/>
            <wp:effectExtent l="0" t="0" r="0" b="952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9"/>
                    <a:stretch>
                      <a:fillRect/>
                    </a:stretch>
                  </pic:blipFill>
                  <pic:spPr>
                    <a:xfrm>
                      <a:off x="0" y="0"/>
                      <a:ext cx="5486400" cy="3533775"/>
                    </a:xfrm>
                    <a:prstGeom prst="rect">
                      <a:avLst/>
                    </a:prstGeom>
                  </pic:spPr>
                </pic:pic>
              </a:graphicData>
            </a:graphic>
          </wp:inline>
        </w:drawing>
      </w:r>
    </w:p>
    <w:p w14:paraId="1F4C925A" w14:textId="77777777" w:rsidR="00275220" w:rsidRDefault="00275220" w:rsidP="0090342B">
      <w:pPr>
        <w:rPr>
          <w:rFonts w:ascii="Century Gothic" w:hAnsi="Century Gothic"/>
        </w:rPr>
      </w:pPr>
    </w:p>
    <w:p w14:paraId="5FDECDAE" w14:textId="10B2FD7A" w:rsidR="00275220" w:rsidRPr="00275220" w:rsidRDefault="00275220" w:rsidP="0090342B">
      <w:pPr>
        <w:rPr>
          <w:rFonts w:ascii="Century Gothic" w:hAnsi="Century Gothic"/>
          <w:b/>
          <w:bCs/>
          <w:u w:val="single"/>
        </w:rPr>
      </w:pPr>
      <w:r w:rsidRPr="00275220">
        <w:rPr>
          <w:rFonts w:ascii="Century Gothic" w:hAnsi="Century Gothic"/>
          <w:b/>
          <w:bCs/>
          <w:u w:val="single"/>
        </w:rPr>
        <w:t>Microservices Architecture</w:t>
      </w:r>
    </w:p>
    <w:p w14:paraId="78C50E91" w14:textId="77777777" w:rsidR="00275220" w:rsidRDefault="00275220" w:rsidP="0090342B">
      <w:pPr>
        <w:rPr>
          <w:rFonts w:ascii="Century Gothic" w:hAnsi="Century Gothic"/>
        </w:rPr>
      </w:pPr>
    </w:p>
    <w:p w14:paraId="78B925A3" w14:textId="4977B8A6" w:rsidR="00275220" w:rsidRPr="0051707B" w:rsidRDefault="00275220" w:rsidP="0090342B">
      <w:pPr>
        <w:rPr>
          <w:rFonts w:ascii="Century Gothic" w:hAnsi="Century Gothic"/>
        </w:rPr>
        <w:sectPr w:rsidR="00275220" w:rsidRPr="0051707B" w:rsidSect="00B52BA5">
          <w:pgSz w:w="12240" w:h="15840" w:code="1"/>
          <w:pgMar w:top="108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10F391C6" wp14:editId="3C2B9D16">
            <wp:extent cx="5486400" cy="342963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20"/>
                    <a:stretch>
                      <a:fillRect/>
                    </a:stretch>
                  </pic:blipFill>
                  <pic:spPr>
                    <a:xfrm>
                      <a:off x="0" y="0"/>
                      <a:ext cx="5486400" cy="3429635"/>
                    </a:xfrm>
                    <a:prstGeom prst="rect">
                      <a:avLst/>
                    </a:prstGeom>
                  </pic:spPr>
                </pic:pic>
              </a:graphicData>
            </a:graphic>
          </wp:inline>
        </w:drawing>
      </w:r>
    </w:p>
    <w:p w14:paraId="2F5524C5" w14:textId="1D7DB2A8" w:rsidR="003A13DB" w:rsidRDefault="00ED7D13" w:rsidP="00865200">
      <w:pPr>
        <w:pStyle w:val="Heading1"/>
        <w:shd w:val="clear" w:color="auto" w:fill="auto"/>
        <w:tabs>
          <w:tab w:val="clear" w:pos="360"/>
        </w:tabs>
        <w:rPr>
          <w:rFonts w:ascii="Century Gothic" w:hAnsi="Century Gothic"/>
          <w:sz w:val="24"/>
          <w:szCs w:val="24"/>
        </w:rPr>
      </w:pPr>
      <w:bookmarkStart w:id="13" w:name="_Toc95735756"/>
      <w:r>
        <w:rPr>
          <w:rFonts w:ascii="Century Gothic" w:hAnsi="Century Gothic"/>
          <w:sz w:val="24"/>
          <w:szCs w:val="24"/>
        </w:rPr>
        <w:lastRenderedPageBreak/>
        <w:t>Design viewpoints</w:t>
      </w:r>
      <w:bookmarkEnd w:id="13"/>
    </w:p>
    <w:p w14:paraId="7A3B9299" w14:textId="77777777" w:rsidR="00865200" w:rsidRPr="00865200" w:rsidRDefault="00865200" w:rsidP="00865200"/>
    <w:p w14:paraId="47A23B38" w14:textId="34F4846B" w:rsidR="003A13DB" w:rsidRPr="003A13DB" w:rsidRDefault="003A13DB" w:rsidP="003A13DB">
      <w:pPr>
        <w:pStyle w:val="Heading2"/>
      </w:pPr>
      <w:bookmarkStart w:id="14" w:name="_Toc95735757"/>
      <w:r>
        <w:t>Audit trail overview</w:t>
      </w:r>
      <w:bookmarkEnd w:id="14"/>
    </w:p>
    <w:p w14:paraId="4ACB84AE" w14:textId="77777777" w:rsidR="003A13DB" w:rsidRPr="00882E4C" w:rsidRDefault="003A13DB" w:rsidP="003A13DB">
      <w:pPr>
        <w:ind w:left="-5" w:right="43"/>
        <w:rPr>
          <w:rFonts w:ascii="Century Gothic" w:hAnsi="Century Gothic"/>
          <w:sz w:val="20"/>
        </w:rPr>
      </w:pPr>
      <w:r w:rsidRPr="00882E4C">
        <w:rPr>
          <w:rFonts w:ascii="Century Gothic" w:hAnsi="Century Gothic"/>
          <w:sz w:val="20"/>
        </w:rPr>
        <w:t xml:space="preserve">The Audit Trail module is used to audit various functionalities in </w:t>
      </w:r>
      <w:ins w:id="15" w:author="Raghavan Jaganathan" w:date="2021-07-07T23:56:00Z">
        <w:r w:rsidRPr="00882E4C">
          <w:rPr>
            <w:rFonts w:ascii="Century Gothic" w:hAnsi="Century Gothic"/>
            <w:sz w:val="20"/>
          </w:rPr>
          <w:t>e</w:t>
        </w:r>
      </w:ins>
      <w:del w:id="16" w:author="Raghavan Jaganathan" w:date="2021-07-07T23:56:00Z">
        <w:r w:rsidRPr="00882E4C" w:rsidDel="009C1E3C">
          <w:rPr>
            <w:rFonts w:ascii="Century Gothic" w:hAnsi="Century Gothic"/>
            <w:sz w:val="20"/>
          </w:rPr>
          <w:delText>E</w:delText>
        </w:r>
      </w:del>
      <w:r w:rsidRPr="00882E4C">
        <w:rPr>
          <w:rFonts w:ascii="Century Gothic" w:hAnsi="Century Gothic"/>
          <w:sz w:val="20"/>
        </w:rPr>
        <w:t xml:space="preserve">CMS modules by storing the details in audit tables. The Audit Trail module contains mainly two functions. The first one is called Data Collector and the other one is called Data Viewer. All modules in </w:t>
      </w:r>
      <w:ins w:id="17" w:author="Raghavan Jaganathan" w:date="2021-07-07T23:56:00Z">
        <w:r w:rsidRPr="00882E4C">
          <w:rPr>
            <w:rFonts w:ascii="Century Gothic" w:hAnsi="Century Gothic"/>
            <w:sz w:val="20"/>
          </w:rPr>
          <w:t>e</w:t>
        </w:r>
      </w:ins>
      <w:del w:id="18" w:author="Raghavan Jaganathan" w:date="2021-07-07T23:56:00Z">
        <w:r w:rsidRPr="00882E4C" w:rsidDel="009C1E3C">
          <w:rPr>
            <w:rFonts w:ascii="Century Gothic" w:hAnsi="Century Gothic"/>
            <w:sz w:val="20"/>
          </w:rPr>
          <w:delText>E</w:delText>
        </w:r>
      </w:del>
      <w:r w:rsidRPr="00882E4C">
        <w:rPr>
          <w:rFonts w:ascii="Century Gothic" w:hAnsi="Century Gothic"/>
          <w:sz w:val="20"/>
        </w:rPr>
        <w:t xml:space="preserve">CMS will have audit logging.  </w:t>
      </w:r>
    </w:p>
    <w:p w14:paraId="7CADE82A" w14:textId="77777777" w:rsidR="003A13DB" w:rsidRPr="00882E4C" w:rsidRDefault="003A13DB" w:rsidP="003A13DB">
      <w:pPr>
        <w:ind w:left="-5" w:right="43"/>
        <w:rPr>
          <w:rFonts w:ascii="Century Gothic" w:hAnsi="Century Gothic"/>
          <w:sz w:val="20"/>
        </w:rPr>
      </w:pPr>
    </w:p>
    <w:p w14:paraId="35C6B041" w14:textId="07141139" w:rsidR="003A13DB" w:rsidRDefault="003A13DB" w:rsidP="00757D98">
      <w:pPr>
        <w:spacing w:after="49"/>
        <w:ind w:left="-5" w:right="43"/>
        <w:rPr>
          <w:rFonts w:ascii="Century Gothic" w:hAnsi="Century Gothic"/>
          <w:sz w:val="20"/>
        </w:rPr>
      </w:pPr>
      <w:r w:rsidRPr="00882E4C">
        <w:rPr>
          <w:rFonts w:ascii="Century Gothic" w:hAnsi="Century Gothic"/>
          <w:sz w:val="20"/>
        </w:rPr>
        <w:t xml:space="preserve">The Audit Trail module is used by the system administrator (Customs) for system auditing and transaction auditing. Detailed audit tracking of each transaction can be done using the Audit Trail module. The Audit Trail module is a centralized module, and it tracks CMS audit. It is comprised of a front end for administrators to query and view a transaction audit log. At the backend all submitted transactions are audit trailed. System events like login/log out etc. will also be audited. The IP of the logged in user will also be tracked in the audit logs.  </w:t>
      </w:r>
    </w:p>
    <w:p w14:paraId="27E5687D" w14:textId="77777777" w:rsidR="00757D98" w:rsidRDefault="00757D98" w:rsidP="00757D98">
      <w:pPr>
        <w:spacing w:after="49"/>
        <w:ind w:left="-5" w:right="43"/>
        <w:rPr>
          <w:rFonts w:ascii="Century Gothic" w:hAnsi="Century Gothic"/>
          <w:sz w:val="20"/>
        </w:rPr>
      </w:pPr>
    </w:p>
    <w:p w14:paraId="62074AF5" w14:textId="0045A185" w:rsidR="00757D98" w:rsidRDefault="00757D98" w:rsidP="00757D98">
      <w:pPr>
        <w:pStyle w:val="Heading2"/>
      </w:pPr>
      <w:bookmarkStart w:id="19" w:name="_Toc77159341"/>
      <w:bookmarkStart w:id="20" w:name="_Toc95735758"/>
      <w:r>
        <w:t>Audit Trail Data Collector</w:t>
      </w:r>
      <w:bookmarkEnd w:id="19"/>
      <w:bookmarkEnd w:id="20"/>
    </w:p>
    <w:p w14:paraId="6A6A71CA" w14:textId="77777777" w:rsidR="00757D98" w:rsidRDefault="00757D98" w:rsidP="00757D98">
      <w:pPr>
        <w:ind w:left="-5" w:right="43"/>
        <w:rPr>
          <w:rFonts w:ascii="Century Gothic" w:hAnsi="Century Gothic"/>
          <w:sz w:val="20"/>
        </w:rPr>
      </w:pPr>
      <w:r w:rsidRPr="00757D98">
        <w:rPr>
          <w:rFonts w:ascii="Century Gothic" w:hAnsi="Century Gothic"/>
          <w:sz w:val="20"/>
        </w:rPr>
        <w:t xml:space="preserve">The Audit Trail Data Collector collects audit data from individual modules.  Its function is to receive audit trail data from applications and then store the data in the database.  </w:t>
      </w:r>
    </w:p>
    <w:p w14:paraId="445D2334" w14:textId="77777777" w:rsidR="00482930" w:rsidRDefault="00482930" w:rsidP="00757D98">
      <w:pPr>
        <w:ind w:left="-5" w:right="43"/>
        <w:rPr>
          <w:rFonts w:ascii="Century Gothic" w:hAnsi="Century Gothic"/>
          <w:sz w:val="20"/>
        </w:rPr>
      </w:pPr>
    </w:p>
    <w:p w14:paraId="2C02D4AA" w14:textId="6B25B10C" w:rsidR="00087B75" w:rsidRDefault="00087B75" w:rsidP="00087B75">
      <w:pPr>
        <w:pStyle w:val="Heading2"/>
      </w:pPr>
      <w:bookmarkStart w:id="21" w:name="_Toc77159342"/>
      <w:bookmarkStart w:id="22" w:name="_Toc95735759"/>
      <w:r>
        <w:t>Audit Type</w:t>
      </w:r>
      <w:bookmarkEnd w:id="21"/>
      <w:bookmarkEnd w:id="22"/>
    </w:p>
    <w:p w14:paraId="7B61B0C1" w14:textId="77777777" w:rsidR="00482930" w:rsidRPr="007506D9" w:rsidRDefault="00482930" w:rsidP="00482930">
      <w:pPr>
        <w:spacing w:after="53"/>
        <w:ind w:left="-5" w:right="43"/>
        <w:rPr>
          <w:rFonts w:ascii="Century Gothic" w:hAnsi="Century Gothic"/>
          <w:sz w:val="20"/>
        </w:rPr>
      </w:pPr>
      <w:r w:rsidRPr="007506D9">
        <w:rPr>
          <w:rFonts w:ascii="Century Gothic" w:hAnsi="Century Gothic"/>
          <w:sz w:val="20"/>
        </w:rPr>
        <w:t xml:space="preserve">Audit type defined for the data collector determines if the audit is a transaction audit or a system error or system event. The following audit types are defined: </w:t>
      </w:r>
    </w:p>
    <w:p w14:paraId="6DC6DE90" w14:textId="77777777" w:rsidR="00482930" w:rsidRPr="007506D9" w:rsidRDefault="00482930" w:rsidP="00482930">
      <w:pPr>
        <w:numPr>
          <w:ilvl w:val="0"/>
          <w:numId w:val="21"/>
        </w:numPr>
        <w:tabs>
          <w:tab w:val="clear" w:pos="360"/>
        </w:tabs>
        <w:spacing w:after="31" w:line="249" w:lineRule="auto"/>
        <w:ind w:left="700" w:right="43" w:hanging="360"/>
        <w:jc w:val="both"/>
        <w:rPr>
          <w:rFonts w:ascii="Century Gothic" w:hAnsi="Century Gothic"/>
          <w:sz w:val="20"/>
        </w:rPr>
      </w:pPr>
      <w:r w:rsidRPr="007506D9">
        <w:rPr>
          <w:rFonts w:ascii="Century Gothic" w:hAnsi="Century Gothic"/>
          <w:sz w:val="20"/>
        </w:rPr>
        <w:t xml:space="preserve">Error – Errors &amp; exceptions generated in the system. </w:t>
      </w:r>
    </w:p>
    <w:p w14:paraId="01551D4C" w14:textId="77777777" w:rsidR="00482930" w:rsidRPr="007506D9" w:rsidRDefault="00482930" w:rsidP="00482930">
      <w:pPr>
        <w:numPr>
          <w:ilvl w:val="0"/>
          <w:numId w:val="21"/>
        </w:numPr>
        <w:tabs>
          <w:tab w:val="clear" w:pos="360"/>
        </w:tabs>
        <w:spacing w:after="33" w:line="249" w:lineRule="auto"/>
        <w:ind w:left="700" w:right="43" w:hanging="360"/>
        <w:jc w:val="both"/>
        <w:rPr>
          <w:rFonts w:ascii="Century Gothic" w:hAnsi="Century Gothic"/>
          <w:sz w:val="20"/>
        </w:rPr>
      </w:pPr>
      <w:r w:rsidRPr="007506D9">
        <w:rPr>
          <w:rFonts w:ascii="Century Gothic" w:hAnsi="Century Gothic"/>
          <w:sz w:val="20"/>
        </w:rPr>
        <w:t xml:space="preserve">Log – This is general audit information. </w:t>
      </w:r>
    </w:p>
    <w:p w14:paraId="39519E23" w14:textId="77777777" w:rsidR="00482930" w:rsidRPr="007506D9" w:rsidRDefault="00482930" w:rsidP="00482930">
      <w:pPr>
        <w:numPr>
          <w:ilvl w:val="0"/>
          <w:numId w:val="21"/>
        </w:numPr>
        <w:tabs>
          <w:tab w:val="clear" w:pos="360"/>
        </w:tabs>
        <w:spacing w:after="35" w:line="249" w:lineRule="auto"/>
        <w:ind w:left="700" w:right="43" w:hanging="350"/>
        <w:jc w:val="both"/>
        <w:rPr>
          <w:rFonts w:ascii="Century Gothic" w:hAnsi="Century Gothic"/>
          <w:sz w:val="20"/>
        </w:rPr>
      </w:pPr>
      <w:r w:rsidRPr="007506D9">
        <w:rPr>
          <w:rFonts w:ascii="Century Gothic" w:hAnsi="Century Gothic"/>
          <w:sz w:val="20"/>
        </w:rPr>
        <w:t xml:space="preserve">System – System events like system/instance restarts, instance shut down etc. </w:t>
      </w:r>
    </w:p>
    <w:p w14:paraId="0B2C8108" w14:textId="77777777" w:rsidR="00482930" w:rsidRDefault="00482930" w:rsidP="00482930">
      <w:pPr>
        <w:tabs>
          <w:tab w:val="clear" w:pos="360"/>
        </w:tabs>
        <w:spacing w:after="35" w:line="249" w:lineRule="auto"/>
        <w:ind w:right="43"/>
      </w:pPr>
    </w:p>
    <w:p w14:paraId="0AD21ACB" w14:textId="6573277E" w:rsidR="004E2AAC" w:rsidRDefault="004E2AAC" w:rsidP="004E2AAC">
      <w:pPr>
        <w:pStyle w:val="Heading2"/>
      </w:pPr>
      <w:bookmarkStart w:id="23" w:name="_Toc77159343"/>
      <w:bookmarkStart w:id="24" w:name="_Toc95735760"/>
      <w:r>
        <w:t>Viewing Audit Trail</w:t>
      </w:r>
      <w:bookmarkEnd w:id="23"/>
      <w:bookmarkEnd w:id="24"/>
    </w:p>
    <w:p w14:paraId="16D24ACF" w14:textId="77777777" w:rsidR="00810AF6" w:rsidRPr="00810AF6" w:rsidRDefault="00810AF6" w:rsidP="00810AF6">
      <w:pPr>
        <w:rPr>
          <w:rFonts w:ascii="Century Gothic" w:hAnsi="Century Gothic"/>
          <w:sz w:val="20"/>
        </w:rPr>
      </w:pPr>
    </w:p>
    <w:p w14:paraId="1C8CB2BB" w14:textId="77777777" w:rsidR="00810AF6" w:rsidRPr="00810AF6" w:rsidRDefault="00810AF6" w:rsidP="00810AF6">
      <w:pPr>
        <w:spacing w:after="33"/>
        <w:ind w:left="-5" w:right="43"/>
        <w:rPr>
          <w:rFonts w:ascii="Century Gothic" w:hAnsi="Century Gothic"/>
          <w:sz w:val="20"/>
        </w:rPr>
      </w:pPr>
      <w:r w:rsidRPr="00810AF6">
        <w:rPr>
          <w:rFonts w:ascii="Century Gothic" w:hAnsi="Century Gothic"/>
          <w:sz w:val="20"/>
        </w:rPr>
        <w:t xml:space="preserve">A UI shall be provided for the system admin to view the audit logs. The UI will include filter options &amp; search options to look for audit trail based on: </w:t>
      </w:r>
    </w:p>
    <w:p w14:paraId="5CB16701" w14:textId="77777777" w:rsidR="00810AF6" w:rsidRPr="00810AF6" w:rsidRDefault="00810AF6" w:rsidP="00810AF6">
      <w:pPr>
        <w:spacing w:after="33"/>
        <w:ind w:left="-5" w:right="43"/>
        <w:rPr>
          <w:rFonts w:ascii="Century Gothic" w:hAnsi="Century Gothic"/>
          <w:sz w:val="20"/>
        </w:rPr>
      </w:pPr>
    </w:p>
    <w:p w14:paraId="1CC97E9C" w14:textId="77777777" w:rsidR="00810AF6" w:rsidRPr="00810AF6" w:rsidRDefault="00810AF6" w:rsidP="00810AF6">
      <w:pPr>
        <w:numPr>
          <w:ilvl w:val="0"/>
          <w:numId w:val="23"/>
        </w:numPr>
        <w:tabs>
          <w:tab w:val="clear" w:pos="360"/>
        </w:tabs>
        <w:spacing w:after="4" w:line="249" w:lineRule="auto"/>
        <w:ind w:left="700" w:right="43" w:hanging="284"/>
        <w:jc w:val="both"/>
        <w:rPr>
          <w:rFonts w:ascii="Century Gothic" w:hAnsi="Century Gothic"/>
          <w:sz w:val="20"/>
        </w:rPr>
      </w:pPr>
      <w:r w:rsidRPr="00810AF6">
        <w:rPr>
          <w:rFonts w:ascii="Century Gothic" w:hAnsi="Century Gothic"/>
          <w:sz w:val="20"/>
        </w:rPr>
        <w:t>Time period of audit</w:t>
      </w:r>
      <w:r w:rsidRPr="00810AF6">
        <w:rPr>
          <w:rFonts w:ascii="Century Gothic" w:hAnsi="Century Gothic"/>
          <w:i/>
          <w:color w:val="0000FF"/>
          <w:sz w:val="20"/>
        </w:rPr>
        <w:t xml:space="preserve"> </w:t>
      </w:r>
    </w:p>
    <w:p w14:paraId="790AFA10" w14:textId="77777777" w:rsidR="00810AF6" w:rsidRPr="00810AF6" w:rsidRDefault="00810AF6" w:rsidP="00810AF6">
      <w:pPr>
        <w:numPr>
          <w:ilvl w:val="0"/>
          <w:numId w:val="23"/>
        </w:numPr>
        <w:tabs>
          <w:tab w:val="clear" w:pos="360"/>
        </w:tabs>
        <w:spacing w:after="4" w:line="249" w:lineRule="auto"/>
        <w:ind w:left="700" w:right="43" w:hanging="284"/>
        <w:jc w:val="both"/>
        <w:rPr>
          <w:rFonts w:ascii="Century Gothic" w:hAnsi="Century Gothic"/>
          <w:sz w:val="20"/>
        </w:rPr>
      </w:pPr>
      <w:r w:rsidRPr="00810AF6">
        <w:rPr>
          <w:rFonts w:ascii="Century Gothic" w:hAnsi="Century Gothic"/>
          <w:sz w:val="20"/>
        </w:rPr>
        <w:t>Module</w:t>
      </w:r>
      <w:r w:rsidRPr="00810AF6">
        <w:rPr>
          <w:rFonts w:ascii="Century Gothic" w:hAnsi="Century Gothic"/>
          <w:i/>
          <w:color w:val="0000FF"/>
          <w:sz w:val="20"/>
        </w:rPr>
        <w:t xml:space="preserve"> </w:t>
      </w:r>
    </w:p>
    <w:p w14:paraId="35283E62" w14:textId="77777777" w:rsidR="00810AF6" w:rsidRPr="00810AF6" w:rsidRDefault="00810AF6" w:rsidP="00810AF6">
      <w:pPr>
        <w:numPr>
          <w:ilvl w:val="0"/>
          <w:numId w:val="23"/>
        </w:numPr>
        <w:tabs>
          <w:tab w:val="clear" w:pos="360"/>
        </w:tabs>
        <w:spacing w:after="4" w:line="249" w:lineRule="auto"/>
        <w:ind w:left="700" w:right="43" w:hanging="284"/>
        <w:jc w:val="both"/>
        <w:rPr>
          <w:rFonts w:ascii="Century Gothic" w:hAnsi="Century Gothic"/>
          <w:sz w:val="20"/>
        </w:rPr>
      </w:pPr>
      <w:r w:rsidRPr="00810AF6">
        <w:rPr>
          <w:rFonts w:ascii="Century Gothic" w:hAnsi="Century Gothic"/>
          <w:sz w:val="20"/>
        </w:rPr>
        <w:t>User Id</w:t>
      </w:r>
      <w:r w:rsidRPr="00810AF6">
        <w:rPr>
          <w:rFonts w:ascii="Century Gothic" w:hAnsi="Century Gothic"/>
          <w:i/>
          <w:color w:val="0000FF"/>
          <w:sz w:val="20"/>
        </w:rPr>
        <w:t xml:space="preserve"> </w:t>
      </w:r>
    </w:p>
    <w:p w14:paraId="63EE1821" w14:textId="77777777" w:rsidR="00810AF6" w:rsidRPr="00810AF6" w:rsidRDefault="00810AF6" w:rsidP="00810AF6">
      <w:pPr>
        <w:numPr>
          <w:ilvl w:val="0"/>
          <w:numId w:val="23"/>
        </w:numPr>
        <w:tabs>
          <w:tab w:val="clear" w:pos="360"/>
        </w:tabs>
        <w:spacing w:after="4" w:line="249" w:lineRule="auto"/>
        <w:ind w:left="700" w:right="43" w:hanging="284"/>
        <w:jc w:val="both"/>
        <w:rPr>
          <w:rFonts w:ascii="Century Gothic" w:hAnsi="Century Gothic"/>
          <w:sz w:val="20"/>
        </w:rPr>
      </w:pPr>
      <w:r w:rsidRPr="00810AF6">
        <w:rPr>
          <w:rFonts w:ascii="Century Gothic" w:hAnsi="Century Gothic"/>
          <w:sz w:val="20"/>
        </w:rPr>
        <w:t>Audit type</w:t>
      </w:r>
      <w:r w:rsidRPr="00810AF6">
        <w:rPr>
          <w:rFonts w:ascii="Century Gothic" w:hAnsi="Century Gothic"/>
          <w:i/>
          <w:color w:val="0000FF"/>
          <w:sz w:val="20"/>
        </w:rPr>
        <w:t xml:space="preserve"> </w:t>
      </w:r>
    </w:p>
    <w:p w14:paraId="4020A4B9" w14:textId="77777777" w:rsidR="00810AF6" w:rsidRPr="00810AF6" w:rsidRDefault="00810AF6" w:rsidP="00810AF6">
      <w:pPr>
        <w:spacing w:line="259" w:lineRule="auto"/>
        <w:rPr>
          <w:rFonts w:ascii="Century Gothic" w:hAnsi="Century Gothic"/>
          <w:sz w:val="20"/>
        </w:rPr>
      </w:pPr>
      <w:r w:rsidRPr="00810AF6">
        <w:rPr>
          <w:rFonts w:ascii="Century Gothic" w:hAnsi="Century Gothic"/>
          <w:sz w:val="20"/>
        </w:rPr>
        <w:t xml:space="preserve"> </w:t>
      </w:r>
    </w:p>
    <w:p w14:paraId="3F5C14EA" w14:textId="77777777" w:rsidR="00810AF6" w:rsidRPr="00810AF6" w:rsidRDefault="00810AF6" w:rsidP="00810AF6">
      <w:pPr>
        <w:ind w:left="-5" w:right="43"/>
        <w:rPr>
          <w:rFonts w:ascii="Century Gothic" w:hAnsi="Century Gothic"/>
          <w:sz w:val="20"/>
        </w:rPr>
      </w:pPr>
      <w:r w:rsidRPr="00810AF6">
        <w:rPr>
          <w:rFonts w:ascii="Century Gothic" w:hAnsi="Century Gothic"/>
          <w:sz w:val="20"/>
        </w:rPr>
        <w:t xml:space="preserve">The search page will have a view option to view the audit record. The user will be able to see the data as a name value pair. For e.g. Declaration data will be shown as below: </w:t>
      </w:r>
    </w:p>
    <w:p w14:paraId="4A9B2854" w14:textId="77777777" w:rsidR="00810AF6" w:rsidRPr="00810AF6" w:rsidRDefault="00810AF6" w:rsidP="00810AF6">
      <w:pPr>
        <w:spacing w:line="259" w:lineRule="auto"/>
        <w:rPr>
          <w:rFonts w:ascii="Century Gothic" w:hAnsi="Century Gothic"/>
          <w:sz w:val="20"/>
        </w:rPr>
      </w:pPr>
      <w:r w:rsidRPr="00810AF6">
        <w:rPr>
          <w:rFonts w:ascii="Century Gothic" w:hAnsi="Century Gothic"/>
          <w:sz w:val="20"/>
        </w:rPr>
        <w:t xml:space="preserve"> </w:t>
      </w:r>
    </w:p>
    <w:p w14:paraId="3D66F7C1" w14:textId="77777777" w:rsidR="00810AF6" w:rsidRPr="00810AF6" w:rsidRDefault="00810AF6" w:rsidP="00810AF6">
      <w:pPr>
        <w:ind w:left="-5" w:right="43"/>
        <w:rPr>
          <w:rFonts w:ascii="Century Gothic" w:hAnsi="Century Gothic"/>
          <w:sz w:val="20"/>
        </w:rPr>
      </w:pPr>
      <w:r w:rsidRPr="00810AF6">
        <w:rPr>
          <w:rFonts w:ascii="Century Gothic" w:hAnsi="Century Gothic"/>
          <w:sz w:val="20"/>
        </w:rPr>
        <w:t xml:space="preserve">Declaration Number: DECL1000101 </w:t>
      </w:r>
    </w:p>
    <w:p w14:paraId="323B8DC4" w14:textId="77777777" w:rsidR="00810AF6" w:rsidRPr="00810AF6" w:rsidRDefault="00810AF6" w:rsidP="00810AF6">
      <w:pPr>
        <w:ind w:left="-5" w:right="43"/>
        <w:rPr>
          <w:rFonts w:ascii="Century Gothic" w:hAnsi="Century Gothic"/>
          <w:sz w:val="20"/>
        </w:rPr>
      </w:pPr>
      <w:r w:rsidRPr="00810AF6">
        <w:rPr>
          <w:rFonts w:ascii="Century Gothic" w:hAnsi="Century Gothic"/>
          <w:sz w:val="20"/>
        </w:rPr>
        <w:t xml:space="preserve">Declaration Type: Import </w:t>
      </w:r>
    </w:p>
    <w:p w14:paraId="31BA6C33" w14:textId="77777777" w:rsidR="00810AF6" w:rsidRPr="00810AF6" w:rsidRDefault="00810AF6" w:rsidP="00810AF6">
      <w:pPr>
        <w:ind w:left="-5" w:right="43"/>
        <w:rPr>
          <w:rFonts w:ascii="Century Gothic" w:hAnsi="Century Gothic"/>
          <w:sz w:val="20"/>
        </w:rPr>
      </w:pPr>
      <w:r w:rsidRPr="00810AF6">
        <w:rPr>
          <w:rFonts w:ascii="Century Gothic" w:hAnsi="Century Gothic"/>
          <w:sz w:val="20"/>
        </w:rPr>
        <w:t xml:space="preserve">CPC Group: Import from Home </w:t>
      </w:r>
    </w:p>
    <w:p w14:paraId="455EC674" w14:textId="57D5ABC1" w:rsidR="00482930" w:rsidRPr="00810AF6" w:rsidRDefault="00810AF6" w:rsidP="00810AF6">
      <w:pPr>
        <w:tabs>
          <w:tab w:val="clear" w:pos="360"/>
        </w:tabs>
        <w:spacing w:after="35" w:line="249" w:lineRule="auto"/>
        <w:ind w:right="43"/>
        <w:rPr>
          <w:rFonts w:ascii="Century Gothic" w:hAnsi="Century Gothic"/>
          <w:sz w:val="20"/>
        </w:rPr>
      </w:pPr>
      <w:r w:rsidRPr="00810AF6">
        <w:rPr>
          <w:rFonts w:ascii="Century Gothic" w:hAnsi="Century Gothic"/>
          <w:sz w:val="20"/>
        </w:rPr>
        <w:t>Destination Country: SG</w:t>
      </w:r>
    </w:p>
    <w:p w14:paraId="78E16EB9" w14:textId="77777777" w:rsidR="00482930" w:rsidRPr="00757D98" w:rsidRDefault="00482930" w:rsidP="00757D98">
      <w:pPr>
        <w:ind w:left="-5" w:right="43"/>
        <w:rPr>
          <w:rFonts w:ascii="Century Gothic" w:hAnsi="Century Gothic"/>
          <w:sz w:val="20"/>
        </w:rPr>
      </w:pPr>
    </w:p>
    <w:p w14:paraId="6C68289E" w14:textId="5EA85CF4" w:rsidR="00865200" w:rsidRDefault="00865200" w:rsidP="00661DC5">
      <w:pPr>
        <w:pStyle w:val="Heading2"/>
      </w:pPr>
      <w:bookmarkStart w:id="25" w:name="_Toc95735761"/>
      <w:r>
        <w:lastRenderedPageBreak/>
        <w:t>interface Viewpoints</w:t>
      </w:r>
      <w:bookmarkEnd w:id="25"/>
    </w:p>
    <w:p w14:paraId="26E64067" w14:textId="77777777" w:rsidR="00757D98" w:rsidRPr="00882E4C" w:rsidRDefault="00757D98" w:rsidP="00757D98">
      <w:pPr>
        <w:spacing w:after="49"/>
        <w:ind w:left="-5" w:right="43"/>
        <w:rPr>
          <w:rFonts w:ascii="Century Gothic" w:hAnsi="Century Gothic"/>
          <w:sz w:val="20"/>
        </w:rPr>
      </w:pPr>
    </w:p>
    <w:p w14:paraId="5A73E0EE" w14:textId="77777777" w:rsidR="00865200" w:rsidRPr="0051707B" w:rsidRDefault="00865200" w:rsidP="00865200">
      <w:pPr>
        <w:rPr>
          <w:rFonts w:ascii="Century Gothic" w:hAnsi="Century Gothic"/>
          <w:sz w:val="20"/>
        </w:rPr>
      </w:pPr>
      <w:r w:rsidRPr="0051707B">
        <w:rPr>
          <w:rFonts w:ascii="Century Gothic" w:hAnsi="Century Gothic"/>
          <w:sz w:val="20"/>
        </w:rPr>
        <w:t>The Interface design focuses on the screen designs for various servi</w:t>
      </w:r>
      <w:r>
        <w:rPr>
          <w:rFonts w:ascii="Century Gothic" w:hAnsi="Century Gothic"/>
          <w:sz w:val="20"/>
        </w:rPr>
        <w:t>ces provided by the system administration</w:t>
      </w:r>
      <w:r w:rsidRPr="0051707B">
        <w:rPr>
          <w:rFonts w:ascii="Century Gothic" w:hAnsi="Century Gothic"/>
          <w:sz w:val="20"/>
        </w:rPr>
        <w:t xml:space="preserve"> module.</w:t>
      </w:r>
    </w:p>
    <w:p w14:paraId="2A88F34A" w14:textId="77777777" w:rsidR="00865200" w:rsidRPr="0051707B" w:rsidRDefault="00865200" w:rsidP="00865200">
      <w:pPr>
        <w:rPr>
          <w:rFonts w:ascii="Century Gothic" w:hAnsi="Century Gothic"/>
          <w:sz w:val="20"/>
        </w:rPr>
      </w:pPr>
    </w:p>
    <w:p w14:paraId="62EA15C7" w14:textId="77777777" w:rsidR="00865200" w:rsidRDefault="00865200" w:rsidP="00865200">
      <w:pPr>
        <w:rPr>
          <w:rFonts w:ascii="Century Gothic" w:hAnsi="Century Gothic"/>
          <w:sz w:val="20"/>
        </w:rPr>
      </w:pPr>
      <w:r w:rsidRPr="0051707B">
        <w:rPr>
          <w:rFonts w:ascii="Century Gothic" w:hAnsi="Century Gothic"/>
          <w:sz w:val="20"/>
        </w:rPr>
        <w:t xml:space="preserve">The </w:t>
      </w:r>
      <w:r>
        <w:rPr>
          <w:rFonts w:ascii="Century Gothic" w:hAnsi="Century Gothic"/>
          <w:sz w:val="20"/>
        </w:rPr>
        <w:t>screen to apply for system administration</w:t>
      </w:r>
      <w:r w:rsidRPr="0051707B">
        <w:rPr>
          <w:rFonts w:ascii="Century Gothic" w:hAnsi="Century Gothic"/>
          <w:sz w:val="20"/>
        </w:rPr>
        <w:t xml:space="preserve"> </w:t>
      </w:r>
      <w:r w:rsidRPr="0081090F">
        <w:rPr>
          <w:rFonts w:ascii="Century Gothic" w:hAnsi="Century Gothic"/>
          <w:sz w:val="20"/>
        </w:rPr>
        <w:t>for Department of Revenue and Customs Bhutan</w:t>
      </w:r>
      <w:r>
        <w:rPr>
          <w:rFonts w:ascii="Century Gothic" w:hAnsi="Century Gothic"/>
          <w:sz w:val="20"/>
        </w:rPr>
        <w:t xml:space="preserve"> </w:t>
      </w:r>
      <w:r w:rsidRPr="0051707B">
        <w:rPr>
          <w:rFonts w:ascii="Century Gothic" w:hAnsi="Century Gothic"/>
          <w:sz w:val="20"/>
        </w:rPr>
        <w:t>is provided below.</w:t>
      </w:r>
    </w:p>
    <w:p w14:paraId="6BC32A8B" w14:textId="77777777" w:rsidR="004452B9" w:rsidRDefault="004452B9" w:rsidP="00865200">
      <w:pPr>
        <w:rPr>
          <w:rFonts w:ascii="Century Gothic" w:hAnsi="Century Gothic"/>
          <w:sz w:val="20"/>
        </w:rPr>
      </w:pPr>
    </w:p>
    <w:p w14:paraId="3943FE1F" w14:textId="77777777" w:rsidR="004452B9" w:rsidRDefault="004452B9" w:rsidP="00865200">
      <w:pPr>
        <w:rPr>
          <w:rFonts w:ascii="Century Gothic" w:hAnsi="Century Gothic"/>
          <w:sz w:val="20"/>
        </w:rPr>
      </w:pPr>
    </w:p>
    <w:p w14:paraId="77B09FF6" w14:textId="37EAFD08" w:rsidR="003A13DB" w:rsidRDefault="004452B9" w:rsidP="00625024">
      <w:pPr>
        <w:rPr>
          <w:rFonts w:ascii="Century Gothic" w:hAnsi="Century Gothic"/>
          <w:sz w:val="20"/>
        </w:rPr>
      </w:pPr>
      <w:r>
        <w:rPr>
          <w:rFonts w:ascii="Century Gothic" w:hAnsi="Century Gothic"/>
          <w:noProof/>
          <w:sz w:val="20"/>
        </w:rPr>
        <w:drawing>
          <wp:inline distT="0" distB="0" distL="0" distR="0" wp14:anchorId="4CF9F884" wp14:editId="7C8F3073">
            <wp:extent cx="5486400" cy="268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dit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86050"/>
                    </a:xfrm>
                    <a:prstGeom prst="rect">
                      <a:avLst/>
                    </a:prstGeom>
                  </pic:spPr>
                </pic:pic>
              </a:graphicData>
            </a:graphic>
          </wp:inline>
        </w:drawing>
      </w:r>
    </w:p>
    <w:p w14:paraId="4DF59DDF" w14:textId="77777777" w:rsidR="003A13DB" w:rsidRDefault="003A13DB" w:rsidP="00625024">
      <w:pPr>
        <w:rPr>
          <w:rFonts w:ascii="Century Gothic" w:hAnsi="Century Gothic"/>
          <w:sz w:val="20"/>
        </w:rPr>
      </w:pPr>
    </w:p>
    <w:p w14:paraId="651852CE" w14:textId="77777777" w:rsidR="00C61E4C" w:rsidRPr="004452B9" w:rsidRDefault="00C61E4C" w:rsidP="00C61E4C">
      <w:pPr>
        <w:jc w:val="center"/>
        <w:rPr>
          <w:rFonts w:ascii="Century Gothic" w:hAnsi="Century Gothic"/>
          <w:i/>
          <w:sz w:val="20"/>
        </w:rPr>
      </w:pPr>
      <w:r w:rsidRPr="004452B9">
        <w:rPr>
          <w:rFonts w:ascii="Century Gothic" w:hAnsi="Century Gothic"/>
          <w:i/>
          <w:sz w:val="20"/>
        </w:rPr>
        <w:t>Figure 1</w:t>
      </w:r>
      <w:r>
        <w:rPr>
          <w:rFonts w:ascii="Century Gothic" w:hAnsi="Century Gothic"/>
          <w:i/>
          <w:sz w:val="20"/>
        </w:rPr>
        <w:t>.0</w:t>
      </w:r>
    </w:p>
    <w:p w14:paraId="2DBC263C" w14:textId="276B93F8" w:rsidR="004205B4" w:rsidRPr="004452B9" w:rsidRDefault="004452B9" w:rsidP="004452B9">
      <w:pPr>
        <w:jc w:val="center"/>
        <w:rPr>
          <w:rFonts w:ascii="Century Gothic" w:hAnsi="Century Gothic"/>
          <w:i/>
          <w:sz w:val="20"/>
        </w:rPr>
      </w:pPr>
      <w:r w:rsidRPr="004452B9">
        <w:rPr>
          <w:rFonts w:ascii="Century Gothic" w:hAnsi="Century Gothic"/>
          <w:i/>
          <w:color w:val="595959" w:themeColor="text1" w:themeTint="A6"/>
          <w:sz w:val="20"/>
        </w:rPr>
        <w:t>Scr</w:t>
      </w:r>
      <w:r>
        <w:rPr>
          <w:rFonts w:ascii="Century Gothic" w:hAnsi="Century Gothic"/>
          <w:i/>
          <w:color w:val="595959" w:themeColor="text1" w:themeTint="A6"/>
          <w:sz w:val="20"/>
        </w:rPr>
        <w:t>eenshot for system Admin</w:t>
      </w:r>
      <w:r w:rsidRPr="004452B9">
        <w:rPr>
          <w:rFonts w:ascii="Century Gothic" w:hAnsi="Century Gothic"/>
          <w:i/>
          <w:sz w:val="20"/>
        </w:rPr>
        <w:t xml:space="preserve"> </w:t>
      </w:r>
      <w:r>
        <w:rPr>
          <w:rFonts w:ascii="Century Gothic" w:hAnsi="Century Gothic"/>
          <w:i/>
          <w:sz w:val="20"/>
        </w:rPr>
        <w:t xml:space="preserve">Audit Trail </w:t>
      </w:r>
    </w:p>
    <w:p w14:paraId="26139A79" w14:textId="77777777" w:rsidR="004205B4" w:rsidRDefault="004205B4" w:rsidP="00625024">
      <w:pPr>
        <w:rPr>
          <w:rFonts w:ascii="Century Gothic" w:hAnsi="Century Gothic"/>
          <w:sz w:val="20"/>
        </w:rPr>
      </w:pPr>
    </w:p>
    <w:p w14:paraId="5919E328" w14:textId="77777777" w:rsidR="004205B4" w:rsidRDefault="004205B4" w:rsidP="00625024">
      <w:pPr>
        <w:rPr>
          <w:rFonts w:ascii="Century Gothic" w:hAnsi="Century Gothic"/>
          <w:sz w:val="20"/>
        </w:rPr>
      </w:pPr>
    </w:p>
    <w:p w14:paraId="3E160948" w14:textId="1DD14A03" w:rsidR="00661DC5" w:rsidRDefault="00661DC5" w:rsidP="00661DC5">
      <w:pPr>
        <w:pStyle w:val="Heading2"/>
        <w:numPr>
          <w:ilvl w:val="0"/>
          <w:numId w:val="29"/>
        </w:numPr>
      </w:pPr>
      <w:bookmarkStart w:id="26" w:name="_Toc95735762"/>
      <w:r>
        <w:t>Code Maintenance overview</w:t>
      </w:r>
      <w:bookmarkEnd w:id="26"/>
    </w:p>
    <w:p w14:paraId="6A7DADE8" w14:textId="77777777" w:rsidR="00B93C6E" w:rsidRPr="00B93C6E" w:rsidRDefault="00B93C6E" w:rsidP="00B93C6E">
      <w:pPr>
        <w:pStyle w:val="ListParagraph"/>
        <w:ind w:left="810" w:right="43"/>
        <w:rPr>
          <w:rFonts w:ascii="Century Gothic" w:hAnsi="Century Gothic"/>
          <w:sz w:val="20"/>
        </w:rPr>
      </w:pPr>
      <w:r w:rsidRPr="00B93C6E">
        <w:rPr>
          <w:rFonts w:ascii="Century Gothic" w:hAnsi="Century Gothic"/>
          <w:sz w:val="20"/>
        </w:rPr>
        <w:t>Code Maintenance is used to maintain the codes used in eCMS for a set of predefined code type.</w:t>
      </w:r>
    </w:p>
    <w:p w14:paraId="05DE6A70" w14:textId="77777777" w:rsidR="00B93C6E" w:rsidRDefault="00B93C6E" w:rsidP="00B93C6E">
      <w:pPr>
        <w:pStyle w:val="ListParagraph"/>
        <w:ind w:left="810" w:right="43"/>
        <w:rPr>
          <w:rFonts w:ascii="Century Gothic" w:hAnsi="Century Gothic"/>
          <w:sz w:val="20"/>
        </w:rPr>
      </w:pPr>
      <w:r w:rsidRPr="00B93C6E">
        <w:rPr>
          <w:rFonts w:ascii="Century Gothic" w:hAnsi="Century Gothic"/>
          <w:sz w:val="20"/>
        </w:rPr>
        <w:t>Code Maintenance allows for customs officer to create/update, view the code. The code type will be preloaded from the code master. After which, the customs officers can make the necessary updates. The code entered must be unique for that code type.</w:t>
      </w:r>
    </w:p>
    <w:p w14:paraId="2FA102F5" w14:textId="77777777" w:rsidR="004B7563" w:rsidRDefault="004B7563" w:rsidP="00B93C6E">
      <w:pPr>
        <w:pStyle w:val="ListParagraph"/>
        <w:ind w:left="810" w:right="43"/>
        <w:rPr>
          <w:rFonts w:ascii="Century Gothic" w:hAnsi="Century Gothic"/>
          <w:sz w:val="20"/>
        </w:rPr>
      </w:pPr>
    </w:p>
    <w:p w14:paraId="3DC85FCD" w14:textId="7189DF04" w:rsidR="004B7563" w:rsidRDefault="004B7563" w:rsidP="004B7563">
      <w:pPr>
        <w:pStyle w:val="Heading2"/>
        <w:numPr>
          <w:ilvl w:val="1"/>
          <w:numId w:val="29"/>
        </w:numPr>
      </w:pPr>
      <w:bookmarkStart w:id="27" w:name="_Toc95735763"/>
      <w:r>
        <w:t>Code maintenance to create, update, view</w:t>
      </w:r>
      <w:bookmarkEnd w:id="27"/>
    </w:p>
    <w:p w14:paraId="654EF42F" w14:textId="1187F740" w:rsidR="007A1702" w:rsidRPr="007A1702" w:rsidRDefault="007A1702" w:rsidP="007A1702">
      <w:pPr>
        <w:pStyle w:val="ListParagraph"/>
        <w:ind w:left="810"/>
        <w:rPr>
          <w:rFonts w:ascii="Century Gothic" w:hAnsi="Century Gothic"/>
          <w:sz w:val="20"/>
        </w:rPr>
      </w:pPr>
      <w:r w:rsidRPr="007A1702">
        <w:rPr>
          <w:rFonts w:ascii="Century Gothic" w:hAnsi="Century Gothic"/>
          <w:sz w:val="20"/>
        </w:rPr>
        <w:t>Code Maintenance allow for the users to view, add, update.</w:t>
      </w:r>
    </w:p>
    <w:p w14:paraId="20FAA1A4" w14:textId="77777777" w:rsidR="007A1702" w:rsidRPr="007A1702" w:rsidRDefault="007A1702" w:rsidP="007A1702">
      <w:pPr>
        <w:pStyle w:val="ListParagraph"/>
        <w:ind w:left="810"/>
        <w:rPr>
          <w:rFonts w:ascii="Century Gothic" w:hAnsi="Century Gothic"/>
          <w:sz w:val="20"/>
        </w:rPr>
      </w:pPr>
      <w:r w:rsidRPr="007A1702">
        <w:rPr>
          <w:rFonts w:ascii="Century Gothic" w:hAnsi="Century Gothic"/>
          <w:sz w:val="20"/>
        </w:rPr>
        <w:t>To add a new code, select the green, ‘+’ from the top right and user will be presented with a page (below). All the user requires to enter the code and description. The code entered must be unique for that code type.</w:t>
      </w:r>
    </w:p>
    <w:p w14:paraId="4A17E000" w14:textId="77777777" w:rsidR="007A1702" w:rsidRPr="007A1702" w:rsidRDefault="007A1702" w:rsidP="007A1702">
      <w:pPr>
        <w:pStyle w:val="ListParagraph"/>
        <w:ind w:left="810"/>
        <w:rPr>
          <w:rFonts w:ascii="Century Gothic" w:hAnsi="Century Gothic"/>
          <w:sz w:val="20"/>
        </w:rPr>
      </w:pPr>
    </w:p>
    <w:p w14:paraId="10F94E86" w14:textId="77777777" w:rsidR="007A1702" w:rsidRDefault="007A1702" w:rsidP="007A1702">
      <w:pPr>
        <w:pStyle w:val="ListParagraph"/>
        <w:ind w:left="810"/>
        <w:rPr>
          <w:rFonts w:ascii="Century Gothic" w:hAnsi="Century Gothic"/>
          <w:sz w:val="20"/>
        </w:rPr>
      </w:pPr>
      <w:r w:rsidRPr="007A1702">
        <w:rPr>
          <w:rFonts w:ascii="Century Gothic" w:hAnsi="Century Gothic"/>
          <w:sz w:val="20"/>
        </w:rPr>
        <w:t>Example, Incoterm code type cannot have duplicate ‘EXW’ code. Validation is done during save process.</w:t>
      </w:r>
    </w:p>
    <w:p w14:paraId="1E6A140A" w14:textId="77777777" w:rsidR="00B70843" w:rsidRDefault="00B70843" w:rsidP="007A1702">
      <w:pPr>
        <w:pStyle w:val="ListParagraph"/>
        <w:ind w:left="810"/>
        <w:rPr>
          <w:rFonts w:ascii="Century Gothic" w:hAnsi="Century Gothic"/>
          <w:sz w:val="20"/>
        </w:rPr>
      </w:pPr>
    </w:p>
    <w:p w14:paraId="668F771B" w14:textId="77777777" w:rsidR="00B70843" w:rsidRPr="007A1702" w:rsidRDefault="00B70843" w:rsidP="007A1702">
      <w:pPr>
        <w:pStyle w:val="ListParagraph"/>
        <w:ind w:left="810"/>
        <w:rPr>
          <w:rFonts w:ascii="Century Gothic" w:hAnsi="Century Gothic"/>
          <w:sz w:val="20"/>
        </w:rPr>
      </w:pPr>
    </w:p>
    <w:p w14:paraId="4EFB381C" w14:textId="77777777" w:rsidR="004B7563" w:rsidRPr="00B93C6E" w:rsidRDefault="004B7563" w:rsidP="00B93C6E">
      <w:pPr>
        <w:pStyle w:val="ListParagraph"/>
        <w:ind w:left="810" w:right="43"/>
        <w:rPr>
          <w:rFonts w:ascii="Century Gothic" w:hAnsi="Century Gothic"/>
          <w:sz w:val="20"/>
        </w:rPr>
      </w:pPr>
    </w:p>
    <w:p w14:paraId="7B93C4E1" w14:textId="77777777" w:rsidR="00702B3A" w:rsidRPr="0051707B" w:rsidRDefault="00702B3A" w:rsidP="00702B3A">
      <w:pPr>
        <w:rPr>
          <w:rFonts w:ascii="Century Gothic" w:hAnsi="Century Gothic"/>
          <w:sz w:val="20"/>
        </w:rPr>
      </w:pPr>
      <w:r w:rsidRPr="0051707B">
        <w:rPr>
          <w:rFonts w:ascii="Century Gothic" w:hAnsi="Century Gothic"/>
          <w:sz w:val="20"/>
        </w:rPr>
        <w:lastRenderedPageBreak/>
        <w:t>The Interface design focuses on the screen designs for various servi</w:t>
      </w:r>
      <w:r>
        <w:rPr>
          <w:rFonts w:ascii="Century Gothic" w:hAnsi="Century Gothic"/>
          <w:sz w:val="20"/>
        </w:rPr>
        <w:t>ces provided by the system administration</w:t>
      </w:r>
      <w:r w:rsidRPr="0051707B">
        <w:rPr>
          <w:rFonts w:ascii="Century Gothic" w:hAnsi="Century Gothic"/>
          <w:sz w:val="20"/>
        </w:rPr>
        <w:t xml:space="preserve"> module.</w:t>
      </w:r>
    </w:p>
    <w:p w14:paraId="6EF4F035" w14:textId="77777777" w:rsidR="00702B3A" w:rsidRPr="0051707B" w:rsidRDefault="00702B3A" w:rsidP="00702B3A">
      <w:pPr>
        <w:rPr>
          <w:rFonts w:ascii="Century Gothic" w:hAnsi="Century Gothic"/>
          <w:sz w:val="20"/>
        </w:rPr>
      </w:pPr>
    </w:p>
    <w:p w14:paraId="45B026DA" w14:textId="11CF4DF1" w:rsidR="00702B3A" w:rsidRDefault="00702B3A" w:rsidP="00702B3A">
      <w:pPr>
        <w:rPr>
          <w:rFonts w:ascii="Century Gothic" w:hAnsi="Century Gothic"/>
          <w:sz w:val="20"/>
        </w:rPr>
      </w:pPr>
      <w:r w:rsidRPr="0051707B">
        <w:rPr>
          <w:rFonts w:ascii="Century Gothic" w:hAnsi="Century Gothic"/>
          <w:sz w:val="20"/>
        </w:rPr>
        <w:t xml:space="preserve">The </w:t>
      </w:r>
      <w:r>
        <w:rPr>
          <w:rFonts w:ascii="Century Gothic" w:hAnsi="Century Gothic"/>
          <w:sz w:val="20"/>
        </w:rPr>
        <w:t>screen to apply for code maintenance for system administration</w:t>
      </w:r>
      <w:r w:rsidRPr="0051707B">
        <w:rPr>
          <w:rFonts w:ascii="Century Gothic" w:hAnsi="Century Gothic"/>
          <w:sz w:val="20"/>
        </w:rPr>
        <w:t xml:space="preserve"> </w:t>
      </w:r>
      <w:r w:rsidRPr="0081090F">
        <w:rPr>
          <w:rFonts w:ascii="Century Gothic" w:hAnsi="Century Gothic"/>
          <w:sz w:val="20"/>
        </w:rPr>
        <w:t>for Department of Revenue and Customs Bhutan</w:t>
      </w:r>
      <w:r>
        <w:rPr>
          <w:rFonts w:ascii="Century Gothic" w:hAnsi="Century Gothic"/>
          <w:sz w:val="20"/>
        </w:rPr>
        <w:t xml:space="preserve"> </w:t>
      </w:r>
      <w:r w:rsidRPr="0051707B">
        <w:rPr>
          <w:rFonts w:ascii="Century Gothic" w:hAnsi="Century Gothic"/>
          <w:sz w:val="20"/>
        </w:rPr>
        <w:t>is provided below.</w:t>
      </w:r>
    </w:p>
    <w:p w14:paraId="7B7CB739" w14:textId="77777777" w:rsidR="007F503D" w:rsidRDefault="007F503D" w:rsidP="00702B3A">
      <w:pPr>
        <w:rPr>
          <w:rFonts w:ascii="Century Gothic" w:hAnsi="Century Gothic"/>
          <w:sz w:val="20"/>
        </w:rPr>
      </w:pPr>
    </w:p>
    <w:p w14:paraId="7A8E1258" w14:textId="4E366A8F" w:rsidR="007F503D" w:rsidRDefault="00432755" w:rsidP="00702B3A">
      <w:pPr>
        <w:rPr>
          <w:rFonts w:ascii="Century Gothic" w:hAnsi="Century Gothic"/>
          <w:sz w:val="20"/>
        </w:rPr>
      </w:pPr>
      <w:r>
        <w:rPr>
          <w:rFonts w:ascii="Century Gothic" w:hAnsi="Century Gothic"/>
          <w:noProof/>
          <w:sz w:val="20"/>
        </w:rPr>
        <w:drawing>
          <wp:inline distT="0" distB="0" distL="0" distR="0" wp14:anchorId="18A2D16F" wp14:editId="6149FDC4">
            <wp:extent cx="6000750" cy="2698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d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0750" cy="2698750"/>
                    </a:xfrm>
                    <a:prstGeom prst="rect">
                      <a:avLst/>
                    </a:prstGeom>
                  </pic:spPr>
                </pic:pic>
              </a:graphicData>
            </a:graphic>
          </wp:inline>
        </w:drawing>
      </w:r>
    </w:p>
    <w:p w14:paraId="3762B7ED" w14:textId="77777777" w:rsidR="007F503D" w:rsidRDefault="007F503D" w:rsidP="00702B3A">
      <w:pPr>
        <w:rPr>
          <w:rFonts w:ascii="Century Gothic" w:hAnsi="Century Gothic"/>
          <w:sz w:val="20"/>
        </w:rPr>
      </w:pPr>
    </w:p>
    <w:p w14:paraId="40A5F4DF" w14:textId="59E55F87" w:rsidR="00B93C6E" w:rsidRDefault="00432755" w:rsidP="00432755">
      <w:pPr>
        <w:pStyle w:val="ListParagraph"/>
        <w:ind w:left="810"/>
        <w:jc w:val="center"/>
        <w:rPr>
          <w:rFonts w:ascii="Century Gothic" w:hAnsi="Century Gothic"/>
          <w:i/>
          <w:sz w:val="20"/>
        </w:rPr>
      </w:pPr>
      <w:r>
        <w:rPr>
          <w:rFonts w:ascii="Century Gothic" w:hAnsi="Century Gothic"/>
          <w:i/>
          <w:sz w:val="20"/>
        </w:rPr>
        <w:t>Figure 2.0</w:t>
      </w:r>
    </w:p>
    <w:p w14:paraId="07D499BF" w14:textId="0F82A0F6" w:rsidR="00432755" w:rsidRPr="004452B9" w:rsidRDefault="00432755" w:rsidP="00432755">
      <w:pPr>
        <w:jc w:val="center"/>
        <w:rPr>
          <w:rFonts w:ascii="Century Gothic" w:hAnsi="Century Gothic"/>
          <w:i/>
          <w:sz w:val="20"/>
        </w:rPr>
      </w:pPr>
      <w:r w:rsidRPr="004452B9">
        <w:rPr>
          <w:rFonts w:ascii="Century Gothic" w:hAnsi="Century Gothic"/>
          <w:i/>
          <w:color w:val="595959" w:themeColor="text1" w:themeTint="A6"/>
          <w:sz w:val="20"/>
        </w:rPr>
        <w:t>Scr</w:t>
      </w:r>
      <w:r>
        <w:rPr>
          <w:rFonts w:ascii="Century Gothic" w:hAnsi="Century Gothic"/>
          <w:i/>
          <w:color w:val="595959" w:themeColor="text1" w:themeTint="A6"/>
          <w:sz w:val="20"/>
        </w:rPr>
        <w:t>eenshot for system Admin for</w:t>
      </w:r>
      <w:r w:rsidRPr="004452B9">
        <w:rPr>
          <w:rFonts w:ascii="Century Gothic" w:hAnsi="Century Gothic"/>
          <w:i/>
          <w:sz w:val="20"/>
        </w:rPr>
        <w:t xml:space="preserve"> </w:t>
      </w:r>
      <w:r>
        <w:rPr>
          <w:rFonts w:ascii="Century Gothic" w:hAnsi="Century Gothic"/>
          <w:i/>
          <w:sz w:val="20"/>
        </w:rPr>
        <w:t>Code maintenance</w:t>
      </w:r>
    </w:p>
    <w:p w14:paraId="2E8A9213" w14:textId="77777777" w:rsidR="00432755" w:rsidRPr="00432755" w:rsidRDefault="00432755" w:rsidP="00432755">
      <w:pPr>
        <w:pStyle w:val="ListParagraph"/>
        <w:ind w:left="810"/>
        <w:jc w:val="center"/>
        <w:rPr>
          <w:rFonts w:ascii="Century Gothic" w:hAnsi="Century Gothic"/>
          <w:i/>
          <w:sz w:val="20"/>
        </w:rPr>
      </w:pPr>
    </w:p>
    <w:p w14:paraId="626F4358" w14:textId="2FB9AFD5" w:rsidR="00E56B86" w:rsidRDefault="00E56B86" w:rsidP="00E56B86">
      <w:pPr>
        <w:pStyle w:val="Heading2"/>
        <w:numPr>
          <w:ilvl w:val="0"/>
          <w:numId w:val="29"/>
        </w:numPr>
      </w:pPr>
      <w:bookmarkStart w:id="28" w:name="_Toc95735764"/>
      <w:r>
        <w:t>Reset Password overview</w:t>
      </w:r>
      <w:bookmarkEnd w:id="28"/>
      <w:r>
        <w:t xml:space="preserve"> </w:t>
      </w:r>
    </w:p>
    <w:p w14:paraId="3B59B223" w14:textId="3390EEDE" w:rsidR="00D34709" w:rsidRDefault="00D34709" w:rsidP="00661DC5">
      <w:pPr>
        <w:jc w:val="both"/>
        <w:rPr>
          <w:rFonts w:ascii="Century Gothic" w:hAnsi="Century Gothic"/>
        </w:rPr>
      </w:pPr>
    </w:p>
    <w:p w14:paraId="0999E327" w14:textId="5A55C8A3" w:rsidR="00CC6193" w:rsidRDefault="00874D7B" w:rsidP="00874D7B">
      <w:pPr>
        <w:spacing w:after="49"/>
        <w:ind w:right="43"/>
        <w:rPr>
          <w:rFonts w:ascii="Century Gothic" w:hAnsi="Century Gothic"/>
          <w:sz w:val="20"/>
        </w:rPr>
      </w:pPr>
      <w:r w:rsidRPr="00874D7B">
        <w:rPr>
          <w:rFonts w:ascii="Century Gothic" w:hAnsi="Century Gothic"/>
          <w:sz w:val="20"/>
        </w:rPr>
        <w:t>User can reset password in Registration module. Password automatically generated by system and notification will send to registered user email.</w:t>
      </w:r>
    </w:p>
    <w:p w14:paraId="27FEFFFD" w14:textId="6068AB90" w:rsidR="00CC6193" w:rsidRDefault="00CC6193" w:rsidP="00874D7B">
      <w:pPr>
        <w:spacing w:after="49"/>
        <w:ind w:right="43"/>
        <w:rPr>
          <w:rFonts w:ascii="Century Gothic" w:hAnsi="Century Gothic"/>
          <w:sz w:val="20"/>
        </w:rPr>
      </w:pPr>
      <w:r w:rsidRPr="0051707B">
        <w:rPr>
          <w:rFonts w:ascii="Century Gothic" w:hAnsi="Century Gothic"/>
          <w:sz w:val="20"/>
        </w:rPr>
        <w:t xml:space="preserve">The </w:t>
      </w:r>
      <w:r>
        <w:rPr>
          <w:rFonts w:ascii="Century Gothic" w:hAnsi="Century Gothic"/>
          <w:sz w:val="20"/>
        </w:rPr>
        <w:t>screen to apply for Reset password for system administration</w:t>
      </w:r>
      <w:r w:rsidRPr="0051707B">
        <w:rPr>
          <w:rFonts w:ascii="Century Gothic" w:hAnsi="Century Gothic"/>
          <w:sz w:val="20"/>
        </w:rPr>
        <w:t xml:space="preserve"> </w:t>
      </w:r>
      <w:r w:rsidRPr="0081090F">
        <w:rPr>
          <w:rFonts w:ascii="Century Gothic" w:hAnsi="Century Gothic"/>
          <w:sz w:val="20"/>
        </w:rPr>
        <w:t>for Department of Revenue and Customs Bhutan</w:t>
      </w:r>
      <w:r>
        <w:rPr>
          <w:rFonts w:ascii="Century Gothic" w:hAnsi="Century Gothic"/>
          <w:sz w:val="20"/>
        </w:rPr>
        <w:t xml:space="preserve"> </w:t>
      </w:r>
      <w:r w:rsidRPr="0051707B">
        <w:rPr>
          <w:rFonts w:ascii="Century Gothic" w:hAnsi="Century Gothic"/>
          <w:sz w:val="20"/>
        </w:rPr>
        <w:t>is provided below</w:t>
      </w:r>
      <w:r>
        <w:rPr>
          <w:rFonts w:ascii="Century Gothic" w:hAnsi="Century Gothic"/>
          <w:sz w:val="20"/>
        </w:rPr>
        <w:t>.</w:t>
      </w:r>
    </w:p>
    <w:p w14:paraId="2E66110D" w14:textId="77777777" w:rsidR="005D051F" w:rsidRDefault="005D051F" w:rsidP="00874D7B">
      <w:pPr>
        <w:spacing w:after="49"/>
        <w:ind w:right="43"/>
        <w:rPr>
          <w:rFonts w:ascii="Century Gothic" w:hAnsi="Century Gothic"/>
          <w:sz w:val="20"/>
        </w:rPr>
      </w:pPr>
    </w:p>
    <w:p w14:paraId="1CA8DCA4" w14:textId="77777777" w:rsidR="005D051F" w:rsidRDefault="005D051F" w:rsidP="00874D7B">
      <w:pPr>
        <w:spacing w:after="49"/>
        <w:ind w:right="43"/>
        <w:rPr>
          <w:rFonts w:ascii="Century Gothic" w:hAnsi="Century Gothic"/>
          <w:sz w:val="20"/>
        </w:rPr>
      </w:pPr>
    </w:p>
    <w:p w14:paraId="7C27D59E" w14:textId="77777777" w:rsidR="009A66E7" w:rsidRDefault="009A66E7" w:rsidP="00874D7B">
      <w:pPr>
        <w:spacing w:after="49"/>
        <w:ind w:right="43"/>
        <w:rPr>
          <w:rFonts w:ascii="Century Gothic" w:hAnsi="Century Gothic"/>
          <w:sz w:val="20"/>
        </w:rPr>
      </w:pPr>
    </w:p>
    <w:p w14:paraId="1F3AFF18" w14:textId="77777777" w:rsidR="009A66E7" w:rsidRDefault="009A66E7" w:rsidP="00874D7B">
      <w:pPr>
        <w:spacing w:after="49"/>
        <w:ind w:right="43"/>
        <w:rPr>
          <w:rFonts w:ascii="Century Gothic" w:hAnsi="Century Gothic"/>
          <w:sz w:val="20"/>
        </w:rPr>
      </w:pPr>
    </w:p>
    <w:p w14:paraId="6F1446AC" w14:textId="77777777" w:rsidR="00CC4B3C" w:rsidRDefault="00CC4B3C" w:rsidP="00874D7B">
      <w:pPr>
        <w:spacing w:after="49"/>
        <w:ind w:right="43"/>
        <w:rPr>
          <w:rFonts w:ascii="Century Gothic" w:hAnsi="Century Gothic"/>
          <w:sz w:val="20"/>
        </w:rPr>
      </w:pPr>
    </w:p>
    <w:p w14:paraId="77E82087" w14:textId="77777777" w:rsidR="00CC4B3C" w:rsidRDefault="00CC4B3C" w:rsidP="00874D7B">
      <w:pPr>
        <w:spacing w:after="49"/>
        <w:ind w:right="43"/>
        <w:rPr>
          <w:rFonts w:ascii="Century Gothic" w:hAnsi="Century Gothic"/>
          <w:sz w:val="20"/>
        </w:rPr>
      </w:pPr>
    </w:p>
    <w:p w14:paraId="1F34D88D" w14:textId="77777777" w:rsidR="00CC4B3C" w:rsidRDefault="00CC4B3C" w:rsidP="00874D7B">
      <w:pPr>
        <w:spacing w:after="49"/>
        <w:ind w:right="43"/>
        <w:rPr>
          <w:rFonts w:ascii="Century Gothic" w:hAnsi="Century Gothic"/>
          <w:sz w:val="20"/>
        </w:rPr>
      </w:pPr>
    </w:p>
    <w:p w14:paraId="21BD77F2" w14:textId="6CED1333" w:rsidR="009A66E7" w:rsidRDefault="009A66E7" w:rsidP="009A66E7">
      <w:pPr>
        <w:pStyle w:val="ListParagraph"/>
        <w:ind w:left="810"/>
        <w:jc w:val="center"/>
        <w:rPr>
          <w:rFonts w:ascii="Century Gothic" w:hAnsi="Century Gothic"/>
          <w:i/>
          <w:sz w:val="20"/>
        </w:rPr>
      </w:pPr>
      <w:r>
        <w:rPr>
          <w:rFonts w:ascii="Century Gothic" w:hAnsi="Century Gothic"/>
          <w:i/>
          <w:sz w:val="20"/>
        </w:rPr>
        <w:t>Figure 3.0</w:t>
      </w:r>
    </w:p>
    <w:p w14:paraId="7CAF354F" w14:textId="12A5C685" w:rsidR="009A66E7" w:rsidRPr="004452B9" w:rsidRDefault="009A66E7" w:rsidP="009A66E7">
      <w:pPr>
        <w:jc w:val="center"/>
        <w:rPr>
          <w:rFonts w:ascii="Century Gothic" w:hAnsi="Century Gothic"/>
          <w:i/>
          <w:sz w:val="20"/>
        </w:rPr>
      </w:pPr>
      <w:r w:rsidRPr="004452B9">
        <w:rPr>
          <w:rFonts w:ascii="Century Gothic" w:hAnsi="Century Gothic"/>
          <w:i/>
          <w:color w:val="595959" w:themeColor="text1" w:themeTint="A6"/>
          <w:sz w:val="20"/>
        </w:rPr>
        <w:t>Scr</w:t>
      </w:r>
      <w:r>
        <w:rPr>
          <w:rFonts w:ascii="Century Gothic" w:hAnsi="Century Gothic"/>
          <w:i/>
          <w:color w:val="595959" w:themeColor="text1" w:themeTint="A6"/>
          <w:sz w:val="20"/>
        </w:rPr>
        <w:t>eenshot for system Admin for</w:t>
      </w:r>
      <w:r w:rsidRPr="004452B9">
        <w:rPr>
          <w:rFonts w:ascii="Century Gothic" w:hAnsi="Century Gothic"/>
          <w:i/>
          <w:sz w:val="20"/>
        </w:rPr>
        <w:t xml:space="preserve"> </w:t>
      </w:r>
      <w:r>
        <w:rPr>
          <w:rFonts w:ascii="Century Gothic" w:hAnsi="Century Gothic"/>
          <w:i/>
          <w:sz w:val="20"/>
        </w:rPr>
        <w:t>Reset password</w:t>
      </w:r>
    </w:p>
    <w:p w14:paraId="169D0B0C" w14:textId="77777777" w:rsidR="009A66E7" w:rsidRDefault="009A66E7" w:rsidP="009A66E7">
      <w:pPr>
        <w:spacing w:after="49"/>
        <w:ind w:right="43"/>
        <w:jc w:val="center"/>
        <w:rPr>
          <w:rFonts w:ascii="Century Gothic" w:hAnsi="Century Gothic"/>
          <w:sz w:val="20"/>
        </w:rPr>
      </w:pPr>
    </w:p>
    <w:p w14:paraId="294F3026" w14:textId="77777777" w:rsidR="00CC4B3C" w:rsidRDefault="00CC4B3C" w:rsidP="00874D7B">
      <w:pPr>
        <w:spacing w:after="49"/>
        <w:ind w:right="43"/>
        <w:rPr>
          <w:rFonts w:ascii="Century Gothic" w:hAnsi="Century Gothic"/>
          <w:sz w:val="20"/>
        </w:rPr>
      </w:pPr>
    </w:p>
    <w:p w14:paraId="5DF6DE6C" w14:textId="77777777" w:rsidR="00CC4B3C" w:rsidRDefault="00CC4B3C" w:rsidP="00874D7B">
      <w:pPr>
        <w:spacing w:after="49"/>
        <w:ind w:right="43"/>
        <w:rPr>
          <w:rFonts w:ascii="Century Gothic" w:hAnsi="Century Gothic"/>
          <w:sz w:val="20"/>
        </w:rPr>
      </w:pPr>
    </w:p>
    <w:p w14:paraId="62BFAD0C" w14:textId="77777777" w:rsidR="00CC4B3C" w:rsidRDefault="00CC4B3C" w:rsidP="00874D7B">
      <w:pPr>
        <w:spacing w:after="49"/>
        <w:ind w:right="43"/>
        <w:rPr>
          <w:rFonts w:ascii="Century Gothic" w:hAnsi="Century Gothic"/>
          <w:sz w:val="20"/>
        </w:rPr>
      </w:pPr>
    </w:p>
    <w:p w14:paraId="6E5EA110" w14:textId="77777777" w:rsidR="00CC4B3C" w:rsidRDefault="00CC4B3C" w:rsidP="00874D7B">
      <w:pPr>
        <w:spacing w:after="49"/>
        <w:ind w:right="43"/>
        <w:rPr>
          <w:rFonts w:ascii="Century Gothic" w:hAnsi="Century Gothic"/>
          <w:sz w:val="20"/>
        </w:rPr>
      </w:pPr>
    </w:p>
    <w:p w14:paraId="6FAC1167" w14:textId="77777777" w:rsidR="00CC6193" w:rsidRDefault="00CC6193" w:rsidP="00874D7B">
      <w:pPr>
        <w:spacing w:after="49"/>
        <w:ind w:right="43"/>
        <w:rPr>
          <w:rFonts w:ascii="Century Gothic" w:hAnsi="Century Gothic"/>
          <w:sz w:val="20"/>
        </w:rPr>
      </w:pPr>
    </w:p>
    <w:p w14:paraId="22A9E00F" w14:textId="554067FA" w:rsidR="00E30655" w:rsidRPr="00E30655" w:rsidRDefault="00E30655" w:rsidP="00E30655">
      <w:pPr>
        <w:pStyle w:val="Heading2"/>
        <w:numPr>
          <w:ilvl w:val="0"/>
          <w:numId w:val="29"/>
        </w:numPr>
      </w:pPr>
      <w:bookmarkStart w:id="29" w:name="_Toc95735765"/>
      <w:r>
        <w:lastRenderedPageBreak/>
        <w:t>Notice and update overview</w:t>
      </w:r>
      <w:bookmarkEnd w:id="29"/>
      <w:r>
        <w:t xml:space="preserve"> </w:t>
      </w:r>
    </w:p>
    <w:p w14:paraId="4AF3C93D" w14:textId="02ED78C5" w:rsidR="00FF7F5B" w:rsidRPr="0051707B" w:rsidRDefault="00E30655" w:rsidP="00FF7F5B">
      <w:pPr>
        <w:spacing w:after="49"/>
        <w:ind w:right="43"/>
        <w:rPr>
          <w:rFonts w:ascii="Century Gothic" w:hAnsi="Century Gothic"/>
          <w:sz w:val="20"/>
        </w:rPr>
      </w:pPr>
      <w:r w:rsidRPr="00E30655">
        <w:rPr>
          <w:rFonts w:ascii="Century Gothic" w:hAnsi="Century Gothic"/>
          <w:sz w:val="20"/>
        </w:rPr>
        <w:t>Admin will create or Update Notice/News under System Admin Module, Once Created/Updated Notice/News will publish on eCMS portal, Users can view the published notice details.</w:t>
      </w:r>
    </w:p>
    <w:p w14:paraId="057C0C38" w14:textId="77777777" w:rsidR="00FF7F5B" w:rsidRDefault="00FF7F5B" w:rsidP="00FF7F5B">
      <w:pPr>
        <w:rPr>
          <w:rFonts w:ascii="Century Gothic" w:hAnsi="Century Gothic"/>
          <w:sz w:val="20"/>
        </w:rPr>
      </w:pPr>
      <w:r w:rsidRPr="0051707B">
        <w:rPr>
          <w:rFonts w:ascii="Century Gothic" w:hAnsi="Century Gothic"/>
          <w:sz w:val="20"/>
        </w:rPr>
        <w:t xml:space="preserve">The </w:t>
      </w:r>
      <w:r>
        <w:rPr>
          <w:rFonts w:ascii="Century Gothic" w:hAnsi="Century Gothic"/>
          <w:sz w:val="20"/>
        </w:rPr>
        <w:t>screen to apply for code maintenance for system administration</w:t>
      </w:r>
      <w:r w:rsidRPr="0051707B">
        <w:rPr>
          <w:rFonts w:ascii="Century Gothic" w:hAnsi="Century Gothic"/>
          <w:sz w:val="20"/>
        </w:rPr>
        <w:t xml:space="preserve"> </w:t>
      </w:r>
      <w:r w:rsidRPr="0081090F">
        <w:rPr>
          <w:rFonts w:ascii="Century Gothic" w:hAnsi="Century Gothic"/>
          <w:sz w:val="20"/>
        </w:rPr>
        <w:t>for Department of Revenue and Customs Bhutan</w:t>
      </w:r>
      <w:r>
        <w:rPr>
          <w:rFonts w:ascii="Century Gothic" w:hAnsi="Century Gothic"/>
          <w:sz w:val="20"/>
        </w:rPr>
        <w:t xml:space="preserve"> </w:t>
      </w:r>
      <w:r w:rsidRPr="0051707B">
        <w:rPr>
          <w:rFonts w:ascii="Century Gothic" w:hAnsi="Century Gothic"/>
          <w:sz w:val="20"/>
        </w:rPr>
        <w:t>is provided below.</w:t>
      </w:r>
    </w:p>
    <w:p w14:paraId="0D568332" w14:textId="77777777" w:rsidR="00FF7F5B" w:rsidRDefault="00FF7F5B" w:rsidP="00E30655">
      <w:pPr>
        <w:spacing w:after="49"/>
        <w:ind w:right="43"/>
        <w:rPr>
          <w:rFonts w:ascii="Century Gothic" w:hAnsi="Century Gothic"/>
          <w:sz w:val="20"/>
        </w:rPr>
      </w:pPr>
    </w:p>
    <w:p w14:paraId="143DB3EA" w14:textId="77777777" w:rsidR="00A6110B" w:rsidRDefault="00A6110B" w:rsidP="00E30655">
      <w:pPr>
        <w:spacing w:after="49"/>
        <w:ind w:right="43"/>
        <w:rPr>
          <w:rFonts w:ascii="Century Gothic" w:hAnsi="Century Gothic"/>
          <w:sz w:val="20"/>
        </w:rPr>
      </w:pPr>
    </w:p>
    <w:p w14:paraId="1E2BD800" w14:textId="77777777" w:rsidR="00A6110B" w:rsidRDefault="00A6110B" w:rsidP="00E30655">
      <w:pPr>
        <w:spacing w:after="49"/>
        <w:ind w:right="43"/>
        <w:rPr>
          <w:rFonts w:ascii="Century Gothic" w:hAnsi="Century Gothic"/>
          <w:sz w:val="20"/>
        </w:rPr>
      </w:pPr>
    </w:p>
    <w:p w14:paraId="130A3020" w14:textId="77777777" w:rsidR="00A6110B" w:rsidRDefault="00A6110B" w:rsidP="00E30655">
      <w:pPr>
        <w:spacing w:after="49"/>
        <w:ind w:right="43"/>
        <w:rPr>
          <w:rFonts w:ascii="Century Gothic" w:hAnsi="Century Gothic"/>
          <w:sz w:val="20"/>
        </w:rPr>
      </w:pPr>
    </w:p>
    <w:p w14:paraId="08E4F0FA" w14:textId="77777777" w:rsidR="00A6110B" w:rsidRDefault="00A6110B" w:rsidP="00E30655">
      <w:pPr>
        <w:spacing w:after="49"/>
        <w:ind w:right="43"/>
        <w:rPr>
          <w:rFonts w:ascii="Century Gothic" w:hAnsi="Century Gothic"/>
          <w:sz w:val="20"/>
        </w:rPr>
      </w:pPr>
    </w:p>
    <w:p w14:paraId="51FD66E2" w14:textId="77777777" w:rsidR="00A6110B" w:rsidRDefault="00A6110B" w:rsidP="00E30655">
      <w:pPr>
        <w:spacing w:after="49"/>
        <w:ind w:right="43"/>
        <w:rPr>
          <w:rFonts w:ascii="Century Gothic" w:hAnsi="Century Gothic"/>
          <w:sz w:val="20"/>
        </w:rPr>
      </w:pPr>
    </w:p>
    <w:p w14:paraId="05640128" w14:textId="77777777" w:rsidR="00A6110B" w:rsidRDefault="00A6110B" w:rsidP="00E30655">
      <w:pPr>
        <w:spacing w:after="49"/>
        <w:ind w:right="43"/>
        <w:rPr>
          <w:rFonts w:ascii="Century Gothic" w:hAnsi="Century Gothic"/>
          <w:sz w:val="20"/>
        </w:rPr>
      </w:pPr>
    </w:p>
    <w:p w14:paraId="688CFC46" w14:textId="77777777" w:rsidR="00A6110B" w:rsidRDefault="00A6110B" w:rsidP="00E30655">
      <w:pPr>
        <w:spacing w:after="49"/>
        <w:ind w:right="43"/>
        <w:rPr>
          <w:rFonts w:ascii="Century Gothic" w:hAnsi="Century Gothic"/>
          <w:sz w:val="20"/>
        </w:rPr>
      </w:pPr>
    </w:p>
    <w:p w14:paraId="1C6466C8" w14:textId="4076FB3F" w:rsidR="00A6110B" w:rsidRDefault="00A6110B" w:rsidP="00A6110B">
      <w:pPr>
        <w:pStyle w:val="ListParagraph"/>
        <w:ind w:left="810"/>
        <w:jc w:val="center"/>
        <w:rPr>
          <w:rFonts w:ascii="Century Gothic" w:hAnsi="Century Gothic"/>
          <w:i/>
          <w:sz w:val="20"/>
        </w:rPr>
      </w:pPr>
      <w:r>
        <w:rPr>
          <w:rFonts w:ascii="Century Gothic" w:hAnsi="Century Gothic"/>
          <w:i/>
          <w:sz w:val="20"/>
        </w:rPr>
        <w:t>Figure 4.0</w:t>
      </w:r>
    </w:p>
    <w:p w14:paraId="52C7C3F2" w14:textId="0F8E5564" w:rsidR="00A6110B" w:rsidRPr="004452B9" w:rsidRDefault="00A6110B" w:rsidP="00A6110B">
      <w:pPr>
        <w:jc w:val="center"/>
        <w:rPr>
          <w:rFonts w:ascii="Century Gothic" w:hAnsi="Century Gothic"/>
          <w:i/>
          <w:sz w:val="20"/>
        </w:rPr>
      </w:pPr>
      <w:r w:rsidRPr="004452B9">
        <w:rPr>
          <w:rFonts w:ascii="Century Gothic" w:hAnsi="Century Gothic"/>
          <w:i/>
          <w:color w:val="595959" w:themeColor="text1" w:themeTint="A6"/>
          <w:sz w:val="20"/>
        </w:rPr>
        <w:t>Scr</w:t>
      </w:r>
      <w:r>
        <w:rPr>
          <w:rFonts w:ascii="Century Gothic" w:hAnsi="Century Gothic"/>
          <w:i/>
          <w:color w:val="595959" w:themeColor="text1" w:themeTint="A6"/>
          <w:sz w:val="20"/>
        </w:rPr>
        <w:t>eenshot for system Admin for</w:t>
      </w:r>
      <w:r w:rsidRPr="004452B9">
        <w:rPr>
          <w:rFonts w:ascii="Century Gothic" w:hAnsi="Century Gothic"/>
          <w:i/>
          <w:sz w:val="20"/>
        </w:rPr>
        <w:t xml:space="preserve"> </w:t>
      </w:r>
      <w:r w:rsidR="003064C4">
        <w:rPr>
          <w:rFonts w:ascii="Century Gothic" w:hAnsi="Century Gothic"/>
          <w:i/>
          <w:sz w:val="20"/>
        </w:rPr>
        <w:t>Notice and update</w:t>
      </w:r>
    </w:p>
    <w:p w14:paraId="03B6F1BC" w14:textId="77777777" w:rsidR="00A6110B" w:rsidRPr="00E30655" w:rsidRDefault="00A6110B" w:rsidP="00A6110B">
      <w:pPr>
        <w:spacing w:after="49"/>
        <w:ind w:right="43"/>
        <w:jc w:val="center"/>
        <w:rPr>
          <w:rFonts w:ascii="Century Gothic" w:hAnsi="Century Gothic"/>
          <w:sz w:val="20"/>
        </w:rPr>
      </w:pPr>
    </w:p>
    <w:p w14:paraId="45D60302" w14:textId="7D2A512C" w:rsidR="00661DC5" w:rsidRPr="009C523C" w:rsidRDefault="00BE06A2" w:rsidP="009C523C">
      <w:pPr>
        <w:pStyle w:val="Heading2"/>
        <w:numPr>
          <w:ilvl w:val="0"/>
          <w:numId w:val="29"/>
        </w:numPr>
      </w:pPr>
      <w:bookmarkStart w:id="30" w:name="_Toc95735766"/>
      <w:r>
        <w:t>Resource Management System overview</w:t>
      </w:r>
      <w:bookmarkEnd w:id="30"/>
    </w:p>
    <w:p w14:paraId="208969CF" w14:textId="77777777" w:rsidR="00BE06A2" w:rsidRDefault="00BE06A2" w:rsidP="00BE06A2">
      <w:pPr>
        <w:spacing w:after="53"/>
        <w:ind w:left="10" w:right="53"/>
        <w:rPr>
          <w:rFonts w:ascii="Century Gothic" w:hAnsi="Century Gothic"/>
          <w:sz w:val="20"/>
        </w:rPr>
      </w:pPr>
      <w:r w:rsidRPr="00BE06A2">
        <w:rPr>
          <w:rFonts w:ascii="Century Gothic" w:hAnsi="Century Gothic"/>
          <w:sz w:val="20"/>
        </w:rPr>
        <w:t xml:space="preserve">CMS use the resource management to assign officers to perform certain business functions like document verification, inspection on a specific declaration etc. The assignment is linked to a specific business transaction. The manager/supervisor of the customs office will configure resource management and can manually assign officers to task.  </w:t>
      </w:r>
    </w:p>
    <w:p w14:paraId="30C681E3" w14:textId="77777777" w:rsidR="008F3EBE" w:rsidRPr="008F3EBE" w:rsidRDefault="008F3EBE" w:rsidP="008F3EBE">
      <w:pPr>
        <w:ind w:left="10" w:right="53"/>
        <w:rPr>
          <w:rFonts w:ascii="Century Gothic" w:hAnsi="Century Gothic"/>
          <w:sz w:val="20"/>
        </w:rPr>
      </w:pPr>
      <w:r w:rsidRPr="008F3EBE">
        <w:rPr>
          <w:rFonts w:ascii="Century Gothic" w:hAnsi="Century Gothic"/>
          <w:sz w:val="20"/>
        </w:rPr>
        <w:t xml:space="preserve">The setup for customs Admin and supervisor includes the following:  </w:t>
      </w:r>
    </w:p>
    <w:p w14:paraId="4A71B862" w14:textId="77777777" w:rsidR="008F3EBE" w:rsidRPr="008F3EBE" w:rsidRDefault="008F3EBE" w:rsidP="008F3EBE">
      <w:pPr>
        <w:numPr>
          <w:ilvl w:val="0"/>
          <w:numId w:val="33"/>
        </w:numPr>
        <w:tabs>
          <w:tab w:val="clear" w:pos="360"/>
        </w:tabs>
        <w:spacing w:after="20" w:line="248" w:lineRule="auto"/>
        <w:ind w:right="53" w:hanging="360"/>
        <w:jc w:val="both"/>
        <w:rPr>
          <w:rFonts w:ascii="Century Gothic" w:hAnsi="Century Gothic"/>
          <w:sz w:val="20"/>
        </w:rPr>
      </w:pPr>
      <w:r w:rsidRPr="008F3EBE">
        <w:rPr>
          <w:rFonts w:ascii="Century Gothic" w:hAnsi="Century Gothic"/>
          <w:sz w:val="20"/>
        </w:rPr>
        <w:t xml:space="preserve">Calendar year configuration </w:t>
      </w:r>
    </w:p>
    <w:p w14:paraId="07BB560E" w14:textId="77777777" w:rsidR="008F3EBE" w:rsidRPr="008F3EBE" w:rsidRDefault="008F3EBE" w:rsidP="008F3EBE">
      <w:pPr>
        <w:numPr>
          <w:ilvl w:val="0"/>
          <w:numId w:val="33"/>
        </w:numPr>
        <w:tabs>
          <w:tab w:val="clear" w:pos="360"/>
        </w:tabs>
        <w:spacing w:after="20" w:line="248" w:lineRule="auto"/>
        <w:ind w:right="53" w:hanging="360"/>
        <w:jc w:val="both"/>
        <w:rPr>
          <w:rFonts w:ascii="Century Gothic" w:hAnsi="Century Gothic"/>
          <w:sz w:val="20"/>
        </w:rPr>
      </w:pPr>
      <w:r w:rsidRPr="008F3EBE">
        <w:rPr>
          <w:rFonts w:ascii="Century Gothic" w:hAnsi="Century Gothic"/>
          <w:sz w:val="20"/>
        </w:rPr>
        <w:t xml:space="preserve">Work shift assignment </w:t>
      </w:r>
    </w:p>
    <w:p w14:paraId="38E11162" w14:textId="77777777" w:rsidR="008F3EBE" w:rsidRPr="008F3EBE" w:rsidRDefault="008F3EBE" w:rsidP="008F3EBE">
      <w:pPr>
        <w:numPr>
          <w:ilvl w:val="0"/>
          <w:numId w:val="33"/>
        </w:numPr>
        <w:tabs>
          <w:tab w:val="clear" w:pos="360"/>
        </w:tabs>
        <w:spacing w:after="20" w:line="248" w:lineRule="auto"/>
        <w:ind w:right="53" w:hanging="360"/>
        <w:jc w:val="both"/>
        <w:rPr>
          <w:rFonts w:ascii="Century Gothic" w:hAnsi="Century Gothic"/>
          <w:sz w:val="20"/>
        </w:rPr>
      </w:pPr>
      <w:r w:rsidRPr="008F3EBE">
        <w:rPr>
          <w:rFonts w:ascii="Century Gothic" w:hAnsi="Century Gothic"/>
          <w:sz w:val="20"/>
        </w:rPr>
        <w:t xml:space="preserve">Setup vacation period of custom officers </w:t>
      </w:r>
    </w:p>
    <w:p w14:paraId="2D649C38" w14:textId="77777777" w:rsidR="008F3EBE" w:rsidRPr="008F3EBE" w:rsidRDefault="008F3EBE" w:rsidP="008F3EBE">
      <w:pPr>
        <w:numPr>
          <w:ilvl w:val="0"/>
          <w:numId w:val="33"/>
        </w:numPr>
        <w:tabs>
          <w:tab w:val="clear" w:pos="360"/>
        </w:tabs>
        <w:spacing w:after="20" w:line="248" w:lineRule="auto"/>
        <w:ind w:right="53" w:hanging="360"/>
        <w:jc w:val="both"/>
        <w:rPr>
          <w:rFonts w:ascii="Century Gothic" w:hAnsi="Century Gothic"/>
          <w:sz w:val="20"/>
        </w:rPr>
      </w:pPr>
      <w:r w:rsidRPr="008F3EBE">
        <w:rPr>
          <w:rFonts w:ascii="Century Gothic" w:hAnsi="Century Gothic"/>
          <w:sz w:val="20"/>
        </w:rPr>
        <w:t xml:space="preserve">Task Configuration </w:t>
      </w:r>
    </w:p>
    <w:p w14:paraId="629BD38A" w14:textId="1E8A4A27" w:rsidR="00FF7F5B" w:rsidRDefault="008F3EBE" w:rsidP="00FF7F5B">
      <w:pPr>
        <w:numPr>
          <w:ilvl w:val="0"/>
          <w:numId w:val="33"/>
        </w:numPr>
        <w:tabs>
          <w:tab w:val="clear" w:pos="360"/>
        </w:tabs>
        <w:spacing w:after="20" w:line="248" w:lineRule="auto"/>
        <w:ind w:right="53" w:hanging="360"/>
        <w:jc w:val="both"/>
        <w:rPr>
          <w:rFonts w:ascii="Century Gothic" w:hAnsi="Century Gothic"/>
          <w:sz w:val="20"/>
        </w:rPr>
      </w:pPr>
      <w:r w:rsidRPr="008F3EBE">
        <w:rPr>
          <w:rFonts w:ascii="Century Gothic" w:hAnsi="Century Gothic"/>
          <w:sz w:val="20"/>
        </w:rPr>
        <w:t xml:space="preserve">Pending tasks </w:t>
      </w:r>
    </w:p>
    <w:p w14:paraId="0F0F5317" w14:textId="77777777" w:rsidR="00FF7F5B" w:rsidRPr="00FF7F5B" w:rsidRDefault="00FF7F5B" w:rsidP="00FF7F5B">
      <w:pPr>
        <w:ind w:left="705"/>
        <w:rPr>
          <w:rFonts w:ascii="Century Gothic" w:hAnsi="Century Gothic"/>
          <w:sz w:val="20"/>
        </w:rPr>
      </w:pPr>
      <w:r w:rsidRPr="00FF7F5B">
        <w:rPr>
          <w:rFonts w:ascii="Century Gothic" w:hAnsi="Century Gothic"/>
          <w:sz w:val="20"/>
        </w:rPr>
        <w:t>The screen to apply for code maintenance for system administration for Department of Revenue and Customs Bhutan is provided below.</w:t>
      </w:r>
    </w:p>
    <w:p w14:paraId="5B78F5FA" w14:textId="5B8F9DFB" w:rsidR="009C523C" w:rsidRPr="00BE06A2" w:rsidRDefault="004B605D" w:rsidP="00BE06A2">
      <w:pPr>
        <w:spacing w:after="53"/>
        <w:ind w:left="10" w:right="53"/>
        <w:rPr>
          <w:rFonts w:ascii="Century Gothic" w:hAnsi="Century Gothic"/>
          <w:sz w:val="20"/>
        </w:rPr>
      </w:pPr>
      <w:r>
        <w:rPr>
          <w:rFonts w:ascii="Century Gothic" w:hAnsi="Century Gothic"/>
          <w:noProof/>
          <w:sz w:val="20"/>
        </w:rPr>
        <w:drawing>
          <wp:inline distT="0" distB="0" distL="0" distR="0" wp14:anchorId="2FAC95D4" wp14:editId="772ACC81">
            <wp:extent cx="6127750" cy="18415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7750" cy="1841500"/>
                    </a:xfrm>
                    <a:prstGeom prst="rect">
                      <a:avLst/>
                    </a:prstGeom>
                  </pic:spPr>
                </pic:pic>
              </a:graphicData>
            </a:graphic>
          </wp:inline>
        </w:drawing>
      </w:r>
    </w:p>
    <w:p w14:paraId="6DDD6FEE" w14:textId="601AE4CB" w:rsidR="007C59AB" w:rsidRPr="0051707B" w:rsidRDefault="004452B9" w:rsidP="004452B9">
      <w:pPr>
        <w:tabs>
          <w:tab w:val="clear" w:pos="360"/>
          <w:tab w:val="left" w:pos="6950"/>
        </w:tabs>
        <w:rPr>
          <w:rFonts w:ascii="Century Gothic" w:hAnsi="Century Gothic"/>
        </w:rPr>
      </w:pPr>
      <w:r>
        <w:rPr>
          <w:rFonts w:ascii="Century Gothic" w:hAnsi="Century Gothic"/>
        </w:rPr>
        <w:tab/>
      </w:r>
    </w:p>
    <w:p w14:paraId="3487644C" w14:textId="1487E029" w:rsidR="004B605D" w:rsidRDefault="004B605D" w:rsidP="004B605D">
      <w:pPr>
        <w:pStyle w:val="ListParagraph"/>
        <w:ind w:left="810"/>
        <w:jc w:val="center"/>
        <w:rPr>
          <w:rFonts w:ascii="Century Gothic" w:hAnsi="Century Gothic"/>
          <w:i/>
          <w:sz w:val="20"/>
        </w:rPr>
      </w:pPr>
      <w:r>
        <w:rPr>
          <w:rFonts w:ascii="Century Gothic" w:hAnsi="Century Gothic"/>
          <w:i/>
          <w:sz w:val="20"/>
        </w:rPr>
        <w:t>Figure 5.0</w:t>
      </w:r>
    </w:p>
    <w:p w14:paraId="491F9A5D" w14:textId="75192A55" w:rsidR="004B605D" w:rsidRPr="001024BD" w:rsidRDefault="004B605D" w:rsidP="004B605D">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resource management</w:t>
      </w:r>
    </w:p>
    <w:p w14:paraId="400D33E8" w14:textId="683DFA94" w:rsidR="00D34709" w:rsidRPr="0051707B" w:rsidRDefault="00D64E5C" w:rsidP="0051707B">
      <w:pPr>
        <w:pStyle w:val="Caption"/>
        <w:jc w:val="center"/>
        <w:rPr>
          <w:sz w:val="20"/>
        </w:rPr>
      </w:pPr>
      <w:r w:rsidRPr="0051707B">
        <w:tab/>
      </w:r>
    </w:p>
    <w:p w14:paraId="4FEBA319" w14:textId="77777777" w:rsidR="00D64E5C" w:rsidRPr="0051707B" w:rsidRDefault="00D64E5C" w:rsidP="00625024">
      <w:pPr>
        <w:rPr>
          <w:rFonts w:ascii="Century Gothic" w:hAnsi="Century Gothic"/>
        </w:rPr>
      </w:pPr>
    </w:p>
    <w:p w14:paraId="673F79E6" w14:textId="64E2BBB2" w:rsidR="00AA2A06" w:rsidRPr="00E30655" w:rsidRDefault="00AA2A06" w:rsidP="00610D31">
      <w:pPr>
        <w:pStyle w:val="Heading2"/>
        <w:numPr>
          <w:ilvl w:val="0"/>
          <w:numId w:val="29"/>
        </w:numPr>
      </w:pPr>
      <w:bookmarkStart w:id="31" w:name="_Toc95735767"/>
      <w:r>
        <w:lastRenderedPageBreak/>
        <w:t>Calendar configuration</w:t>
      </w:r>
      <w:bookmarkEnd w:id="31"/>
    </w:p>
    <w:p w14:paraId="3B46A8A5" w14:textId="77777777" w:rsidR="005768BF" w:rsidRPr="005768BF" w:rsidRDefault="005768BF" w:rsidP="005768BF">
      <w:pPr>
        <w:ind w:left="10" w:right="53"/>
        <w:rPr>
          <w:rFonts w:ascii="Century Gothic" w:hAnsi="Century Gothic"/>
          <w:sz w:val="20"/>
        </w:rPr>
      </w:pPr>
      <w:r w:rsidRPr="005768BF">
        <w:rPr>
          <w:rFonts w:ascii="Century Gothic" w:hAnsi="Century Gothic"/>
          <w:sz w:val="20"/>
        </w:rPr>
        <w:t xml:space="preserve">In the calendar year configuration, there are 4 tabs which requires setup: </w:t>
      </w:r>
    </w:p>
    <w:p w14:paraId="20C08395" w14:textId="77777777" w:rsidR="005768BF" w:rsidRPr="005768BF" w:rsidRDefault="005768BF" w:rsidP="005768BF">
      <w:pPr>
        <w:numPr>
          <w:ilvl w:val="0"/>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Calendar </w:t>
      </w:r>
    </w:p>
    <w:p w14:paraId="3F71EA39" w14:textId="6EB20FC6" w:rsidR="005768BF" w:rsidRPr="005768BF" w:rsidRDefault="005768BF" w:rsidP="005768BF">
      <w:pPr>
        <w:numPr>
          <w:ilvl w:val="1"/>
          <w:numId w:val="34"/>
        </w:numPr>
        <w:tabs>
          <w:tab w:val="clear" w:pos="360"/>
        </w:tabs>
        <w:spacing w:after="20" w:line="248" w:lineRule="auto"/>
        <w:ind w:right="53" w:hanging="360"/>
        <w:jc w:val="both"/>
        <w:rPr>
          <w:rFonts w:ascii="Century Gothic" w:hAnsi="Century Gothic"/>
          <w:sz w:val="20"/>
        </w:rPr>
      </w:pPr>
      <w:r>
        <w:rPr>
          <w:rFonts w:ascii="Century Gothic" w:hAnsi="Century Gothic"/>
          <w:sz w:val="20"/>
        </w:rPr>
        <w:t>Setup for calendar year.</w:t>
      </w:r>
    </w:p>
    <w:p w14:paraId="10335504" w14:textId="77777777" w:rsidR="005768BF" w:rsidRPr="005768BF" w:rsidRDefault="005768BF" w:rsidP="005768BF">
      <w:pPr>
        <w:numPr>
          <w:ilvl w:val="0"/>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Work week </w:t>
      </w:r>
    </w:p>
    <w:p w14:paraId="72FCA261" w14:textId="41ABC367" w:rsidR="005768BF" w:rsidRPr="005768BF" w:rsidRDefault="005768BF" w:rsidP="005768BF">
      <w:pPr>
        <w:numPr>
          <w:ilvl w:val="1"/>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Setup of office hours for each day of the week. </w:t>
      </w:r>
    </w:p>
    <w:p w14:paraId="60EE4CE3" w14:textId="77777777" w:rsidR="005768BF" w:rsidRPr="005768BF" w:rsidRDefault="005768BF" w:rsidP="005768BF">
      <w:pPr>
        <w:numPr>
          <w:ilvl w:val="0"/>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Work Shifts </w:t>
      </w:r>
    </w:p>
    <w:p w14:paraId="31087ECD" w14:textId="77777777" w:rsidR="005768BF" w:rsidRPr="005768BF" w:rsidRDefault="005768BF" w:rsidP="005768BF">
      <w:pPr>
        <w:numPr>
          <w:ilvl w:val="1"/>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Working shifts </w:t>
      </w:r>
    </w:p>
    <w:p w14:paraId="367AFB8F" w14:textId="4A02C44F" w:rsidR="005768BF" w:rsidRPr="005768BF" w:rsidRDefault="005768BF" w:rsidP="005768BF">
      <w:pPr>
        <w:numPr>
          <w:ilvl w:val="1"/>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Each custom officer is assigned a work shift when on duty.</w:t>
      </w:r>
      <w:r w:rsidRPr="005768BF">
        <w:rPr>
          <w:rFonts w:ascii="Century Gothic" w:hAnsi="Century Gothic"/>
          <w:color w:val="FF0000"/>
          <w:sz w:val="20"/>
        </w:rPr>
        <w:t xml:space="preserve"> </w:t>
      </w:r>
      <w:r w:rsidRPr="005768BF">
        <w:rPr>
          <w:rFonts w:ascii="Century Gothic" w:hAnsi="Century Gothic"/>
          <w:sz w:val="20"/>
        </w:rPr>
        <w:t xml:space="preserve"> </w:t>
      </w:r>
    </w:p>
    <w:p w14:paraId="27115B4B" w14:textId="77777777" w:rsidR="005768BF" w:rsidRPr="005768BF" w:rsidRDefault="005768BF" w:rsidP="005768BF">
      <w:pPr>
        <w:numPr>
          <w:ilvl w:val="0"/>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Holidays </w:t>
      </w:r>
    </w:p>
    <w:p w14:paraId="5FE80484" w14:textId="77777777" w:rsidR="005768BF" w:rsidRPr="005768BF" w:rsidRDefault="005768BF" w:rsidP="005768BF">
      <w:pPr>
        <w:numPr>
          <w:ilvl w:val="1"/>
          <w:numId w:val="34"/>
        </w:numPr>
        <w:tabs>
          <w:tab w:val="clear" w:pos="360"/>
        </w:tabs>
        <w:spacing w:after="20" w:line="248" w:lineRule="auto"/>
        <w:ind w:right="53" w:hanging="360"/>
        <w:jc w:val="both"/>
        <w:rPr>
          <w:rFonts w:ascii="Century Gothic" w:hAnsi="Century Gothic"/>
          <w:sz w:val="20"/>
        </w:rPr>
      </w:pPr>
      <w:r w:rsidRPr="005768BF">
        <w:rPr>
          <w:rFonts w:ascii="Century Gothic" w:hAnsi="Century Gothic"/>
          <w:sz w:val="20"/>
        </w:rPr>
        <w:t xml:space="preserve">Setup for eCMS to recognize public holidays  </w:t>
      </w:r>
    </w:p>
    <w:p w14:paraId="77013CF7" w14:textId="77777777" w:rsidR="00D64E5C" w:rsidRPr="00D83CD4" w:rsidRDefault="00D64E5C" w:rsidP="00625024">
      <w:pPr>
        <w:rPr>
          <w:rFonts w:ascii="Century Gothic" w:hAnsi="Century Gothic"/>
        </w:rPr>
      </w:pPr>
    </w:p>
    <w:p w14:paraId="0B14A8CF" w14:textId="77777777" w:rsidR="00D83CD4" w:rsidRPr="00D83CD4" w:rsidRDefault="00D83CD4" w:rsidP="00D83CD4">
      <w:pPr>
        <w:ind w:left="705"/>
        <w:rPr>
          <w:rFonts w:ascii="Century Gothic" w:hAnsi="Century Gothic"/>
          <w:sz w:val="20"/>
        </w:rPr>
      </w:pPr>
      <w:r w:rsidRPr="00D83CD4">
        <w:rPr>
          <w:rFonts w:ascii="Century Gothic" w:hAnsi="Century Gothic"/>
          <w:sz w:val="20"/>
        </w:rPr>
        <w:t>The screen to apply for code maintenance for system administration for Department of Revenue and Customs Bhutan is provided below.</w:t>
      </w:r>
    </w:p>
    <w:p w14:paraId="529C5F15" w14:textId="77777777" w:rsidR="00D64E5C" w:rsidRPr="0051707B" w:rsidRDefault="00D64E5C" w:rsidP="00625024">
      <w:pPr>
        <w:rPr>
          <w:rFonts w:ascii="Century Gothic" w:hAnsi="Century Gothic"/>
        </w:rPr>
      </w:pPr>
    </w:p>
    <w:p w14:paraId="74E2AC84" w14:textId="77777777" w:rsidR="00297CC2" w:rsidRDefault="00D83CD4">
      <w:pPr>
        <w:tabs>
          <w:tab w:val="clear" w:pos="360"/>
        </w:tabs>
        <w:rPr>
          <w:rFonts w:ascii="Century Gothic" w:hAnsi="Century Gothic"/>
        </w:rPr>
      </w:pPr>
      <w:r>
        <w:rPr>
          <w:rFonts w:ascii="Century Gothic" w:hAnsi="Century Gothic"/>
          <w:noProof/>
        </w:rPr>
        <w:drawing>
          <wp:inline distT="0" distB="0" distL="0" distR="0" wp14:anchorId="43ED9705" wp14:editId="2F2FF0CD">
            <wp:extent cx="5664200" cy="1943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4200" cy="1943100"/>
                    </a:xfrm>
                    <a:prstGeom prst="rect">
                      <a:avLst/>
                    </a:prstGeom>
                  </pic:spPr>
                </pic:pic>
              </a:graphicData>
            </a:graphic>
          </wp:inline>
        </w:drawing>
      </w:r>
    </w:p>
    <w:p w14:paraId="442260FD" w14:textId="77777777" w:rsidR="00297CC2" w:rsidRDefault="00297CC2">
      <w:pPr>
        <w:tabs>
          <w:tab w:val="clear" w:pos="360"/>
        </w:tabs>
        <w:rPr>
          <w:rFonts w:ascii="Century Gothic" w:hAnsi="Century Gothic"/>
        </w:rPr>
      </w:pPr>
    </w:p>
    <w:p w14:paraId="279A97B7" w14:textId="23DC3831" w:rsidR="00297CC2" w:rsidRDefault="00297CC2" w:rsidP="00297CC2">
      <w:pPr>
        <w:pStyle w:val="ListParagraph"/>
        <w:ind w:left="810"/>
        <w:jc w:val="center"/>
        <w:rPr>
          <w:rFonts w:ascii="Century Gothic" w:hAnsi="Century Gothic"/>
          <w:i/>
          <w:sz w:val="20"/>
        </w:rPr>
      </w:pPr>
      <w:r>
        <w:rPr>
          <w:rFonts w:ascii="Century Gothic" w:hAnsi="Century Gothic"/>
          <w:i/>
          <w:sz w:val="20"/>
        </w:rPr>
        <w:t>Figure 6.0</w:t>
      </w:r>
    </w:p>
    <w:p w14:paraId="70BB200B" w14:textId="745A9D42" w:rsidR="00297CC2" w:rsidRPr="001024BD" w:rsidRDefault="00297CC2" w:rsidP="00297CC2">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w:t>
      </w:r>
      <w:r>
        <w:rPr>
          <w:rFonts w:ascii="Century Gothic" w:hAnsi="Century Gothic"/>
          <w:i/>
          <w:sz w:val="20"/>
        </w:rPr>
        <w:t>calendar configuration</w:t>
      </w:r>
    </w:p>
    <w:p w14:paraId="25C9FC47" w14:textId="77777777" w:rsidR="00814EE3" w:rsidRDefault="00814EE3" w:rsidP="00814EE3">
      <w:pPr>
        <w:tabs>
          <w:tab w:val="clear" w:pos="360"/>
        </w:tabs>
        <w:rPr>
          <w:rFonts w:ascii="Century Gothic" w:hAnsi="Century Gothic"/>
        </w:rPr>
      </w:pPr>
    </w:p>
    <w:p w14:paraId="50DFED02" w14:textId="77777777" w:rsidR="00814EE3" w:rsidRDefault="00814EE3" w:rsidP="00814EE3">
      <w:pPr>
        <w:tabs>
          <w:tab w:val="clear" w:pos="360"/>
        </w:tabs>
        <w:rPr>
          <w:rFonts w:ascii="Century Gothic" w:hAnsi="Century Gothic"/>
        </w:rPr>
      </w:pPr>
    </w:p>
    <w:p w14:paraId="39944EED" w14:textId="75EF41F9" w:rsidR="00814EE3" w:rsidRPr="00E30655" w:rsidRDefault="00814EE3" w:rsidP="00610D31">
      <w:pPr>
        <w:pStyle w:val="Heading2"/>
        <w:numPr>
          <w:ilvl w:val="0"/>
          <w:numId w:val="29"/>
        </w:numPr>
      </w:pPr>
      <w:r>
        <w:t xml:space="preserve"> </w:t>
      </w:r>
      <w:bookmarkStart w:id="32" w:name="_Toc95735768"/>
      <w:r>
        <w:t>Work shift Assignment</w:t>
      </w:r>
      <w:bookmarkEnd w:id="32"/>
    </w:p>
    <w:p w14:paraId="23F1333D" w14:textId="77777777" w:rsidR="005A282E" w:rsidRDefault="005A282E" w:rsidP="00814EE3">
      <w:pPr>
        <w:tabs>
          <w:tab w:val="clear" w:pos="360"/>
        </w:tabs>
        <w:rPr>
          <w:rFonts w:ascii="Century Gothic" w:hAnsi="Century Gothic"/>
        </w:rPr>
      </w:pPr>
    </w:p>
    <w:p w14:paraId="4459EC64" w14:textId="068DF6D9" w:rsidR="005A282E" w:rsidRPr="005A282E" w:rsidRDefault="005A282E" w:rsidP="005A282E">
      <w:pPr>
        <w:ind w:left="10" w:right="53"/>
        <w:rPr>
          <w:rFonts w:ascii="Century Gothic" w:hAnsi="Century Gothic"/>
          <w:sz w:val="20"/>
        </w:rPr>
      </w:pPr>
      <w:r w:rsidRPr="005A282E">
        <w:rPr>
          <w:rFonts w:ascii="Century Gothic" w:hAnsi="Century Gothic"/>
          <w:sz w:val="20"/>
        </w:rPr>
        <w:t xml:space="preserve">This setup the custom officer’s “work shift” and the start and end date of the work shift assignment. </w:t>
      </w:r>
    </w:p>
    <w:p w14:paraId="48CE8102" w14:textId="2D51F8BD" w:rsidR="005A282E" w:rsidRPr="005A282E" w:rsidRDefault="005A282E" w:rsidP="005A282E">
      <w:pPr>
        <w:ind w:left="10" w:right="53"/>
        <w:rPr>
          <w:rFonts w:ascii="Century Gothic" w:hAnsi="Century Gothic"/>
          <w:sz w:val="20"/>
        </w:rPr>
      </w:pPr>
      <w:r>
        <w:rPr>
          <w:rFonts w:ascii="Century Gothic" w:hAnsi="Century Gothic"/>
          <w:sz w:val="20"/>
        </w:rPr>
        <w:t>Here are the field</w:t>
      </w:r>
      <w:r w:rsidRPr="005A282E">
        <w:rPr>
          <w:rFonts w:ascii="Century Gothic" w:hAnsi="Century Gothic"/>
          <w:sz w:val="20"/>
        </w:rPr>
        <w:t xml:space="preserve"> needs to be setup: </w:t>
      </w:r>
    </w:p>
    <w:p w14:paraId="35380AE9" w14:textId="77777777" w:rsidR="005A282E" w:rsidRPr="005A282E" w:rsidRDefault="005A282E" w:rsidP="005A282E">
      <w:pPr>
        <w:numPr>
          <w:ilvl w:val="0"/>
          <w:numId w:val="37"/>
        </w:numPr>
        <w:tabs>
          <w:tab w:val="clear" w:pos="360"/>
        </w:tabs>
        <w:spacing w:after="20" w:line="248" w:lineRule="auto"/>
        <w:ind w:right="53" w:hanging="360"/>
        <w:jc w:val="both"/>
        <w:rPr>
          <w:rFonts w:ascii="Century Gothic" w:hAnsi="Century Gothic"/>
          <w:sz w:val="20"/>
        </w:rPr>
      </w:pPr>
      <w:r w:rsidRPr="005A282E">
        <w:rPr>
          <w:rFonts w:ascii="Century Gothic" w:hAnsi="Century Gothic"/>
          <w:sz w:val="20"/>
        </w:rPr>
        <w:t xml:space="preserve">User ID – custom office user id. This is the ID which has been setup in the Registration-CMS User. </w:t>
      </w:r>
    </w:p>
    <w:p w14:paraId="420756AD" w14:textId="77777777" w:rsidR="005A282E" w:rsidRPr="005A282E" w:rsidRDefault="005A282E" w:rsidP="005A282E">
      <w:pPr>
        <w:numPr>
          <w:ilvl w:val="0"/>
          <w:numId w:val="37"/>
        </w:numPr>
        <w:tabs>
          <w:tab w:val="clear" w:pos="360"/>
        </w:tabs>
        <w:spacing w:after="20" w:line="248" w:lineRule="auto"/>
        <w:ind w:right="53" w:hanging="360"/>
        <w:jc w:val="both"/>
        <w:rPr>
          <w:rFonts w:ascii="Century Gothic" w:hAnsi="Century Gothic"/>
          <w:sz w:val="20"/>
        </w:rPr>
      </w:pPr>
      <w:r w:rsidRPr="005A282E">
        <w:rPr>
          <w:rFonts w:ascii="Century Gothic" w:hAnsi="Century Gothic"/>
          <w:sz w:val="20"/>
        </w:rPr>
        <w:t xml:space="preserve">From Date and To Date – the start and end of the configured work shift. </w:t>
      </w:r>
    </w:p>
    <w:p w14:paraId="2E94F002" w14:textId="77777777" w:rsidR="005A282E" w:rsidRPr="005A282E" w:rsidRDefault="005A282E" w:rsidP="005A282E">
      <w:pPr>
        <w:numPr>
          <w:ilvl w:val="0"/>
          <w:numId w:val="37"/>
        </w:numPr>
        <w:tabs>
          <w:tab w:val="clear" w:pos="360"/>
        </w:tabs>
        <w:spacing w:after="20" w:line="248" w:lineRule="auto"/>
        <w:ind w:right="53" w:hanging="360"/>
        <w:jc w:val="both"/>
        <w:rPr>
          <w:rFonts w:ascii="Century Gothic" w:hAnsi="Century Gothic"/>
          <w:sz w:val="20"/>
        </w:rPr>
      </w:pPr>
      <w:r w:rsidRPr="005A282E">
        <w:rPr>
          <w:rFonts w:ascii="Century Gothic" w:hAnsi="Century Gothic"/>
          <w:sz w:val="20"/>
        </w:rPr>
        <w:t xml:space="preserve">Shift Name – This is the shift defined during the setup of the calendar. </w:t>
      </w:r>
    </w:p>
    <w:p w14:paraId="22C8494E" w14:textId="77777777" w:rsidR="005A282E" w:rsidRPr="005A282E" w:rsidRDefault="005A282E" w:rsidP="005A282E">
      <w:pPr>
        <w:numPr>
          <w:ilvl w:val="0"/>
          <w:numId w:val="37"/>
        </w:numPr>
        <w:tabs>
          <w:tab w:val="clear" w:pos="360"/>
        </w:tabs>
        <w:spacing w:after="20" w:line="248" w:lineRule="auto"/>
        <w:ind w:right="53" w:hanging="360"/>
        <w:jc w:val="both"/>
        <w:rPr>
          <w:rFonts w:ascii="Century Gothic" w:hAnsi="Century Gothic"/>
          <w:sz w:val="20"/>
        </w:rPr>
      </w:pPr>
      <w:r w:rsidRPr="005A282E">
        <w:rPr>
          <w:rFonts w:ascii="Century Gothic" w:hAnsi="Century Gothic"/>
          <w:sz w:val="20"/>
        </w:rPr>
        <w:t xml:space="preserve">Active – it is valid.  </w:t>
      </w:r>
    </w:p>
    <w:p w14:paraId="7068A353" w14:textId="37013386" w:rsidR="00D64E5C" w:rsidRPr="005A282E" w:rsidRDefault="00D64E5C" w:rsidP="00814EE3">
      <w:pPr>
        <w:tabs>
          <w:tab w:val="clear" w:pos="360"/>
        </w:tabs>
        <w:rPr>
          <w:rFonts w:ascii="Century Gothic" w:hAnsi="Century Gothic"/>
          <w:sz w:val="20"/>
        </w:rPr>
      </w:pPr>
      <w:r w:rsidRPr="005A282E">
        <w:rPr>
          <w:rFonts w:ascii="Century Gothic" w:hAnsi="Century Gothic"/>
          <w:sz w:val="20"/>
        </w:rPr>
        <w:br w:type="page"/>
      </w:r>
    </w:p>
    <w:p w14:paraId="53F883BE" w14:textId="61F3797D" w:rsidR="00D64E5C" w:rsidRPr="0051707B" w:rsidRDefault="00D64E5C" w:rsidP="00D64E5C">
      <w:pPr>
        <w:rPr>
          <w:rFonts w:ascii="Century Gothic" w:hAnsi="Century Gothic"/>
          <w:sz w:val="20"/>
        </w:rPr>
      </w:pPr>
      <w:r w:rsidRPr="0051707B">
        <w:rPr>
          <w:rFonts w:ascii="Century Gothic" w:hAnsi="Century Gothic"/>
          <w:sz w:val="20"/>
        </w:rPr>
        <w:lastRenderedPageBreak/>
        <w:t xml:space="preserve">The </w:t>
      </w:r>
      <w:r w:rsidR="00F548B4">
        <w:rPr>
          <w:rFonts w:ascii="Century Gothic" w:hAnsi="Century Gothic"/>
          <w:sz w:val="20"/>
        </w:rPr>
        <w:t xml:space="preserve">screen to </w:t>
      </w:r>
      <w:r w:rsidR="00B57A8D">
        <w:rPr>
          <w:rFonts w:ascii="Century Gothic" w:hAnsi="Century Gothic"/>
          <w:sz w:val="20"/>
        </w:rPr>
        <w:t>apply for work shift Assignment</w:t>
      </w:r>
      <w:r w:rsidR="00F548B4">
        <w:rPr>
          <w:rFonts w:ascii="Century Gothic" w:hAnsi="Century Gothic"/>
          <w:sz w:val="20"/>
        </w:rPr>
        <w:t xml:space="preserve"> for the System Administration</w:t>
      </w:r>
      <w:r w:rsidRPr="0051707B">
        <w:rPr>
          <w:rFonts w:ascii="Century Gothic" w:hAnsi="Century Gothic"/>
          <w:sz w:val="20"/>
        </w:rPr>
        <w:t xml:space="preserve"> is provided below.</w:t>
      </w:r>
    </w:p>
    <w:p w14:paraId="5541474E" w14:textId="77777777" w:rsidR="00D64E5C" w:rsidRPr="0051707B" w:rsidRDefault="00D64E5C" w:rsidP="00D64E5C">
      <w:pPr>
        <w:rPr>
          <w:rFonts w:ascii="Century Gothic" w:hAnsi="Century Gothic"/>
        </w:rPr>
      </w:pPr>
    </w:p>
    <w:p w14:paraId="27F115E1" w14:textId="3CFA56BA" w:rsidR="005B0152" w:rsidRDefault="00123678" w:rsidP="00625024">
      <w:pPr>
        <w:rPr>
          <w:rFonts w:ascii="Century Gothic" w:hAnsi="Century Gothic"/>
        </w:rPr>
      </w:pPr>
      <w:r>
        <w:rPr>
          <w:rFonts w:ascii="Century Gothic" w:hAnsi="Century Gothic"/>
          <w:noProof/>
        </w:rPr>
        <w:drawing>
          <wp:inline distT="0" distB="0" distL="0" distR="0" wp14:anchorId="6ADDDFBB" wp14:editId="57656503">
            <wp:extent cx="5880100" cy="2584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kshiftas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80100" cy="2584450"/>
                    </a:xfrm>
                    <a:prstGeom prst="rect">
                      <a:avLst/>
                    </a:prstGeom>
                  </pic:spPr>
                </pic:pic>
              </a:graphicData>
            </a:graphic>
          </wp:inline>
        </w:drawing>
      </w:r>
    </w:p>
    <w:p w14:paraId="41991EBB" w14:textId="77777777" w:rsidR="007C59AB" w:rsidRPr="0051707B" w:rsidRDefault="007C59AB" w:rsidP="00625024">
      <w:pPr>
        <w:rPr>
          <w:rFonts w:ascii="Century Gothic" w:hAnsi="Century Gothic"/>
        </w:rPr>
      </w:pPr>
    </w:p>
    <w:p w14:paraId="20EE26B4" w14:textId="01563C98" w:rsidR="00FD58D5" w:rsidRDefault="00FD58D5" w:rsidP="00FD58D5">
      <w:pPr>
        <w:pStyle w:val="ListParagraph"/>
        <w:ind w:left="810"/>
        <w:jc w:val="center"/>
        <w:rPr>
          <w:rFonts w:ascii="Century Gothic" w:hAnsi="Century Gothic"/>
          <w:i/>
          <w:sz w:val="20"/>
        </w:rPr>
      </w:pPr>
      <w:r>
        <w:rPr>
          <w:rFonts w:ascii="Century Gothic" w:hAnsi="Century Gothic"/>
          <w:i/>
          <w:sz w:val="20"/>
        </w:rPr>
        <w:t>Figure 7.0</w:t>
      </w:r>
    </w:p>
    <w:p w14:paraId="4E2B7B79" w14:textId="662DC223" w:rsidR="0006477A" w:rsidRPr="000D3D4D" w:rsidRDefault="00FD58D5" w:rsidP="000D3D4D">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w:t>
      </w:r>
      <w:r>
        <w:rPr>
          <w:rFonts w:ascii="Century Gothic" w:hAnsi="Century Gothic"/>
          <w:i/>
          <w:sz w:val="20"/>
        </w:rPr>
        <w:t>work shift Assignment</w:t>
      </w:r>
    </w:p>
    <w:p w14:paraId="63F458F2" w14:textId="77777777" w:rsidR="001566FE" w:rsidRDefault="001566FE" w:rsidP="001566FE">
      <w:pPr>
        <w:tabs>
          <w:tab w:val="clear" w:pos="360"/>
        </w:tabs>
        <w:rPr>
          <w:rFonts w:ascii="Century Gothic" w:hAnsi="Century Gothic"/>
        </w:rPr>
      </w:pPr>
    </w:p>
    <w:p w14:paraId="149A75BF" w14:textId="2B83C7D7" w:rsidR="00034071" w:rsidRDefault="000D3D4D" w:rsidP="00610D31">
      <w:pPr>
        <w:pStyle w:val="Heading2"/>
        <w:numPr>
          <w:ilvl w:val="0"/>
          <w:numId w:val="29"/>
        </w:numPr>
      </w:pPr>
      <w:bookmarkStart w:id="33" w:name="_Toc95735769"/>
      <w:r>
        <w:t>setup of vacation period of custom officers</w:t>
      </w:r>
      <w:bookmarkEnd w:id="33"/>
    </w:p>
    <w:p w14:paraId="1DA18456" w14:textId="538CC052" w:rsidR="00034071" w:rsidRPr="00034071" w:rsidRDefault="00034071" w:rsidP="001566FE">
      <w:pPr>
        <w:ind w:left="10" w:right="53"/>
        <w:rPr>
          <w:rFonts w:ascii="Century Gothic" w:hAnsi="Century Gothic"/>
          <w:sz w:val="20"/>
        </w:rPr>
      </w:pPr>
      <w:r w:rsidRPr="00034071">
        <w:rPr>
          <w:rFonts w:ascii="Century Gothic" w:hAnsi="Century Gothic"/>
          <w:sz w:val="20"/>
        </w:rPr>
        <w:t xml:space="preserve">All custom office needs to setup the vacation period so eCMS assignment engine will know whether an officer is present and can be assignment with new tasks. </w:t>
      </w:r>
    </w:p>
    <w:p w14:paraId="585E9EA6" w14:textId="43CD4FE3" w:rsidR="00034071" w:rsidRPr="00034071" w:rsidRDefault="00034071" w:rsidP="00034071">
      <w:pPr>
        <w:ind w:left="10" w:right="53"/>
        <w:rPr>
          <w:rFonts w:ascii="Century Gothic" w:hAnsi="Century Gothic"/>
          <w:sz w:val="20"/>
        </w:rPr>
      </w:pPr>
      <w:r>
        <w:rPr>
          <w:rFonts w:ascii="Century Gothic" w:hAnsi="Century Gothic"/>
          <w:sz w:val="20"/>
        </w:rPr>
        <w:t>Here are the field</w:t>
      </w:r>
      <w:r w:rsidRPr="00034071">
        <w:rPr>
          <w:rFonts w:ascii="Century Gothic" w:hAnsi="Century Gothic"/>
          <w:sz w:val="20"/>
        </w:rPr>
        <w:t xml:space="preserve"> needs to be setup: </w:t>
      </w:r>
    </w:p>
    <w:p w14:paraId="40F9241D" w14:textId="77777777" w:rsidR="00034071" w:rsidRPr="00034071" w:rsidRDefault="00034071" w:rsidP="00034071">
      <w:pPr>
        <w:numPr>
          <w:ilvl w:val="0"/>
          <w:numId w:val="38"/>
        </w:numPr>
        <w:tabs>
          <w:tab w:val="clear" w:pos="360"/>
        </w:tabs>
        <w:spacing w:after="20" w:line="248" w:lineRule="auto"/>
        <w:ind w:right="53" w:hanging="360"/>
        <w:jc w:val="both"/>
        <w:rPr>
          <w:rFonts w:ascii="Century Gothic" w:hAnsi="Century Gothic"/>
          <w:sz w:val="20"/>
        </w:rPr>
      </w:pPr>
      <w:r w:rsidRPr="00034071">
        <w:rPr>
          <w:rFonts w:ascii="Century Gothic" w:hAnsi="Century Gothic"/>
          <w:sz w:val="20"/>
        </w:rPr>
        <w:t xml:space="preserve">User ID – custom office user id. </w:t>
      </w:r>
    </w:p>
    <w:p w14:paraId="30EB5643" w14:textId="77777777" w:rsidR="00034071" w:rsidRPr="00034071" w:rsidRDefault="00034071" w:rsidP="00034071">
      <w:pPr>
        <w:numPr>
          <w:ilvl w:val="0"/>
          <w:numId w:val="38"/>
        </w:numPr>
        <w:tabs>
          <w:tab w:val="clear" w:pos="360"/>
        </w:tabs>
        <w:spacing w:after="20" w:line="248" w:lineRule="auto"/>
        <w:ind w:right="53" w:hanging="360"/>
        <w:jc w:val="both"/>
        <w:rPr>
          <w:rFonts w:ascii="Century Gothic" w:hAnsi="Century Gothic"/>
          <w:sz w:val="20"/>
        </w:rPr>
      </w:pPr>
      <w:r w:rsidRPr="00034071">
        <w:rPr>
          <w:rFonts w:ascii="Century Gothic" w:hAnsi="Century Gothic"/>
          <w:sz w:val="20"/>
        </w:rPr>
        <w:t xml:space="preserve">From Date and to date - Start and end date of vacation. </w:t>
      </w:r>
    </w:p>
    <w:p w14:paraId="4F590721" w14:textId="77777777" w:rsidR="00034071" w:rsidRPr="00034071" w:rsidRDefault="00034071" w:rsidP="00034071">
      <w:pPr>
        <w:numPr>
          <w:ilvl w:val="0"/>
          <w:numId w:val="38"/>
        </w:numPr>
        <w:tabs>
          <w:tab w:val="clear" w:pos="360"/>
        </w:tabs>
        <w:spacing w:after="20" w:line="248" w:lineRule="auto"/>
        <w:ind w:right="53" w:hanging="360"/>
        <w:jc w:val="both"/>
        <w:rPr>
          <w:rFonts w:ascii="Century Gothic" w:hAnsi="Century Gothic"/>
          <w:sz w:val="20"/>
        </w:rPr>
      </w:pPr>
      <w:r w:rsidRPr="00034071">
        <w:rPr>
          <w:rFonts w:ascii="Century Gothic" w:hAnsi="Century Gothic"/>
          <w:sz w:val="20"/>
        </w:rPr>
        <w:t xml:space="preserve">Remark - description. </w:t>
      </w:r>
    </w:p>
    <w:p w14:paraId="25735F12" w14:textId="77777777" w:rsidR="00034071" w:rsidRDefault="00034071" w:rsidP="00034071">
      <w:pPr>
        <w:numPr>
          <w:ilvl w:val="0"/>
          <w:numId w:val="38"/>
        </w:numPr>
        <w:tabs>
          <w:tab w:val="clear" w:pos="360"/>
        </w:tabs>
        <w:spacing w:after="263" w:line="248" w:lineRule="auto"/>
        <w:ind w:right="53" w:hanging="360"/>
        <w:jc w:val="both"/>
        <w:rPr>
          <w:rFonts w:ascii="Century Gothic" w:hAnsi="Century Gothic"/>
          <w:sz w:val="20"/>
        </w:rPr>
      </w:pPr>
      <w:r w:rsidRPr="00034071">
        <w:rPr>
          <w:rFonts w:ascii="Century Gothic" w:hAnsi="Century Gothic"/>
          <w:sz w:val="20"/>
        </w:rPr>
        <w:t xml:space="preserve">Active – value for eCMS assignment engine to know whether custom office is on vacation. </w:t>
      </w:r>
    </w:p>
    <w:p w14:paraId="214FBCE5" w14:textId="412CB663" w:rsidR="002A1EA4" w:rsidRPr="00034071" w:rsidRDefault="002A1EA4" w:rsidP="002A1EA4">
      <w:pPr>
        <w:tabs>
          <w:tab w:val="clear" w:pos="360"/>
        </w:tabs>
        <w:spacing w:after="263" w:line="248" w:lineRule="auto"/>
        <w:ind w:right="53"/>
        <w:jc w:val="both"/>
        <w:rPr>
          <w:rFonts w:ascii="Century Gothic" w:hAnsi="Century Gothic"/>
          <w:sz w:val="20"/>
        </w:rPr>
      </w:pPr>
      <w:r>
        <w:rPr>
          <w:rFonts w:ascii="Century Gothic" w:hAnsi="Century Gothic"/>
          <w:noProof/>
          <w:sz w:val="20"/>
        </w:rPr>
        <w:drawing>
          <wp:inline distT="0" distB="0" distL="0" distR="0" wp14:anchorId="6B5DD3A5" wp14:editId="2AD072FC">
            <wp:extent cx="5759450" cy="2076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acatio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076450"/>
                    </a:xfrm>
                    <a:prstGeom prst="rect">
                      <a:avLst/>
                    </a:prstGeom>
                  </pic:spPr>
                </pic:pic>
              </a:graphicData>
            </a:graphic>
          </wp:inline>
        </w:drawing>
      </w:r>
    </w:p>
    <w:p w14:paraId="00CA8A50" w14:textId="61184C60" w:rsidR="002A1EA4" w:rsidRDefault="002A1EA4" w:rsidP="002A1EA4">
      <w:pPr>
        <w:pStyle w:val="ListParagraph"/>
        <w:ind w:left="810"/>
        <w:jc w:val="center"/>
        <w:rPr>
          <w:rFonts w:ascii="Century Gothic" w:hAnsi="Century Gothic"/>
          <w:i/>
          <w:sz w:val="20"/>
        </w:rPr>
      </w:pPr>
      <w:r>
        <w:rPr>
          <w:rFonts w:ascii="Century Gothic" w:hAnsi="Century Gothic"/>
          <w:i/>
          <w:sz w:val="20"/>
        </w:rPr>
        <w:t>Figure 8.0</w:t>
      </w:r>
    </w:p>
    <w:p w14:paraId="7528C3C6" w14:textId="6F62E343" w:rsidR="002A1EA4" w:rsidRPr="000D3D4D" w:rsidRDefault="002A1EA4" w:rsidP="002A1EA4">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w:t>
      </w:r>
      <w:r>
        <w:rPr>
          <w:rFonts w:ascii="Century Gothic" w:hAnsi="Century Gothic"/>
          <w:i/>
          <w:sz w:val="20"/>
        </w:rPr>
        <w:t>setup of vacation period customs</w:t>
      </w:r>
    </w:p>
    <w:p w14:paraId="0DFEDD50" w14:textId="16AC9648" w:rsidR="00523FCF" w:rsidRDefault="00ED009C" w:rsidP="00610D31">
      <w:pPr>
        <w:pStyle w:val="Heading2"/>
        <w:numPr>
          <w:ilvl w:val="0"/>
          <w:numId w:val="29"/>
        </w:numPr>
      </w:pPr>
      <w:r>
        <w:lastRenderedPageBreak/>
        <w:t xml:space="preserve"> </w:t>
      </w:r>
      <w:bookmarkStart w:id="34" w:name="_Toc95735770"/>
      <w:r>
        <w:t>Task Configuration</w:t>
      </w:r>
      <w:bookmarkEnd w:id="34"/>
    </w:p>
    <w:p w14:paraId="752CADB7" w14:textId="77777777" w:rsidR="0006477A" w:rsidRPr="0051707B" w:rsidRDefault="0006477A" w:rsidP="00523FCF">
      <w:pPr>
        <w:tabs>
          <w:tab w:val="clear" w:pos="360"/>
        </w:tabs>
        <w:rPr>
          <w:rFonts w:ascii="Century Gothic" w:hAnsi="Century Gothic"/>
        </w:rPr>
      </w:pPr>
    </w:p>
    <w:p w14:paraId="5EBE9EC7" w14:textId="3FC8A0A4" w:rsidR="00523FCF" w:rsidRPr="00523FCF" w:rsidRDefault="00523FCF" w:rsidP="00523FCF">
      <w:pPr>
        <w:ind w:left="10" w:right="53"/>
        <w:rPr>
          <w:rFonts w:ascii="Century Gothic" w:hAnsi="Century Gothic"/>
          <w:sz w:val="20"/>
        </w:rPr>
      </w:pPr>
      <w:r w:rsidRPr="00523FCF">
        <w:rPr>
          <w:rFonts w:ascii="Century Gothic" w:hAnsi="Century Gothic"/>
          <w:sz w:val="20"/>
        </w:rPr>
        <w:t xml:space="preserve">This is the setup of the task and the roles of the assigned modules. </w:t>
      </w:r>
    </w:p>
    <w:p w14:paraId="51DE19C6" w14:textId="1A99FBC0" w:rsidR="00523FCF" w:rsidRPr="00523FCF" w:rsidRDefault="00523FCF" w:rsidP="00523FCF">
      <w:pPr>
        <w:ind w:left="10" w:right="53"/>
        <w:rPr>
          <w:rFonts w:ascii="Century Gothic" w:hAnsi="Century Gothic"/>
          <w:sz w:val="20"/>
        </w:rPr>
      </w:pPr>
      <w:r>
        <w:rPr>
          <w:rFonts w:ascii="Century Gothic" w:hAnsi="Century Gothic"/>
          <w:sz w:val="20"/>
        </w:rPr>
        <w:t>Here are the field</w:t>
      </w:r>
      <w:r w:rsidRPr="00523FCF">
        <w:rPr>
          <w:rFonts w:ascii="Century Gothic" w:hAnsi="Century Gothic"/>
          <w:sz w:val="20"/>
        </w:rPr>
        <w:t xml:space="preserve"> needs to be setup: </w:t>
      </w:r>
    </w:p>
    <w:p w14:paraId="508FA6D5" w14:textId="77777777" w:rsidR="00523FCF" w:rsidRPr="00523FCF" w:rsidRDefault="00523FCF" w:rsidP="00523FCF">
      <w:pPr>
        <w:numPr>
          <w:ilvl w:val="0"/>
          <w:numId w:val="41"/>
        </w:numPr>
        <w:tabs>
          <w:tab w:val="clear" w:pos="360"/>
        </w:tabs>
        <w:spacing w:after="20" w:line="248" w:lineRule="auto"/>
        <w:ind w:right="53"/>
        <w:jc w:val="both"/>
        <w:rPr>
          <w:rFonts w:ascii="Century Gothic" w:hAnsi="Century Gothic"/>
          <w:sz w:val="20"/>
        </w:rPr>
      </w:pPr>
      <w:r w:rsidRPr="00523FCF">
        <w:rPr>
          <w:rFonts w:ascii="Century Gothic" w:hAnsi="Century Gothic"/>
          <w:sz w:val="20"/>
        </w:rPr>
        <w:t xml:space="preserve">Task code – task code, unique. </w:t>
      </w:r>
    </w:p>
    <w:p w14:paraId="3200146B"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Task Name – Description of the task </w:t>
      </w:r>
    </w:p>
    <w:p w14:paraId="481C1AF2"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Module – Module for this task. </w:t>
      </w:r>
    </w:p>
    <w:p w14:paraId="79429A17"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Role – eCMS will only display the roles which is tied to the module. The role of the custom officers assigned to this task. This is tied to the CMS user’s role. </w:t>
      </w:r>
    </w:p>
    <w:p w14:paraId="0B1E5EF1"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Party – once set, it is only for the defined organization i.e. Customs. </w:t>
      </w:r>
    </w:p>
    <w:p w14:paraId="272CFD53"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Customs office – once set, it is valid for the defined custom office. </w:t>
      </w:r>
    </w:p>
    <w:p w14:paraId="03FF0E5B"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Algorithm  </w:t>
      </w:r>
    </w:p>
    <w:p w14:paraId="6AD66B2F" w14:textId="77777777" w:rsidR="00523FCF" w:rsidRPr="00523FCF" w:rsidRDefault="00523FCF" w:rsidP="00523FCF">
      <w:pPr>
        <w:numPr>
          <w:ilvl w:val="1"/>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Round Robin – each office is assigned a task assigned fairly. </w:t>
      </w:r>
    </w:p>
    <w:p w14:paraId="3EDAD7C5" w14:textId="77777777" w:rsidR="00523FCF" w:rsidRPr="00523FCF" w:rsidRDefault="00523FCF" w:rsidP="00523FCF">
      <w:pPr>
        <w:numPr>
          <w:ilvl w:val="0"/>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Due dates (from creation date) </w:t>
      </w:r>
    </w:p>
    <w:p w14:paraId="6C947768" w14:textId="77777777" w:rsidR="00523FCF" w:rsidRPr="00523FCF" w:rsidRDefault="00523FCF" w:rsidP="00523FCF">
      <w:pPr>
        <w:numPr>
          <w:ilvl w:val="1"/>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Days – number of days for the task to be completed once assigned. </w:t>
      </w:r>
    </w:p>
    <w:p w14:paraId="16B5BEA1" w14:textId="77777777" w:rsidR="00523FCF" w:rsidRDefault="00523FCF" w:rsidP="00523FCF">
      <w:pPr>
        <w:numPr>
          <w:ilvl w:val="1"/>
          <w:numId w:val="41"/>
        </w:numPr>
        <w:tabs>
          <w:tab w:val="clear" w:pos="360"/>
        </w:tabs>
        <w:spacing w:after="20" w:line="248" w:lineRule="auto"/>
        <w:ind w:right="53" w:hanging="360"/>
        <w:jc w:val="both"/>
        <w:rPr>
          <w:rFonts w:ascii="Century Gothic" w:hAnsi="Century Gothic"/>
          <w:sz w:val="20"/>
        </w:rPr>
      </w:pPr>
      <w:r w:rsidRPr="00523FCF">
        <w:rPr>
          <w:rFonts w:ascii="Century Gothic" w:hAnsi="Century Gothic"/>
          <w:sz w:val="20"/>
        </w:rPr>
        <w:t xml:space="preserve">Type of Days – Working days/Calendar days. Calendar days mean weekend included while working days is tied to the work week as setup. </w:t>
      </w:r>
    </w:p>
    <w:p w14:paraId="0252C8E5" w14:textId="77777777" w:rsidR="00287714" w:rsidRPr="00523FCF" w:rsidRDefault="00287714" w:rsidP="00287714">
      <w:pPr>
        <w:tabs>
          <w:tab w:val="clear" w:pos="360"/>
        </w:tabs>
        <w:spacing w:after="20" w:line="248" w:lineRule="auto"/>
        <w:ind w:left="1440" w:right="53"/>
        <w:jc w:val="both"/>
        <w:rPr>
          <w:rFonts w:ascii="Century Gothic" w:hAnsi="Century Gothic"/>
          <w:sz w:val="20"/>
        </w:rPr>
      </w:pPr>
    </w:p>
    <w:p w14:paraId="4CBAB07F" w14:textId="24A98C6E" w:rsidR="00ED009C" w:rsidRDefault="00ED009C" w:rsidP="00ED009C">
      <w:pPr>
        <w:pStyle w:val="ListParagraph"/>
        <w:ind w:left="705"/>
        <w:rPr>
          <w:rFonts w:ascii="Century Gothic" w:hAnsi="Century Gothic"/>
          <w:sz w:val="20"/>
        </w:rPr>
      </w:pPr>
      <w:r w:rsidRPr="00ED009C">
        <w:rPr>
          <w:rFonts w:ascii="Century Gothic" w:hAnsi="Century Gothic"/>
          <w:sz w:val="20"/>
        </w:rPr>
        <w:t xml:space="preserve">The screen to </w:t>
      </w:r>
      <w:r w:rsidR="00903C87">
        <w:rPr>
          <w:rFonts w:ascii="Century Gothic" w:hAnsi="Century Gothic"/>
          <w:sz w:val="20"/>
        </w:rPr>
        <w:t>apply for Task Configuration</w:t>
      </w:r>
      <w:r w:rsidRPr="00ED009C">
        <w:rPr>
          <w:rFonts w:ascii="Century Gothic" w:hAnsi="Century Gothic"/>
          <w:sz w:val="20"/>
        </w:rPr>
        <w:t xml:space="preserve"> for the System Administration is provided below.</w:t>
      </w:r>
    </w:p>
    <w:p w14:paraId="6C1F4CA3" w14:textId="77777777" w:rsidR="00F6311D" w:rsidRDefault="00F6311D" w:rsidP="00ED009C">
      <w:pPr>
        <w:pStyle w:val="ListParagraph"/>
        <w:ind w:left="705"/>
        <w:rPr>
          <w:rFonts w:ascii="Century Gothic" w:hAnsi="Century Gothic"/>
          <w:sz w:val="20"/>
        </w:rPr>
      </w:pPr>
    </w:p>
    <w:p w14:paraId="07CC00E1" w14:textId="1A78A939" w:rsidR="00F6311D" w:rsidRPr="00ED009C" w:rsidRDefault="00F6311D" w:rsidP="00ED009C">
      <w:pPr>
        <w:pStyle w:val="ListParagraph"/>
        <w:ind w:left="705"/>
        <w:rPr>
          <w:rFonts w:ascii="Century Gothic" w:hAnsi="Century Gothic"/>
          <w:sz w:val="20"/>
        </w:rPr>
      </w:pPr>
      <w:r>
        <w:rPr>
          <w:rFonts w:ascii="Century Gothic" w:hAnsi="Century Gothic"/>
          <w:noProof/>
          <w:sz w:val="20"/>
        </w:rPr>
        <w:drawing>
          <wp:inline distT="0" distB="0" distL="0" distR="0" wp14:anchorId="2200B578" wp14:editId="5A8EAED7">
            <wp:extent cx="5245100" cy="2593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sk.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5100" cy="2593340"/>
                    </a:xfrm>
                    <a:prstGeom prst="rect">
                      <a:avLst/>
                    </a:prstGeom>
                  </pic:spPr>
                </pic:pic>
              </a:graphicData>
            </a:graphic>
          </wp:inline>
        </w:drawing>
      </w:r>
    </w:p>
    <w:p w14:paraId="517B1BC7" w14:textId="4DDDE3BA" w:rsidR="00410938" w:rsidRDefault="00410938" w:rsidP="00410938">
      <w:pPr>
        <w:pStyle w:val="ListParagraph"/>
        <w:ind w:left="810"/>
        <w:jc w:val="center"/>
        <w:rPr>
          <w:rFonts w:ascii="Century Gothic" w:hAnsi="Century Gothic"/>
          <w:i/>
          <w:sz w:val="20"/>
        </w:rPr>
      </w:pPr>
      <w:r>
        <w:rPr>
          <w:rFonts w:ascii="Century Gothic" w:hAnsi="Century Gothic"/>
          <w:i/>
          <w:sz w:val="20"/>
        </w:rPr>
        <w:t>Figure 9.0</w:t>
      </w:r>
    </w:p>
    <w:p w14:paraId="7AE58817" w14:textId="44C0E3E0" w:rsidR="00410938" w:rsidRPr="000D3D4D" w:rsidRDefault="00410938" w:rsidP="00410938">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w:t>
      </w:r>
      <w:r>
        <w:rPr>
          <w:rFonts w:ascii="Century Gothic" w:hAnsi="Century Gothic"/>
          <w:i/>
          <w:sz w:val="20"/>
        </w:rPr>
        <w:t>setup of Task configuration for customs</w:t>
      </w:r>
    </w:p>
    <w:p w14:paraId="6B2CCCCB" w14:textId="77777777" w:rsidR="008D3622" w:rsidRDefault="008D3622" w:rsidP="00410938">
      <w:pPr>
        <w:tabs>
          <w:tab w:val="clear" w:pos="360"/>
        </w:tabs>
        <w:jc w:val="center"/>
        <w:rPr>
          <w:rFonts w:ascii="Century Gothic" w:hAnsi="Century Gothic"/>
          <w:sz w:val="20"/>
        </w:rPr>
      </w:pPr>
    </w:p>
    <w:p w14:paraId="30B982C8" w14:textId="77777777" w:rsidR="008D3622" w:rsidRDefault="008D3622" w:rsidP="00410938">
      <w:pPr>
        <w:tabs>
          <w:tab w:val="clear" w:pos="360"/>
        </w:tabs>
        <w:jc w:val="center"/>
        <w:rPr>
          <w:rFonts w:ascii="Century Gothic" w:hAnsi="Century Gothic"/>
          <w:sz w:val="20"/>
        </w:rPr>
      </w:pPr>
    </w:p>
    <w:p w14:paraId="398C35F4" w14:textId="77777777" w:rsidR="008D3622" w:rsidRDefault="008D3622" w:rsidP="008D3622">
      <w:pPr>
        <w:tabs>
          <w:tab w:val="clear" w:pos="360"/>
        </w:tabs>
        <w:rPr>
          <w:rFonts w:ascii="Century Gothic" w:hAnsi="Century Gothic"/>
          <w:sz w:val="20"/>
        </w:rPr>
      </w:pPr>
    </w:p>
    <w:p w14:paraId="52FEB60B" w14:textId="77777777" w:rsidR="008D3622" w:rsidRDefault="008D3622" w:rsidP="00410938">
      <w:pPr>
        <w:tabs>
          <w:tab w:val="clear" w:pos="360"/>
        </w:tabs>
        <w:jc w:val="center"/>
        <w:rPr>
          <w:rFonts w:ascii="Century Gothic" w:hAnsi="Century Gothic"/>
          <w:sz w:val="20"/>
        </w:rPr>
      </w:pPr>
    </w:p>
    <w:p w14:paraId="5687D997" w14:textId="1283BBA1" w:rsidR="008D3622" w:rsidRDefault="008D3622" w:rsidP="00610D31">
      <w:pPr>
        <w:pStyle w:val="Heading2"/>
        <w:numPr>
          <w:ilvl w:val="0"/>
          <w:numId w:val="29"/>
        </w:numPr>
      </w:pPr>
      <w:bookmarkStart w:id="35" w:name="_Toc95735771"/>
      <w:r>
        <w:t>Pending</w:t>
      </w:r>
      <w:bookmarkEnd w:id="35"/>
    </w:p>
    <w:p w14:paraId="109AAD20" w14:textId="77777777" w:rsidR="008D3622" w:rsidRDefault="008D3622" w:rsidP="008D3622">
      <w:pPr>
        <w:tabs>
          <w:tab w:val="clear" w:pos="360"/>
        </w:tabs>
        <w:rPr>
          <w:rFonts w:ascii="Century Gothic" w:hAnsi="Century Gothic"/>
          <w:sz w:val="20"/>
        </w:rPr>
      </w:pPr>
    </w:p>
    <w:p w14:paraId="0536E6F5" w14:textId="77777777" w:rsidR="008D3622" w:rsidRDefault="008D3622" w:rsidP="008D3622">
      <w:pPr>
        <w:spacing w:after="88"/>
        <w:ind w:left="10" w:right="53"/>
        <w:rPr>
          <w:rFonts w:ascii="Century Gothic" w:hAnsi="Century Gothic"/>
          <w:sz w:val="20"/>
        </w:rPr>
      </w:pPr>
      <w:r w:rsidRPr="008D3622">
        <w:rPr>
          <w:rFonts w:ascii="Century Gothic" w:hAnsi="Century Gothic"/>
          <w:sz w:val="20"/>
        </w:rPr>
        <w:t xml:space="preserve">This is used for reassignment of task to another officer. Supervising officer will use the function to assign task to another officer. </w:t>
      </w:r>
    </w:p>
    <w:p w14:paraId="0521E159" w14:textId="77777777" w:rsidR="008629CC" w:rsidRDefault="008629CC" w:rsidP="008629CC">
      <w:pPr>
        <w:pStyle w:val="ListParagraph"/>
        <w:ind w:left="705"/>
        <w:rPr>
          <w:rFonts w:ascii="Century Gothic" w:hAnsi="Century Gothic"/>
          <w:sz w:val="20"/>
        </w:rPr>
      </w:pPr>
      <w:r w:rsidRPr="00ED009C">
        <w:rPr>
          <w:rFonts w:ascii="Century Gothic" w:hAnsi="Century Gothic"/>
          <w:sz w:val="20"/>
        </w:rPr>
        <w:lastRenderedPageBreak/>
        <w:t xml:space="preserve">The screen to </w:t>
      </w:r>
      <w:r>
        <w:rPr>
          <w:rFonts w:ascii="Century Gothic" w:hAnsi="Century Gothic"/>
          <w:sz w:val="20"/>
        </w:rPr>
        <w:t>apply for Task Configuration</w:t>
      </w:r>
      <w:r w:rsidRPr="00ED009C">
        <w:rPr>
          <w:rFonts w:ascii="Century Gothic" w:hAnsi="Century Gothic"/>
          <w:sz w:val="20"/>
        </w:rPr>
        <w:t xml:space="preserve"> for the System Administration is provided below.</w:t>
      </w:r>
    </w:p>
    <w:p w14:paraId="3DE9636B" w14:textId="77777777" w:rsidR="008629CC" w:rsidRDefault="008629CC" w:rsidP="008D3622">
      <w:pPr>
        <w:spacing w:after="88"/>
        <w:ind w:left="10" w:right="53"/>
        <w:rPr>
          <w:rFonts w:ascii="Century Gothic" w:hAnsi="Century Gothic"/>
          <w:sz w:val="20"/>
        </w:rPr>
      </w:pPr>
    </w:p>
    <w:p w14:paraId="7FCEBBB7" w14:textId="6381C993" w:rsidR="008629CC" w:rsidRPr="008D3622" w:rsidRDefault="008629CC" w:rsidP="008D3622">
      <w:pPr>
        <w:spacing w:after="88"/>
        <w:ind w:left="10" w:right="53"/>
        <w:rPr>
          <w:rFonts w:ascii="Century Gothic" w:hAnsi="Century Gothic"/>
          <w:sz w:val="20"/>
        </w:rPr>
      </w:pPr>
      <w:r>
        <w:rPr>
          <w:noProof/>
        </w:rPr>
        <w:drawing>
          <wp:inline distT="0" distB="0" distL="0" distR="0" wp14:anchorId="051EF90D" wp14:editId="5F036C20">
            <wp:extent cx="5810250" cy="2621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10250" cy="2621280"/>
                    </a:xfrm>
                    <a:prstGeom prst="rect">
                      <a:avLst/>
                    </a:prstGeom>
                  </pic:spPr>
                </pic:pic>
              </a:graphicData>
            </a:graphic>
          </wp:inline>
        </w:drawing>
      </w:r>
    </w:p>
    <w:p w14:paraId="3A2048EA" w14:textId="3269CCCF" w:rsidR="0007677B" w:rsidRDefault="0007677B" w:rsidP="0007677B">
      <w:pPr>
        <w:pStyle w:val="ListParagraph"/>
        <w:ind w:left="810"/>
        <w:jc w:val="center"/>
        <w:rPr>
          <w:rFonts w:ascii="Century Gothic" w:hAnsi="Century Gothic"/>
          <w:i/>
          <w:sz w:val="20"/>
        </w:rPr>
      </w:pPr>
      <w:r>
        <w:rPr>
          <w:rFonts w:ascii="Century Gothic" w:hAnsi="Century Gothic"/>
          <w:i/>
          <w:sz w:val="20"/>
        </w:rPr>
        <w:t>Figure 10.0</w:t>
      </w:r>
    </w:p>
    <w:p w14:paraId="039A1CD1" w14:textId="68CCC132" w:rsidR="0007677B" w:rsidRPr="000D3D4D" w:rsidRDefault="0007677B" w:rsidP="0007677B">
      <w:pPr>
        <w:jc w:val="center"/>
        <w:rPr>
          <w:rFonts w:ascii="Century Gothic" w:hAnsi="Century Gothic"/>
          <w:i/>
          <w:sz w:val="20"/>
        </w:rPr>
      </w:pPr>
      <w:r w:rsidRPr="001024BD">
        <w:rPr>
          <w:rFonts w:ascii="Century Gothic" w:hAnsi="Century Gothic"/>
          <w:i/>
          <w:color w:val="595959" w:themeColor="text1" w:themeTint="A6"/>
          <w:sz w:val="20"/>
        </w:rPr>
        <w:t>Screenshot for system Admin for</w:t>
      </w:r>
      <w:r w:rsidRPr="001024BD">
        <w:rPr>
          <w:rFonts w:ascii="Century Gothic" w:hAnsi="Century Gothic"/>
          <w:i/>
          <w:sz w:val="20"/>
        </w:rPr>
        <w:t xml:space="preserve"> </w:t>
      </w:r>
      <w:r>
        <w:rPr>
          <w:rFonts w:ascii="Century Gothic" w:hAnsi="Century Gothic"/>
          <w:i/>
          <w:sz w:val="20"/>
        </w:rPr>
        <w:t>pending</w:t>
      </w:r>
    </w:p>
    <w:p w14:paraId="522B7A88" w14:textId="622AD404" w:rsidR="00D64E5C" w:rsidRPr="00523FCF" w:rsidRDefault="00D64E5C" w:rsidP="0007677B">
      <w:pPr>
        <w:tabs>
          <w:tab w:val="clear" w:pos="360"/>
        </w:tabs>
        <w:jc w:val="center"/>
        <w:rPr>
          <w:rFonts w:ascii="Century Gothic" w:hAnsi="Century Gothic"/>
          <w:sz w:val="20"/>
        </w:rPr>
      </w:pPr>
      <w:r w:rsidRPr="00523FCF">
        <w:rPr>
          <w:rFonts w:ascii="Century Gothic" w:hAnsi="Century Gothic"/>
          <w:sz w:val="20"/>
        </w:rPr>
        <w:br w:type="page"/>
      </w:r>
    </w:p>
    <w:p w14:paraId="76F06701" w14:textId="1078200D" w:rsidR="00635FB0" w:rsidRDefault="00635FB0" w:rsidP="00635FB0">
      <w:pPr>
        <w:pStyle w:val="Heading2"/>
        <w:numPr>
          <w:ilvl w:val="0"/>
          <w:numId w:val="29"/>
        </w:numPr>
      </w:pPr>
      <w:bookmarkStart w:id="36" w:name="_Toc95735772"/>
      <w:r>
        <w:lastRenderedPageBreak/>
        <w:t>Dependency viewpoint</w:t>
      </w:r>
      <w:bookmarkEnd w:id="36"/>
    </w:p>
    <w:p w14:paraId="71C7C6DC" w14:textId="77777777" w:rsidR="002F0012" w:rsidRPr="002F0012" w:rsidRDefault="002F0012" w:rsidP="002F0012"/>
    <w:p w14:paraId="7126AF2B" w14:textId="72477F49" w:rsidR="00FA7CFC" w:rsidRDefault="00057200">
      <w:pPr>
        <w:tabs>
          <w:tab w:val="clear" w:pos="360"/>
        </w:tabs>
        <w:rPr>
          <w:rFonts w:ascii="Century Gothic" w:hAnsi="Century Gothic"/>
          <w:color w:val="000000"/>
          <w:sz w:val="20"/>
          <w:lang w:val="en-SG"/>
        </w:rPr>
      </w:pPr>
      <w:r>
        <w:rPr>
          <w:rFonts w:ascii="Century Gothic" w:hAnsi="Century Gothic"/>
          <w:noProof/>
          <w:color w:val="000000"/>
          <w:sz w:val="20"/>
        </w:rPr>
        <mc:AlternateContent>
          <mc:Choice Requires="wps">
            <w:drawing>
              <wp:anchor distT="0" distB="0" distL="114300" distR="114300" simplePos="0" relativeHeight="251730944" behindDoc="0" locked="0" layoutInCell="1" allowOverlap="1" wp14:anchorId="51BB817D" wp14:editId="4BC7DFD3">
                <wp:simplePos x="0" y="0"/>
                <wp:positionH relativeFrom="column">
                  <wp:posOffset>4986545</wp:posOffset>
                </wp:positionH>
                <wp:positionV relativeFrom="paragraph">
                  <wp:posOffset>3849757</wp:posOffset>
                </wp:positionV>
                <wp:extent cx="224872" cy="324678"/>
                <wp:effectExtent l="38100" t="76200" r="60960" b="37465"/>
                <wp:wrapNone/>
                <wp:docPr id="131" name="Connector: Elbow 131"/>
                <wp:cNvGraphicFramePr/>
                <a:graphic xmlns:a="http://schemas.openxmlformats.org/drawingml/2006/main">
                  <a:graphicData uri="http://schemas.microsoft.com/office/word/2010/wordprocessingShape">
                    <wps:wsp>
                      <wps:cNvCnPr/>
                      <wps:spPr>
                        <a:xfrm flipH="1" flipV="1">
                          <a:off x="0" y="0"/>
                          <a:ext cx="224872" cy="324678"/>
                        </a:xfrm>
                        <a:prstGeom prst="bentConnector3">
                          <a:avLst>
                            <a:gd name="adj1" fmla="val -11897"/>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67EA8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1" o:spid="_x0000_s1026" type="#_x0000_t34" style="position:absolute;margin-left:392.65pt;margin-top:303.15pt;width:17.7pt;height:25.5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" adj="-2570" strokecolor="black [3213]" strokeweight=".5pt">
                <v:stroke dashstyle="longDashDotDot" endarrow="block"/>
              </v:shape>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09440" behindDoc="0" locked="0" layoutInCell="1" allowOverlap="1" wp14:anchorId="68600257" wp14:editId="6BF38346">
                <wp:simplePos x="0" y="0"/>
                <wp:positionH relativeFrom="column">
                  <wp:posOffset>5204791</wp:posOffset>
                </wp:positionH>
                <wp:positionV relativeFrom="paragraph">
                  <wp:posOffset>1634987</wp:posOffset>
                </wp:positionV>
                <wp:extent cx="602974" cy="3014925"/>
                <wp:effectExtent l="0" t="38100" r="102235" b="33655"/>
                <wp:wrapNone/>
                <wp:docPr id="117" name="Connector: Elbow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974" cy="3014925"/>
                        </a:xfrm>
                        <a:prstGeom prst="bentConnector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DA61DA" id="_x0000_t33" coordsize="21600,21600" o:spt="33" o:oned="t" path="m,l21600,r,21600e" filled="f">
                <v:stroke joinstyle="miter"/>
                <v:path arrowok="t" fillok="f" o:connecttype="none"/>
                <o:lock v:ext="edit" shapetype="t"/>
              </v:shapetype>
              <v:shape id="Connector: Elbow 81" o:spid="_x0000_s1026" type="#_x0000_t33" style="position:absolute;margin-left:409.85pt;margin-top:128.75pt;width:47.5pt;height:237.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" strokecolor="black [3213]" strokeweight=".5pt">
                <v:stroke dashstyle="longDashDotDot" endarrow="block"/>
                <o:lock v:ext="edit" shapetype="f"/>
              </v:shape>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10464" behindDoc="0" locked="0" layoutInCell="1" allowOverlap="1" wp14:anchorId="2120CCE9" wp14:editId="752C63FF">
                <wp:simplePos x="0" y="0"/>
                <wp:positionH relativeFrom="column">
                  <wp:posOffset>5065643</wp:posOffset>
                </wp:positionH>
                <wp:positionV relativeFrom="paragraph">
                  <wp:posOffset>1634491</wp:posOffset>
                </wp:positionV>
                <wp:extent cx="536714" cy="1269805"/>
                <wp:effectExtent l="0" t="38100" r="73025" b="26035"/>
                <wp:wrapNone/>
                <wp:docPr id="118" name="Connector: Elbow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6714" cy="1269805"/>
                        </a:xfrm>
                        <a:prstGeom prst="bentConnector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706E9" id="Connector: Elbow 84" o:spid="_x0000_s1026" type="#_x0000_t33" style="position:absolute;margin-left:398.85pt;margin-top:128.7pt;width:42.25pt;height:100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" strokecolor="black [3213]" strokeweight=".5pt">
                <v:stroke dashstyle="longDashDotDot" endarrow="block"/>
                <o:lock v:ext="edit" shapetype="f"/>
              </v:shape>
            </w:pict>
          </mc:Fallback>
        </mc:AlternateContent>
      </w:r>
      <w:r w:rsidR="002F25A8" w:rsidRPr="00A003AB">
        <w:rPr>
          <w:rFonts w:ascii="Century Gothic" w:hAnsi="Century Gothic"/>
          <w:noProof/>
          <w:color w:val="000000"/>
          <w:sz w:val="20"/>
        </w:rPr>
        <mc:AlternateContent>
          <mc:Choice Requires="wpg">
            <w:drawing>
              <wp:anchor distT="0" distB="0" distL="114300" distR="114300" simplePos="0" relativeHeight="251688960" behindDoc="0" locked="0" layoutInCell="1" allowOverlap="1" wp14:anchorId="7EE098BD" wp14:editId="7E534243">
                <wp:simplePos x="0" y="0"/>
                <wp:positionH relativeFrom="column">
                  <wp:posOffset>5258379</wp:posOffset>
                </wp:positionH>
                <wp:positionV relativeFrom="paragraph">
                  <wp:posOffset>1076187</wp:posOffset>
                </wp:positionV>
                <wp:extent cx="764650" cy="536714"/>
                <wp:effectExtent l="0" t="0" r="16510" b="15875"/>
                <wp:wrapNone/>
                <wp:docPr id="68" name="Group 15"/>
                <wp:cNvGraphicFramePr/>
                <a:graphic xmlns:a="http://schemas.openxmlformats.org/drawingml/2006/main">
                  <a:graphicData uri="http://schemas.microsoft.com/office/word/2010/wordprocessingGroup">
                    <wpg:wgp>
                      <wpg:cNvGrpSpPr/>
                      <wpg:grpSpPr>
                        <a:xfrm>
                          <a:off x="0" y="0"/>
                          <a:ext cx="764650" cy="536714"/>
                          <a:chOff x="5305578" y="559232"/>
                          <a:chExt cx="1228475" cy="536714"/>
                        </a:xfrm>
                      </wpg:grpSpPr>
                      <wps:wsp>
                        <wps:cNvPr id="69" name="Rectangle 69"/>
                        <wps:cNvSpPr/>
                        <wps:spPr>
                          <a:xfrm>
                            <a:off x="5305578" y="7474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DB41E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logging</w:t>
                              </w:r>
                            </w:p>
                          </w:txbxContent>
                        </wps:txbx>
                        <wps:bodyPr rtlCol="0" anchor="ctr"/>
                      </wps:wsp>
                      <wps:wsp>
                        <wps:cNvPr id="70" name="Rectangle 70"/>
                        <wps:cNvSpPr/>
                        <wps:spPr>
                          <a:xfrm>
                            <a:off x="5305578" y="5592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EE098BD" id="Group 15" o:spid="_x0000_s1036" style="position:absolute;margin-left:414.05pt;margin-top:84.75pt;width:60.2pt;height:42.25pt;z-index:251688960" coordorigin="53055,5592"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">
                <v:rect id="Rectangle 69" o:spid="_x0000_s1037" style="position:absolute;left:53055;top:7474;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" filled="f" strokecolor="black [3213]" strokeweight="1pt">
                  <v:textbox>
                    <w:txbxContent>
                      <w:p w14:paraId="2FDB41E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logging</w:t>
                        </w:r>
                      </w:p>
                    </w:txbxContent>
                  </v:textbox>
                </v:rect>
                <v:rect id="Rectangle 70" o:spid="_x0000_s1038" style="position:absolute;left:53055;top:5592;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" filled="f" strokecolor="black [3213]" strokeweight="1pt"/>
              </v:group>
            </w:pict>
          </mc:Fallback>
        </mc:AlternateContent>
      </w:r>
      <w:r w:rsidR="002F25A8" w:rsidRPr="00A003AB">
        <w:rPr>
          <w:rFonts w:ascii="Century Gothic" w:hAnsi="Century Gothic"/>
          <w:noProof/>
          <w:color w:val="000000"/>
          <w:sz w:val="20"/>
        </w:rPr>
        <mc:AlternateContent>
          <mc:Choice Requires="wps">
            <w:drawing>
              <wp:anchor distT="0" distB="0" distL="114300" distR="114300" simplePos="0" relativeHeight="251711488" behindDoc="0" locked="0" layoutInCell="1" allowOverlap="1" wp14:anchorId="7E9A95FA" wp14:editId="063F52AD">
                <wp:simplePos x="0" y="0"/>
                <wp:positionH relativeFrom="column">
                  <wp:posOffset>4573905</wp:posOffset>
                </wp:positionH>
                <wp:positionV relativeFrom="paragraph">
                  <wp:posOffset>1415912</wp:posOffset>
                </wp:positionV>
                <wp:extent cx="688781" cy="6271"/>
                <wp:effectExtent l="0" t="76200" r="16510" b="89535"/>
                <wp:wrapNone/>
                <wp:docPr id="119" name="Connector: Elbow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8781" cy="6271"/>
                        </a:xfrm>
                        <a:prstGeom prst="bentConnector3">
                          <a:avLst>
                            <a:gd name="adj1" fmla="val 45158"/>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C45D5" id="Connector: Elbow 87" o:spid="_x0000_s1026" type="#_x0000_t34" style="position:absolute;margin-left:360.15pt;margin-top:111.5pt;width:54.25pt;height:.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" adj="9754"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99200" behindDoc="0" locked="0" layoutInCell="1" allowOverlap="1" wp14:anchorId="6618A119" wp14:editId="55390B7D">
                <wp:simplePos x="0" y="0"/>
                <wp:positionH relativeFrom="column">
                  <wp:posOffset>23191</wp:posOffset>
                </wp:positionH>
                <wp:positionV relativeFrom="paragraph">
                  <wp:posOffset>3942521</wp:posOffset>
                </wp:positionV>
                <wp:extent cx="609600" cy="264215"/>
                <wp:effectExtent l="0" t="0" r="19050" b="21590"/>
                <wp:wrapNone/>
                <wp:docPr id="95" name="Rectangle 45"/>
                <wp:cNvGraphicFramePr/>
                <a:graphic xmlns:a="http://schemas.openxmlformats.org/drawingml/2006/main">
                  <a:graphicData uri="http://schemas.microsoft.com/office/word/2010/wordprocessingShape">
                    <wps:wsp>
                      <wps:cNvSpPr/>
                      <wps:spPr>
                        <a:xfrm>
                          <a:off x="0" y="0"/>
                          <a:ext cx="609600" cy="2642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CE1A8"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ORM</w:t>
                            </w:r>
                          </w:p>
                        </w:txbxContent>
                      </wps:txbx>
                      <wps:bodyPr rtlCol="0" anchor="ctr">
                        <a:noAutofit/>
                      </wps:bodyPr>
                    </wps:wsp>
                  </a:graphicData>
                </a:graphic>
                <wp14:sizeRelV relativeFrom="margin">
                  <wp14:pctHeight>0</wp14:pctHeight>
                </wp14:sizeRelV>
              </wp:anchor>
            </w:drawing>
          </mc:Choice>
          <mc:Fallback>
            <w:pict>
              <v:rect w14:anchorId="6618A119" id="Rectangle 45" o:spid="_x0000_s1039" style="position:absolute;margin-left:1.85pt;margin-top:310.45pt;width:48pt;height:20.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" filled="f" strokecolor="black [3213]" strokeweight="1pt">
                <v:textbox>
                  <w:txbxContent>
                    <w:p w14:paraId="4CFCE1A8"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ORM</w:t>
                      </w:r>
                    </w:p>
                  </w:txbxContent>
                </v:textbox>
              </v:rec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8416" behindDoc="0" locked="0" layoutInCell="1" allowOverlap="1" wp14:anchorId="40901289" wp14:editId="658A33AB">
                <wp:simplePos x="0" y="0"/>
                <wp:positionH relativeFrom="column">
                  <wp:posOffset>16565</wp:posOffset>
                </wp:positionH>
                <wp:positionV relativeFrom="paragraph">
                  <wp:posOffset>5532783</wp:posOffset>
                </wp:positionV>
                <wp:extent cx="5264785" cy="1075055"/>
                <wp:effectExtent l="0" t="0" r="12065" b="10795"/>
                <wp:wrapNone/>
                <wp:docPr id="114" name="Group 74"/>
                <wp:cNvGraphicFramePr/>
                <a:graphic xmlns:a="http://schemas.openxmlformats.org/drawingml/2006/main">
                  <a:graphicData uri="http://schemas.microsoft.com/office/word/2010/wordprocessingGroup">
                    <wpg:wgp>
                      <wpg:cNvGrpSpPr/>
                      <wpg:grpSpPr>
                        <a:xfrm>
                          <a:off x="0" y="0"/>
                          <a:ext cx="5264785" cy="1075055"/>
                          <a:chOff x="18230" y="4935331"/>
                          <a:chExt cx="5265090" cy="1140318"/>
                        </a:xfrm>
                      </wpg:grpSpPr>
                      <wps:wsp>
                        <wps:cNvPr id="115" name="Rectangle 115"/>
                        <wps:cNvSpPr/>
                        <wps:spPr>
                          <a:xfrm>
                            <a:off x="18230" y="5220164"/>
                            <a:ext cx="5265090" cy="8554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Rectangle 116"/>
                        <wps:cNvSpPr/>
                        <wps:spPr>
                          <a:xfrm>
                            <a:off x="18230" y="4935331"/>
                            <a:ext cx="722286" cy="2846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60469F"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data</w:t>
                              </w:r>
                            </w:p>
                          </w:txbxContent>
                        </wps:txbx>
                        <wps:bodyPr rtlCol="0" anchor="ctr"/>
                      </wps:wsp>
                    </wpg:wgp>
                  </a:graphicData>
                </a:graphic>
                <wp14:sizeRelV relativeFrom="margin">
                  <wp14:pctHeight>0</wp14:pctHeight>
                </wp14:sizeRelV>
              </wp:anchor>
            </w:drawing>
          </mc:Choice>
          <mc:Fallback>
            <w:pict>
              <v:group w14:anchorId="40901289" id="Group 74" o:spid="_x0000_s1040" style="position:absolute;margin-left:1.3pt;margin-top:435.65pt;width:414.55pt;height:84.65pt;z-index:251708416;mso-height-relative:margin" coordorigin="182,49353" coordsize="52650,11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">
                <v:rect id="Rectangle 115" o:spid="_x0000_s1041" style="position:absolute;left:182;top:52201;width:52651;height:8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" filled="f" strokecolor="black [3213]" strokeweight="1pt"/>
                <v:rect id="Rectangle 116" o:spid="_x0000_s1042" style="position:absolute;left:182;top:49353;width:7223;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" filled="f" strokecolor="black [3213]" strokeweight="1pt">
                  <v:textbox>
                    <w:txbxContent>
                      <w:p w14:paraId="4D60469F"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data</w:t>
                        </w:r>
                      </w:p>
                    </w:txbxContent>
                  </v:textbox>
                </v:rec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3056" behindDoc="0" locked="0" layoutInCell="1" allowOverlap="1" wp14:anchorId="79275081" wp14:editId="2D47B444">
                <wp:simplePos x="0" y="0"/>
                <wp:positionH relativeFrom="column">
                  <wp:posOffset>42545</wp:posOffset>
                </wp:positionH>
                <wp:positionV relativeFrom="paragraph">
                  <wp:posOffset>2139950</wp:posOffset>
                </wp:positionV>
                <wp:extent cx="5264785" cy="1179830"/>
                <wp:effectExtent l="0" t="0" r="12065" b="20320"/>
                <wp:wrapNone/>
                <wp:docPr id="80" name="Group 64"/>
                <wp:cNvGraphicFramePr/>
                <a:graphic xmlns:a="http://schemas.openxmlformats.org/drawingml/2006/main">
                  <a:graphicData uri="http://schemas.microsoft.com/office/word/2010/wordprocessingGroup">
                    <wpg:wgp>
                      <wpg:cNvGrpSpPr/>
                      <wpg:grpSpPr>
                        <a:xfrm>
                          <a:off x="0" y="0"/>
                          <a:ext cx="5264785" cy="1179830"/>
                          <a:chOff x="40488" y="1537450"/>
                          <a:chExt cx="5265090" cy="1180264"/>
                        </a:xfrm>
                      </wpg:grpSpPr>
                      <wps:wsp>
                        <wps:cNvPr id="81" name="Rectangle 81"/>
                        <wps:cNvSpPr/>
                        <wps:spPr>
                          <a:xfrm>
                            <a:off x="40488" y="1862229"/>
                            <a:ext cx="5265090" cy="8554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Rectangle 82"/>
                        <wps:cNvSpPr/>
                        <wps:spPr>
                          <a:xfrm>
                            <a:off x="40488" y="1537450"/>
                            <a:ext cx="722244" cy="3192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55ADA"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business</w:t>
                              </w:r>
                            </w:p>
                          </w:txbxContent>
                        </wps:txbx>
                        <wps:bodyPr rtlCol="0" anchor="ctr"/>
                      </wps:wsp>
                    </wpg:wgp>
                  </a:graphicData>
                </a:graphic>
                <wp14:sizeRelV relativeFrom="margin">
                  <wp14:pctHeight>0</wp14:pctHeight>
                </wp14:sizeRelV>
              </wp:anchor>
            </w:drawing>
          </mc:Choice>
          <mc:Fallback>
            <w:pict>
              <v:group w14:anchorId="79275081" id="Group 64" o:spid="_x0000_s1043" style="position:absolute;margin-left:3.35pt;margin-top:168.5pt;width:414.55pt;height:92.9pt;z-index:251693056;mso-height-relative:margin" coordorigin="404,15374" coordsize="52650,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">
                <v:rect id="Rectangle 81" o:spid="_x0000_s1044" style="position:absolute;left:404;top:18622;width:52651;height:8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" filled="f" strokecolor="black [3213]" strokeweight="1pt"/>
                <v:rect id="Rectangle 82" o:spid="_x0000_s1045" style="position:absolute;left:404;top:15374;width:7223;height:3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" filled="f" strokecolor="black [3213]" strokeweight="1pt">
                  <v:textbox>
                    <w:txbxContent>
                      <w:p w14:paraId="6BE55ADA"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business</w:t>
                        </w:r>
                      </w:p>
                    </w:txbxContent>
                  </v:textbox>
                </v:rec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87936" behindDoc="0" locked="0" layoutInCell="1" allowOverlap="1" wp14:anchorId="7003A111" wp14:editId="28C2453C">
                <wp:simplePos x="0" y="0"/>
                <wp:positionH relativeFrom="column">
                  <wp:posOffset>43070</wp:posOffset>
                </wp:positionH>
                <wp:positionV relativeFrom="paragraph">
                  <wp:posOffset>708990</wp:posOffset>
                </wp:positionV>
                <wp:extent cx="609600" cy="297843"/>
                <wp:effectExtent l="0" t="0" r="19050" b="26035"/>
                <wp:wrapNone/>
                <wp:docPr id="11" name="Rectangle 10">
                  <a:extLst xmlns:a="http://schemas.openxmlformats.org/drawingml/2006/main">
                    <a:ext uri="{FF2B5EF4-FFF2-40B4-BE49-F238E27FC236}">
                      <a16:creationId xmlns:a16="http://schemas.microsoft.com/office/drawing/2014/main" id="{8DDF8321-5370-4F65-AFBE-3877D44CA552}"/>
                    </a:ext>
                  </a:extLst>
                </wp:docPr>
                <wp:cNvGraphicFramePr/>
                <a:graphic xmlns:a="http://schemas.openxmlformats.org/drawingml/2006/main">
                  <a:graphicData uri="http://schemas.microsoft.com/office/word/2010/wordprocessingShape">
                    <wps:wsp>
                      <wps:cNvSpPr/>
                      <wps:spPr>
                        <a:xfrm>
                          <a:off x="0" y="0"/>
                          <a:ext cx="609600" cy="29784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4331D3"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web</w:t>
                            </w:r>
                          </w:p>
                        </w:txbxContent>
                      </wps:txbx>
                      <wps:bodyPr rtlCol="0" anchor="ctr">
                        <a:noAutofit/>
                      </wps:bodyPr>
                    </wps:wsp>
                  </a:graphicData>
                </a:graphic>
                <wp14:sizeRelV relativeFrom="margin">
                  <wp14:pctHeight>0</wp14:pctHeight>
                </wp14:sizeRelV>
              </wp:anchor>
            </w:drawing>
          </mc:Choice>
          <mc:Fallback>
            <w:pict>
              <v:rect w14:anchorId="7003A111" id="Rectangle 10" o:spid="_x0000_s1046" style="position:absolute;margin-left:3.4pt;margin-top:55.85pt;width:48pt;height:23.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" filled="f" strokecolor="black [3213]" strokeweight="1pt">
                <v:textbox>
                  <w:txbxContent>
                    <w:p w14:paraId="5F4331D3" w14:textId="77777777" w:rsidR="00A003AB" w:rsidRDefault="00A003AB" w:rsidP="00A003AB">
                      <w:pPr>
                        <w:jc w:val="center"/>
                        <w:rPr>
                          <w:rFonts w:ascii="Century Gothic" w:hAnsi="Century Gothic" w:cstheme="minorBidi"/>
                          <w:b/>
                          <w:bCs/>
                          <w:color w:val="000000" w:themeColor="text1"/>
                          <w:kern w:val="24"/>
                          <w:sz w:val="20"/>
                        </w:rPr>
                      </w:pPr>
                      <w:r>
                        <w:rPr>
                          <w:rFonts w:ascii="Century Gothic" w:hAnsi="Century Gothic" w:cstheme="minorBidi"/>
                          <w:b/>
                          <w:bCs/>
                          <w:color w:val="000000" w:themeColor="text1"/>
                          <w:kern w:val="24"/>
                          <w:sz w:val="20"/>
                        </w:rPr>
                        <w:t>web</w:t>
                      </w:r>
                    </w:p>
                  </w:txbxContent>
                </v:textbox>
              </v:rect>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4560" behindDoc="0" locked="0" layoutInCell="1" allowOverlap="1" wp14:anchorId="33E66CEF" wp14:editId="2D7C213B">
                <wp:simplePos x="0" y="0"/>
                <wp:positionH relativeFrom="column">
                  <wp:posOffset>442788</wp:posOffset>
                </wp:positionH>
                <wp:positionV relativeFrom="paragraph">
                  <wp:posOffset>2009857</wp:posOffset>
                </wp:positionV>
                <wp:extent cx="1075027" cy="275591"/>
                <wp:effectExtent l="0" t="635" r="67945" b="48895"/>
                <wp:wrapNone/>
                <wp:docPr id="122" name="Connector: Elbow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075027" cy="275591"/>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FAE4844" id="Connector: Elbow 100" o:spid="_x0000_s1026" type="#_x0000_t34" style="position:absolute;margin-left:34.85pt;margin-top:158.25pt;width:84.65pt;height:21.7pt;rotation:90;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2512" behindDoc="0" locked="0" layoutInCell="1" allowOverlap="1" wp14:anchorId="2A7E9D1A" wp14:editId="36486C27">
                <wp:simplePos x="0" y="0"/>
                <wp:positionH relativeFrom="column">
                  <wp:posOffset>1756769</wp:posOffset>
                </wp:positionH>
                <wp:positionV relativeFrom="paragraph">
                  <wp:posOffset>1415001</wp:posOffset>
                </wp:positionV>
                <wp:extent cx="573824" cy="0"/>
                <wp:effectExtent l="38100" t="76200" r="0" b="95250"/>
                <wp:wrapNone/>
                <wp:docPr id="120" name="Straight Arrow Connector 92"/>
                <wp:cNvGraphicFramePr/>
                <a:graphic xmlns:a="http://schemas.openxmlformats.org/drawingml/2006/main">
                  <a:graphicData uri="http://schemas.microsoft.com/office/word/2010/wordprocessingShape">
                    <wps:wsp>
                      <wps:cNvCnPr/>
                      <wps:spPr>
                        <a:xfrm flipH="1">
                          <a:off x="0" y="0"/>
                          <a:ext cx="573824" cy="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C7F0AF" id="_x0000_t32" coordsize="21600,21600" o:spt="32" o:oned="t" path="m,l21600,21600e" filled="f">
                <v:path arrowok="t" fillok="f" o:connecttype="none"/>
                <o:lock v:ext="edit" shapetype="t"/>
              </v:shapetype>
              <v:shape id="Straight Arrow Connector 92" o:spid="_x0000_s1026" type="#_x0000_t32" style="position:absolute;margin-left:138.35pt;margin-top:111.4pt;width:45.2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" strokecolor="black [3213]" strokeweight=".5pt">
                <v:stroke dashstyle="longDashDotDot" endarrow="block" joinstyle="miter"/>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7632" behindDoc="0" locked="0" layoutInCell="1" allowOverlap="1" wp14:anchorId="4792F888" wp14:editId="2FEBF4DD">
                <wp:simplePos x="0" y="0"/>
                <wp:positionH relativeFrom="column">
                  <wp:posOffset>3868723</wp:posOffset>
                </wp:positionH>
                <wp:positionV relativeFrom="paragraph">
                  <wp:posOffset>2904987</wp:posOffset>
                </wp:positionV>
                <wp:extent cx="448431" cy="2"/>
                <wp:effectExtent l="0" t="76200" r="27940" b="95250"/>
                <wp:wrapNone/>
                <wp:docPr id="125" name="Connector: Elbow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8431" cy="2"/>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2F0DF" id="Connector: Elbow 118" o:spid="_x0000_s1026" type="#_x0000_t34" style="position:absolute;margin-left:304.6pt;margin-top:228.75pt;width:35.3pt;height:0;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6608" behindDoc="0" locked="0" layoutInCell="1" allowOverlap="1" wp14:anchorId="64C051C4" wp14:editId="63B90594">
                <wp:simplePos x="0" y="0"/>
                <wp:positionH relativeFrom="column">
                  <wp:posOffset>1567097</wp:posOffset>
                </wp:positionH>
                <wp:positionV relativeFrom="paragraph">
                  <wp:posOffset>2875998</wp:posOffset>
                </wp:positionV>
                <wp:extent cx="422280" cy="4352"/>
                <wp:effectExtent l="38100" t="76200" r="0" b="91440"/>
                <wp:wrapNone/>
                <wp:docPr id="124"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22280" cy="4352"/>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9F6DC" id="Straight Arrow Connector 116" o:spid="_x0000_s1026" type="#_x0000_t32" style="position:absolute;margin-left:123.4pt;margin-top:226.45pt;width:33.25pt;height:.3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0704" behindDoc="0" locked="0" layoutInCell="1" allowOverlap="1" wp14:anchorId="06773FC1" wp14:editId="1F9998D0">
                <wp:simplePos x="0" y="0"/>
                <wp:positionH relativeFrom="column">
                  <wp:posOffset>2055043</wp:posOffset>
                </wp:positionH>
                <wp:positionV relativeFrom="paragraph">
                  <wp:posOffset>3081860</wp:posOffset>
                </wp:positionV>
                <wp:extent cx="45719" cy="3522076"/>
                <wp:effectExtent l="0" t="42862" r="64452" b="293053"/>
                <wp:wrapNone/>
                <wp:docPr id="128" name="Connector: Elbow 127">
                  <a:extLst xmlns:a="http://schemas.openxmlformats.org/drawingml/2006/main">
                    <a:ext uri="{FF2B5EF4-FFF2-40B4-BE49-F238E27FC236}">
                      <a16:creationId xmlns:a16="http://schemas.microsoft.com/office/drawing/2014/main" id="{4B5DF1BF-B496-47A9-96D2-A18DB46B961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a:off x="0" y="0"/>
                          <a:ext cx="45719" cy="3522076"/>
                        </a:xfrm>
                        <a:prstGeom prst="bentConnector3">
                          <a:avLst>
                            <a:gd name="adj1" fmla="val -601929"/>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B0F29" id="Connector: Elbow 127" o:spid="_x0000_s1026" type="#_x0000_t34" style="position:absolute;margin-left:161.8pt;margin-top:242.65pt;width:3.6pt;height:277.35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" adj="-130017"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5824" behindDoc="0" locked="0" layoutInCell="1" allowOverlap="1" wp14:anchorId="5399013E" wp14:editId="138ACA8E">
                <wp:simplePos x="0" y="0"/>
                <wp:positionH relativeFrom="column">
                  <wp:posOffset>4238707</wp:posOffset>
                </wp:positionH>
                <wp:positionV relativeFrom="paragraph">
                  <wp:posOffset>4642347</wp:posOffset>
                </wp:positionV>
                <wp:extent cx="239400" cy="2970"/>
                <wp:effectExtent l="0" t="76200" r="27305" b="92710"/>
                <wp:wrapNone/>
                <wp:docPr id="173" name="Straight Arrow Connector 172">
                  <a:extLst xmlns:a="http://schemas.openxmlformats.org/drawingml/2006/main">
                    <a:ext uri="{FF2B5EF4-FFF2-40B4-BE49-F238E27FC236}">
                      <a16:creationId xmlns:a16="http://schemas.microsoft.com/office/drawing/2014/main" id="{962D2D7C-316C-49C8-A009-1C759E2F25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9400" cy="297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8C2C2" id="Straight Arrow Connector 172" o:spid="_x0000_s1026" type="#_x0000_t32" style="position:absolute;margin-left:333.75pt;margin-top:365.55pt;width:18.85pt;height:.2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4800" behindDoc="0" locked="0" layoutInCell="1" allowOverlap="1" wp14:anchorId="249E3EA3" wp14:editId="3D71E66B">
                <wp:simplePos x="0" y="0"/>
                <wp:positionH relativeFrom="column">
                  <wp:posOffset>3171696</wp:posOffset>
                </wp:positionH>
                <wp:positionV relativeFrom="paragraph">
                  <wp:posOffset>4646378</wp:posOffset>
                </wp:positionV>
                <wp:extent cx="239400" cy="2970"/>
                <wp:effectExtent l="0" t="76200" r="27305" b="92710"/>
                <wp:wrapNone/>
                <wp:docPr id="170" name="Straight Arrow Connector 169">
                  <a:extLst xmlns:a="http://schemas.openxmlformats.org/drawingml/2006/main">
                    <a:ext uri="{FF2B5EF4-FFF2-40B4-BE49-F238E27FC236}">
                      <a16:creationId xmlns:a16="http://schemas.microsoft.com/office/drawing/2014/main" id="{D2481C73-8E75-44A5-A74E-AE4C8A8D25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9400" cy="297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A8917D" id="Straight Arrow Connector 169" o:spid="_x0000_s1026" type="#_x0000_t32" style="position:absolute;margin-left:249.75pt;margin-top:365.85pt;width:18.85pt;height:.2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3776" behindDoc="0" locked="0" layoutInCell="1" allowOverlap="1" wp14:anchorId="433BE4FD" wp14:editId="070FEF09">
                <wp:simplePos x="0" y="0"/>
                <wp:positionH relativeFrom="column">
                  <wp:posOffset>2061652</wp:posOffset>
                </wp:positionH>
                <wp:positionV relativeFrom="paragraph">
                  <wp:posOffset>4664765</wp:posOffset>
                </wp:positionV>
                <wp:extent cx="275612" cy="1641"/>
                <wp:effectExtent l="0" t="76200" r="29210" b="93980"/>
                <wp:wrapNone/>
                <wp:docPr id="169" name="Straight Arrow Connector 168">
                  <a:extLst xmlns:a="http://schemas.openxmlformats.org/drawingml/2006/main">
                    <a:ext uri="{FF2B5EF4-FFF2-40B4-BE49-F238E27FC236}">
                      <a16:creationId xmlns:a16="http://schemas.microsoft.com/office/drawing/2014/main" id="{997A5096-03DB-4427-B537-594E823B1FF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5612" cy="164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E6CB9" id="Straight Arrow Connector 168" o:spid="_x0000_s1026" type="#_x0000_t32" style="position:absolute;margin-left:162.35pt;margin-top:367.3pt;width:21.7pt;height:.1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2752" behindDoc="0" locked="0" layoutInCell="1" allowOverlap="1" wp14:anchorId="50CB93F5" wp14:editId="6D5E925B">
                <wp:simplePos x="0" y="0"/>
                <wp:positionH relativeFrom="column">
                  <wp:posOffset>683523</wp:posOffset>
                </wp:positionH>
                <wp:positionV relativeFrom="paragraph">
                  <wp:posOffset>4648421</wp:posOffset>
                </wp:positionV>
                <wp:extent cx="275612" cy="1641"/>
                <wp:effectExtent l="0" t="76200" r="29210" b="93980"/>
                <wp:wrapNone/>
                <wp:docPr id="165" name="Straight Arrow Connector 164">
                  <a:extLst xmlns:a="http://schemas.openxmlformats.org/drawingml/2006/main">
                    <a:ext uri="{FF2B5EF4-FFF2-40B4-BE49-F238E27FC236}">
                      <a16:creationId xmlns:a16="http://schemas.microsoft.com/office/drawing/2014/main" id="{94CC19B2-2392-44B8-9533-83955D43B11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5612" cy="164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D98458" id="Straight Arrow Connector 164" o:spid="_x0000_s1026" type="#_x0000_t32" style="position:absolute;margin-left:53.8pt;margin-top:366pt;width:21.7pt;height:.15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7872" behindDoc="0" locked="0" layoutInCell="1" allowOverlap="1" wp14:anchorId="19517C4D" wp14:editId="2E69D567">
                <wp:simplePos x="0" y="0"/>
                <wp:positionH relativeFrom="column">
                  <wp:posOffset>3079750</wp:posOffset>
                </wp:positionH>
                <wp:positionV relativeFrom="paragraph">
                  <wp:posOffset>6280232</wp:posOffset>
                </wp:positionV>
                <wp:extent cx="980109" cy="1"/>
                <wp:effectExtent l="0" t="76200" r="10795" b="95250"/>
                <wp:wrapNone/>
                <wp:docPr id="177" name="Straight Arrow Connector 176">
                  <a:extLst xmlns:a="http://schemas.openxmlformats.org/drawingml/2006/main">
                    <a:ext uri="{FF2B5EF4-FFF2-40B4-BE49-F238E27FC236}">
                      <a16:creationId xmlns:a16="http://schemas.microsoft.com/office/drawing/2014/main" id="{77C318B8-FD1E-4326-9154-784AF215AD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0109" cy="1"/>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CE8AE0" id="Straight Arrow Connector 176" o:spid="_x0000_s1026" type="#_x0000_t32" style="position:absolute;margin-left:242.5pt;margin-top:494.5pt;width:77.15pt;height:0;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8896" behindDoc="0" locked="0" layoutInCell="1" allowOverlap="1" wp14:anchorId="19CB4F17" wp14:editId="34BFB894">
                <wp:simplePos x="0" y="0"/>
                <wp:positionH relativeFrom="column">
                  <wp:posOffset>1562524</wp:posOffset>
                </wp:positionH>
                <wp:positionV relativeFrom="paragraph">
                  <wp:posOffset>6276975</wp:posOffset>
                </wp:positionV>
                <wp:extent cx="865667" cy="0"/>
                <wp:effectExtent l="38100" t="76200" r="0" b="95250"/>
                <wp:wrapNone/>
                <wp:docPr id="182" name="Straight Arrow Connector 181">
                  <a:extLst xmlns:a="http://schemas.openxmlformats.org/drawingml/2006/main">
                    <a:ext uri="{FF2B5EF4-FFF2-40B4-BE49-F238E27FC236}">
                      <a16:creationId xmlns:a16="http://schemas.microsoft.com/office/drawing/2014/main" id="{1A869770-503A-4261-AF54-A393C11FFE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5667" cy="0"/>
                        </a:xfrm>
                        <a:prstGeom prst="straightConnector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7506D" id="Straight Arrow Connector 181" o:spid="_x0000_s1026" type="#_x0000_t32" style="position:absolute;margin-left:123.05pt;margin-top:494.25pt;width:68.15pt;height:0;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" strokecolor="black [3213]" strokeweight=".5pt">
                <v:stroke dashstyle="longDashDotDot" endarrow="block" joinstyle="miter"/>
                <o:lock v:ext="edit" shapetype="f"/>
              </v:shape>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3840" behindDoc="0" locked="0" layoutInCell="1" allowOverlap="1" wp14:anchorId="0621138E" wp14:editId="3DF7D5C6">
                <wp:simplePos x="0" y="0"/>
                <wp:positionH relativeFrom="column">
                  <wp:posOffset>153035</wp:posOffset>
                </wp:positionH>
                <wp:positionV relativeFrom="paragraph">
                  <wp:posOffset>1062990</wp:posOffset>
                </wp:positionV>
                <wp:extent cx="1612789" cy="536713"/>
                <wp:effectExtent l="0" t="0" r="26035" b="15875"/>
                <wp:wrapNone/>
                <wp:docPr id="58" name="Group 11"/>
                <wp:cNvGraphicFramePr/>
                <a:graphic xmlns:a="http://schemas.openxmlformats.org/drawingml/2006/main">
                  <a:graphicData uri="http://schemas.microsoft.com/office/word/2010/wordprocessingGroup">
                    <wpg:wgp>
                      <wpg:cNvGrpSpPr/>
                      <wpg:grpSpPr>
                        <a:xfrm>
                          <a:off x="0" y="0"/>
                          <a:ext cx="1612789" cy="536713"/>
                          <a:chOff x="153132" y="460509"/>
                          <a:chExt cx="1612789" cy="536713"/>
                        </a:xfrm>
                      </wpg:grpSpPr>
                      <wps:wsp>
                        <wps:cNvPr id="59" name="Rectangle 59"/>
                        <wps:cNvSpPr/>
                        <wps:spPr>
                          <a:xfrm>
                            <a:off x="153132" y="648690"/>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178FA6"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RegistrationController</w:t>
                              </w:r>
                            </w:p>
                          </w:txbxContent>
                        </wps:txbx>
                        <wps:bodyPr rtlCol="0" anchor="ctr"/>
                      </wps:wsp>
                      <wps:wsp>
                        <wps:cNvPr id="60" name="Rectangle 60"/>
                        <wps:cNvSpPr/>
                        <wps:spPr>
                          <a:xfrm>
                            <a:off x="153132" y="460509"/>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621138E" id="Group 11" o:spid="_x0000_s1047" style="position:absolute;margin-left:12.05pt;margin-top:83.7pt;width:127pt;height:42.25pt;z-index:251683840" coordorigin="1531,4605"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">
                <v:rect id="Rectangle 59" o:spid="_x0000_s1048" style="position:absolute;left:1531;top:6486;width:16128;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bIxgAAANsAAAAPAAAAZHJzL2Rvd25yZXYueG1sRI9Ba8JA&#10;FITvhf6H5RV6Ed0otG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gx8GyMYAAADbAAAA&#10;DwAAAAAAAAAAAAAAAAAHAgAAZHJzL2Rvd25yZXYueG1sUEsFBgAAAAADAAMAtwAAAPoCAAAAAA==&#10;" filled="f" strokecolor="black [3213]" strokeweight="1pt">
                  <v:textbox>
                    <w:txbxContent>
                      <w:p w14:paraId="47178FA6"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RegistrationController</w:t>
                        </w:r>
                      </w:p>
                    </w:txbxContent>
                  </v:textbox>
                </v:rect>
                <v:rect id="Rectangle 60" o:spid="_x0000_s1049" style="position:absolute;left:1531;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4864" behindDoc="0" locked="0" layoutInCell="1" allowOverlap="1" wp14:anchorId="67D0E6B1" wp14:editId="542F055E">
                <wp:simplePos x="0" y="0"/>
                <wp:positionH relativeFrom="column">
                  <wp:posOffset>2336165</wp:posOffset>
                </wp:positionH>
                <wp:positionV relativeFrom="paragraph">
                  <wp:posOffset>1062990</wp:posOffset>
                </wp:positionV>
                <wp:extent cx="717607" cy="536713"/>
                <wp:effectExtent l="0" t="0" r="25400" b="15875"/>
                <wp:wrapNone/>
                <wp:docPr id="61" name="Group 12"/>
                <wp:cNvGraphicFramePr/>
                <a:graphic xmlns:a="http://schemas.openxmlformats.org/drawingml/2006/main">
                  <a:graphicData uri="http://schemas.microsoft.com/office/word/2010/wordprocessingGroup">
                    <wpg:wgp>
                      <wpg:cNvGrpSpPr/>
                      <wpg:grpSpPr>
                        <a:xfrm>
                          <a:off x="0" y="0"/>
                          <a:ext cx="717607" cy="536713"/>
                          <a:chOff x="2336426" y="460509"/>
                          <a:chExt cx="1003189" cy="536713"/>
                        </a:xfrm>
                      </wpg:grpSpPr>
                      <wps:wsp>
                        <wps:cNvPr id="62" name="Rectangle 62"/>
                        <wps:cNvSpPr/>
                        <wps:spPr>
                          <a:xfrm>
                            <a:off x="2341066" y="648690"/>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EABF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63" name="Rectangle 63"/>
                        <wps:cNvSpPr/>
                        <wps:spPr>
                          <a:xfrm>
                            <a:off x="2336426" y="460509"/>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7D0E6B1" id="Group 12" o:spid="_x0000_s1050" style="position:absolute;margin-left:183.95pt;margin-top:83.7pt;width:56.5pt;height:42.25pt;z-index:251684864" coordorigin="23364,4605"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">
                <v:rect id="Rectangle 62" o:spid="_x0000_s1051" style="position:absolute;left:23410;top:6486;width:9986;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" filled="f" strokecolor="black [3213]" strokeweight="1pt">
                  <v:textbox>
                    <w:txbxContent>
                      <w:p w14:paraId="6DEEABF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63" o:spid="_x0000_s1052" style="position:absolute;left:23364;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fxgAAANsAAAAPAAAAZHJzL2Rvd25yZXYueG1sRI9Pa8JA&#10;FMTvhX6H5RW8iG60IB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LJv7n8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5888" behindDoc="0" locked="0" layoutInCell="1" allowOverlap="1" wp14:anchorId="2AEDC4A9" wp14:editId="7E9E553E">
                <wp:simplePos x="0" y="0"/>
                <wp:positionH relativeFrom="column">
                  <wp:posOffset>3742690</wp:posOffset>
                </wp:positionH>
                <wp:positionV relativeFrom="paragraph">
                  <wp:posOffset>1062990</wp:posOffset>
                </wp:positionV>
                <wp:extent cx="831705" cy="536714"/>
                <wp:effectExtent l="0" t="0" r="26035" b="15875"/>
                <wp:wrapNone/>
                <wp:docPr id="64" name="Group 13"/>
                <wp:cNvGraphicFramePr/>
                <a:graphic xmlns:a="http://schemas.openxmlformats.org/drawingml/2006/main">
                  <a:graphicData uri="http://schemas.microsoft.com/office/word/2010/wordprocessingGroup">
                    <wpg:wgp>
                      <wpg:cNvGrpSpPr/>
                      <wpg:grpSpPr>
                        <a:xfrm>
                          <a:off x="0" y="0"/>
                          <a:ext cx="831705" cy="536714"/>
                          <a:chOff x="3742814" y="460508"/>
                          <a:chExt cx="1228475" cy="536714"/>
                        </a:xfrm>
                      </wpg:grpSpPr>
                      <wps:wsp>
                        <wps:cNvPr id="65" name="Rectangle 65"/>
                        <wps:cNvSpPr/>
                        <wps:spPr>
                          <a:xfrm>
                            <a:off x="3742814" y="64869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7382E"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66" name="Rectangle 66"/>
                        <wps:cNvSpPr/>
                        <wps:spPr>
                          <a:xfrm>
                            <a:off x="3742814" y="46050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AEDC4A9" id="Group 13" o:spid="_x0000_s1053" style="position:absolute;margin-left:294.7pt;margin-top:83.7pt;width:65.5pt;height:42.25pt;z-index:251685888" coordorigin="37428,4605"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">
                <v:rect id="Rectangle 65" o:spid="_x0000_s1054" style="position:absolute;left:37428;top:6486;width:12284;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ZwxgAAANsAAAAPAAAAZHJzL2Rvd25yZXYueG1sRI9Pa8JA&#10;FMTvhX6H5RW8iG4UKh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zD7GcMYAAADbAAAA&#10;DwAAAAAAAAAAAAAAAAAHAgAAZHJzL2Rvd25yZXYueG1sUEsFBgAAAAADAAMAtwAAAPoCAAAAAA==&#10;" filled="f" strokecolor="black [3213]" strokeweight="1pt">
                  <v:textbox>
                    <w:txbxContent>
                      <w:p w14:paraId="7847382E"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66" o:spid="_x0000_s1055" style="position:absolute;left:37428;top:4605;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86912" behindDoc="0" locked="0" layoutInCell="1" allowOverlap="1" wp14:anchorId="1B39212A" wp14:editId="72C56C8D">
                <wp:simplePos x="0" y="0"/>
                <wp:positionH relativeFrom="column">
                  <wp:posOffset>40005</wp:posOffset>
                </wp:positionH>
                <wp:positionV relativeFrom="paragraph">
                  <wp:posOffset>1006475</wp:posOffset>
                </wp:positionV>
                <wp:extent cx="4945712" cy="834989"/>
                <wp:effectExtent l="0" t="0" r="26670" b="22860"/>
                <wp:wrapNone/>
                <wp:docPr id="67" name="Rectangle 3"/>
                <wp:cNvGraphicFramePr/>
                <a:graphic xmlns:a="http://schemas.openxmlformats.org/drawingml/2006/main">
                  <a:graphicData uri="http://schemas.microsoft.com/office/word/2010/wordprocessingShape">
                    <wps:wsp>
                      <wps:cNvSpPr/>
                      <wps:spPr>
                        <a:xfrm>
                          <a:off x="0" y="0"/>
                          <a:ext cx="4945712" cy="83498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D79C747" id="Rectangle 3" o:spid="_x0000_s1026" style="position:absolute;margin-left:3.15pt;margin-top:79.25pt;width:389.45pt;height:65.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" filled="f" strokecolor="black [3213]" strokeweight="1p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89984" behindDoc="0" locked="0" layoutInCell="1" allowOverlap="1" wp14:anchorId="72CF27E3" wp14:editId="103A2A80">
                <wp:simplePos x="0" y="0"/>
                <wp:positionH relativeFrom="column">
                  <wp:posOffset>153035</wp:posOffset>
                </wp:positionH>
                <wp:positionV relativeFrom="paragraph">
                  <wp:posOffset>2520950</wp:posOffset>
                </wp:positionV>
                <wp:extent cx="1399811" cy="536713"/>
                <wp:effectExtent l="0" t="0" r="10160" b="15875"/>
                <wp:wrapNone/>
                <wp:docPr id="71" name="Group 18"/>
                <wp:cNvGraphicFramePr/>
                <a:graphic xmlns:a="http://schemas.openxmlformats.org/drawingml/2006/main">
                  <a:graphicData uri="http://schemas.microsoft.com/office/word/2010/wordprocessingGroup">
                    <wpg:wgp>
                      <wpg:cNvGrpSpPr/>
                      <wpg:grpSpPr>
                        <a:xfrm>
                          <a:off x="0" y="0"/>
                          <a:ext cx="1399811" cy="536713"/>
                          <a:chOff x="153132" y="1918445"/>
                          <a:chExt cx="1612789" cy="536713"/>
                        </a:xfrm>
                      </wpg:grpSpPr>
                      <wps:wsp>
                        <wps:cNvPr id="72" name="Rectangle 72"/>
                        <wps:cNvSpPr/>
                        <wps:spPr>
                          <a:xfrm>
                            <a:off x="153132" y="2106626"/>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BCAA8"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RegistrationService</w:t>
                              </w:r>
                            </w:p>
                          </w:txbxContent>
                        </wps:txbx>
                        <wps:bodyPr rtlCol="0" anchor="ctr"/>
                      </wps:wsp>
                      <wps:wsp>
                        <wps:cNvPr id="73" name="Rectangle 73"/>
                        <wps:cNvSpPr/>
                        <wps:spPr>
                          <a:xfrm>
                            <a:off x="153132" y="191844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2CF27E3" id="Group 18" o:spid="_x0000_s1056" style="position:absolute;margin-left:12.05pt;margin-top:198.5pt;width:110.2pt;height:42.25pt;z-index:251689984" coordorigin="1531,19184"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">
                <v:rect id="Rectangle 72" o:spid="_x0000_s1057" style="position:absolute;left:1531;top:21066;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" filled="f" strokecolor="black [3213]" strokeweight="1pt">
                  <v:textbox>
                    <w:txbxContent>
                      <w:p w14:paraId="097BCAA8"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RegistrationService</w:t>
                        </w:r>
                      </w:p>
                    </w:txbxContent>
                  </v:textbox>
                </v:rect>
                <v:rect id="Rectangle 73" o:spid="_x0000_s1058" style="position:absolute;left:1531;top:1918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1008" behindDoc="0" locked="0" layoutInCell="1" allowOverlap="1" wp14:anchorId="227D2DDE" wp14:editId="37556E6C">
                <wp:simplePos x="0" y="0"/>
                <wp:positionH relativeFrom="column">
                  <wp:posOffset>1930400</wp:posOffset>
                </wp:positionH>
                <wp:positionV relativeFrom="paragraph">
                  <wp:posOffset>2520950</wp:posOffset>
                </wp:positionV>
                <wp:extent cx="623516" cy="536713"/>
                <wp:effectExtent l="0" t="0" r="24765" b="15875"/>
                <wp:wrapNone/>
                <wp:docPr id="74" name="Group 21"/>
                <wp:cNvGraphicFramePr/>
                <a:graphic xmlns:a="http://schemas.openxmlformats.org/drawingml/2006/main">
                  <a:graphicData uri="http://schemas.microsoft.com/office/word/2010/wordprocessingGroup">
                    <wpg:wgp>
                      <wpg:cNvGrpSpPr/>
                      <wpg:grpSpPr>
                        <a:xfrm>
                          <a:off x="0" y="0"/>
                          <a:ext cx="623516" cy="536713"/>
                          <a:chOff x="1930941" y="1918445"/>
                          <a:chExt cx="1003189" cy="536713"/>
                        </a:xfrm>
                      </wpg:grpSpPr>
                      <wps:wsp>
                        <wps:cNvPr id="75" name="Rectangle 75"/>
                        <wps:cNvSpPr/>
                        <wps:spPr>
                          <a:xfrm>
                            <a:off x="1935581" y="2106626"/>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1A480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76" name="Rectangle 76"/>
                        <wps:cNvSpPr/>
                        <wps:spPr>
                          <a:xfrm>
                            <a:off x="1930941" y="191844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7D2DDE" id="Group 21" o:spid="_x0000_s1059" style="position:absolute;margin-left:152pt;margin-top:198.5pt;width:49.1pt;height:42.25pt;z-index:251691008" coordorigin="19309,19184"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">
                <v:rect id="Rectangle 75" o:spid="_x0000_s1060" style="position:absolute;left:19355;top:21066;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" filled="f" strokecolor="black [3213]" strokeweight="1pt">
                  <v:textbox>
                    <w:txbxContent>
                      <w:p w14:paraId="6D1A480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76" o:spid="_x0000_s1061" style="position:absolute;left:19309;top:1918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2032" behindDoc="0" locked="0" layoutInCell="1" allowOverlap="1" wp14:anchorId="6379F7BB" wp14:editId="14CA8640">
                <wp:simplePos x="0" y="0"/>
                <wp:positionH relativeFrom="column">
                  <wp:posOffset>4301490</wp:posOffset>
                </wp:positionH>
                <wp:positionV relativeFrom="paragraph">
                  <wp:posOffset>2545715</wp:posOffset>
                </wp:positionV>
                <wp:extent cx="765696" cy="536714"/>
                <wp:effectExtent l="0" t="0" r="15875" b="15875"/>
                <wp:wrapNone/>
                <wp:docPr id="77" name="Group 24"/>
                <wp:cNvGraphicFramePr/>
                <a:graphic xmlns:a="http://schemas.openxmlformats.org/drawingml/2006/main">
                  <a:graphicData uri="http://schemas.microsoft.com/office/word/2010/wordprocessingGroup">
                    <wpg:wgp>
                      <wpg:cNvGrpSpPr/>
                      <wpg:grpSpPr>
                        <a:xfrm>
                          <a:off x="0" y="0"/>
                          <a:ext cx="765696" cy="536714"/>
                          <a:chOff x="4301982" y="1943732"/>
                          <a:chExt cx="1228475" cy="536714"/>
                        </a:xfrm>
                      </wpg:grpSpPr>
                      <wps:wsp>
                        <wps:cNvPr id="78" name="Rectangle 78"/>
                        <wps:cNvSpPr/>
                        <wps:spPr>
                          <a:xfrm>
                            <a:off x="4301982" y="21319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4AFD5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79" name="Rectangle 79"/>
                        <wps:cNvSpPr/>
                        <wps:spPr>
                          <a:xfrm>
                            <a:off x="4301982" y="19437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379F7BB" id="Group 24" o:spid="_x0000_s1062" style="position:absolute;margin-left:338.7pt;margin-top:200.45pt;width:60.3pt;height:42.25pt;z-index:251692032" coordorigin="43019,1943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">
                <v:rect id="Rectangle 78" o:spid="_x0000_s1063" style="position:absolute;left:43019;top:21319;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" filled="f" strokecolor="black [3213]" strokeweight="1pt">
                  <v:textbox>
                    <w:txbxContent>
                      <w:p w14:paraId="244AFD5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79" o:spid="_x0000_s1064" style="position:absolute;left:43019;top:19437;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4080" behindDoc="0" locked="0" layoutInCell="1" allowOverlap="1" wp14:anchorId="16DBC033" wp14:editId="07693095">
                <wp:simplePos x="0" y="0"/>
                <wp:positionH relativeFrom="column">
                  <wp:posOffset>2839085</wp:posOffset>
                </wp:positionH>
                <wp:positionV relativeFrom="paragraph">
                  <wp:posOffset>2545715</wp:posOffset>
                </wp:positionV>
                <wp:extent cx="1029784" cy="536714"/>
                <wp:effectExtent l="0" t="0" r="18415" b="15875"/>
                <wp:wrapNone/>
                <wp:docPr id="83" name="Group 32"/>
                <wp:cNvGraphicFramePr/>
                <a:graphic xmlns:a="http://schemas.openxmlformats.org/drawingml/2006/main">
                  <a:graphicData uri="http://schemas.microsoft.com/office/word/2010/wordprocessingGroup">
                    <wpg:wgp>
                      <wpg:cNvGrpSpPr/>
                      <wpg:grpSpPr>
                        <a:xfrm>
                          <a:off x="0" y="0"/>
                          <a:ext cx="1029784" cy="536714"/>
                          <a:chOff x="2839453" y="1943732"/>
                          <a:chExt cx="1228475" cy="536714"/>
                        </a:xfrm>
                      </wpg:grpSpPr>
                      <wps:wsp>
                        <wps:cNvPr id="84" name="Rectangle 84"/>
                        <wps:cNvSpPr/>
                        <wps:spPr>
                          <a:xfrm>
                            <a:off x="2839453" y="2131914"/>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B472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servicehelpers</w:t>
                              </w:r>
                            </w:p>
                          </w:txbxContent>
                        </wps:txbx>
                        <wps:bodyPr rtlCol="0" anchor="ctr"/>
                      </wps:wsp>
                      <wps:wsp>
                        <wps:cNvPr id="85" name="Rectangle 85"/>
                        <wps:cNvSpPr/>
                        <wps:spPr>
                          <a:xfrm>
                            <a:off x="2839453" y="1943732"/>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6DBC033" id="Group 32" o:spid="_x0000_s1065" style="position:absolute;margin-left:223.55pt;margin-top:200.45pt;width:81.1pt;height:42.25pt;z-index:251694080" coordorigin="28394,1943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">
                <v:rect id="Rectangle 84" o:spid="_x0000_s1066" style="position:absolute;left:28394;top:21319;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URxgAAANsAAAAPAAAAZHJzL2Rvd25yZXYueG1sRI9BS8NA&#10;FITvBf/D8gQvxW4qUk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E36FEcYAAADbAAAA&#10;DwAAAAAAAAAAAAAAAAAHAgAAZHJzL2Rvd25yZXYueG1sUEsFBgAAAAADAAMAtwAAAPoCAAAAAA==&#10;" filled="f" strokecolor="black [3213]" strokeweight="1pt">
                  <v:textbox>
                    <w:txbxContent>
                      <w:p w14:paraId="58DB4725"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servicehelpers</w:t>
                        </w:r>
                      </w:p>
                    </w:txbxContent>
                  </v:textbox>
                </v:rect>
                <v:rect id="Rectangle 85" o:spid="_x0000_s1067" style="position:absolute;left:28394;top:19437;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5104" behindDoc="0" locked="0" layoutInCell="1" allowOverlap="1" wp14:anchorId="6979859D" wp14:editId="7607CECB">
                <wp:simplePos x="0" y="0"/>
                <wp:positionH relativeFrom="column">
                  <wp:posOffset>973455</wp:posOffset>
                </wp:positionH>
                <wp:positionV relativeFrom="paragraph">
                  <wp:posOffset>4296410</wp:posOffset>
                </wp:positionV>
                <wp:extent cx="1105319" cy="536713"/>
                <wp:effectExtent l="0" t="0" r="19050" b="15875"/>
                <wp:wrapNone/>
                <wp:docPr id="86" name="Group 35"/>
                <wp:cNvGraphicFramePr/>
                <a:graphic xmlns:a="http://schemas.openxmlformats.org/drawingml/2006/main">
                  <a:graphicData uri="http://schemas.microsoft.com/office/word/2010/wordprocessingGroup">
                    <wpg:wgp>
                      <wpg:cNvGrpSpPr/>
                      <wpg:grpSpPr>
                        <a:xfrm>
                          <a:off x="0" y="0"/>
                          <a:ext cx="1105319" cy="536713"/>
                          <a:chOff x="973985" y="3693924"/>
                          <a:chExt cx="1612789" cy="536713"/>
                        </a:xfrm>
                      </wpg:grpSpPr>
                      <wps:wsp>
                        <wps:cNvPr id="87" name="Rectangle 87"/>
                        <wps:cNvSpPr/>
                        <wps:spPr>
                          <a:xfrm>
                            <a:off x="973985" y="3882105"/>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452A4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RegistrationDAO</w:t>
                              </w:r>
                            </w:p>
                          </w:txbxContent>
                        </wps:txbx>
                        <wps:bodyPr rtlCol="0" anchor="ctr"/>
                      </wps:wsp>
                      <wps:wsp>
                        <wps:cNvPr id="88" name="Rectangle 88"/>
                        <wps:cNvSpPr/>
                        <wps:spPr>
                          <a:xfrm>
                            <a:off x="973985" y="3693924"/>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979859D" id="Group 35" o:spid="_x0000_s1068" style="position:absolute;margin-left:76.65pt;margin-top:338.3pt;width:87.05pt;height:42.25pt;z-index:251695104" coordorigin="9739,36939"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">
                <v:rect id="Rectangle 87" o:spid="_x0000_s1069" style="position:absolute;left:9739;top:38821;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" filled="f" strokecolor="black [3213]" strokeweight="1pt">
                  <v:textbox>
                    <w:txbxContent>
                      <w:p w14:paraId="6F452A4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RegistrationDAO</w:t>
                        </w:r>
                      </w:p>
                    </w:txbxContent>
                  </v:textbox>
                </v:rect>
                <v:rect id="Rectangle 88" o:spid="_x0000_s1070" style="position:absolute;left:9739;top:36939;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6128" behindDoc="0" locked="0" layoutInCell="1" allowOverlap="1" wp14:anchorId="24953E21" wp14:editId="0C7D3F8C">
                <wp:simplePos x="0" y="0"/>
                <wp:positionH relativeFrom="column">
                  <wp:posOffset>87630</wp:posOffset>
                </wp:positionH>
                <wp:positionV relativeFrom="paragraph">
                  <wp:posOffset>4297680</wp:posOffset>
                </wp:positionV>
                <wp:extent cx="610351" cy="536713"/>
                <wp:effectExtent l="0" t="0" r="18415" b="15875"/>
                <wp:wrapNone/>
                <wp:docPr id="89" name="Group 38"/>
                <wp:cNvGraphicFramePr/>
                <a:graphic xmlns:a="http://schemas.openxmlformats.org/drawingml/2006/main">
                  <a:graphicData uri="http://schemas.microsoft.com/office/word/2010/wordprocessingGroup">
                    <wpg:wgp>
                      <wpg:cNvGrpSpPr/>
                      <wpg:grpSpPr>
                        <a:xfrm>
                          <a:off x="0" y="0"/>
                          <a:ext cx="610351" cy="536713"/>
                          <a:chOff x="88022" y="3695565"/>
                          <a:chExt cx="1003189" cy="536713"/>
                        </a:xfrm>
                      </wpg:grpSpPr>
                      <wps:wsp>
                        <wps:cNvPr id="90" name="Rectangle 90"/>
                        <wps:cNvSpPr/>
                        <wps:spPr>
                          <a:xfrm>
                            <a:off x="92662" y="3883746"/>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3864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wps:txbx>
                        <wps:bodyPr rtlCol="0" anchor="ctr"/>
                      </wps:wsp>
                      <wps:wsp>
                        <wps:cNvPr id="91" name="Rectangle 91"/>
                        <wps:cNvSpPr/>
                        <wps:spPr>
                          <a:xfrm>
                            <a:off x="88022" y="3695565"/>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4953E21" id="Group 38" o:spid="_x0000_s1071" style="position:absolute;margin-left:6.9pt;margin-top:338.4pt;width:48.05pt;height:42.25pt;z-index:251696128" coordorigin="880,36955"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">
                <v:rect id="Rectangle 90" o:spid="_x0000_s1072" style="position:absolute;left:926;top:38837;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" filled="f" strokecolor="black [3213]" strokeweight="1pt">
                  <v:textbox>
                    <w:txbxContent>
                      <w:p w14:paraId="3F83864D"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Config</w:t>
                        </w:r>
                      </w:p>
                    </w:txbxContent>
                  </v:textbox>
                </v:rect>
                <v:rect id="Rectangle 91" o:spid="_x0000_s1073" style="position:absolute;left:880;top:36955;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697152" behindDoc="0" locked="0" layoutInCell="1" allowOverlap="1" wp14:anchorId="3BFBA33E" wp14:editId="3FB26301">
                <wp:simplePos x="0" y="0"/>
                <wp:positionH relativeFrom="column">
                  <wp:posOffset>4470400</wp:posOffset>
                </wp:positionH>
                <wp:positionV relativeFrom="paragraph">
                  <wp:posOffset>4290060</wp:posOffset>
                </wp:positionV>
                <wp:extent cx="763444" cy="536714"/>
                <wp:effectExtent l="0" t="0" r="17780" b="15875"/>
                <wp:wrapNone/>
                <wp:docPr id="92" name="Group 41"/>
                <wp:cNvGraphicFramePr/>
                <a:graphic xmlns:a="http://schemas.openxmlformats.org/drawingml/2006/main">
                  <a:graphicData uri="http://schemas.microsoft.com/office/word/2010/wordprocessingGroup">
                    <wpg:wgp>
                      <wpg:cNvGrpSpPr/>
                      <wpg:grpSpPr>
                        <a:xfrm>
                          <a:off x="0" y="0"/>
                          <a:ext cx="763444" cy="536714"/>
                          <a:chOff x="4470656" y="3687888"/>
                          <a:chExt cx="1228475" cy="536714"/>
                        </a:xfrm>
                      </wpg:grpSpPr>
                      <wps:wsp>
                        <wps:cNvPr id="93" name="Rectangle 93"/>
                        <wps:cNvSpPr/>
                        <wps:spPr>
                          <a:xfrm>
                            <a:off x="4470656" y="387607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8737BF"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wps:txbx>
                        <wps:bodyPr rtlCol="0" anchor="ctr"/>
                      </wps:wsp>
                      <wps:wsp>
                        <wps:cNvPr id="94" name="Rectangle 94"/>
                        <wps:cNvSpPr/>
                        <wps:spPr>
                          <a:xfrm>
                            <a:off x="4470656" y="368788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BFBA33E" id="Group 41" o:spid="_x0000_s1074" style="position:absolute;margin-left:352pt;margin-top:337.8pt;width:60.1pt;height:42.25pt;z-index:251697152" coordorigin="44706,36878"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">
                <v:rect id="Rectangle 93" o:spid="_x0000_s1075" style="position:absolute;left:44706;top:38760;width:12285;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" filled="f" strokecolor="black [3213]" strokeweight="1pt">
                  <v:textbox>
                    <w:txbxContent>
                      <w:p w14:paraId="058737BF"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exception</w:t>
                        </w:r>
                      </w:p>
                    </w:txbxContent>
                  </v:textbox>
                </v:rect>
                <v:rect id="Rectangle 94" o:spid="_x0000_s1076" style="position:absolute;left:44706;top:36878;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698176" behindDoc="0" locked="0" layoutInCell="1" allowOverlap="1" wp14:anchorId="398D0344" wp14:editId="0BFAA307">
                <wp:simplePos x="0" y="0"/>
                <wp:positionH relativeFrom="column">
                  <wp:posOffset>24765</wp:posOffset>
                </wp:positionH>
                <wp:positionV relativeFrom="paragraph">
                  <wp:posOffset>4210050</wp:posOffset>
                </wp:positionV>
                <wp:extent cx="5265090" cy="836870"/>
                <wp:effectExtent l="0" t="0" r="12065" b="20955"/>
                <wp:wrapNone/>
                <wp:docPr id="45" name="Rectangle 44">
                  <a:extLst xmlns:a="http://schemas.openxmlformats.org/drawingml/2006/main">
                    <a:ext uri="{FF2B5EF4-FFF2-40B4-BE49-F238E27FC236}">
                      <a16:creationId xmlns:a16="http://schemas.microsoft.com/office/drawing/2014/main" id="{46CB95D8-427D-445A-8EBF-779D2CC11C29}"/>
                    </a:ext>
                  </a:extLst>
                </wp:docPr>
                <wp:cNvGraphicFramePr/>
                <a:graphic xmlns:a="http://schemas.openxmlformats.org/drawingml/2006/main">
                  <a:graphicData uri="http://schemas.microsoft.com/office/word/2010/wordprocessingShape">
                    <wps:wsp>
                      <wps:cNvSpPr/>
                      <wps:spPr>
                        <a:xfrm>
                          <a:off x="0" y="0"/>
                          <a:ext cx="5265090" cy="8368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833294D" id="Rectangle 44" o:spid="_x0000_s1026" style="position:absolute;margin-left:1.95pt;margin-top:331.5pt;width:414.55pt;height:65.9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" filled="f" strokecolor="black [3213]" strokeweight="1pt"/>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0224" behindDoc="0" locked="0" layoutInCell="1" allowOverlap="1" wp14:anchorId="5F8D3E4D" wp14:editId="489BE7DD">
                <wp:simplePos x="0" y="0"/>
                <wp:positionH relativeFrom="column">
                  <wp:posOffset>2326640</wp:posOffset>
                </wp:positionH>
                <wp:positionV relativeFrom="paragraph">
                  <wp:posOffset>4300220</wp:posOffset>
                </wp:positionV>
                <wp:extent cx="847476" cy="536714"/>
                <wp:effectExtent l="0" t="0" r="10160" b="15875"/>
                <wp:wrapNone/>
                <wp:docPr id="96" name="Group 46"/>
                <wp:cNvGraphicFramePr/>
                <a:graphic xmlns:a="http://schemas.openxmlformats.org/drawingml/2006/main">
                  <a:graphicData uri="http://schemas.microsoft.com/office/word/2010/wordprocessingGroup">
                    <wpg:wgp>
                      <wpg:cNvGrpSpPr/>
                      <wpg:grpSpPr>
                        <a:xfrm>
                          <a:off x="0" y="0"/>
                          <a:ext cx="847476" cy="536714"/>
                          <a:chOff x="2327086" y="3697714"/>
                          <a:chExt cx="1228478" cy="536714"/>
                        </a:xfrm>
                      </wpg:grpSpPr>
                      <wps:wsp>
                        <wps:cNvPr id="97" name="Rectangle 97"/>
                        <wps:cNvSpPr/>
                        <wps:spPr>
                          <a:xfrm>
                            <a:off x="2327089" y="3885896"/>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74923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daohelpers</w:t>
                              </w:r>
                            </w:p>
                          </w:txbxContent>
                        </wps:txbx>
                        <wps:bodyPr rtlCol="0" anchor="ctr"/>
                      </wps:wsp>
                      <wps:wsp>
                        <wps:cNvPr id="98" name="Rectangle 98"/>
                        <wps:cNvSpPr/>
                        <wps:spPr>
                          <a:xfrm>
                            <a:off x="2327086" y="3697714"/>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F8D3E4D" id="Group 46" o:spid="_x0000_s1077" style="position:absolute;margin-left:183.2pt;margin-top:338.6pt;width:66.75pt;height:42.25pt;z-index:251700224" coordorigin="23270,36977"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">
                <v:rect id="Rectangle 97" o:spid="_x0000_s1078" style="position:absolute;left:23270;top:38858;width:12285;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" filled="f" strokecolor="black [3213]" strokeweight="1pt">
                  <v:textbox>
                    <w:txbxContent>
                      <w:p w14:paraId="2374923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daohelpers</w:t>
                        </w:r>
                      </w:p>
                    </w:txbxContent>
                  </v:textbox>
                </v:rect>
                <v:rect id="Rectangle 98" o:spid="_x0000_s1079" style="position:absolute;left:23270;top:36977;width:6096;height:1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1248" behindDoc="0" locked="0" layoutInCell="1" allowOverlap="1" wp14:anchorId="201AE599" wp14:editId="42E6F007">
                <wp:simplePos x="0" y="0"/>
                <wp:positionH relativeFrom="column">
                  <wp:posOffset>3547110</wp:posOffset>
                </wp:positionH>
                <wp:positionV relativeFrom="paragraph">
                  <wp:posOffset>3535680</wp:posOffset>
                </wp:positionV>
                <wp:extent cx="1438700" cy="536714"/>
                <wp:effectExtent l="0" t="0" r="28575" b="15875"/>
                <wp:wrapNone/>
                <wp:docPr id="50" name="Group 49">
                  <a:extLst xmlns:a="http://schemas.openxmlformats.org/drawingml/2006/main">
                    <a:ext uri="{FF2B5EF4-FFF2-40B4-BE49-F238E27FC236}">
                      <a16:creationId xmlns:a16="http://schemas.microsoft.com/office/drawing/2014/main" id="{C1BFF36F-CA72-4EE2-91C5-628B357B4C77}"/>
                    </a:ext>
                  </a:extLst>
                </wp:docPr>
                <wp:cNvGraphicFramePr/>
                <a:graphic xmlns:a="http://schemas.openxmlformats.org/drawingml/2006/main">
                  <a:graphicData uri="http://schemas.microsoft.com/office/word/2010/wordprocessingGroup">
                    <wpg:wgp>
                      <wpg:cNvGrpSpPr/>
                      <wpg:grpSpPr>
                        <a:xfrm>
                          <a:off x="0" y="0"/>
                          <a:ext cx="1438700" cy="536714"/>
                          <a:chOff x="3547501" y="2933178"/>
                          <a:chExt cx="1599000" cy="536714"/>
                        </a:xfrm>
                      </wpg:grpSpPr>
                      <wps:wsp>
                        <wps:cNvPr id="48" name="Rectangle 48">
                          <a:extLst>
                            <a:ext uri="{FF2B5EF4-FFF2-40B4-BE49-F238E27FC236}">
                              <a16:creationId xmlns:a16="http://schemas.microsoft.com/office/drawing/2014/main" id="{B9338277-1A27-42A6-9BC1-C50E684768B8}"/>
                            </a:ext>
                          </a:extLst>
                        </wps:cNvPr>
                        <wps:cNvSpPr/>
                        <wps:spPr>
                          <a:xfrm>
                            <a:off x="3547501" y="3121360"/>
                            <a:ext cx="1599000"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66B7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mysql-connector.jar</w:t>
                              </w:r>
                            </w:p>
                          </w:txbxContent>
                        </wps:txbx>
                        <wps:bodyPr rtlCol="0" anchor="ctr"/>
                      </wps:wsp>
                      <wps:wsp>
                        <wps:cNvPr id="49" name="Rectangle 49">
                          <a:extLst>
                            <a:ext uri="{FF2B5EF4-FFF2-40B4-BE49-F238E27FC236}">
                              <a16:creationId xmlns:a16="http://schemas.microsoft.com/office/drawing/2014/main" id="{719A065B-5C25-4FA2-A732-83E10BAFB034}"/>
                            </a:ext>
                          </a:extLst>
                        </wps:cNvPr>
                        <wps:cNvSpPr/>
                        <wps:spPr>
                          <a:xfrm>
                            <a:off x="3547501" y="293317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01AE599" id="Group 49" o:spid="_x0000_s1080" style="position:absolute;margin-left:279.3pt;margin-top:278.4pt;width:113.3pt;height:42.25pt;z-index:251701248" coordorigin="35475,29331" coordsize="15990,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">
                <v:rect id="Rectangle 48" o:spid="_x0000_s1081" style="position:absolute;left:35475;top:31213;width:15990;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" filled="f" strokecolor="black [3213]" strokeweight="1pt">
                  <v:textbox>
                    <w:txbxContent>
                      <w:p w14:paraId="40466B79"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mysql-connector.jar</w:t>
                        </w:r>
                      </w:p>
                    </w:txbxContent>
                  </v:textbox>
                </v:rect>
                <v:rect id="Rectangle 49" o:spid="_x0000_s1082" style="position:absolute;left:35475;top:29331;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AVxgAAANsAAAAPAAAAZHJzL2Rvd25yZXYueG1sRI9Ba8JA&#10;FITvhf6H5RV6Ed0opW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BsaQFcYAAADb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02272" behindDoc="0" locked="0" layoutInCell="1" allowOverlap="1" wp14:anchorId="30932764" wp14:editId="27E8D257">
                <wp:simplePos x="0" y="0"/>
                <wp:positionH relativeFrom="column">
                  <wp:posOffset>1851025</wp:posOffset>
                </wp:positionH>
                <wp:positionV relativeFrom="paragraph">
                  <wp:posOffset>3630295</wp:posOffset>
                </wp:positionV>
                <wp:extent cx="970059" cy="451900"/>
                <wp:effectExtent l="0" t="0" r="20955" b="24765"/>
                <wp:wrapNone/>
                <wp:docPr id="54" name="Rectangle: Single Corner Snipped 53">
                  <a:extLst xmlns:a="http://schemas.openxmlformats.org/drawingml/2006/main">
                    <a:ext uri="{FF2B5EF4-FFF2-40B4-BE49-F238E27FC236}">
                      <a16:creationId xmlns:a16="http://schemas.microsoft.com/office/drawing/2014/main" id="{FAB1443B-714C-44E3-B0C5-25FA92FE075B}"/>
                    </a:ext>
                  </a:extLst>
                </wp:docPr>
                <wp:cNvGraphicFramePr/>
                <a:graphic xmlns:a="http://schemas.openxmlformats.org/drawingml/2006/main">
                  <a:graphicData uri="http://schemas.microsoft.com/office/word/2010/wordprocessingShape">
                    <wps:wsp>
                      <wps:cNvSpPr/>
                      <wps:spPr>
                        <a:xfrm>
                          <a:off x="0" y="0"/>
                          <a:ext cx="970059" cy="451900"/>
                        </a:xfrm>
                        <a:prstGeom prst="snip1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25BF39" w14:textId="77777777" w:rsidR="00A003AB" w:rsidRDefault="00A003AB" w:rsidP="00A003AB">
                            <w:pPr>
                              <w:jc w:val="center"/>
                              <w:rPr>
                                <w:rFonts w:ascii="Century Gothic" w:hAnsi="Century Gothic" w:cstheme="minorBidi"/>
                                <w:color w:val="000000" w:themeColor="text1"/>
                                <w:kern w:val="24"/>
                                <w:sz w:val="18"/>
                                <w:szCs w:val="18"/>
                              </w:rPr>
                            </w:pPr>
                            <w:r>
                              <w:rPr>
                                <w:rFonts w:ascii="Century Gothic" w:hAnsi="Century Gothic" w:cstheme="minorBidi"/>
                                <w:color w:val="000000" w:themeColor="text1"/>
                                <w:kern w:val="24"/>
                                <w:sz w:val="18"/>
                                <w:szCs w:val="18"/>
                              </w:rPr>
                              <w:t>MySQL JDBC Driver</w:t>
                            </w:r>
                          </w:p>
                        </w:txbxContent>
                      </wps:txbx>
                      <wps:bodyPr rtlCol="0" anchor="ctr"/>
                    </wps:wsp>
                  </a:graphicData>
                </a:graphic>
              </wp:anchor>
            </w:drawing>
          </mc:Choice>
          <mc:Fallback>
            <w:pict>
              <v:shape w14:anchorId="30932764" id="Rectangle: Single Corner Snipped 53" o:spid="_x0000_s1083" style="position:absolute;margin-left:145.75pt;margin-top:285.85pt;width:76.4pt;height:35.6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970059,451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" adj="-11796480,,5400" path="m,l894741,r75318,75318l970059,451900,,451900,,xe" filled="f" strokecolor="black [3213]" strokeweight="1pt">
                <v:stroke joinstyle="miter"/>
                <v:formulas/>
                <v:path arrowok="t" o:connecttype="custom" o:connectlocs="0,0;894741,0;970059,75318;970059,451900;0,451900;0,0" o:connectangles="0,0,0,0,0,0" textboxrect="0,0,970059,451900"/>
                <v:textbox>
                  <w:txbxContent>
                    <w:p w14:paraId="5725BF39" w14:textId="77777777" w:rsidR="00A003AB" w:rsidRDefault="00A003AB" w:rsidP="00A003AB">
                      <w:pPr>
                        <w:jc w:val="center"/>
                        <w:rPr>
                          <w:rFonts w:ascii="Century Gothic" w:hAnsi="Century Gothic" w:cstheme="minorBidi"/>
                          <w:color w:val="000000" w:themeColor="text1"/>
                          <w:kern w:val="24"/>
                          <w:sz w:val="18"/>
                          <w:szCs w:val="18"/>
                        </w:rPr>
                      </w:pPr>
                      <w:r>
                        <w:rPr>
                          <w:rFonts w:ascii="Century Gothic" w:hAnsi="Century Gothic" w:cstheme="minorBidi"/>
                          <w:color w:val="000000" w:themeColor="text1"/>
                          <w:kern w:val="24"/>
                          <w:sz w:val="18"/>
                          <w:szCs w:val="18"/>
                        </w:rPr>
                        <w:t>MySQL JDBC Driver</w:t>
                      </w:r>
                    </w:p>
                  </w:txbxContent>
                </v:textbox>
              </v:shape>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3296" behindDoc="0" locked="0" layoutInCell="1" allowOverlap="1" wp14:anchorId="76655EFF" wp14:editId="2A5DA776">
                <wp:simplePos x="0" y="0"/>
                <wp:positionH relativeFrom="column">
                  <wp:posOffset>2825115</wp:posOffset>
                </wp:positionH>
                <wp:positionV relativeFrom="paragraph">
                  <wp:posOffset>3856355</wp:posOffset>
                </wp:positionV>
                <wp:extent cx="699715" cy="114784"/>
                <wp:effectExtent l="0" t="0" r="24765" b="19050"/>
                <wp:wrapNone/>
                <wp:docPr id="99" name="Group 60"/>
                <wp:cNvGraphicFramePr/>
                <a:graphic xmlns:a="http://schemas.openxmlformats.org/drawingml/2006/main">
                  <a:graphicData uri="http://schemas.microsoft.com/office/word/2010/wordprocessingGroup">
                    <wpg:wgp>
                      <wpg:cNvGrpSpPr/>
                      <wpg:grpSpPr>
                        <a:xfrm>
                          <a:off x="0" y="0"/>
                          <a:ext cx="699715" cy="114784"/>
                          <a:chOff x="2825565" y="3253769"/>
                          <a:chExt cx="699715" cy="114784"/>
                        </a:xfrm>
                      </wpg:grpSpPr>
                      <wps:wsp>
                        <wps:cNvPr id="100" name="Flowchart: Connector 100"/>
                        <wps:cNvSpPr/>
                        <wps:spPr>
                          <a:xfrm>
                            <a:off x="3413962" y="3253769"/>
                            <a:ext cx="111318" cy="114784"/>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Straight Connector 101"/>
                        <wps:cNvCnPr>
                          <a:cxnSpLocks/>
                        </wps:cNvCnPr>
                        <wps:spPr>
                          <a:xfrm flipH="1">
                            <a:off x="2825565" y="3309515"/>
                            <a:ext cx="596348"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D325A0" id="Group 60" o:spid="_x0000_s1026" style="position:absolute;margin-left:222.45pt;margin-top:303.65pt;width:55.1pt;height:9.05pt;z-index:251703296;mso-width-relative:margin;mso-height-relative:margin" coordorigin="28255,32537" coordsize="6997,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0" o:spid="_x0000_s1027" type="#_x0000_t120" style="position:absolute;left:34139;top:32537;width:1113;height: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" filled="f" strokecolor="black [3213]" strokeweight="1pt">
                  <v:stroke joinstyle="miter"/>
                </v:shape>
                <v:line id="Straight Connector 101" o:spid="_x0000_s1028" style="position:absolute;flip:x;visibility:visible;mso-wrap-style:square" from="28255,33095" to="34219,3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" strokecolor="black [3213]" strokeweight="1.25pt">
                  <v:stroke joinstyle="miter"/>
                  <o:lock v:ext="edit" shapetype="f"/>
                </v:line>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4320" behindDoc="0" locked="0" layoutInCell="1" allowOverlap="1" wp14:anchorId="0449FB8C" wp14:editId="2543D95E">
                <wp:simplePos x="0" y="0"/>
                <wp:positionH relativeFrom="column">
                  <wp:posOffset>3421380</wp:posOffset>
                </wp:positionH>
                <wp:positionV relativeFrom="paragraph">
                  <wp:posOffset>4290060</wp:posOffset>
                </wp:positionV>
                <wp:extent cx="839523" cy="536714"/>
                <wp:effectExtent l="0" t="0" r="17780" b="15875"/>
                <wp:wrapNone/>
                <wp:docPr id="102" name="Group 61"/>
                <wp:cNvGraphicFramePr/>
                <a:graphic xmlns:a="http://schemas.openxmlformats.org/drawingml/2006/main">
                  <a:graphicData uri="http://schemas.microsoft.com/office/word/2010/wordprocessingGroup">
                    <wpg:wgp>
                      <wpg:cNvGrpSpPr/>
                      <wpg:grpSpPr>
                        <a:xfrm>
                          <a:off x="0" y="0"/>
                          <a:ext cx="839523" cy="536714"/>
                          <a:chOff x="3421913" y="3687887"/>
                          <a:chExt cx="1228478" cy="536714"/>
                        </a:xfrm>
                      </wpg:grpSpPr>
                      <wps:wsp>
                        <wps:cNvPr id="103" name="Rectangle 103"/>
                        <wps:cNvSpPr/>
                        <wps:spPr>
                          <a:xfrm>
                            <a:off x="3421916" y="3876069"/>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B02C8"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datasource</w:t>
                              </w:r>
                            </w:p>
                          </w:txbxContent>
                        </wps:txbx>
                        <wps:bodyPr rtlCol="0" anchor="ctr"/>
                      </wps:wsp>
                      <wps:wsp>
                        <wps:cNvPr id="104" name="Rectangle 104"/>
                        <wps:cNvSpPr/>
                        <wps:spPr>
                          <a:xfrm>
                            <a:off x="3421913" y="3687887"/>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449FB8C" id="Group 61" o:spid="_x0000_s1084" style="position:absolute;margin-left:269.4pt;margin-top:337.8pt;width:66.1pt;height:42.25pt;z-index:251704320" coordorigin="34219,36878"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">
                <v:rect id="Rectangle 103" o:spid="_x0000_s1085" style="position:absolute;left:34219;top:38760;width:12284;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UfxAAAANwAAAAPAAAAZHJzL2Rvd25yZXYueG1sRE9Na8JA&#10;EL0X/A/LCL2Ibmyh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DUb5R/EAAAA3AAAAA8A&#10;AAAAAAAAAAAAAAAABwIAAGRycy9kb3ducmV2LnhtbFBLBQYAAAAAAwADALcAAAD4AgAAAAA=&#10;" filled="f" strokecolor="black [3213]" strokeweight="1pt">
                  <v:textbox>
                    <w:txbxContent>
                      <w:p w14:paraId="696B02C8"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datasource</w:t>
                        </w:r>
                      </w:p>
                    </w:txbxContent>
                  </v:textbox>
                </v:rect>
                <v:rect id="Rectangle 104" o:spid="_x0000_s1086" style="position:absolute;left:34219;top:36878;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1rxAAAANwAAAAPAAAAZHJzL2Rvd25yZXYueG1sRE9Na8JA&#10;EL0X/A/LCL2Ibiyl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LryfWv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5344" behindDoc="0" locked="0" layoutInCell="1" allowOverlap="1" wp14:anchorId="36F6A4C5" wp14:editId="2F1BE732">
                <wp:simplePos x="0" y="0"/>
                <wp:positionH relativeFrom="column">
                  <wp:posOffset>781685</wp:posOffset>
                </wp:positionH>
                <wp:positionV relativeFrom="paragraph">
                  <wp:posOffset>5922010</wp:posOffset>
                </wp:positionV>
                <wp:extent cx="785854" cy="536713"/>
                <wp:effectExtent l="0" t="0" r="14605" b="15875"/>
                <wp:wrapNone/>
                <wp:docPr id="105" name="Group 65"/>
                <wp:cNvGraphicFramePr/>
                <a:graphic xmlns:a="http://schemas.openxmlformats.org/drawingml/2006/main">
                  <a:graphicData uri="http://schemas.microsoft.com/office/word/2010/wordprocessingGroup">
                    <wpg:wgp>
                      <wpg:cNvGrpSpPr/>
                      <wpg:grpSpPr>
                        <a:xfrm>
                          <a:off x="0" y="0"/>
                          <a:ext cx="785854" cy="536713"/>
                          <a:chOff x="781880" y="5319438"/>
                          <a:chExt cx="1612789" cy="536713"/>
                        </a:xfrm>
                      </wpg:grpSpPr>
                      <wps:wsp>
                        <wps:cNvPr id="106" name="Rectangle 106"/>
                        <wps:cNvSpPr/>
                        <wps:spPr>
                          <a:xfrm>
                            <a:off x="781880" y="5507619"/>
                            <a:ext cx="161278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443FB2"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type</w:t>
                              </w:r>
                            </w:p>
                          </w:txbxContent>
                        </wps:txbx>
                        <wps:bodyPr rtlCol="0" anchor="ctr"/>
                      </wps:wsp>
                      <wps:wsp>
                        <wps:cNvPr id="107" name="Rectangle 107"/>
                        <wps:cNvSpPr/>
                        <wps:spPr>
                          <a:xfrm>
                            <a:off x="781880"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6F6A4C5" id="Group 65" o:spid="_x0000_s1087" style="position:absolute;margin-left:61.55pt;margin-top:466.3pt;width:61.9pt;height:42.25pt;z-index:251705344" coordorigin="7818,53194" coordsize="16127,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">
                <v:rect id="Rectangle 106" o:spid="_x0000_s1088" style="position:absolute;left:7818;top:55076;width:16128;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" filled="f" strokecolor="black [3213]" strokeweight="1pt">
                  <v:textbox>
                    <w:txbxContent>
                      <w:p w14:paraId="1A443FB2"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type</w:t>
                        </w:r>
                      </w:p>
                    </w:txbxContent>
                  </v:textbox>
                </v:rect>
                <v:rect id="Rectangle 107" o:spid="_x0000_s1089" style="position:absolute;left:7818;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6368" behindDoc="0" locked="0" layoutInCell="1" allowOverlap="1" wp14:anchorId="5C812388" wp14:editId="613D055A">
                <wp:simplePos x="0" y="0"/>
                <wp:positionH relativeFrom="column">
                  <wp:posOffset>2430145</wp:posOffset>
                </wp:positionH>
                <wp:positionV relativeFrom="paragraph">
                  <wp:posOffset>5922010</wp:posOffset>
                </wp:positionV>
                <wp:extent cx="623516" cy="536713"/>
                <wp:effectExtent l="0" t="0" r="24765" b="15875"/>
                <wp:wrapNone/>
                <wp:docPr id="108" name="Group 68"/>
                <wp:cNvGraphicFramePr/>
                <a:graphic xmlns:a="http://schemas.openxmlformats.org/drawingml/2006/main">
                  <a:graphicData uri="http://schemas.microsoft.com/office/word/2010/wordprocessingGroup">
                    <wpg:wgp>
                      <wpg:cNvGrpSpPr/>
                      <wpg:grpSpPr>
                        <a:xfrm>
                          <a:off x="0" y="0"/>
                          <a:ext cx="623516" cy="536713"/>
                          <a:chOff x="2430517" y="5319438"/>
                          <a:chExt cx="1003189" cy="536713"/>
                        </a:xfrm>
                      </wpg:grpSpPr>
                      <wps:wsp>
                        <wps:cNvPr id="109" name="Rectangle 109"/>
                        <wps:cNvSpPr/>
                        <wps:spPr>
                          <a:xfrm>
                            <a:off x="2435157" y="5507619"/>
                            <a:ext cx="998549"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47C4C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w:t>
                              </w:r>
                            </w:p>
                          </w:txbxContent>
                        </wps:txbx>
                        <wps:bodyPr rtlCol="0" anchor="ctr"/>
                      </wps:wsp>
                      <wps:wsp>
                        <wps:cNvPr id="110" name="Rectangle 110"/>
                        <wps:cNvSpPr/>
                        <wps:spPr>
                          <a:xfrm>
                            <a:off x="2430517"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C812388" id="Group 68" o:spid="_x0000_s1090" style="position:absolute;margin-left:191.35pt;margin-top:466.3pt;width:49.1pt;height:42.25pt;z-index:251706368" coordorigin="24305,53194" coordsize="1003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">
                <v:rect id="Rectangle 109" o:spid="_x0000_s1091" style="position:absolute;left:24351;top:55076;width:9986;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" filled="f" strokecolor="black [3213]" strokeweight="1pt">
                  <v:textbox>
                    <w:txbxContent>
                      <w:p w14:paraId="5747C4C1"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data</w:t>
                        </w:r>
                      </w:p>
                    </w:txbxContent>
                  </v:textbox>
                </v:rect>
                <v:rect id="Rectangle 110" o:spid="_x0000_s1092" style="position:absolute;left:24305;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" filled="f" strokecolor="black [3213]" strokeweight="1pt"/>
              </v:group>
            </w:pict>
          </mc:Fallback>
        </mc:AlternateContent>
      </w:r>
      <w:r w:rsidR="00A003AB" w:rsidRPr="00A003AB">
        <w:rPr>
          <w:rFonts w:ascii="Century Gothic" w:hAnsi="Century Gothic"/>
          <w:noProof/>
          <w:color w:val="000000"/>
          <w:sz w:val="20"/>
        </w:rPr>
        <mc:AlternateContent>
          <mc:Choice Requires="wpg">
            <w:drawing>
              <wp:anchor distT="0" distB="0" distL="114300" distR="114300" simplePos="0" relativeHeight="251707392" behindDoc="0" locked="0" layoutInCell="1" allowOverlap="1" wp14:anchorId="7D032B94" wp14:editId="2633B665">
                <wp:simplePos x="0" y="0"/>
                <wp:positionH relativeFrom="column">
                  <wp:posOffset>4033520</wp:posOffset>
                </wp:positionH>
                <wp:positionV relativeFrom="paragraph">
                  <wp:posOffset>5922010</wp:posOffset>
                </wp:positionV>
                <wp:extent cx="778669" cy="536714"/>
                <wp:effectExtent l="0" t="0" r="21590" b="15875"/>
                <wp:wrapNone/>
                <wp:docPr id="111" name="Group 71"/>
                <wp:cNvGraphicFramePr/>
                <a:graphic xmlns:a="http://schemas.openxmlformats.org/drawingml/2006/main">
                  <a:graphicData uri="http://schemas.microsoft.com/office/word/2010/wordprocessingGroup">
                    <wpg:wgp>
                      <wpg:cNvGrpSpPr/>
                      <wpg:grpSpPr>
                        <a:xfrm>
                          <a:off x="0" y="0"/>
                          <a:ext cx="778669" cy="536714"/>
                          <a:chOff x="4034142" y="5319438"/>
                          <a:chExt cx="1228475" cy="536714"/>
                        </a:xfrm>
                      </wpg:grpSpPr>
                      <wps:wsp>
                        <wps:cNvPr id="112" name="Rectangle 112"/>
                        <wps:cNvSpPr/>
                        <wps:spPr>
                          <a:xfrm>
                            <a:off x="4034142" y="5507620"/>
                            <a:ext cx="1228475" cy="3485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49FB94"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values</w:t>
                              </w:r>
                            </w:p>
                          </w:txbxContent>
                        </wps:txbx>
                        <wps:bodyPr rtlCol="0" anchor="ctr"/>
                      </wps:wsp>
                      <wps:wsp>
                        <wps:cNvPr id="113" name="Rectangle 113"/>
                        <wps:cNvSpPr/>
                        <wps:spPr>
                          <a:xfrm>
                            <a:off x="4034142" y="5319438"/>
                            <a:ext cx="609600" cy="188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D032B94" id="Group 71" o:spid="_x0000_s1093" style="position:absolute;margin-left:317.6pt;margin-top:466.3pt;width:61.3pt;height:42.25pt;z-index:251707392" coordorigin="40341,53194" coordsize="12284,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">
                <v:rect id="Rectangle 112" o:spid="_x0000_s1094" style="position:absolute;left:40341;top:55076;width:12285;height:3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" filled="f" strokecolor="black [3213]" strokeweight="1pt">
                  <v:textbox>
                    <w:txbxContent>
                      <w:p w14:paraId="6B49FB94" w14:textId="77777777" w:rsidR="00A003AB" w:rsidRDefault="00A003AB" w:rsidP="00A003AB">
                        <w:pPr>
                          <w:jc w:val="center"/>
                          <w:rPr>
                            <w:rFonts w:ascii="Century Gothic" w:hAnsi="Century Gothic" w:cstheme="minorBidi"/>
                            <w:b/>
                            <w:bCs/>
                            <w:color w:val="000000" w:themeColor="text1"/>
                            <w:kern w:val="24"/>
                            <w:sz w:val="18"/>
                            <w:szCs w:val="18"/>
                          </w:rPr>
                        </w:pPr>
                        <w:r>
                          <w:rPr>
                            <w:rFonts w:ascii="Century Gothic" w:hAnsi="Century Gothic" w:cstheme="minorBidi"/>
                            <w:b/>
                            <w:bCs/>
                            <w:color w:val="000000" w:themeColor="text1"/>
                            <w:kern w:val="24"/>
                            <w:sz w:val="18"/>
                            <w:szCs w:val="18"/>
                          </w:rPr>
                          <w:t>values</w:t>
                        </w:r>
                      </w:p>
                    </w:txbxContent>
                  </v:textbox>
                </v:rect>
                <v:rect id="Rectangle 113" o:spid="_x0000_s1095" style="position:absolute;left:40341;top:53194;width:6096;height: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" filled="f" strokecolor="black [3213]" strokeweight="1pt"/>
              </v:group>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3536" behindDoc="0" locked="0" layoutInCell="1" allowOverlap="1" wp14:anchorId="6269FD46" wp14:editId="3B7DA5CA">
                <wp:simplePos x="0" y="0"/>
                <wp:positionH relativeFrom="column">
                  <wp:posOffset>2559050</wp:posOffset>
                </wp:positionH>
                <wp:positionV relativeFrom="paragraph">
                  <wp:posOffset>31115</wp:posOffset>
                </wp:positionV>
                <wp:extent cx="12700" cy="3199140"/>
                <wp:effectExtent l="6985" t="31115" r="51435" b="184785"/>
                <wp:wrapNone/>
                <wp:docPr id="121" name="Connector: Elbow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2700" cy="3199140"/>
                        </a:xfrm>
                        <a:prstGeom prst="bentConnector3">
                          <a:avLst>
                            <a:gd name="adj1" fmla="val 1233701"/>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0E9A08" id="Connector: Elbow 95" o:spid="_x0000_s1026" type="#_x0000_t34" style="position:absolute;margin-left:201.5pt;margin-top:2.45pt;width:1pt;height:251.9pt;rotation:9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" adj="266479"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5584" behindDoc="0" locked="0" layoutInCell="1" allowOverlap="1" wp14:anchorId="2618C08B" wp14:editId="2A86634C">
                <wp:simplePos x="0" y="0"/>
                <wp:positionH relativeFrom="column">
                  <wp:posOffset>40005</wp:posOffset>
                </wp:positionH>
                <wp:positionV relativeFrom="paragraph">
                  <wp:posOffset>1424305</wp:posOffset>
                </wp:positionV>
                <wp:extent cx="12700" cy="1468184"/>
                <wp:effectExtent l="228600" t="0" r="63500" b="93980"/>
                <wp:wrapNone/>
                <wp:docPr id="123" name="Connector: Elbow 115"/>
                <wp:cNvGraphicFramePr/>
                <a:graphic xmlns:a="http://schemas.openxmlformats.org/drawingml/2006/main">
                  <a:graphicData uri="http://schemas.microsoft.com/office/word/2010/wordprocessingShape">
                    <wps:wsp>
                      <wps:cNvCnPr/>
                      <wps:spPr>
                        <a:xfrm rot="10800000" flipV="1">
                          <a:off x="0" y="0"/>
                          <a:ext cx="12700" cy="1468184"/>
                        </a:xfrm>
                        <a:prstGeom prst="bentConnector3">
                          <a:avLst>
                            <a:gd name="adj1" fmla="val 180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2CC70E" id="Connector: Elbow 115" o:spid="_x0000_s1026" type="#_x0000_t34" style="position:absolute;margin-left:3.15pt;margin-top:112.15pt;width:1pt;height:115.6pt;rotation:180;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" adj="388800" strokecolor="black [3213]" strokeweight=".5pt">
                <v:stroke dashstyle="longDashDotDot" endarrow="block"/>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8656" behindDoc="0" locked="0" layoutInCell="1" allowOverlap="1" wp14:anchorId="23446895" wp14:editId="04A35050">
                <wp:simplePos x="0" y="0"/>
                <wp:positionH relativeFrom="column">
                  <wp:posOffset>2091055</wp:posOffset>
                </wp:positionH>
                <wp:positionV relativeFrom="paragraph">
                  <wp:posOffset>1857375</wp:posOffset>
                </wp:positionV>
                <wp:extent cx="25288" cy="2501307"/>
                <wp:effectExtent l="0" t="38100" r="70485" b="146685"/>
                <wp:wrapNone/>
                <wp:docPr id="126" name="Connector: Elbow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25288" cy="2501307"/>
                        </a:xfrm>
                        <a:prstGeom prst="bentConnector3">
                          <a:avLst>
                            <a:gd name="adj1" fmla="val 587267"/>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7383FF" id="Connector: Elbow 120" o:spid="_x0000_s1026" type="#_x0000_t34" style="position:absolute;margin-left:164.65pt;margin-top:146.25pt;width:2pt;height:196.95pt;rotation:90;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" adj="12685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19680" behindDoc="0" locked="0" layoutInCell="1" allowOverlap="1" wp14:anchorId="76D4D767" wp14:editId="3A84ED5A">
                <wp:simplePos x="0" y="0"/>
                <wp:positionH relativeFrom="column">
                  <wp:posOffset>626110</wp:posOffset>
                </wp:positionH>
                <wp:positionV relativeFrom="paragraph">
                  <wp:posOffset>3538220</wp:posOffset>
                </wp:positionV>
                <wp:extent cx="1432467" cy="433705"/>
                <wp:effectExtent l="3810" t="0" r="57785" b="57785"/>
                <wp:wrapNone/>
                <wp:docPr id="127" name="Connector: Elbow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432467" cy="433705"/>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7AE2F" id="Connector: Elbow 125" o:spid="_x0000_s1026" type="#_x0000_t34" style="position:absolute;margin-left:49.3pt;margin-top:278.6pt;width:112.8pt;height:34.15pt;rotation:90;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1728" behindDoc="0" locked="0" layoutInCell="1" allowOverlap="1" wp14:anchorId="436A5EC3" wp14:editId="33359309">
                <wp:simplePos x="0" y="0"/>
                <wp:positionH relativeFrom="column">
                  <wp:posOffset>3796665</wp:posOffset>
                </wp:positionH>
                <wp:positionV relativeFrom="paragraph">
                  <wp:posOffset>3816985</wp:posOffset>
                </wp:positionV>
                <wp:extent cx="9826" cy="2101553"/>
                <wp:effectExtent l="1905" t="36195" r="68580" b="144780"/>
                <wp:wrapNone/>
                <wp:docPr id="137" name="Connector: Elbow 136">
                  <a:extLst xmlns:a="http://schemas.openxmlformats.org/drawingml/2006/main">
                    <a:ext uri="{FF2B5EF4-FFF2-40B4-BE49-F238E27FC236}">
                      <a16:creationId xmlns:a16="http://schemas.microsoft.com/office/drawing/2014/main" id="{C9B60540-4AA5-4B79-A0F4-A3F90308EF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9826" cy="2101553"/>
                        </a:xfrm>
                        <a:prstGeom prst="bentConnector3">
                          <a:avLst>
                            <a:gd name="adj1" fmla="val -1220222"/>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BAE15D" id="Connector: Elbow 136" o:spid="_x0000_s1026" type="#_x0000_t34" style="position:absolute;margin-left:298.95pt;margin-top:300.55pt;width:.75pt;height:165.5pt;rotation:90;flip:x 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" adj="-263568"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6848" behindDoc="0" locked="0" layoutInCell="1" allowOverlap="1" wp14:anchorId="161FBEA5" wp14:editId="08CFACED">
                <wp:simplePos x="0" y="0"/>
                <wp:positionH relativeFrom="column">
                  <wp:posOffset>2053590</wp:posOffset>
                </wp:positionH>
                <wp:positionV relativeFrom="paragraph">
                  <wp:posOffset>5262880</wp:posOffset>
                </wp:positionV>
                <wp:extent cx="1272000" cy="420072"/>
                <wp:effectExtent l="6985" t="0" r="87630" b="68580"/>
                <wp:wrapNone/>
                <wp:docPr id="175" name="Connector: Elbow 174">
                  <a:extLst xmlns:a="http://schemas.openxmlformats.org/drawingml/2006/main">
                    <a:ext uri="{FF2B5EF4-FFF2-40B4-BE49-F238E27FC236}">
                      <a16:creationId xmlns:a16="http://schemas.microsoft.com/office/drawing/2014/main" id="{D3D9FC50-E1B7-4F3A-9AA6-4C9B74877B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1272000" cy="420072"/>
                        </a:xfrm>
                        <a:prstGeom prst="bentConnector3">
                          <a:avLst>
                            <a:gd name="adj1" fmla="val 5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50580" id="Connector: Elbow 174" o:spid="_x0000_s1026" type="#_x0000_t34" style="position:absolute;margin-left:161.7pt;margin-top:414.4pt;width:100.15pt;height:33.1pt;rotation:90;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" strokecolor="black [3213]" strokeweight=".5pt">
                <v:stroke dashstyle="longDashDotDot" endarrow="block"/>
                <o:lock v:ext="edit" shapetype="f"/>
              </v:shape>
            </w:pict>
          </mc:Fallback>
        </mc:AlternateContent>
      </w:r>
      <w:r w:rsidR="00A003AB" w:rsidRPr="00A003AB">
        <w:rPr>
          <w:rFonts w:ascii="Century Gothic" w:hAnsi="Century Gothic"/>
          <w:noProof/>
          <w:color w:val="000000"/>
          <w:sz w:val="20"/>
        </w:rPr>
        <mc:AlternateContent>
          <mc:Choice Requires="wps">
            <w:drawing>
              <wp:anchor distT="0" distB="0" distL="114300" distR="114300" simplePos="0" relativeHeight="251729920" behindDoc="0" locked="0" layoutInCell="1" allowOverlap="1" wp14:anchorId="219BA81F" wp14:editId="6B8D6A2D">
                <wp:simplePos x="0" y="0"/>
                <wp:positionH relativeFrom="column">
                  <wp:posOffset>0</wp:posOffset>
                </wp:positionH>
                <wp:positionV relativeFrom="paragraph">
                  <wp:posOffset>4487545</wp:posOffset>
                </wp:positionV>
                <wp:extent cx="12700" cy="1468184"/>
                <wp:effectExtent l="228600" t="0" r="63500" b="93980"/>
                <wp:wrapNone/>
                <wp:docPr id="186" name="Connector: Elbow 185">
                  <a:extLst xmlns:a="http://schemas.openxmlformats.org/drawingml/2006/main">
                    <a:ext uri="{FF2B5EF4-FFF2-40B4-BE49-F238E27FC236}">
                      <a16:creationId xmlns:a16="http://schemas.microsoft.com/office/drawing/2014/main" id="{C7389041-CA8A-455D-B7F8-C8D488E686AD}"/>
                    </a:ext>
                  </a:extLst>
                </wp:docPr>
                <wp:cNvGraphicFramePr/>
                <a:graphic xmlns:a="http://schemas.openxmlformats.org/drawingml/2006/main">
                  <a:graphicData uri="http://schemas.microsoft.com/office/word/2010/wordprocessingShape">
                    <wps:wsp>
                      <wps:cNvCnPr/>
                      <wps:spPr>
                        <a:xfrm rot="10800000" flipV="1">
                          <a:off x="0" y="0"/>
                          <a:ext cx="12700" cy="1468184"/>
                        </a:xfrm>
                        <a:prstGeom prst="bentConnector3">
                          <a:avLst>
                            <a:gd name="adj1" fmla="val 1800000"/>
                          </a:avLst>
                        </a:prstGeom>
                        <a:ln>
                          <a:solidFill>
                            <a:schemeClr val="tx1"/>
                          </a:solidFill>
                          <a:prstDash val="lgDashDot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1DDB31" id="Connector: Elbow 185" o:spid="_x0000_s1026" type="#_x0000_t34" style="position:absolute;margin-left:0;margin-top:353.35pt;width:1pt;height:115.6pt;rotation:180;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" adj="388800" strokecolor="black [3213]" strokeweight=".5pt">
                <v:stroke dashstyle="longDashDotDot" endarrow="block"/>
              </v:shape>
            </w:pict>
          </mc:Fallback>
        </mc:AlternateContent>
      </w:r>
      <w:r w:rsidR="004205B4">
        <w:rPr>
          <w:rFonts w:ascii="Century Gothic" w:hAnsi="Century Gothic"/>
          <w:color w:val="000000"/>
          <w:sz w:val="20"/>
          <w:lang w:val="en-SG"/>
        </w:rPr>
        <w:t>The system administration</w:t>
      </w:r>
      <w:r w:rsidR="00ED7D13">
        <w:rPr>
          <w:rFonts w:ascii="Century Gothic" w:hAnsi="Century Gothic"/>
          <w:color w:val="000000"/>
          <w:sz w:val="20"/>
          <w:lang w:val="en-SG"/>
        </w:rPr>
        <w:t xml:space="preserve"> module uses quite a few classes that share information and parameter among themselves to achieve the required functionalities. The package diagram of </w:t>
      </w:r>
      <w:r w:rsidR="00812158">
        <w:rPr>
          <w:rFonts w:ascii="Century Gothic" w:hAnsi="Century Gothic"/>
          <w:color w:val="000000"/>
          <w:sz w:val="20"/>
          <w:lang w:val="en-SG"/>
        </w:rPr>
        <w:t>system administration</w:t>
      </w:r>
      <w:r w:rsidR="00ED7D13">
        <w:rPr>
          <w:rFonts w:ascii="Century Gothic" w:hAnsi="Century Gothic"/>
          <w:color w:val="000000"/>
          <w:sz w:val="20"/>
          <w:lang w:val="en-SG"/>
        </w:rPr>
        <w:t xml:space="preserve"> module is provided below.</w:t>
      </w:r>
      <w:r w:rsidR="00FA7CFC">
        <w:rPr>
          <w:rFonts w:ascii="Century Gothic" w:hAnsi="Century Gothic"/>
          <w:color w:val="000000"/>
          <w:sz w:val="20"/>
          <w:lang w:val="en-SG"/>
        </w:rPr>
        <w:br w:type="page"/>
      </w:r>
    </w:p>
    <w:p w14:paraId="10588485" w14:textId="384CFDFC" w:rsidR="006E1AB3" w:rsidRDefault="006E1AB3" w:rsidP="006E1AB3">
      <w:pPr>
        <w:pStyle w:val="Heading2"/>
        <w:numPr>
          <w:ilvl w:val="0"/>
          <w:numId w:val="29"/>
        </w:numPr>
      </w:pPr>
      <w:bookmarkStart w:id="37" w:name="_Toc95735773"/>
      <w:r>
        <w:lastRenderedPageBreak/>
        <w:t>system database schema</w:t>
      </w:r>
      <w:bookmarkEnd w:id="37"/>
    </w:p>
    <w:p w14:paraId="683D3CF5" w14:textId="77777777" w:rsidR="006E1AB3" w:rsidRPr="006E1AB3" w:rsidRDefault="006E1AB3" w:rsidP="006E1AB3"/>
    <w:p w14:paraId="23FC6FF6" w14:textId="01D7A931" w:rsidR="0012087D" w:rsidRPr="00F56666" w:rsidRDefault="00B51A3D" w:rsidP="00F56666">
      <w:pPr>
        <w:jc w:val="center"/>
        <w:rPr>
          <w:rFonts w:ascii="Century Gothic" w:hAnsi="Century Gothic"/>
          <w:i/>
          <w:noProof/>
          <w:color w:val="000000"/>
          <w:sz w:val="20"/>
          <w:lang w:val="en-SG"/>
        </w:rPr>
      </w:pPr>
      <w:r w:rsidRPr="00F56666">
        <w:rPr>
          <w:rFonts w:ascii="Century Gothic" w:hAnsi="Century Gothic"/>
          <w:i/>
          <w:noProof/>
          <w:color w:val="000000"/>
          <w:sz w:val="20"/>
          <w:lang w:val="en-SG"/>
        </w:rPr>
        <w:t>ER Diagram</w:t>
      </w:r>
    </w:p>
    <w:p w14:paraId="498260C4" w14:textId="5195FFD4" w:rsidR="00B51A3D" w:rsidRPr="00F56666" w:rsidRDefault="00B51A3D" w:rsidP="00F56666">
      <w:pPr>
        <w:jc w:val="center"/>
        <w:rPr>
          <w:rFonts w:ascii="Century Gothic" w:hAnsi="Century Gothic"/>
          <w:i/>
          <w:noProof/>
          <w:color w:val="000000"/>
          <w:sz w:val="20"/>
          <w:lang w:val="en-SG"/>
        </w:rPr>
      </w:pPr>
      <w:r w:rsidRPr="00F56666">
        <w:rPr>
          <w:rFonts w:ascii="Century Gothic" w:hAnsi="Century Gothic"/>
          <w:i/>
          <w:noProof/>
          <w:color w:val="000000"/>
          <w:sz w:val="20"/>
          <w:lang w:val="en-SG"/>
        </w:rPr>
        <w:t>(Example)</w:t>
      </w:r>
    </w:p>
    <w:p w14:paraId="572C9741" w14:textId="72126F41" w:rsidR="00B51A3D" w:rsidRPr="0051707B" w:rsidRDefault="00B51A3D" w:rsidP="0012087D">
      <w:pPr>
        <w:rPr>
          <w:rFonts w:ascii="Century Gothic" w:hAnsi="Century Gothic"/>
          <w:color w:val="000000"/>
          <w:sz w:val="20"/>
          <w:lang w:val="en-SG"/>
        </w:rPr>
      </w:pPr>
      <w:r w:rsidRPr="0051707B">
        <w:rPr>
          <w:rFonts w:ascii="Century Gothic" w:hAnsi="Century Gothic"/>
          <w:noProof/>
        </w:rPr>
        <w:drawing>
          <wp:inline distT="0" distB="0" distL="0" distR="0" wp14:anchorId="48431131" wp14:editId="68063D6D">
            <wp:extent cx="5486400" cy="40735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4073525"/>
                    </a:xfrm>
                    <a:prstGeom prst="rect">
                      <a:avLst/>
                    </a:prstGeom>
                  </pic:spPr>
                </pic:pic>
              </a:graphicData>
            </a:graphic>
          </wp:inline>
        </w:drawing>
      </w:r>
    </w:p>
    <w:p w14:paraId="26526692" w14:textId="77777777" w:rsidR="00EC6270" w:rsidRPr="0051707B" w:rsidRDefault="00EC6270" w:rsidP="00EC6270">
      <w:pPr>
        <w:rPr>
          <w:rFonts w:ascii="Century Gothic" w:hAnsi="Century Gothic"/>
          <w:color w:val="000000"/>
          <w:sz w:val="20"/>
        </w:rPr>
      </w:pPr>
    </w:p>
    <w:p w14:paraId="201B59F2" w14:textId="77777777" w:rsidR="00B51A3D" w:rsidRPr="0051707B" w:rsidRDefault="00B51A3D" w:rsidP="00EC6270">
      <w:pPr>
        <w:rPr>
          <w:rFonts w:ascii="Century Gothic" w:hAnsi="Century Gothic"/>
          <w:color w:val="000000"/>
          <w:sz w:val="20"/>
        </w:rPr>
      </w:pPr>
    </w:p>
    <w:p w14:paraId="33FFAF62" w14:textId="12E4A167" w:rsidR="00F56666" w:rsidRDefault="00F56666" w:rsidP="00F56666">
      <w:pPr>
        <w:pStyle w:val="Heading2"/>
        <w:numPr>
          <w:ilvl w:val="0"/>
          <w:numId w:val="29"/>
        </w:numPr>
      </w:pPr>
      <w:bookmarkStart w:id="38" w:name="_Toc95735774"/>
      <w:r>
        <w:t>field details</w:t>
      </w:r>
      <w:bookmarkEnd w:id="38"/>
    </w:p>
    <w:p w14:paraId="30671B3B" w14:textId="77777777" w:rsidR="00B51A3D" w:rsidRPr="0051707B" w:rsidRDefault="00B51A3D" w:rsidP="00EC6270">
      <w:pPr>
        <w:rPr>
          <w:rFonts w:ascii="Century Gothic" w:hAnsi="Century Gothic"/>
          <w:color w:val="000000"/>
          <w:sz w:val="20"/>
        </w:rPr>
      </w:pPr>
    </w:p>
    <w:p w14:paraId="6B72F985" w14:textId="77777777" w:rsidR="00B51A3D" w:rsidRPr="0051707B" w:rsidRDefault="00B51A3D" w:rsidP="00EC6270">
      <w:pPr>
        <w:rPr>
          <w:rFonts w:ascii="Century Gothic" w:hAnsi="Century Gothic"/>
          <w:color w:val="000000"/>
          <w:sz w:val="20"/>
        </w:rPr>
      </w:pP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079"/>
      </w:tblGrid>
      <w:tr w:rsidR="00B51A3D" w:rsidRPr="0051707B" w14:paraId="5B0F6ECB" w14:textId="77777777" w:rsidTr="00B51A3D">
        <w:tc>
          <w:tcPr>
            <w:tcW w:w="2841" w:type="dxa"/>
          </w:tcPr>
          <w:p w14:paraId="34DB45D9" w14:textId="31637736"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Table Name</w:t>
            </w:r>
          </w:p>
        </w:tc>
        <w:tc>
          <w:tcPr>
            <w:tcW w:w="3079" w:type="dxa"/>
          </w:tcPr>
          <w:p w14:paraId="5B136A46" w14:textId="77777777"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Purpose</w:t>
            </w:r>
          </w:p>
        </w:tc>
      </w:tr>
      <w:tr w:rsidR="00B51A3D" w:rsidRPr="0051707B" w14:paraId="51FD84CB" w14:textId="77777777" w:rsidTr="00B51A3D">
        <w:tc>
          <w:tcPr>
            <w:tcW w:w="2841" w:type="dxa"/>
          </w:tcPr>
          <w:p w14:paraId="7A1A3B5B" w14:textId="49F0487A"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&lt;Table Name&gt;</w:t>
            </w:r>
          </w:p>
        </w:tc>
        <w:tc>
          <w:tcPr>
            <w:tcW w:w="3079" w:type="dxa"/>
          </w:tcPr>
          <w:p w14:paraId="5B641B8D" w14:textId="330D6806" w:rsidR="00B51A3D" w:rsidRPr="0051707B" w:rsidRDefault="00B51A3D" w:rsidP="00216CEF">
            <w:pPr>
              <w:widowControl w:val="0"/>
              <w:autoSpaceDE w:val="0"/>
              <w:autoSpaceDN w:val="0"/>
              <w:adjustRightInd w:val="0"/>
              <w:spacing w:line="251" w:lineRule="exact"/>
              <w:rPr>
                <w:rFonts w:ascii="Century Gothic" w:hAnsi="Century Gothic" w:cs="Arial"/>
                <w:sz w:val="20"/>
              </w:rPr>
            </w:pPr>
            <w:r w:rsidRPr="0051707B">
              <w:rPr>
                <w:rFonts w:ascii="Century Gothic" w:hAnsi="Century Gothic" w:cs="Arial"/>
                <w:sz w:val="20"/>
              </w:rPr>
              <w:t>&lt;Purpose of the table&gt;</w:t>
            </w:r>
          </w:p>
        </w:tc>
      </w:tr>
      <w:tr w:rsidR="00B51A3D" w:rsidRPr="0051707B" w14:paraId="2EB196ED" w14:textId="77777777" w:rsidTr="00B51A3D">
        <w:tc>
          <w:tcPr>
            <w:tcW w:w="2841" w:type="dxa"/>
          </w:tcPr>
          <w:p w14:paraId="05DC31F2" w14:textId="0B2BCCE4"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6B74CE5A" w14:textId="245C7CC8"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3D7A31DE" w14:textId="77777777" w:rsidTr="00B51A3D">
        <w:tc>
          <w:tcPr>
            <w:tcW w:w="2841" w:type="dxa"/>
          </w:tcPr>
          <w:p w14:paraId="6DF7BC77" w14:textId="3FA7CD48"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4060E2D" w14:textId="2A5FFE34"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2F391A34" w14:textId="77777777" w:rsidTr="00B51A3D">
        <w:tc>
          <w:tcPr>
            <w:tcW w:w="2841" w:type="dxa"/>
          </w:tcPr>
          <w:p w14:paraId="13D7EA71" w14:textId="476459AB"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D49ADE4" w14:textId="237B2C6F"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4B8F3D24" w14:textId="77777777" w:rsidTr="00B51A3D">
        <w:tc>
          <w:tcPr>
            <w:tcW w:w="2841" w:type="dxa"/>
          </w:tcPr>
          <w:p w14:paraId="3CAF13BC" w14:textId="37D18E5A"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2394DAC8" w14:textId="6FD0C990"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725DBAD2" w14:textId="77777777" w:rsidTr="00B51A3D">
        <w:tc>
          <w:tcPr>
            <w:tcW w:w="2841" w:type="dxa"/>
          </w:tcPr>
          <w:p w14:paraId="5129739B" w14:textId="5642A78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3E44DFDE" w14:textId="7D4EE20A"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0DBB0295" w14:textId="77777777" w:rsidTr="00B51A3D">
        <w:tc>
          <w:tcPr>
            <w:tcW w:w="2841" w:type="dxa"/>
          </w:tcPr>
          <w:p w14:paraId="10D4F01F" w14:textId="04B7C5A2"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540C830B" w14:textId="562280E5"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2F7A373E" w14:textId="77777777" w:rsidTr="00B51A3D">
        <w:tc>
          <w:tcPr>
            <w:tcW w:w="2841" w:type="dxa"/>
          </w:tcPr>
          <w:p w14:paraId="5A5EBFF4" w14:textId="51EB9557"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7FF6EBD2" w14:textId="192595A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353FBF0E" w14:textId="77777777" w:rsidTr="00B51A3D">
        <w:tc>
          <w:tcPr>
            <w:tcW w:w="2841" w:type="dxa"/>
          </w:tcPr>
          <w:p w14:paraId="7EA618FD" w14:textId="3621D039"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4519AF73" w14:textId="55CD0ABD"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70F04B7A" w14:textId="77777777" w:rsidTr="00B51A3D">
        <w:tc>
          <w:tcPr>
            <w:tcW w:w="2841" w:type="dxa"/>
          </w:tcPr>
          <w:p w14:paraId="69913C26" w14:textId="45A7B2DC"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03BD6343" w14:textId="4A3DF332"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r w:rsidR="00B51A3D" w:rsidRPr="0051707B" w14:paraId="59166930" w14:textId="77777777" w:rsidTr="00B51A3D">
        <w:tc>
          <w:tcPr>
            <w:tcW w:w="2841" w:type="dxa"/>
          </w:tcPr>
          <w:p w14:paraId="4D8C6940" w14:textId="1476BEB0"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c>
          <w:tcPr>
            <w:tcW w:w="3079" w:type="dxa"/>
          </w:tcPr>
          <w:p w14:paraId="1EAEA5AD" w14:textId="4D8578C3" w:rsidR="00B51A3D" w:rsidRPr="0051707B" w:rsidRDefault="00B51A3D" w:rsidP="00216CEF">
            <w:pPr>
              <w:widowControl w:val="0"/>
              <w:autoSpaceDE w:val="0"/>
              <w:autoSpaceDN w:val="0"/>
              <w:adjustRightInd w:val="0"/>
              <w:spacing w:line="251" w:lineRule="exact"/>
              <w:rPr>
                <w:rFonts w:ascii="Century Gothic" w:hAnsi="Century Gothic" w:cs="Arial"/>
                <w:sz w:val="20"/>
              </w:rPr>
            </w:pPr>
          </w:p>
        </w:tc>
      </w:tr>
    </w:tbl>
    <w:p w14:paraId="2682B04B" w14:textId="77777777" w:rsidR="00B51A3D" w:rsidRPr="0051707B" w:rsidRDefault="00B51A3D" w:rsidP="00EC6270">
      <w:pPr>
        <w:rPr>
          <w:rFonts w:ascii="Century Gothic" w:hAnsi="Century Gothic"/>
          <w:color w:val="000000"/>
          <w:sz w:val="20"/>
        </w:rPr>
      </w:pPr>
    </w:p>
    <w:p w14:paraId="5EF2361A" w14:textId="77777777" w:rsidR="002037F2" w:rsidRPr="0051707B" w:rsidRDefault="002037F2" w:rsidP="00EC6270">
      <w:pPr>
        <w:rPr>
          <w:rFonts w:ascii="Century Gothic" w:hAnsi="Century Gothic"/>
          <w:color w:val="000000"/>
          <w:sz w:val="20"/>
        </w:rPr>
      </w:pPr>
    </w:p>
    <w:sectPr w:rsidR="002037F2" w:rsidRPr="0051707B" w:rsidSect="00B52BA5">
      <w:headerReference w:type="first" r:id="rId30"/>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7F91F" w14:textId="77777777" w:rsidR="00CA3C6D" w:rsidRDefault="00CA3C6D">
      <w:r>
        <w:separator/>
      </w:r>
    </w:p>
  </w:endnote>
  <w:endnote w:type="continuationSeparator" w:id="0">
    <w:p w14:paraId="53326891" w14:textId="77777777" w:rsidR="00CA3C6D" w:rsidRDefault="00CA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altName w:val="﷽﷽﷽﷽﷽﷽﷽﷽쀩"/>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00D96" w14:textId="77777777" w:rsidR="00CA3C6D" w:rsidRDefault="00CA3C6D">
      <w:r>
        <w:separator/>
      </w:r>
    </w:p>
  </w:footnote>
  <w:footnote w:type="continuationSeparator" w:id="0">
    <w:p w14:paraId="799BFD00" w14:textId="77777777" w:rsidR="00CA3C6D" w:rsidRDefault="00CA3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0535" w14:textId="28C1C88C" w:rsidR="00233A46" w:rsidRDefault="00233A46" w:rsidP="0090342B">
    <w:pPr>
      <w:pStyle w:val="Header"/>
      <w:tabs>
        <w:tab w:val="clear" w:pos="8640"/>
        <w:tab w:val="right" w:pos="9000"/>
      </w:tabs>
      <w:rPr>
        <w:rFonts w:ascii="Century Gothic" w:hAnsi="Century Gothic"/>
        <w:sz w:val="16"/>
        <w:szCs w:val="16"/>
      </w:rPr>
    </w:pPr>
  </w:p>
  <w:p w14:paraId="7FC6610C" w14:textId="3FCCA958" w:rsidR="00233A46" w:rsidRDefault="00233A46" w:rsidP="007F4387">
    <w:pPr>
      <w:pStyle w:val="Header"/>
      <w:tabs>
        <w:tab w:val="clear" w:pos="8640"/>
        <w:tab w:val="right" w:pos="9000"/>
      </w:tabs>
      <w:rPr>
        <w:rFonts w:ascii="Century Gothic" w:hAnsi="Century Gothic"/>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B6F02" w14:textId="467DB427" w:rsidR="00233A46" w:rsidRDefault="00B52BA5">
    <w:pPr>
      <w:pStyle w:val="Header"/>
      <w:jc w:val="right"/>
    </w:pPr>
    <w:r w:rsidRPr="003D72D1">
      <w:rPr>
        <w:rFonts w:ascii="Century Gothic" w:hAnsi="Century Gothic"/>
        <w:noProof/>
        <w:color w:val="000000"/>
        <w:sz w:val="20"/>
      </w:rPr>
      <w:drawing>
        <wp:inline distT="0" distB="0" distL="0" distR="0" wp14:anchorId="5F75139C" wp14:editId="297E208A">
          <wp:extent cx="1041400" cy="1041400"/>
          <wp:effectExtent l="0" t="0" r="0" b="635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ogo&#10;&#10;Description automatically generated"/>
                  <pic:cNvPicPr/>
                </pic:nvPicPr>
                <pic:blipFill>
                  <a:blip r:embed="rId1"/>
                  <a:stretch>
                    <a:fillRect/>
                  </a:stretch>
                </pic:blipFill>
                <pic:spPr>
                  <a:xfrm>
                    <a:off x="0" y="0"/>
                    <a:ext cx="1041400" cy="10414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9F6DD" w14:textId="02167DAE" w:rsidR="00233A46" w:rsidRDefault="00233A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A1016BC"/>
    <w:lvl w:ilvl="0">
      <w:start w:val="1"/>
      <w:numFmt w:val="decimal"/>
      <w:pStyle w:val="Heading1"/>
      <w:lvlText w:val="%1."/>
      <w:lvlJc w:val="left"/>
      <w:pPr>
        <w:tabs>
          <w:tab w:val="num" w:pos="0"/>
        </w:tabs>
        <w:ind w:left="0" w:firstLine="0"/>
      </w:pPr>
      <w:rPr>
        <w:rFonts w:ascii="Century Gothic" w:hAnsi="Century Gothic" w:hint="default"/>
        <w:color w:val="auto"/>
        <w:sz w:val="24"/>
        <w:szCs w:val="24"/>
      </w:rPr>
    </w:lvl>
    <w:lvl w:ilvl="1">
      <w:start w:val="1"/>
      <w:numFmt w:val="decimal"/>
      <w:pStyle w:val="Heading2"/>
      <w:lvlText w:val="%1.%2"/>
      <w:lvlJc w:val="left"/>
      <w:pPr>
        <w:tabs>
          <w:tab w:val="num" w:pos="810"/>
        </w:tabs>
        <w:ind w:left="450" w:firstLine="0"/>
      </w:pPr>
      <w:rPr>
        <w:rFonts w:ascii="Century Gothic" w:hAnsi="Century Gothic" w:hint="default"/>
        <w:b/>
        <w:i w:val="0"/>
        <w:sz w:val="20"/>
        <w:szCs w:val="20"/>
      </w:rPr>
    </w:lvl>
    <w:lvl w:ilvl="2">
      <w:start w:val="1"/>
      <w:numFmt w:val="decimal"/>
      <w:pStyle w:val="Heading3"/>
      <w:lvlText w:val="%1.%2.%3"/>
      <w:lvlJc w:val="left"/>
      <w:pPr>
        <w:tabs>
          <w:tab w:val="num" w:pos="1170"/>
        </w:tabs>
        <w:ind w:left="117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57C255E"/>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2" w15:restartNumberingAfterBreak="0">
    <w:nsid w:val="093435C1"/>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3" w15:restartNumberingAfterBreak="0">
    <w:nsid w:val="096E6145"/>
    <w:multiLevelType w:val="hybridMultilevel"/>
    <w:tmpl w:val="26A6F642"/>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09A40EBA"/>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5" w15:restartNumberingAfterBreak="0">
    <w:nsid w:val="108F69AE"/>
    <w:multiLevelType w:val="hybridMultilevel"/>
    <w:tmpl w:val="4142EE48"/>
    <w:lvl w:ilvl="0" w:tplc="90FECA42">
      <w:start w:val="1"/>
      <w:numFmt w:val="lowerLetter"/>
      <w:pStyle w:val="level2bullet"/>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517128"/>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7" w15:restartNumberingAfterBreak="0">
    <w:nsid w:val="17374EC9"/>
    <w:multiLevelType w:val="hybridMultilevel"/>
    <w:tmpl w:val="99C8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4400F9"/>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10" w15:restartNumberingAfterBreak="0">
    <w:nsid w:val="30502286"/>
    <w:multiLevelType w:val="singleLevel"/>
    <w:tmpl w:val="6BA40EBC"/>
    <w:lvl w:ilvl="0">
      <w:start w:val="1"/>
      <w:numFmt w:val="bullet"/>
      <w:pStyle w:val="Bullet"/>
      <w:lvlText w:val="−"/>
      <w:lvlJc w:val="left"/>
      <w:pPr>
        <w:tabs>
          <w:tab w:val="num" w:pos="720"/>
        </w:tabs>
        <w:ind w:left="360"/>
      </w:pPr>
      <w:rPr>
        <w:rFonts w:ascii="Times New Roman" w:hAnsi="Times New Roman" w:cs="Times New Roman" w:hint="default"/>
      </w:rPr>
    </w:lvl>
  </w:abstractNum>
  <w:abstractNum w:abstractNumId="11"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2" w15:restartNumberingAfterBreak="0">
    <w:nsid w:val="309162E0"/>
    <w:multiLevelType w:val="hybridMultilevel"/>
    <w:tmpl w:val="EE70CE32"/>
    <w:lvl w:ilvl="0" w:tplc="F90AAD92">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C227B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C8B0881C">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454031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13BA0566">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8DCC37A0">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7F78C2FA">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71AE88A6">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341786">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4B361FB"/>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14" w15:restartNumberingAfterBreak="0">
    <w:nsid w:val="39A06255"/>
    <w:multiLevelType w:val="hybridMultilevel"/>
    <w:tmpl w:val="4B2E9BAC"/>
    <w:lvl w:ilvl="0" w:tplc="9F727E94">
      <w:start w:val="1"/>
      <w:numFmt w:val="bullet"/>
      <w:lvlText w:val="•"/>
      <w:lvlJc w:val="left"/>
      <w:pPr>
        <w:ind w:left="7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A627252">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80206BE">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200AC64">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C4C384">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68AD1B0">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4C63712">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DD616F8">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5943E20">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F710EE8"/>
    <w:multiLevelType w:val="hybridMultilevel"/>
    <w:tmpl w:val="9E26B222"/>
    <w:lvl w:ilvl="0" w:tplc="37CE3B12">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496E4319"/>
    <w:multiLevelType w:val="hybridMultilevel"/>
    <w:tmpl w:val="8D64A1C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9726359"/>
    <w:multiLevelType w:val="hybridMultilevel"/>
    <w:tmpl w:val="9DBA7770"/>
    <w:lvl w:ilvl="0" w:tplc="60E21D6C">
      <w:start w:val="1"/>
      <w:numFmt w:val="decimal"/>
      <w:lvlText w:val="%1."/>
      <w:lvlJc w:val="left"/>
      <w:pPr>
        <w:ind w:left="81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055967"/>
    <w:multiLevelType w:val="hybridMultilevel"/>
    <w:tmpl w:val="F7DEAC5C"/>
    <w:lvl w:ilvl="0" w:tplc="BE041CFC">
      <w:start w:val="1"/>
      <w:numFmt w:val="bullet"/>
      <w:lvlText w:val="•"/>
      <w:lvlJc w:val="left"/>
      <w:pPr>
        <w:ind w:left="7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6F4D55A">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3F07322">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1F8D992">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060CA2">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640D23E">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7D448D8">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86AFB4">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0445B18">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555E3485"/>
    <w:multiLevelType w:val="hybridMultilevel"/>
    <w:tmpl w:val="C4604CB0"/>
    <w:lvl w:ilvl="0" w:tplc="756C1FFE">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17688A8">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F45E6550">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21A0605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08829FE">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DE4B80A">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6EEE78">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274A87B2">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1848D93A">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882BEF"/>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21" w15:restartNumberingAfterBreak="0">
    <w:nsid w:val="59F31862"/>
    <w:multiLevelType w:val="hybridMultilevel"/>
    <w:tmpl w:val="24F41374"/>
    <w:lvl w:ilvl="0" w:tplc="C8809026">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A10AA118">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C1AC571A">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DA30FF18">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0862083E">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753E5D62">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D08C36D4">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EB8C230A">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7C484014">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A1B78AC"/>
    <w:multiLevelType w:val="hybridMultilevel"/>
    <w:tmpl w:val="7AB628CA"/>
    <w:lvl w:ilvl="0" w:tplc="577CB396">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1EB69A08">
      <w:start w:val="1"/>
      <w:numFmt w:val="bullet"/>
      <w:lvlText w:val="-"/>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181B5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5478E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FAC9A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649FE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82CD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764A5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24DEA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2E6AB7"/>
    <w:multiLevelType w:val="hybridMultilevel"/>
    <w:tmpl w:val="9DBA7770"/>
    <w:lvl w:ilvl="0" w:tplc="60E21D6C">
      <w:start w:val="1"/>
      <w:numFmt w:val="decimal"/>
      <w:lvlText w:val="%1."/>
      <w:lvlJc w:val="left"/>
      <w:pPr>
        <w:ind w:left="81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763E8F"/>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25" w15:restartNumberingAfterBreak="0">
    <w:nsid w:val="63016468"/>
    <w:multiLevelType w:val="hybridMultilevel"/>
    <w:tmpl w:val="7AB628CA"/>
    <w:lvl w:ilvl="0" w:tplc="577CB396">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1EB69A08">
      <w:start w:val="1"/>
      <w:numFmt w:val="bullet"/>
      <w:lvlText w:val="-"/>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181B5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5478E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FAC9A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649FE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82CD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764A5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24DEA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3A2107A"/>
    <w:multiLevelType w:val="hybridMultilevel"/>
    <w:tmpl w:val="EE70CE32"/>
    <w:lvl w:ilvl="0" w:tplc="F90AAD92">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C227B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C8B0881C">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454031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13BA0566">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8DCC37A0">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7F78C2FA">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71AE88A6">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341786">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28" w15:restartNumberingAfterBreak="0">
    <w:nsid w:val="65261FCF"/>
    <w:multiLevelType w:val="hybridMultilevel"/>
    <w:tmpl w:val="CF1E398E"/>
    <w:lvl w:ilvl="0" w:tplc="F21CC63E">
      <w:start w:val="18"/>
      <w:numFmt w:val="bullet"/>
      <w:lvlText w:val="-"/>
      <w:lvlJc w:val="left"/>
      <w:pPr>
        <w:ind w:left="720" w:hanging="360"/>
      </w:pPr>
      <w:rPr>
        <w:rFonts w:ascii="Calibri" w:eastAsiaTheme="minorHAnsi" w:hAnsi="Calibri"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957744C"/>
    <w:multiLevelType w:val="hybridMultilevel"/>
    <w:tmpl w:val="C4604CB0"/>
    <w:lvl w:ilvl="0" w:tplc="756C1FFE">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17688A8">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F45E6550">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21A0605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08829FE">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DE4B80A">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6EEE78">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274A87B2">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1848D93A">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1A1DEC"/>
    <w:multiLevelType w:val="hybridMultilevel"/>
    <w:tmpl w:val="5CEC42F2"/>
    <w:lvl w:ilvl="0" w:tplc="924CDDC4">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58F899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E0A17B8">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2F2D660">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C5BEA818">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0F70884E">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96CC8C86">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F5C9FD8">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9E28F020">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2F72FD8"/>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abstractNum w:abstractNumId="33" w15:restartNumberingAfterBreak="0">
    <w:nsid w:val="757B3F3F"/>
    <w:multiLevelType w:val="hybridMultilevel"/>
    <w:tmpl w:val="2FCC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03988"/>
    <w:multiLevelType w:val="hybridMultilevel"/>
    <w:tmpl w:val="5CEC42F2"/>
    <w:lvl w:ilvl="0" w:tplc="924CDDC4">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58F899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E0A17B8">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2F2D660">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C5BEA818">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0F70884E">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96CC8C86">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F5C9FD8">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9E28F020">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AC47A31"/>
    <w:multiLevelType w:val="multilevel"/>
    <w:tmpl w:val="13D2BE40"/>
    <w:lvl w:ilvl="0">
      <w:start w:val="6"/>
      <w:numFmt w:val="decimal"/>
      <w:lvlText w:val="%1"/>
      <w:lvlJc w:val="left"/>
      <w:pPr>
        <w:ind w:left="81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5130" w:hanging="1800"/>
      </w:pPr>
      <w:rPr>
        <w:rFonts w:hint="default"/>
      </w:rPr>
    </w:lvl>
  </w:abstractNum>
  <w:num w:numId="1" w16cid:durableId="1172992277">
    <w:abstractNumId w:val="0"/>
  </w:num>
  <w:num w:numId="2" w16cid:durableId="1790394629">
    <w:abstractNumId w:val="5"/>
  </w:num>
  <w:num w:numId="3" w16cid:durableId="1757940806">
    <w:abstractNumId w:val="8"/>
  </w:num>
  <w:num w:numId="4" w16cid:durableId="199243624">
    <w:abstractNumId w:val="30"/>
  </w:num>
  <w:num w:numId="5" w16cid:durableId="1873884796">
    <w:abstractNumId w:val="11"/>
  </w:num>
  <w:num w:numId="6" w16cid:durableId="772940317">
    <w:abstractNumId w:val="10"/>
  </w:num>
  <w:num w:numId="7" w16cid:durableId="1580096862">
    <w:abstractNumId w:val="3"/>
  </w:num>
  <w:num w:numId="8" w16cid:durableId="820197683">
    <w:abstractNumId w:val="16"/>
  </w:num>
  <w:num w:numId="9" w16cid:durableId="921917151">
    <w:abstractNumId w:val="28"/>
  </w:num>
  <w:num w:numId="10" w16cid:durableId="1072123779">
    <w:abstractNumId w:val="27"/>
    <w:lvlOverride w:ilvl="0">
      <w:startOverride w:val="1"/>
    </w:lvlOverride>
  </w:num>
  <w:num w:numId="11" w16cid:durableId="1880432631">
    <w:abstractNumId w:val="33"/>
  </w:num>
  <w:num w:numId="12" w16cid:durableId="1817986743">
    <w:abstractNumId w:val="7"/>
  </w:num>
  <w:num w:numId="13" w16cid:durableId="1272083563">
    <w:abstractNumId w:val="23"/>
  </w:num>
  <w:num w:numId="14" w16cid:durableId="1113741910">
    <w:abstractNumId w:val="12"/>
  </w:num>
  <w:num w:numId="15" w16cid:durableId="1168322292">
    <w:abstractNumId w:val="17"/>
  </w:num>
  <w:num w:numId="16" w16cid:durableId="1577475812">
    <w:abstractNumId w:val="22"/>
  </w:num>
  <w:num w:numId="17" w16cid:durableId="959653718">
    <w:abstractNumId w:val="31"/>
  </w:num>
  <w:num w:numId="18" w16cid:durableId="1985353686">
    <w:abstractNumId w:val="29"/>
  </w:num>
  <w:num w:numId="19" w16cid:durableId="740828944">
    <w:abstractNumId w:val="0"/>
  </w:num>
  <w:num w:numId="20" w16cid:durableId="1455372490">
    <w:abstractNumId w:val="0"/>
  </w:num>
  <w:num w:numId="21" w16cid:durableId="788400393">
    <w:abstractNumId w:val="14"/>
  </w:num>
  <w:num w:numId="22" w16cid:durableId="1184395069">
    <w:abstractNumId w:val="0"/>
  </w:num>
  <w:num w:numId="23" w16cid:durableId="1076131739">
    <w:abstractNumId w:val="18"/>
  </w:num>
  <w:num w:numId="24" w16cid:durableId="174612087">
    <w:abstractNumId w:val="0"/>
  </w:num>
  <w:num w:numId="25" w16cid:durableId="1204516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0686035">
    <w:abstractNumId w:val="0"/>
    <w:lvlOverride w:ilvl="0">
      <w:startOverride w:val="6"/>
    </w:lvlOverride>
    <w:lvlOverride w:ilvl="1"/>
  </w:num>
  <w:num w:numId="27" w16cid:durableId="1967346882">
    <w:abstractNumId w:val="15"/>
  </w:num>
  <w:num w:numId="28" w16cid:durableId="1954437429">
    <w:abstractNumId w:val="0"/>
    <w:lvlOverride w:ilvl="0">
      <w:startOverride w:val="6"/>
    </w:lvlOverride>
    <w:lvlOverride w:ilvl="1"/>
  </w:num>
  <w:num w:numId="29" w16cid:durableId="707337374">
    <w:abstractNumId w:val="9"/>
  </w:num>
  <w:num w:numId="30" w16cid:durableId="1454667925">
    <w:abstractNumId w:val="24"/>
  </w:num>
  <w:num w:numId="31" w16cid:durableId="402989033">
    <w:abstractNumId w:val="20"/>
  </w:num>
  <w:num w:numId="32" w16cid:durableId="682435211">
    <w:abstractNumId w:val="35"/>
  </w:num>
  <w:num w:numId="33" w16cid:durableId="913055030">
    <w:abstractNumId w:val="26"/>
  </w:num>
  <w:num w:numId="34" w16cid:durableId="179662784">
    <w:abstractNumId w:val="25"/>
  </w:num>
  <w:num w:numId="35" w16cid:durableId="239993836">
    <w:abstractNumId w:val="2"/>
  </w:num>
  <w:num w:numId="36" w16cid:durableId="1506088491">
    <w:abstractNumId w:val="4"/>
  </w:num>
  <w:num w:numId="37" w16cid:durableId="263608625">
    <w:abstractNumId w:val="34"/>
  </w:num>
  <w:num w:numId="38" w16cid:durableId="1432312559">
    <w:abstractNumId w:val="21"/>
  </w:num>
  <w:num w:numId="39" w16cid:durableId="811024056">
    <w:abstractNumId w:val="6"/>
  </w:num>
  <w:num w:numId="40" w16cid:durableId="439842859">
    <w:abstractNumId w:val="1"/>
  </w:num>
  <w:num w:numId="41" w16cid:durableId="947546253">
    <w:abstractNumId w:val="19"/>
  </w:num>
  <w:num w:numId="42" w16cid:durableId="1577277759">
    <w:abstractNumId w:val="13"/>
  </w:num>
  <w:num w:numId="43" w16cid:durableId="491067254">
    <w:abstractNumId w:val="3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ghavan Jaganathan">
    <w15:presenceInfo w15:providerId="AD" w15:userId="S::raghavan@crimsonlogic.com::fda175b6-d74d-457d-8c34-7800576e0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7fa8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74A"/>
    <w:rsid w:val="000174C1"/>
    <w:rsid w:val="00034071"/>
    <w:rsid w:val="0005662A"/>
    <w:rsid w:val="00057200"/>
    <w:rsid w:val="0006477A"/>
    <w:rsid w:val="00065AEA"/>
    <w:rsid w:val="0007677B"/>
    <w:rsid w:val="00087B75"/>
    <w:rsid w:val="0009189F"/>
    <w:rsid w:val="00093A75"/>
    <w:rsid w:val="000A32BE"/>
    <w:rsid w:val="000A4213"/>
    <w:rsid w:val="000D17E2"/>
    <w:rsid w:val="000D3D4D"/>
    <w:rsid w:val="000F6D78"/>
    <w:rsid w:val="001024BD"/>
    <w:rsid w:val="00102EC9"/>
    <w:rsid w:val="00107875"/>
    <w:rsid w:val="0012087D"/>
    <w:rsid w:val="00121D0D"/>
    <w:rsid w:val="00123678"/>
    <w:rsid w:val="001421AB"/>
    <w:rsid w:val="001566FE"/>
    <w:rsid w:val="0017360C"/>
    <w:rsid w:val="001A6D84"/>
    <w:rsid w:val="001D0047"/>
    <w:rsid w:val="001E0C4B"/>
    <w:rsid w:val="001F39FD"/>
    <w:rsid w:val="002037F2"/>
    <w:rsid w:val="002075EC"/>
    <w:rsid w:val="00233A46"/>
    <w:rsid w:val="0024366E"/>
    <w:rsid w:val="00264069"/>
    <w:rsid w:val="00267A1D"/>
    <w:rsid w:val="00275220"/>
    <w:rsid w:val="00286404"/>
    <w:rsid w:val="00287714"/>
    <w:rsid w:val="00297CC2"/>
    <w:rsid w:val="002A1EA4"/>
    <w:rsid w:val="002C14C8"/>
    <w:rsid w:val="002C667A"/>
    <w:rsid w:val="002D6781"/>
    <w:rsid w:val="002E6679"/>
    <w:rsid w:val="002F0012"/>
    <w:rsid w:val="002F25A8"/>
    <w:rsid w:val="003064C4"/>
    <w:rsid w:val="003143A8"/>
    <w:rsid w:val="00324A1B"/>
    <w:rsid w:val="00334FD4"/>
    <w:rsid w:val="00353373"/>
    <w:rsid w:val="00353C36"/>
    <w:rsid w:val="00376074"/>
    <w:rsid w:val="003A13DB"/>
    <w:rsid w:val="003A2C75"/>
    <w:rsid w:val="003B6F9B"/>
    <w:rsid w:val="003C29E4"/>
    <w:rsid w:val="003E574A"/>
    <w:rsid w:val="003F0A91"/>
    <w:rsid w:val="003F5107"/>
    <w:rsid w:val="00403B13"/>
    <w:rsid w:val="00410938"/>
    <w:rsid w:val="004205B4"/>
    <w:rsid w:val="0043272E"/>
    <w:rsid w:val="00432755"/>
    <w:rsid w:val="00432E17"/>
    <w:rsid w:val="004452B9"/>
    <w:rsid w:val="00450CF8"/>
    <w:rsid w:val="004555B6"/>
    <w:rsid w:val="00460039"/>
    <w:rsid w:val="0047196D"/>
    <w:rsid w:val="00475A8A"/>
    <w:rsid w:val="00482930"/>
    <w:rsid w:val="004B605D"/>
    <w:rsid w:val="004B7563"/>
    <w:rsid w:val="004C0B6B"/>
    <w:rsid w:val="004E1EAA"/>
    <w:rsid w:val="004E2AAC"/>
    <w:rsid w:val="004F075E"/>
    <w:rsid w:val="005000AE"/>
    <w:rsid w:val="00500579"/>
    <w:rsid w:val="0051707B"/>
    <w:rsid w:val="00523FCF"/>
    <w:rsid w:val="00560999"/>
    <w:rsid w:val="005768BF"/>
    <w:rsid w:val="005A282E"/>
    <w:rsid w:val="005B0152"/>
    <w:rsid w:val="005C2D8F"/>
    <w:rsid w:val="005C6A3A"/>
    <w:rsid w:val="005D051F"/>
    <w:rsid w:val="005D5167"/>
    <w:rsid w:val="005E537A"/>
    <w:rsid w:val="005F201E"/>
    <w:rsid w:val="00606A02"/>
    <w:rsid w:val="00610D31"/>
    <w:rsid w:val="00621599"/>
    <w:rsid w:val="00625024"/>
    <w:rsid w:val="00635FB0"/>
    <w:rsid w:val="00641854"/>
    <w:rsid w:val="006502C5"/>
    <w:rsid w:val="006568B3"/>
    <w:rsid w:val="00661DC5"/>
    <w:rsid w:val="00673168"/>
    <w:rsid w:val="00683A32"/>
    <w:rsid w:val="006C0E73"/>
    <w:rsid w:val="006D5676"/>
    <w:rsid w:val="006E1AB3"/>
    <w:rsid w:val="007000DA"/>
    <w:rsid w:val="00702B3A"/>
    <w:rsid w:val="007047AC"/>
    <w:rsid w:val="00716722"/>
    <w:rsid w:val="00734040"/>
    <w:rsid w:val="00743E8C"/>
    <w:rsid w:val="007479F9"/>
    <w:rsid w:val="007506D9"/>
    <w:rsid w:val="00757D98"/>
    <w:rsid w:val="00760BEA"/>
    <w:rsid w:val="007A1702"/>
    <w:rsid w:val="007B1929"/>
    <w:rsid w:val="007C0286"/>
    <w:rsid w:val="007C4156"/>
    <w:rsid w:val="007C59AB"/>
    <w:rsid w:val="007D4FB8"/>
    <w:rsid w:val="007F4387"/>
    <w:rsid w:val="007F503D"/>
    <w:rsid w:val="0080335D"/>
    <w:rsid w:val="0081090F"/>
    <w:rsid w:val="00810AF6"/>
    <w:rsid w:val="00812158"/>
    <w:rsid w:val="00814EE3"/>
    <w:rsid w:val="008153FD"/>
    <w:rsid w:val="00826994"/>
    <w:rsid w:val="00827EA9"/>
    <w:rsid w:val="00830D29"/>
    <w:rsid w:val="00834F04"/>
    <w:rsid w:val="00841624"/>
    <w:rsid w:val="008629CC"/>
    <w:rsid w:val="00865200"/>
    <w:rsid w:val="00874D7B"/>
    <w:rsid w:val="00882E4C"/>
    <w:rsid w:val="00883856"/>
    <w:rsid w:val="008A1E38"/>
    <w:rsid w:val="008A5A84"/>
    <w:rsid w:val="008B54EF"/>
    <w:rsid w:val="008D278F"/>
    <w:rsid w:val="008D3622"/>
    <w:rsid w:val="008D6C75"/>
    <w:rsid w:val="008F3EBE"/>
    <w:rsid w:val="008F5797"/>
    <w:rsid w:val="0090342B"/>
    <w:rsid w:val="00903C87"/>
    <w:rsid w:val="00914DF4"/>
    <w:rsid w:val="00931695"/>
    <w:rsid w:val="0097129F"/>
    <w:rsid w:val="0097447D"/>
    <w:rsid w:val="009A6117"/>
    <w:rsid w:val="009A66E7"/>
    <w:rsid w:val="009C523C"/>
    <w:rsid w:val="00A003AB"/>
    <w:rsid w:val="00A22132"/>
    <w:rsid w:val="00A6110B"/>
    <w:rsid w:val="00A67421"/>
    <w:rsid w:val="00A93DFB"/>
    <w:rsid w:val="00AA2A06"/>
    <w:rsid w:val="00AB3480"/>
    <w:rsid w:val="00AC7DBA"/>
    <w:rsid w:val="00B20888"/>
    <w:rsid w:val="00B42EDA"/>
    <w:rsid w:val="00B51A3D"/>
    <w:rsid w:val="00B51BCC"/>
    <w:rsid w:val="00B52BA5"/>
    <w:rsid w:val="00B56990"/>
    <w:rsid w:val="00B57A8D"/>
    <w:rsid w:val="00B70843"/>
    <w:rsid w:val="00B93C6E"/>
    <w:rsid w:val="00B94620"/>
    <w:rsid w:val="00BA4E7D"/>
    <w:rsid w:val="00BA773D"/>
    <w:rsid w:val="00BD3C18"/>
    <w:rsid w:val="00BE06A2"/>
    <w:rsid w:val="00C14346"/>
    <w:rsid w:val="00C344C2"/>
    <w:rsid w:val="00C46357"/>
    <w:rsid w:val="00C55066"/>
    <w:rsid w:val="00C61E4C"/>
    <w:rsid w:val="00CA1429"/>
    <w:rsid w:val="00CA3C6D"/>
    <w:rsid w:val="00CC4B3C"/>
    <w:rsid w:val="00CC6193"/>
    <w:rsid w:val="00CD182F"/>
    <w:rsid w:val="00CE72EC"/>
    <w:rsid w:val="00D227B1"/>
    <w:rsid w:val="00D258DA"/>
    <w:rsid w:val="00D34709"/>
    <w:rsid w:val="00D37838"/>
    <w:rsid w:val="00D57CC9"/>
    <w:rsid w:val="00D64E5C"/>
    <w:rsid w:val="00D80284"/>
    <w:rsid w:val="00D83CD4"/>
    <w:rsid w:val="00D8750C"/>
    <w:rsid w:val="00DB352E"/>
    <w:rsid w:val="00DB6BEC"/>
    <w:rsid w:val="00DE0F2D"/>
    <w:rsid w:val="00E053C3"/>
    <w:rsid w:val="00E22A0A"/>
    <w:rsid w:val="00E30655"/>
    <w:rsid w:val="00E41983"/>
    <w:rsid w:val="00E54BAF"/>
    <w:rsid w:val="00E56B86"/>
    <w:rsid w:val="00E62D6F"/>
    <w:rsid w:val="00E821DD"/>
    <w:rsid w:val="00E9141D"/>
    <w:rsid w:val="00EC6270"/>
    <w:rsid w:val="00ED009C"/>
    <w:rsid w:val="00ED7D13"/>
    <w:rsid w:val="00EF04E3"/>
    <w:rsid w:val="00F055EB"/>
    <w:rsid w:val="00F05938"/>
    <w:rsid w:val="00F2126D"/>
    <w:rsid w:val="00F24545"/>
    <w:rsid w:val="00F41591"/>
    <w:rsid w:val="00F548B4"/>
    <w:rsid w:val="00F56666"/>
    <w:rsid w:val="00F6311D"/>
    <w:rsid w:val="00F81C0E"/>
    <w:rsid w:val="00F86D88"/>
    <w:rsid w:val="00F958FF"/>
    <w:rsid w:val="00FA7CFC"/>
    <w:rsid w:val="00FC54FB"/>
    <w:rsid w:val="00FC5F5C"/>
    <w:rsid w:val="00FD58D5"/>
    <w:rsid w:val="00FE2CC9"/>
    <w:rsid w:val="00FF7F5B"/>
  </w:rsids>
  <m:mathPr>
    <m:mathFont m:val="Cambria Math"/>
    <m:brkBin m:val="before"/>
    <m:brkBinSub m:val="--"/>
    <m:smallFrac m:val="0"/>
    <m:dispDef/>
    <m:lMargin m:val="0"/>
    <m:rMargin m:val="0"/>
    <m:defJc m:val="centerGroup"/>
    <m:wrapIndent m:val="1440"/>
    <m:intLim m:val="subSup"/>
    <m:naryLim m:val="undOvr"/>
  </m:mathPr>
  <w:themeFontLang w:val="en-SG" w:eastAsia="zh-CN"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7fa8cc"/>
    </o:shapedefaults>
    <o:shapelayout v:ext="edit">
      <o:idmap v:ext="edit" data="2"/>
    </o:shapelayout>
  </w:shapeDefaults>
  <w:decimalSymbol w:val="."/>
  <w:listSeparator w:val=","/>
  <w14:docId w14:val="1F270A90"/>
  <w15:chartTrackingRefBased/>
  <w15:docId w15:val="{9CBBB476-848A-4909-BEB3-DA815AB0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96D"/>
    <w:pPr>
      <w:tabs>
        <w:tab w:val="left" w:pos="360"/>
      </w:tabs>
    </w:pPr>
    <w:rPr>
      <w:sz w:val="24"/>
      <w:lang w:val="en-US" w:eastAsia="en-US"/>
    </w:rPr>
  </w:style>
  <w:style w:type="paragraph" w:styleId="Heading1">
    <w:name w:val="heading 1"/>
    <w:basedOn w:val="Normal"/>
    <w:next w:val="Normal"/>
    <w:link w:val="Heading1Char"/>
    <w:qFormat/>
    <w:pPr>
      <w:keepNext/>
      <w:numPr>
        <w:numId w:val="1"/>
      </w:numPr>
      <w:shd w:val="clear" w:color="auto" w:fill="BFD3E5"/>
      <w:spacing w:before="240" w:after="60"/>
      <w:outlineLvl w:val="0"/>
    </w:pPr>
    <w:rPr>
      <w:b/>
      <w:smallCaps/>
      <w:kern w:val="28"/>
      <w:sz w:val="28"/>
    </w:rPr>
  </w:style>
  <w:style w:type="paragraph" w:styleId="Heading2">
    <w:name w:val="heading 2"/>
    <w:basedOn w:val="Normal"/>
    <w:next w:val="Normal"/>
    <w:qFormat/>
    <w:pPr>
      <w:keepNext/>
      <w:numPr>
        <w:ilvl w:val="1"/>
        <w:numId w:val="1"/>
      </w:numPr>
      <w:shd w:val="pct20" w:color="auto" w:fill="auto"/>
      <w:tabs>
        <w:tab w:val="clear" w:pos="360"/>
      </w:tabs>
      <w:spacing w:before="120" w:after="60"/>
      <w:outlineLvl w:val="1"/>
    </w:pPr>
    <w:rPr>
      <w:b/>
      <w:smallCaps/>
    </w:rPr>
  </w:style>
  <w:style w:type="paragraph" w:styleId="Heading3">
    <w:name w:val="heading 3"/>
    <w:basedOn w:val="Normal"/>
    <w:next w:val="Normal"/>
    <w:qFormat/>
    <w:pPr>
      <w:keepNext/>
      <w:numPr>
        <w:ilvl w:val="2"/>
        <w:numId w:val="1"/>
      </w:numPr>
      <w:shd w:val="pct10" w:color="auto" w:fill="auto"/>
      <w:spacing w:before="6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pPr>
      <w:tabs>
        <w:tab w:val="clear" w:pos="360"/>
        <w:tab w:val="right" w:leader="dot" w:pos="8640"/>
      </w:tabs>
      <w:spacing w:before="120" w:after="120"/>
    </w:pPr>
    <w:rPr>
      <w:b/>
      <w:caps/>
      <w:sz w:val="20"/>
    </w:rPr>
  </w:style>
  <w:style w:type="paragraph" w:styleId="TOC2">
    <w:name w:val="toc 2"/>
    <w:basedOn w:val="Normal"/>
    <w:next w:val="Normal"/>
    <w:autoRedefine/>
    <w:uiPriority w:val="39"/>
    <w:pPr>
      <w:tabs>
        <w:tab w:val="clear" w:pos="360"/>
        <w:tab w:val="right" w:leader="dot" w:pos="8640"/>
      </w:tabs>
    </w:pPr>
    <w:rPr>
      <w:smallCaps/>
      <w:sz w:val="20"/>
    </w:rPr>
  </w:style>
  <w:style w:type="paragraph" w:styleId="TOC3">
    <w:name w:val="toc 3"/>
    <w:basedOn w:val="Normal"/>
    <w:next w:val="Normal"/>
    <w:autoRedefine/>
    <w:uiPriority w:val="39"/>
    <w:pPr>
      <w:tabs>
        <w:tab w:val="clear" w:pos="360"/>
      </w:tabs>
      <w:ind w:left="480"/>
    </w:pPr>
    <w:rPr>
      <w:sz w:val="20"/>
    </w:rPr>
  </w:style>
  <w:style w:type="paragraph" w:styleId="TOC4">
    <w:name w:val="toc 4"/>
    <w:basedOn w:val="Normal"/>
    <w:next w:val="Normal"/>
    <w:autoRedefine/>
    <w:semiHidden/>
    <w:pPr>
      <w:tabs>
        <w:tab w:val="clear" w:pos="360"/>
      </w:tabs>
      <w:ind w:left="720"/>
    </w:pPr>
  </w:style>
  <w:style w:type="paragraph" w:styleId="TOC5">
    <w:name w:val="toc 5"/>
    <w:basedOn w:val="Normal"/>
    <w:next w:val="Normal"/>
    <w:autoRedefine/>
    <w:semiHidden/>
    <w:pPr>
      <w:tabs>
        <w:tab w:val="clear" w:pos="360"/>
      </w:tabs>
      <w:ind w:left="960"/>
    </w:pPr>
  </w:style>
  <w:style w:type="paragraph" w:styleId="TOC6">
    <w:name w:val="toc 6"/>
    <w:basedOn w:val="Normal"/>
    <w:next w:val="Normal"/>
    <w:autoRedefine/>
    <w:semiHidden/>
    <w:pPr>
      <w:tabs>
        <w:tab w:val="clear" w:pos="360"/>
      </w:tabs>
      <w:ind w:left="1200"/>
    </w:pPr>
  </w:style>
  <w:style w:type="paragraph" w:styleId="TOC7">
    <w:name w:val="toc 7"/>
    <w:basedOn w:val="Normal"/>
    <w:next w:val="Normal"/>
    <w:autoRedefine/>
    <w:semiHidden/>
    <w:pPr>
      <w:tabs>
        <w:tab w:val="clear" w:pos="360"/>
      </w:tabs>
      <w:ind w:left="1440"/>
    </w:pPr>
  </w:style>
  <w:style w:type="paragraph" w:styleId="TOC8">
    <w:name w:val="toc 8"/>
    <w:basedOn w:val="Normal"/>
    <w:next w:val="Normal"/>
    <w:autoRedefine/>
    <w:semiHidden/>
    <w:pPr>
      <w:tabs>
        <w:tab w:val="clear" w:pos="360"/>
      </w:tabs>
      <w:ind w:left="1680"/>
    </w:pPr>
  </w:style>
  <w:style w:type="paragraph" w:styleId="TOC9">
    <w:name w:val="toc 9"/>
    <w:basedOn w:val="Normal"/>
    <w:next w:val="Normal"/>
    <w:autoRedefine/>
    <w:semiHidden/>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0">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numPr>
        <w:ilvl w:val="0"/>
        <w:numId w:val="0"/>
      </w:numPr>
      <w:tabs>
        <w:tab w:val="clear" w:pos="360"/>
        <w:tab w:val="left" w:pos="720"/>
        <w:tab w:val="left" w:pos="5760"/>
      </w:tabs>
      <w:spacing w:before="40" w:after="100"/>
      <w:ind w:left="1440" w:right="720"/>
      <w:outlineLvl w:val="9"/>
    </w:pPr>
    <w:rPr>
      <w:i w:val="0"/>
      <w:color w:val="000000"/>
      <w:sz w:val="20"/>
      <w:u w:val="single"/>
    </w:rPr>
  </w:style>
  <w:style w:type="paragraph" w:customStyle="1" w:styleId="level2bullet">
    <w:name w:val="level 2 bullet"/>
    <w:basedOn w:val="Normal"/>
    <w:pPr>
      <w:numPr>
        <w:numId w:val="2"/>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basedOn w:val="DefaultParagraphFont"/>
    <w:uiPriority w:val="99"/>
    <w:rPr>
      <w:color w:val="0000FF"/>
      <w:u w:val="single"/>
    </w:rPr>
  </w:style>
  <w:style w:type="character" w:styleId="Emphasis">
    <w:name w:val="Emphasis"/>
    <w:basedOn w:val="DefaultParagraphFont"/>
    <w:qFormat/>
    <w:rPr>
      <w:i/>
      <w:iCs/>
    </w:rPr>
  </w:style>
  <w:style w:type="paragraph" w:customStyle="1" w:styleId="Style1">
    <w:name w:val="Style1"/>
    <w:basedOn w:val="Normal"/>
    <w:pPr>
      <w:numPr>
        <w:numId w:val="3"/>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4"/>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5"/>
      </w:numPr>
      <w:tabs>
        <w:tab w:val="clear" w:pos="360"/>
      </w:tabs>
      <w:spacing w:before="240" w:after="240"/>
    </w:pPr>
    <w:rPr>
      <w:rFonts w:ascii="Century Gothic" w:hAnsi="Century Gothic"/>
      <w:b/>
      <w:szCs w:val="24"/>
    </w:rPr>
  </w:style>
  <w:style w:type="paragraph" w:customStyle="1" w:styleId="Body-Text">
    <w:name w:val="Body-Text"/>
    <w:basedOn w:val="Normal"/>
    <w:pPr>
      <w:tabs>
        <w:tab w:val="clear" w:pos="360"/>
      </w:tabs>
      <w:ind w:left="720"/>
      <w:jc w:val="both"/>
    </w:pPr>
    <w:rPr>
      <w:rFonts w:ascii="Century Gothic" w:hAnsi="Century Gothic"/>
      <w:sz w:val="20"/>
    </w:rPr>
  </w:style>
  <w:style w:type="paragraph" w:customStyle="1" w:styleId="2ndLevel-Heading">
    <w:name w:val="2nd Level-Heading"/>
    <w:basedOn w:val="Normal"/>
    <w:next w:val="Body-Text"/>
    <w:pPr>
      <w:numPr>
        <w:ilvl w:val="1"/>
        <w:numId w:val="5"/>
      </w:numPr>
      <w:tabs>
        <w:tab w:val="clear" w:pos="360"/>
      </w:tabs>
      <w:spacing w:before="240" w:after="240"/>
    </w:pPr>
    <w:rPr>
      <w:rFonts w:ascii="Century Gothic" w:hAnsi="Century Gothic"/>
      <w:b/>
      <w:sz w:val="22"/>
      <w:szCs w:val="22"/>
    </w:rPr>
  </w:style>
  <w:style w:type="paragraph" w:customStyle="1" w:styleId="3rdLevel-Heading">
    <w:name w:val="3rd Level-Heading"/>
    <w:basedOn w:val="Normal"/>
    <w:next w:val="Body-Text"/>
    <w:pPr>
      <w:numPr>
        <w:ilvl w:val="2"/>
        <w:numId w:val="5"/>
      </w:numPr>
      <w:tabs>
        <w:tab w:val="clear" w:pos="360"/>
      </w:tabs>
      <w:spacing w:before="240" w:after="240"/>
    </w:pPr>
    <w:rPr>
      <w:rFonts w:ascii="Century Gothic" w:hAnsi="Century Gothic"/>
      <w:b/>
      <w:caps/>
      <w:sz w:val="20"/>
    </w:rPr>
  </w:style>
  <w:style w:type="paragraph" w:styleId="Caption">
    <w:name w:val="caption"/>
    <w:basedOn w:val="Normal"/>
    <w:next w:val="Normal"/>
    <w:qFormat/>
    <w:pPr>
      <w:tabs>
        <w:tab w:val="clear" w:pos="360"/>
      </w:tabs>
      <w:jc w:val="right"/>
    </w:pPr>
    <w:rPr>
      <w:rFonts w:ascii="Century Gothic" w:hAnsi="Century Gothic"/>
      <w:b/>
      <w:caps/>
      <w:sz w:val="40"/>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pPr>
      <w:numPr>
        <w:numId w:val="6"/>
      </w:numPr>
      <w:tabs>
        <w:tab w:val="clear" w:pos="360"/>
        <w:tab w:val="clear" w:pos="720"/>
      </w:tabs>
      <w:autoSpaceDE w:val="0"/>
      <w:autoSpaceDN w:val="0"/>
      <w:spacing w:after="240"/>
      <w:ind w:hanging="360"/>
    </w:pPr>
    <w:rPr>
      <w:rFonts w:ascii="Century Gothic" w:hAnsi="Century Gothic"/>
      <w:sz w:val="20"/>
      <w:lang w:val="en-CA"/>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dLevel-HeadingChar">
    <w:name w:val="2nd Level-Heading Char"/>
    <w:basedOn w:val="Normal"/>
    <w:next w:val="Body-Text"/>
    <w:pPr>
      <w:tabs>
        <w:tab w:val="clear" w:pos="360"/>
        <w:tab w:val="num" w:pos="720"/>
      </w:tabs>
      <w:spacing w:before="240" w:after="240"/>
      <w:ind w:left="720" w:hanging="720"/>
    </w:pPr>
    <w:rPr>
      <w:rFonts w:ascii="Century Gothic" w:hAnsi="Century Gothic"/>
      <w:b/>
      <w:sz w:val="22"/>
      <w:szCs w:val="22"/>
    </w:rPr>
  </w:style>
  <w:style w:type="paragraph" w:styleId="ListParagraph">
    <w:name w:val="List Paragraph"/>
    <w:basedOn w:val="Normal"/>
    <w:uiPriority w:val="34"/>
    <w:qFormat/>
    <w:rsid w:val="00353C36"/>
    <w:pPr>
      <w:ind w:left="720"/>
      <w:contextualSpacing/>
    </w:pPr>
  </w:style>
  <w:style w:type="paragraph" w:customStyle="1" w:styleId="Preface5">
    <w:name w:val="Preface 5"/>
    <w:rsid w:val="00EC6270"/>
    <w:pPr>
      <w:numPr>
        <w:numId w:val="10"/>
      </w:numPr>
      <w:spacing w:before="160"/>
    </w:pPr>
    <w:rPr>
      <w:i/>
      <w:sz w:val="24"/>
      <w:lang w:val="en-GB" w:eastAsia="en-US"/>
    </w:rPr>
  </w:style>
  <w:style w:type="paragraph" w:customStyle="1" w:styleId="preface6">
    <w:name w:val="preface 6"/>
    <w:basedOn w:val="Heading6"/>
    <w:rsid w:val="00EC6270"/>
    <w:pPr>
      <w:keepLines/>
      <w:numPr>
        <w:ilvl w:val="0"/>
        <w:numId w:val="0"/>
      </w:numPr>
      <w:suppressLineNumbers/>
      <w:tabs>
        <w:tab w:val="num" w:pos="360"/>
      </w:tabs>
      <w:spacing w:before="120" w:after="0"/>
      <w:jc w:val="both"/>
    </w:pPr>
    <w:rPr>
      <w:rFonts w:ascii="Times New Roman" w:hAnsi="Times New Roman"/>
      <w:sz w:val="24"/>
      <w:lang w:val="en-GB"/>
    </w:rPr>
  </w:style>
  <w:style w:type="character" w:customStyle="1" w:styleId="Heading1Char">
    <w:name w:val="Heading 1 Char"/>
    <w:basedOn w:val="DefaultParagraphFont"/>
    <w:link w:val="Heading1"/>
    <w:rsid w:val="00107875"/>
    <w:rPr>
      <w:b/>
      <w:smallCaps/>
      <w:kern w:val="28"/>
      <w:sz w:val="28"/>
      <w:shd w:val="clear" w:color="auto" w:fill="BFD3E5"/>
      <w:lang w:val="en-US" w:eastAsia="en-US"/>
    </w:rPr>
  </w:style>
  <w:style w:type="character" w:customStyle="1" w:styleId="HeaderChar">
    <w:name w:val="Header Char"/>
    <w:basedOn w:val="DefaultParagraphFont"/>
    <w:link w:val="Header"/>
    <w:rsid w:val="00107875"/>
    <w:rPr>
      <w:sz w:val="24"/>
      <w:lang w:val="en-US" w:eastAsia="en-US"/>
    </w:rPr>
  </w:style>
  <w:style w:type="paragraph" w:customStyle="1" w:styleId="TopicDescription">
    <w:name w:val="Topic Description"/>
    <w:basedOn w:val="BodyTextIndent"/>
    <w:rsid w:val="00233A46"/>
    <w:pPr>
      <w:tabs>
        <w:tab w:val="clear" w:pos="360"/>
      </w:tabs>
      <w:spacing w:after="0"/>
      <w:ind w:left="720"/>
    </w:pPr>
    <w:rPr>
      <w:rFonts w:ascii="Century Gothic" w:hAnsi="Century Gothic"/>
      <w:i/>
      <w:sz w:val="18"/>
    </w:rPr>
  </w:style>
  <w:style w:type="paragraph" w:customStyle="1" w:styleId="TableHead">
    <w:name w:val="Table Head"/>
    <w:basedOn w:val="Normal"/>
    <w:rsid w:val="00233A46"/>
    <w:pPr>
      <w:tabs>
        <w:tab w:val="clear" w:pos="360"/>
      </w:tabs>
      <w:spacing w:before="60" w:after="60" w:line="240" w:lineRule="exact"/>
      <w:jc w:val="center"/>
    </w:pPr>
    <w:rPr>
      <w:b/>
      <w:sz w:val="22"/>
      <w:szCs w:val="22"/>
    </w:rPr>
  </w:style>
  <w:style w:type="paragraph" w:styleId="BodyTextIndent">
    <w:name w:val="Body Text Indent"/>
    <w:basedOn w:val="Normal"/>
    <w:link w:val="BodyTextIndentChar"/>
    <w:rsid w:val="00233A46"/>
    <w:pPr>
      <w:spacing w:after="120"/>
      <w:ind w:left="283"/>
    </w:pPr>
  </w:style>
  <w:style w:type="character" w:customStyle="1" w:styleId="BodyTextIndentChar">
    <w:name w:val="Body Text Indent Char"/>
    <w:basedOn w:val="DefaultParagraphFont"/>
    <w:link w:val="BodyTextIndent"/>
    <w:rsid w:val="00233A46"/>
    <w:rPr>
      <w:sz w:val="24"/>
      <w:lang w:val="en-US" w:eastAsia="en-US"/>
    </w:rPr>
  </w:style>
  <w:style w:type="paragraph" w:customStyle="1" w:styleId="level2bullet1">
    <w:name w:val="level 2 bullet1"/>
    <w:basedOn w:val="Normal"/>
    <w:rsid w:val="003C29E4"/>
    <w:pPr>
      <w:tabs>
        <w:tab w:val="num" w:pos="360"/>
        <w:tab w:val="left" w:pos="720"/>
        <w:tab w:val="left" w:pos="1260"/>
        <w:tab w:val="left" w:pos="5760"/>
        <w:tab w:val="left" w:pos="5940"/>
        <w:tab w:val="left" w:pos="6300"/>
      </w:tabs>
      <w:ind w:left="360" w:right="720" w:hanging="360"/>
      <w:jc w:val="both"/>
    </w:pPr>
    <w:rPr>
      <w:rFonts w:ascii="Century Gothic" w:hAnsi="Century Gothic"/>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02014">
      <w:bodyDiv w:val="1"/>
      <w:marLeft w:val="0"/>
      <w:marRight w:val="0"/>
      <w:marTop w:val="0"/>
      <w:marBottom w:val="0"/>
      <w:divBdr>
        <w:top w:val="none" w:sz="0" w:space="0" w:color="auto"/>
        <w:left w:val="none" w:sz="0" w:space="0" w:color="auto"/>
        <w:bottom w:val="none" w:sz="0" w:space="0" w:color="auto"/>
        <w:right w:val="none" w:sz="0" w:space="0" w:color="auto"/>
      </w:divBdr>
    </w:div>
    <w:div w:id="959460065">
      <w:bodyDiv w:val="1"/>
      <w:marLeft w:val="0"/>
      <w:marRight w:val="0"/>
      <w:marTop w:val="0"/>
      <w:marBottom w:val="0"/>
      <w:divBdr>
        <w:top w:val="none" w:sz="0" w:space="0" w:color="auto"/>
        <w:left w:val="none" w:sz="0" w:space="0" w:color="auto"/>
        <w:bottom w:val="none" w:sz="0" w:space="0" w:color="auto"/>
        <w:right w:val="none" w:sz="0" w:space="0" w:color="auto"/>
      </w:divBdr>
    </w:div>
    <w:div w:id="140294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07/relationships/diagramDrawing" Target="diagrams/drawing1.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E871C2-CD44-4111-B4B1-BECC545ACF48}"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D744479F-75C6-436C-90F4-BE8FAA69AB8E}">
      <dgm:prSet phldrT="[Text]" custT="1"/>
      <dgm:spPr/>
      <dgm:t>
        <a:bodyPr/>
        <a:lstStyle/>
        <a:p>
          <a:r>
            <a:rPr lang="en-US" sz="900"/>
            <a:t>System Administration</a:t>
          </a:r>
        </a:p>
      </dgm:t>
    </dgm:pt>
    <dgm:pt modelId="{181CA3EC-6B6E-4260-9ABC-2CC7348E165C}" type="parTrans" cxnId="{8EB71171-8A39-430F-9665-C8959E789907}">
      <dgm:prSet/>
      <dgm:spPr/>
      <dgm:t>
        <a:bodyPr/>
        <a:lstStyle/>
        <a:p>
          <a:endParaRPr lang="en-US"/>
        </a:p>
      </dgm:t>
    </dgm:pt>
    <dgm:pt modelId="{B0A3C55D-576C-4B97-A609-2D4F62D6D550}" type="sibTrans" cxnId="{8EB71171-8A39-430F-9665-C8959E789907}">
      <dgm:prSet/>
      <dgm:spPr/>
      <dgm:t>
        <a:bodyPr/>
        <a:lstStyle/>
        <a:p>
          <a:endParaRPr lang="en-US"/>
        </a:p>
      </dgm:t>
    </dgm:pt>
    <dgm:pt modelId="{65AD19E7-E6A9-422C-B3F5-80C512D3C942}">
      <dgm:prSet phldrT="[Text]" custT="1"/>
      <dgm:spPr/>
      <dgm:t>
        <a:bodyPr/>
        <a:lstStyle/>
        <a:p>
          <a:r>
            <a:rPr lang="en-US" sz="1000"/>
            <a:t>Audit Trai</a:t>
          </a:r>
        </a:p>
      </dgm:t>
    </dgm:pt>
    <dgm:pt modelId="{1524D95C-9F41-4E19-963F-A6E9FF0766E7}" type="parTrans" cxnId="{B136C91A-E253-4DF8-8C29-811C12C8F0E0}">
      <dgm:prSet/>
      <dgm:spPr/>
      <dgm:t>
        <a:bodyPr/>
        <a:lstStyle/>
        <a:p>
          <a:endParaRPr lang="en-US"/>
        </a:p>
      </dgm:t>
    </dgm:pt>
    <dgm:pt modelId="{273850F0-B84B-49A1-8765-FCA806F8274E}" type="sibTrans" cxnId="{B136C91A-E253-4DF8-8C29-811C12C8F0E0}">
      <dgm:prSet/>
      <dgm:spPr/>
      <dgm:t>
        <a:bodyPr/>
        <a:lstStyle/>
        <a:p>
          <a:endParaRPr lang="en-US"/>
        </a:p>
      </dgm:t>
    </dgm:pt>
    <dgm:pt modelId="{21E002D8-7AC7-4026-BA6A-037FA3578543}">
      <dgm:prSet phldrT="[Text]" custT="1"/>
      <dgm:spPr/>
      <dgm:t>
        <a:bodyPr/>
        <a:lstStyle/>
        <a:p>
          <a:r>
            <a:rPr lang="en-US" sz="800"/>
            <a:t>Code Maintenance</a:t>
          </a:r>
        </a:p>
      </dgm:t>
    </dgm:pt>
    <dgm:pt modelId="{004E2703-0FB2-4B1C-B578-F8E3C0D17FB5}" type="parTrans" cxnId="{4DD0F7AA-81A7-4A02-AD55-22F1BDE12847}">
      <dgm:prSet/>
      <dgm:spPr/>
      <dgm:t>
        <a:bodyPr/>
        <a:lstStyle/>
        <a:p>
          <a:endParaRPr lang="en-US"/>
        </a:p>
      </dgm:t>
    </dgm:pt>
    <dgm:pt modelId="{A7524939-B71E-44D8-8FA8-D80F61308092}" type="sibTrans" cxnId="{4DD0F7AA-81A7-4A02-AD55-22F1BDE12847}">
      <dgm:prSet/>
      <dgm:spPr/>
      <dgm:t>
        <a:bodyPr/>
        <a:lstStyle/>
        <a:p>
          <a:endParaRPr lang="en-US"/>
        </a:p>
      </dgm:t>
    </dgm:pt>
    <dgm:pt modelId="{447879F4-6CAF-4E95-93E3-0663CECE7D65}">
      <dgm:prSet phldrT="[Text]" custT="1"/>
      <dgm:spPr/>
      <dgm:t>
        <a:bodyPr/>
        <a:lstStyle/>
        <a:p>
          <a:r>
            <a:rPr lang="en-US" sz="800"/>
            <a:t>Task Configuration</a:t>
          </a:r>
        </a:p>
      </dgm:t>
    </dgm:pt>
    <dgm:pt modelId="{B4176062-1620-4230-A185-8339943425E1}" type="parTrans" cxnId="{501989B7-16CA-4534-B487-ED20DAC0F3ED}">
      <dgm:prSet/>
      <dgm:spPr/>
      <dgm:t>
        <a:bodyPr/>
        <a:lstStyle/>
        <a:p>
          <a:endParaRPr lang="en-US"/>
        </a:p>
      </dgm:t>
    </dgm:pt>
    <dgm:pt modelId="{64979BFF-EAD7-4811-869D-B787BEBC6905}" type="sibTrans" cxnId="{501989B7-16CA-4534-B487-ED20DAC0F3ED}">
      <dgm:prSet/>
      <dgm:spPr/>
      <dgm:t>
        <a:bodyPr/>
        <a:lstStyle/>
        <a:p>
          <a:endParaRPr lang="en-US"/>
        </a:p>
      </dgm:t>
    </dgm:pt>
    <dgm:pt modelId="{C91A1E24-0FFC-4D53-96F9-520FA87A6680}">
      <dgm:prSet phldrT="[Text]"/>
      <dgm:spPr/>
      <dgm:t>
        <a:bodyPr/>
        <a:lstStyle/>
        <a:p>
          <a:r>
            <a:rPr lang="en-US"/>
            <a:t>Resource Management</a:t>
          </a:r>
        </a:p>
      </dgm:t>
    </dgm:pt>
    <dgm:pt modelId="{690E95D4-3D57-46C5-951A-ACA0D2A30BDA}" type="parTrans" cxnId="{D2C96004-8D40-40E1-ADB3-99088E444BA8}">
      <dgm:prSet/>
      <dgm:spPr/>
      <dgm:t>
        <a:bodyPr/>
        <a:lstStyle/>
        <a:p>
          <a:endParaRPr lang="en-US"/>
        </a:p>
      </dgm:t>
    </dgm:pt>
    <dgm:pt modelId="{62BF6FA8-7C19-42A6-8939-A9521C8BFFF4}" type="sibTrans" cxnId="{D2C96004-8D40-40E1-ADB3-99088E444BA8}">
      <dgm:prSet/>
      <dgm:spPr/>
      <dgm:t>
        <a:bodyPr/>
        <a:lstStyle/>
        <a:p>
          <a:endParaRPr lang="en-US"/>
        </a:p>
      </dgm:t>
    </dgm:pt>
    <dgm:pt modelId="{0AFC3D80-54F2-4678-9E8A-253F6151E6B9}">
      <dgm:prSet phldrT="[Text]" custT="1"/>
      <dgm:spPr/>
      <dgm:t>
        <a:bodyPr/>
        <a:lstStyle/>
        <a:p>
          <a:r>
            <a:rPr lang="en-US" sz="800"/>
            <a:t>Calander Configuration</a:t>
          </a:r>
        </a:p>
      </dgm:t>
    </dgm:pt>
    <dgm:pt modelId="{B0FE250D-0C18-4B19-B117-6AEA7EF3748D}" type="parTrans" cxnId="{FACEF522-DF36-47E7-A10B-818AF3F59C95}">
      <dgm:prSet/>
      <dgm:spPr/>
      <dgm:t>
        <a:bodyPr/>
        <a:lstStyle/>
        <a:p>
          <a:endParaRPr lang="en-US"/>
        </a:p>
      </dgm:t>
    </dgm:pt>
    <dgm:pt modelId="{F51B460C-C5D1-4563-B3A9-E30E562D3C98}" type="sibTrans" cxnId="{FACEF522-DF36-47E7-A10B-818AF3F59C95}">
      <dgm:prSet/>
      <dgm:spPr/>
      <dgm:t>
        <a:bodyPr/>
        <a:lstStyle/>
        <a:p>
          <a:endParaRPr lang="en-US"/>
        </a:p>
      </dgm:t>
    </dgm:pt>
    <dgm:pt modelId="{4B1BB3E5-0ADD-42AE-982F-2B23DBCED1A3}">
      <dgm:prSet phldrT="[Text]" custT="1"/>
      <dgm:spPr/>
      <dgm:t>
        <a:bodyPr/>
        <a:lstStyle/>
        <a:p>
          <a:r>
            <a:rPr lang="en-US" sz="900"/>
            <a:t>Work Shift Assignment</a:t>
          </a:r>
        </a:p>
      </dgm:t>
    </dgm:pt>
    <dgm:pt modelId="{38FE0890-375F-4420-9F88-781BBBFDFD32}" type="parTrans" cxnId="{2C1BD778-BA4A-4BCC-A433-B1D09CE911DB}">
      <dgm:prSet/>
      <dgm:spPr/>
      <dgm:t>
        <a:bodyPr/>
        <a:lstStyle/>
        <a:p>
          <a:endParaRPr lang="en-US"/>
        </a:p>
      </dgm:t>
    </dgm:pt>
    <dgm:pt modelId="{93086FDA-E22E-49A5-8BB6-3FCC19D56394}" type="sibTrans" cxnId="{2C1BD778-BA4A-4BCC-A433-B1D09CE911DB}">
      <dgm:prSet/>
      <dgm:spPr/>
      <dgm:t>
        <a:bodyPr/>
        <a:lstStyle/>
        <a:p>
          <a:endParaRPr lang="en-US"/>
        </a:p>
      </dgm:t>
    </dgm:pt>
    <dgm:pt modelId="{A0A8D00B-40E0-49AA-8AA9-18D3A756608D}">
      <dgm:prSet phldrT="[Text]" custT="1"/>
      <dgm:spPr/>
      <dgm:t>
        <a:bodyPr/>
        <a:lstStyle/>
        <a:p>
          <a:r>
            <a:rPr lang="en-US" sz="900"/>
            <a:t>Setup of Vacation period</a:t>
          </a:r>
        </a:p>
      </dgm:t>
    </dgm:pt>
    <dgm:pt modelId="{73F03C27-2B49-4A05-9CE0-A5491974A867}" type="parTrans" cxnId="{9FED92EB-973E-48F2-80D0-B9D2C6C9AB1A}">
      <dgm:prSet/>
      <dgm:spPr/>
      <dgm:t>
        <a:bodyPr/>
        <a:lstStyle/>
        <a:p>
          <a:endParaRPr lang="en-US"/>
        </a:p>
      </dgm:t>
    </dgm:pt>
    <dgm:pt modelId="{91157BC8-C4A3-4063-A714-5528BDF52DE7}" type="sibTrans" cxnId="{9FED92EB-973E-48F2-80D0-B9D2C6C9AB1A}">
      <dgm:prSet/>
      <dgm:spPr/>
      <dgm:t>
        <a:bodyPr/>
        <a:lstStyle/>
        <a:p>
          <a:endParaRPr lang="en-US"/>
        </a:p>
      </dgm:t>
    </dgm:pt>
    <dgm:pt modelId="{59442C49-538D-45FF-9E26-1D23992B4698}" type="pres">
      <dgm:prSet presAssocID="{87E871C2-CD44-4111-B4B1-BECC545ACF48}" presName="Name0" presStyleCnt="0">
        <dgm:presLayoutVars>
          <dgm:chMax val="1"/>
          <dgm:dir/>
          <dgm:animLvl val="ctr"/>
          <dgm:resizeHandles val="exact"/>
        </dgm:presLayoutVars>
      </dgm:prSet>
      <dgm:spPr/>
    </dgm:pt>
    <dgm:pt modelId="{1528AD3A-B1C6-444C-B8C4-A770D1C2FB1A}" type="pres">
      <dgm:prSet presAssocID="{D744479F-75C6-436C-90F4-BE8FAA69AB8E}" presName="centerShape" presStyleLbl="node0" presStyleIdx="0" presStyleCnt="1"/>
      <dgm:spPr/>
    </dgm:pt>
    <dgm:pt modelId="{F5F57545-0B2F-45DD-8B23-4B9C4F962483}" type="pres">
      <dgm:prSet presAssocID="{1524D95C-9F41-4E19-963F-A6E9FF0766E7}" presName="parTrans" presStyleLbl="sibTrans2D1" presStyleIdx="0" presStyleCnt="7"/>
      <dgm:spPr/>
    </dgm:pt>
    <dgm:pt modelId="{C001B9B1-DED1-422F-A28B-E4D55DCD2E42}" type="pres">
      <dgm:prSet presAssocID="{1524D95C-9F41-4E19-963F-A6E9FF0766E7}" presName="connectorText" presStyleLbl="sibTrans2D1" presStyleIdx="0" presStyleCnt="7"/>
      <dgm:spPr/>
    </dgm:pt>
    <dgm:pt modelId="{CAC2E76D-993B-4D55-BEDE-8094D0CC506C}" type="pres">
      <dgm:prSet presAssocID="{65AD19E7-E6A9-422C-B3F5-80C512D3C942}" presName="node" presStyleLbl="node1" presStyleIdx="0" presStyleCnt="7">
        <dgm:presLayoutVars>
          <dgm:bulletEnabled val="1"/>
        </dgm:presLayoutVars>
      </dgm:prSet>
      <dgm:spPr/>
    </dgm:pt>
    <dgm:pt modelId="{445D8435-DFFB-46C5-BC4C-24BCEE53839A}" type="pres">
      <dgm:prSet presAssocID="{004E2703-0FB2-4B1C-B578-F8E3C0D17FB5}" presName="parTrans" presStyleLbl="sibTrans2D1" presStyleIdx="1" presStyleCnt="7"/>
      <dgm:spPr/>
    </dgm:pt>
    <dgm:pt modelId="{DEDF8BAA-DA56-4101-89F9-A5F63A526D56}" type="pres">
      <dgm:prSet presAssocID="{004E2703-0FB2-4B1C-B578-F8E3C0D17FB5}" presName="connectorText" presStyleLbl="sibTrans2D1" presStyleIdx="1" presStyleCnt="7"/>
      <dgm:spPr/>
    </dgm:pt>
    <dgm:pt modelId="{D3996692-B06B-48C1-AA19-483BFAA98047}" type="pres">
      <dgm:prSet presAssocID="{21E002D8-7AC7-4026-BA6A-037FA3578543}" presName="node" presStyleLbl="node1" presStyleIdx="1" presStyleCnt="7">
        <dgm:presLayoutVars>
          <dgm:bulletEnabled val="1"/>
        </dgm:presLayoutVars>
      </dgm:prSet>
      <dgm:spPr/>
    </dgm:pt>
    <dgm:pt modelId="{2E26D3F8-C142-4AC3-BF5A-9E62A95A09C2}" type="pres">
      <dgm:prSet presAssocID="{B4176062-1620-4230-A185-8339943425E1}" presName="parTrans" presStyleLbl="sibTrans2D1" presStyleIdx="2" presStyleCnt="7"/>
      <dgm:spPr/>
    </dgm:pt>
    <dgm:pt modelId="{7701C39D-A3B2-44B6-BD41-F12B48E58C6A}" type="pres">
      <dgm:prSet presAssocID="{B4176062-1620-4230-A185-8339943425E1}" presName="connectorText" presStyleLbl="sibTrans2D1" presStyleIdx="2" presStyleCnt="7"/>
      <dgm:spPr/>
    </dgm:pt>
    <dgm:pt modelId="{BA7692E4-61B5-4C63-9CD4-40018B7A8A2E}" type="pres">
      <dgm:prSet presAssocID="{447879F4-6CAF-4E95-93E3-0663CECE7D65}" presName="node" presStyleLbl="node1" presStyleIdx="2" presStyleCnt="7">
        <dgm:presLayoutVars>
          <dgm:bulletEnabled val="1"/>
        </dgm:presLayoutVars>
      </dgm:prSet>
      <dgm:spPr/>
    </dgm:pt>
    <dgm:pt modelId="{35C06E16-57F1-4507-B578-0D8397E9AB0B}" type="pres">
      <dgm:prSet presAssocID="{690E95D4-3D57-46C5-951A-ACA0D2A30BDA}" presName="parTrans" presStyleLbl="sibTrans2D1" presStyleIdx="3" presStyleCnt="7"/>
      <dgm:spPr/>
    </dgm:pt>
    <dgm:pt modelId="{8FD95434-72D5-4423-ADA4-CFD011EFBCC9}" type="pres">
      <dgm:prSet presAssocID="{690E95D4-3D57-46C5-951A-ACA0D2A30BDA}" presName="connectorText" presStyleLbl="sibTrans2D1" presStyleIdx="3" presStyleCnt="7"/>
      <dgm:spPr/>
    </dgm:pt>
    <dgm:pt modelId="{729B45F0-BD10-4C11-8784-D2ADB3CB15C2}" type="pres">
      <dgm:prSet presAssocID="{C91A1E24-0FFC-4D53-96F9-520FA87A6680}" presName="node" presStyleLbl="node1" presStyleIdx="3" presStyleCnt="7">
        <dgm:presLayoutVars>
          <dgm:bulletEnabled val="1"/>
        </dgm:presLayoutVars>
      </dgm:prSet>
      <dgm:spPr/>
    </dgm:pt>
    <dgm:pt modelId="{A1388B97-3631-4F01-A332-A30933D9B3FE}" type="pres">
      <dgm:prSet presAssocID="{B0FE250D-0C18-4B19-B117-6AEA7EF3748D}" presName="parTrans" presStyleLbl="sibTrans2D1" presStyleIdx="4" presStyleCnt="7"/>
      <dgm:spPr/>
    </dgm:pt>
    <dgm:pt modelId="{8C25ABD4-5AB8-492E-8064-898885C92403}" type="pres">
      <dgm:prSet presAssocID="{B0FE250D-0C18-4B19-B117-6AEA7EF3748D}" presName="connectorText" presStyleLbl="sibTrans2D1" presStyleIdx="4" presStyleCnt="7"/>
      <dgm:spPr/>
    </dgm:pt>
    <dgm:pt modelId="{52713698-E734-42C0-B6AF-ADC308558FF9}" type="pres">
      <dgm:prSet presAssocID="{0AFC3D80-54F2-4678-9E8A-253F6151E6B9}" presName="node" presStyleLbl="node1" presStyleIdx="4" presStyleCnt="7">
        <dgm:presLayoutVars>
          <dgm:bulletEnabled val="1"/>
        </dgm:presLayoutVars>
      </dgm:prSet>
      <dgm:spPr/>
    </dgm:pt>
    <dgm:pt modelId="{B9C63EB1-1F0E-4EC8-A0BC-F419539037B8}" type="pres">
      <dgm:prSet presAssocID="{38FE0890-375F-4420-9F88-781BBBFDFD32}" presName="parTrans" presStyleLbl="sibTrans2D1" presStyleIdx="5" presStyleCnt="7"/>
      <dgm:spPr/>
    </dgm:pt>
    <dgm:pt modelId="{C6E44894-DCB7-4085-9F7A-9C53A6256DFA}" type="pres">
      <dgm:prSet presAssocID="{38FE0890-375F-4420-9F88-781BBBFDFD32}" presName="connectorText" presStyleLbl="sibTrans2D1" presStyleIdx="5" presStyleCnt="7"/>
      <dgm:spPr/>
    </dgm:pt>
    <dgm:pt modelId="{4A1E5DC7-084A-4596-9B30-6AAFFADADDEB}" type="pres">
      <dgm:prSet presAssocID="{4B1BB3E5-0ADD-42AE-982F-2B23DBCED1A3}" presName="node" presStyleLbl="node1" presStyleIdx="5" presStyleCnt="7">
        <dgm:presLayoutVars>
          <dgm:bulletEnabled val="1"/>
        </dgm:presLayoutVars>
      </dgm:prSet>
      <dgm:spPr/>
    </dgm:pt>
    <dgm:pt modelId="{4B6DE934-57F8-4F86-862B-8457FB5EE3BC}" type="pres">
      <dgm:prSet presAssocID="{73F03C27-2B49-4A05-9CE0-A5491974A867}" presName="parTrans" presStyleLbl="sibTrans2D1" presStyleIdx="6" presStyleCnt="7"/>
      <dgm:spPr/>
    </dgm:pt>
    <dgm:pt modelId="{36B78510-5A3B-46D8-AEE9-24F33B3AD098}" type="pres">
      <dgm:prSet presAssocID="{73F03C27-2B49-4A05-9CE0-A5491974A867}" presName="connectorText" presStyleLbl="sibTrans2D1" presStyleIdx="6" presStyleCnt="7"/>
      <dgm:spPr/>
    </dgm:pt>
    <dgm:pt modelId="{730101CA-7D4F-4343-B3C5-A1179FB49BB3}" type="pres">
      <dgm:prSet presAssocID="{A0A8D00B-40E0-49AA-8AA9-18D3A756608D}" presName="node" presStyleLbl="node1" presStyleIdx="6" presStyleCnt="7">
        <dgm:presLayoutVars>
          <dgm:bulletEnabled val="1"/>
        </dgm:presLayoutVars>
      </dgm:prSet>
      <dgm:spPr/>
    </dgm:pt>
  </dgm:ptLst>
  <dgm:cxnLst>
    <dgm:cxn modelId="{D2C96004-8D40-40E1-ADB3-99088E444BA8}" srcId="{D744479F-75C6-436C-90F4-BE8FAA69AB8E}" destId="{C91A1E24-0FFC-4D53-96F9-520FA87A6680}" srcOrd="3" destOrd="0" parTransId="{690E95D4-3D57-46C5-951A-ACA0D2A30BDA}" sibTransId="{62BF6FA8-7C19-42A6-8939-A9521C8BFFF4}"/>
    <dgm:cxn modelId="{D8D8D809-0B3D-49A2-98B1-762EF698A530}" type="presOf" srcId="{B0FE250D-0C18-4B19-B117-6AEA7EF3748D}" destId="{A1388B97-3631-4F01-A332-A30933D9B3FE}" srcOrd="0" destOrd="0" presId="urn:microsoft.com/office/officeart/2005/8/layout/radial5"/>
    <dgm:cxn modelId="{BAA6DA14-4465-42E1-BED0-6DDE0185D032}" type="presOf" srcId="{73F03C27-2B49-4A05-9CE0-A5491974A867}" destId="{36B78510-5A3B-46D8-AEE9-24F33B3AD098}" srcOrd="1" destOrd="0" presId="urn:microsoft.com/office/officeart/2005/8/layout/radial5"/>
    <dgm:cxn modelId="{AB054F19-AC95-4EE4-A752-369EADF76E26}" type="presOf" srcId="{73F03C27-2B49-4A05-9CE0-A5491974A867}" destId="{4B6DE934-57F8-4F86-862B-8457FB5EE3BC}" srcOrd="0" destOrd="0" presId="urn:microsoft.com/office/officeart/2005/8/layout/radial5"/>
    <dgm:cxn modelId="{B136C91A-E253-4DF8-8C29-811C12C8F0E0}" srcId="{D744479F-75C6-436C-90F4-BE8FAA69AB8E}" destId="{65AD19E7-E6A9-422C-B3F5-80C512D3C942}" srcOrd="0" destOrd="0" parTransId="{1524D95C-9F41-4E19-963F-A6E9FF0766E7}" sibTransId="{273850F0-B84B-49A1-8765-FCA806F8274E}"/>
    <dgm:cxn modelId="{FACEF522-DF36-47E7-A10B-818AF3F59C95}" srcId="{D744479F-75C6-436C-90F4-BE8FAA69AB8E}" destId="{0AFC3D80-54F2-4678-9E8A-253F6151E6B9}" srcOrd="4" destOrd="0" parTransId="{B0FE250D-0C18-4B19-B117-6AEA7EF3748D}" sibTransId="{F51B460C-C5D1-4563-B3A9-E30E562D3C98}"/>
    <dgm:cxn modelId="{F6DB3826-F8CF-47B1-9458-1374E9B728FD}" type="presOf" srcId="{690E95D4-3D57-46C5-951A-ACA0D2A30BDA}" destId="{35C06E16-57F1-4507-B578-0D8397E9AB0B}" srcOrd="0" destOrd="0" presId="urn:microsoft.com/office/officeart/2005/8/layout/radial5"/>
    <dgm:cxn modelId="{EE41982E-9BFB-4C14-93C3-7345565C498D}" type="presOf" srcId="{38FE0890-375F-4420-9F88-781BBBFDFD32}" destId="{B9C63EB1-1F0E-4EC8-A0BC-F419539037B8}" srcOrd="0" destOrd="0" presId="urn:microsoft.com/office/officeart/2005/8/layout/radial5"/>
    <dgm:cxn modelId="{FF420638-CF14-4BEF-8A46-C1DF6EB641AC}" type="presOf" srcId="{4B1BB3E5-0ADD-42AE-982F-2B23DBCED1A3}" destId="{4A1E5DC7-084A-4596-9B30-6AAFFADADDEB}" srcOrd="0" destOrd="0" presId="urn:microsoft.com/office/officeart/2005/8/layout/radial5"/>
    <dgm:cxn modelId="{BFA4563F-92ED-4845-AF2A-A81A2EBC5E2B}" type="presOf" srcId="{690E95D4-3D57-46C5-951A-ACA0D2A30BDA}" destId="{8FD95434-72D5-4423-ADA4-CFD011EFBCC9}" srcOrd="1" destOrd="0" presId="urn:microsoft.com/office/officeart/2005/8/layout/radial5"/>
    <dgm:cxn modelId="{E865FC5D-F5B2-4C95-A5F5-A2036098A4AE}" type="presOf" srcId="{447879F4-6CAF-4E95-93E3-0663CECE7D65}" destId="{BA7692E4-61B5-4C63-9CD4-40018B7A8A2E}" srcOrd="0" destOrd="0" presId="urn:microsoft.com/office/officeart/2005/8/layout/radial5"/>
    <dgm:cxn modelId="{4FE34A63-C775-4178-955F-246CCE7C93E8}" type="presOf" srcId="{A0A8D00B-40E0-49AA-8AA9-18D3A756608D}" destId="{730101CA-7D4F-4343-B3C5-A1179FB49BB3}" srcOrd="0" destOrd="0" presId="urn:microsoft.com/office/officeart/2005/8/layout/radial5"/>
    <dgm:cxn modelId="{5681DA63-E233-4F45-86D7-E7E21FB641FD}" type="presOf" srcId="{B4176062-1620-4230-A185-8339943425E1}" destId="{2E26D3F8-C142-4AC3-BF5A-9E62A95A09C2}" srcOrd="0" destOrd="0" presId="urn:microsoft.com/office/officeart/2005/8/layout/radial5"/>
    <dgm:cxn modelId="{8EB71171-8A39-430F-9665-C8959E789907}" srcId="{87E871C2-CD44-4111-B4B1-BECC545ACF48}" destId="{D744479F-75C6-436C-90F4-BE8FAA69AB8E}" srcOrd="0" destOrd="0" parTransId="{181CA3EC-6B6E-4260-9ABC-2CC7348E165C}" sibTransId="{B0A3C55D-576C-4B97-A609-2D4F62D6D550}"/>
    <dgm:cxn modelId="{2C1BD778-BA4A-4BCC-A433-B1D09CE911DB}" srcId="{D744479F-75C6-436C-90F4-BE8FAA69AB8E}" destId="{4B1BB3E5-0ADD-42AE-982F-2B23DBCED1A3}" srcOrd="5" destOrd="0" parTransId="{38FE0890-375F-4420-9F88-781BBBFDFD32}" sibTransId="{93086FDA-E22E-49A5-8BB6-3FCC19D56394}"/>
    <dgm:cxn modelId="{53CB397C-5F9E-4F6C-8AF7-69F24EAD4BC7}" type="presOf" srcId="{C91A1E24-0FFC-4D53-96F9-520FA87A6680}" destId="{729B45F0-BD10-4C11-8784-D2ADB3CB15C2}" srcOrd="0" destOrd="0" presId="urn:microsoft.com/office/officeart/2005/8/layout/radial5"/>
    <dgm:cxn modelId="{23ACDD81-C3FB-468F-97E6-F72186A51A6E}" type="presOf" srcId="{1524D95C-9F41-4E19-963F-A6E9FF0766E7}" destId="{C001B9B1-DED1-422F-A28B-E4D55DCD2E42}" srcOrd="1" destOrd="0" presId="urn:microsoft.com/office/officeart/2005/8/layout/radial5"/>
    <dgm:cxn modelId="{D75C8A8E-0BB4-49D1-9EE3-767F50211E0C}" type="presOf" srcId="{87E871C2-CD44-4111-B4B1-BECC545ACF48}" destId="{59442C49-538D-45FF-9E26-1D23992B4698}" srcOrd="0" destOrd="0" presId="urn:microsoft.com/office/officeart/2005/8/layout/radial5"/>
    <dgm:cxn modelId="{63324E9B-48CD-4683-AF6F-F1D694DB8061}" type="presOf" srcId="{65AD19E7-E6A9-422C-B3F5-80C512D3C942}" destId="{CAC2E76D-993B-4D55-BEDE-8094D0CC506C}" srcOrd="0" destOrd="0" presId="urn:microsoft.com/office/officeart/2005/8/layout/radial5"/>
    <dgm:cxn modelId="{E0BC75A0-DAC5-46E1-AAF1-8606773DFCF8}" type="presOf" srcId="{38FE0890-375F-4420-9F88-781BBBFDFD32}" destId="{C6E44894-DCB7-4085-9F7A-9C53A6256DFA}" srcOrd="1" destOrd="0" presId="urn:microsoft.com/office/officeart/2005/8/layout/radial5"/>
    <dgm:cxn modelId="{857960A8-5BA7-4B89-BBF7-98498D82DB94}" type="presOf" srcId="{004E2703-0FB2-4B1C-B578-F8E3C0D17FB5}" destId="{445D8435-DFFB-46C5-BC4C-24BCEE53839A}" srcOrd="0" destOrd="0" presId="urn:microsoft.com/office/officeart/2005/8/layout/radial5"/>
    <dgm:cxn modelId="{4DD0F7AA-81A7-4A02-AD55-22F1BDE12847}" srcId="{D744479F-75C6-436C-90F4-BE8FAA69AB8E}" destId="{21E002D8-7AC7-4026-BA6A-037FA3578543}" srcOrd="1" destOrd="0" parTransId="{004E2703-0FB2-4B1C-B578-F8E3C0D17FB5}" sibTransId="{A7524939-B71E-44D8-8FA8-D80F61308092}"/>
    <dgm:cxn modelId="{E447B9AB-50FB-46B4-9AC2-3CB28E4348EB}" type="presOf" srcId="{0AFC3D80-54F2-4678-9E8A-253F6151E6B9}" destId="{52713698-E734-42C0-B6AF-ADC308558FF9}" srcOrd="0" destOrd="0" presId="urn:microsoft.com/office/officeart/2005/8/layout/radial5"/>
    <dgm:cxn modelId="{C65293B3-8CE0-485D-97F1-87FCDB965C4C}" type="presOf" srcId="{21E002D8-7AC7-4026-BA6A-037FA3578543}" destId="{D3996692-B06B-48C1-AA19-483BFAA98047}" srcOrd="0" destOrd="0" presId="urn:microsoft.com/office/officeart/2005/8/layout/radial5"/>
    <dgm:cxn modelId="{501989B7-16CA-4534-B487-ED20DAC0F3ED}" srcId="{D744479F-75C6-436C-90F4-BE8FAA69AB8E}" destId="{447879F4-6CAF-4E95-93E3-0663CECE7D65}" srcOrd="2" destOrd="0" parTransId="{B4176062-1620-4230-A185-8339943425E1}" sibTransId="{64979BFF-EAD7-4811-869D-B787BEBC6905}"/>
    <dgm:cxn modelId="{333C84BA-AC01-48A7-B896-A8F2EFE36FF3}" type="presOf" srcId="{B4176062-1620-4230-A185-8339943425E1}" destId="{7701C39D-A3B2-44B6-BD41-F12B48E58C6A}" srcOrd="1" destOrd="0" presId="urn:microsoft.com/office/officeart/2005/8/layout/radial5"/>
    <dgm:cxn modelId="{427CE0C1-243C-4F14-9216-E3714E78C490}" type="presOf" srcId="{1524D95C-9F41-4E19-963F-A6E9FF0766E7}" destId="{F5F57545-0B2F-45DD-8B23-4B9C4F962483}" srcOrd="0" destOrd="0" presId="urn:microsoft.com/office/officeart/2005/8/layout/radial5"/>
    <dgm:cxn modelId="{6C7100C7-0AD7-4395-B286-EAAD50F2E216}" type="presOf" srcId="{B0FE250D-0C18-4B19-B117-6AEA7EF3748D}" destId="{8C25ABD4-5AB8-492E-8064-898885C92403}" srcOrd="1" destOrd="0" presId="urn:microsoft.com/office/officeart/2005/8/layout/radial5"/>
    <dgm:cxn modelId="{37ABCCDC-46FC-4886-BCB4-DA9DAE32AA20}" type="presOf" srcId="{D744479F-75C6-436C-90F4-BE8FAA69AB8E}" destId="{1528AD3A-B1C6-444C-B8C4-A770D1C2FB1A}" srcOrd="0" destOrd="0" presId="urn:microsoft.com/office/officeart/2005/8/layout/radial5"/>
    <dgm:cxn modelId="{9FED92EB-973E-48F2-80D0-B9D2C6C9AB1A}" srcId="{D744479F-75C6-436C-90F4-BE8FAA69AB8E}" destId="{A0A8D00B-40E0-49AA-8AA9-18D3A756608D}" srcOrd="6" destOrd="0" parTransId="{73F03C27-2B49-4A05-9CE0-A5491974A867}" sibTransId="{91157BC8-C4A3-4063-A714-5528BDF52DE7}"/>
    <dgm:cxn modelId="{1EFFA1FE-78CF-4B23-ADCD-C15ADCA79423}" type="presOf" srcId="{004E2703-0FB2-4B1C-B578-F8E3C0D17FB5}" destId="{DEDF8BAA-DA56-4101-89F9-A5F63A526D56}" srcOrd="1" destOrd="0" presId="urn:microsoft.com/office/officeart/2005/8/layout/radial5"/>
    <dgm:cxn modelId="{E7F839FA-11D2-4713-B8FA-C19C00A6A66A}" type="presParOf" srcId="{59442C49-538D-45FF-9E26-1D23992B4698}" destId="{1528AD3A-B1C6-444C-B8C4-A770D1C2FB1A}" srcOrd="0" destOrd="0" presId="urn:microsoft.com/office/officeart/2005/8/layout/radial5"/>
    <dgm:cxn modelId="{8DCD5F57-A69F-4C28-8BFA-AD6042717EBA}" type="presParOf" srcId="{59442C49-538D-45FF-9E26-1D23992B4698}" destId="{F5F57545-0B2F-45DD-8B23-4B9C4F962483}" srcOrd="1" destOrd="0" presId="urn:microsoft.com/office/officeart/2005/8/layout/radial5"/>
    <dgm:cxn modelId="{10D01DCA-BAF0-421F-96EF-CBFE44A1B528}" type="presParOf" srcId="{F5F57545-0B2F-45DD-8B23-4B9C4F962483}" destId="{C001B9B1-DED1-422F-A28B-E4D55DCD2E42}" srcOrd="0" destOrd="0" presId="urn:microsoft.com/office/officeart/2005/8/layout/radial5"/>
    <dgm:cxn modelId="{20086C75-2A6A-4E10-933D-77644F365828}" type="presParOf" srcId="{59442C49-538D-45FF-9E26-1D23992B4698}" destId="{CAC2E76D-993B-4D55-BEDE-8094D0CC506C}" srcOrd="2" destOrd="0" presId="urn:microsoft.com/office/officeart/2005/8/layout/radial5"/>
    <dgm:cxn modelId="{FC86E39F-2662-4833-925B-866C5DC2616F}" type="presParOf" srcId="{59442C49-538D-45FF-9E26-1D23992B4698}" destId="{445D8435-DFFB-46C5-BC4C-24BCEE53839A}" srcOrd="3" destOrd="0" presId="urn:microsoft.com/office/officeart/2005/8/layout/radial5"/>
    <dgm:cxn modelId="{C7AC900E-D951-46E3-9100-6A0C0BC3C7D6}" type="presParOf" srcId="{445D8435-DFFB-46C5-BC4C-24BCEE53839A}" destId="{DEDF8BAA-DA56-4101-89F9-A5F63A526D56}" srcOrd="0" destOrd="0" presId="urn:microsoft.com/office/officeart/2005/8/layout/radial5"/>
    <dgm:cxn modelId="{A2D31394-638D-4AFB-BF30-A0D8E90B55CA}" type="presParOf" srcId="{59442C49-538D-45FF-9E26-1D23992B4698}" destId="{D3996692-B06B-48C1-AA19-483BFAA98047}" srcOrd="4" destOrd="0" presId="urn:microsoft.com/office/officeart/2005/8/layout/radial5"/>
    <dgm:cxn modelId="{A785BBC5-505B-4203-8AE3-3C58666353BC}" type="presParOf" srcId="{59442C49-538D-45FF-9E26-1D23992B4698}" destId="{2E26D3F8-C142-4AC3-BF5A-9E62A95A09C2}" srcOrd="5" destOrd="0" presId="urn:microsoft.com/office/officeart/2005/8/layout/radial5"/>
    <dgm:cxn modelId="{5697B166-12BC-4B9E-993B-53E9CA0C5DA6}" type="presParOf" srcId="{2E26D3F8-C142-4AC3-BF5A-9E62A95A09C2}" destId="{7701C39D-A3B2-44B6-BD41-F12B48E58C6A}" srcOrd="0" destOrd="0" presId="urn:microsoft.com/office/officeart/2005/8/layout/radial5"/>
    <dgm:cxn modelId="{5AB373CB-4F9B-462A-84C3-4DC1A96ACF7D}" type="presParOf" srcId="{59442C49-538D-45FF-9E26-1D23992B4698}" destId="{BA7692E4-61B5-4C63-9CD4-40018B7A8A2E}" srcOrd="6" destOrd="0" presId="urn:microsoft.com/office/officeart/2005/8/layout/radial5"/>
    <dgm:cxn modelId="{71799261-4273-4830-A4B3-E23B0AFB3697}" type="presParOf" srcId="{59442C49-538D-45FF-9E26-1D23992B4698}" destId="{35C06E16-57F1-4507-B578-0D8397E9AB0B}" srcOrd="7" destOrd="0" presId="urn:microsoft.com/office/officeart/2005/8/layout/radial5"/>
    <dgm:cxn modelId="{A3F7D9A1-3961-445C-B838-CA3599793765}" type="presParOf" srcId="{35C06E16-57F1-4507-B578-0D8397E9AB0B}" destId="{8FD95434-72D5-4423-ADA4-CFD011EFBCC9}" srcOrd="0" destOrd="0" presId="urn:microsoft.com/office/officeart/2005/8/layout/radial5"/>
    <dgm:cxn modelId="{360406BE-D4F5-4616-AE5D-ED867238C7D4}" type="presParOf" srcId="{59442C49-538D-45FF-9E26-1D23992B4698}" destId="{729B45F0-BD10-4C11-8784-D2ADB3CB15C2}" srcOrd="8" destOrd="0" presId="urn:microsoft.com/office/officeart/2005/8/layout/radial5"/>
    <dgm:cxn modelId="{DEAB8E66-A98A-41E3-8157-5D385968828E}" type="presParOf" srcId="{59442C49-538D-45FF-9E26-1D23992B4698}" destId="{A1388B97-3631-4F01-A332-A30933D9B3FE}" srcOrd="9" destOrd="0" presId="urn:microsoft.com/office/officeart/2005/8/layout/radial5"/>
    <dgm:cxn modelId="{764CD658-1DD7-4C27-9DDB-1094C93B8F75}" type="presParOf" srcId="{A1388B97-3631-4F01-A332-A30933D9B3FE}" destId="{8C25ABD4-5AB8-492E-8064-898885C92403}" srcOrd="0" destOrd="0" presId="urn:microsoft.com/office/officeart/2005/8/layout/radial5"/>
    <dgm:cxn modelId="{05487A40-6E05-4C32-9814-6ABB9A7E32B3}" type="presParOf" srcId="{59442C49-538D-45FF-9E26-1D23992B4698}" destId="{52713698-E734-42C0-B6AF-ADC308558FF9}" srcOrd="10" destOrd="0" presId="urn:microsoft.com/office/officeart/2005/8/layout/radial5"/>
    <dgm:cxn modelId="{336E026D-8740-42EF-8A9E-2E83D273CD4C}" type="presParOf" srcId="{59442C49-538D-45FF-9E26-1D23992B4698}" destId="{B9C63EB1-1F0E-4EC8-A0BC-F419539037B8}" srcOrd="11" destOrd="0" presId="urn:microsoft.com/office/officeart/2005/8/layout/radial5"/>
    <dgm:cxn modelId="{A77E3C02-00D7-416C-8E9E-3F61AA39B94D}" type="presParOf" srcId="{B9C63EB1-1F0E-4EC8-A0BC-F419539037B8}" destId="{C6E44894-DCB7-4085-9F7A-9C53A6256DFA}" srcOrd="0" destOrd="0" presId="urn:microsoft.com/office/officeart/2005/8/layout/radial5"/>
    <dgm:cxn modelId="{F4BF17EE-9CF8-4A7E-B898-55C437FFB9CE}" type="presParOf" srcId="{59442C49-538D-45FF-9E26-1D23992B4698}" destId="{4A1E5DC7-084A-4596-9B30-6AAFFADADDEB}" srcOrd="12" destOrd="0" presId="urn:microsoft.com/office/officeart/2005/8/layout/radial5"/>
    <dgm:cxn modelId="{FC0C3A54-2B13-4C42-BC03-7620DDA7D3F9}" type="presParOf" srcId="{59442C49-538D-45FF-9E26-1D23992B4698}" destId="{4B6DE934-57F8-4F86-862B-8457FB5EE3BC}" srcOrd="13" destOrd="0" presId="urn:microsoft.com/office/officeart/2005/8/layout/radial5"/>
    <dgm:cxn modelId="{48264254-97C0-48F7-BCE6-433B7919776B}" type="presParOf" srcId="{4B6DE934-57F8-4F86-862B-8457FB5EE3BC}" destId="{36B78510-5A3B-46D8-AEE9-24F33B3AD098}" srcOrd="0" destOrd="0" presId="urn:microsoft.com/office/officeart/2005/8/layout/radial5"/>
    <dgm:cxn modelId="{68490D48-3A20-456F-AAC9-2263FB486D1A}" type="presParOf" srcId="{59442C49-538D-45FF-9E26-1D23992B4698}" destId="{730101CA-7D4F-4343-B3C5-A1179FB49BB3}" srcOrd="14" destOrd="0" presId="urn:microsoft.com/office/officeart/2005/8/layout/radial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28AD3A-B1C6-444C-B8C4-A770D1C2FB1A}">
      <dsp:nvSpPr>
        <dsp:cNvPr id="0" name=""/>
        <dsp:cNvSpPr/>
      </dsp:nvSpPr>
      <dsp:spPr>
        <a:xfrm>
          <a:off x="2577695" y="1316110"/>
          <a:ext cx="689823" cy="68982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System Administration</a:t>
          </a:r>
        </a:p>
      </dsp:txBody>
      <dsp:txXfrm>
        <a:off x="2678717" y="1417132"/>
        <a:ext cx="487779" cy="487779"/>
      </dsp:txXfrm>
    </dsp:sp>
    <dsp:sp modelId="{F5F57545-0B2F-45DD-8B23-4B9C4F962483}">
      <dsp:nvSpPr>
        <dsp:cNvPr id="0" name=""/>
        <dsp:cNvSpPr/>
      </dsp:nvSpPr>
      <dsp:spPr>
        <a:xfrm rot="16200000">
          <a:off x="2802747" y="979474"/>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837928" y="1061563"/>
        <a:ext cx="169357" cy="140724"/>
      </dsp:txXfrm>
    </dsp:sp>
    <dsp:sp modelId="{CAC2E76D-993B-4D55-BEDE-8094D0CC506C}">
      <dsp:nvSpPr>
        <dsp:cNvPr id="0" name=""/>
        <dsp:cNvSpPr/>
      </dsp:nvSpPr>
      <dsp:spPr>
        <a:xfrm>
          <a:off x="2491467" y="1529"/>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Audit Trai</a:t>
          </a:r>
        </a:p>
      </dsp:txBody>
      <dsp:txXfrm>
        <a:off x="2617745" y="127807"/>
        <a:ext cx="609723" cy="609723"/>
      </dsp:txXfrm>
    </dsp:sp>
    <dsp:sp modelId="{445D8435-DFFB-46C5-BC4C-24BCEE53839A}">
      <dsp:nvSpPr>
        <dsp:cNvPr id="0" name=""/>
        <dsp:cNvSpPr/>
      </dsp:nvSpPr>
      <dsp:spPr>
        <a:xfrm rot="19285714">
          <a:off x="3243917" y="1191930"/>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51592" y="1260773"/>
        <a:ext cx="169357" cy="140724"/>
      </dsp:txXfrm>
    </dsp:sp>
    <dsp:sp modelId="{D3996692-B06B-48C1-AA19-483BFAA98047}">
      <dsp:nvSpPr>
        <dsp:cNvPr id="0" name=""/>
        <dsp:cNvSpPr/>
      </dsp:nvSpPr>
      <dsp:spPr>
        <a:xfrm>
          <a:off x="3451832" y="464017"/>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Code Maintenance</a:t>
          </a:r>
        </a:p>
      </dsp:txBody>
      <dsp:txXfrm>
        <a:off x="3578110" y="590295"/>
        <a:ext cx="609723" cy="609723"/>
      </dsp:txXfrm>
    </dsp:sp>
    <dsp:sp modelId="{2E26D3F8-C142-4AC3-BF5A-9E62A95A09C2}">
      <dsp:nvSpPr>
        <dsp:cNvPr id="0" name=""/>
        <dsp:cNvSpPr/>
      </dsp:nvSpPr>
      <dsp:spPr>
        <a:xfrm rot="771429">
          <a:off x="3352878" y="1669316"/>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353760" y="1708395"/>
        <a:ext cx="169357" cy="140724"/>
      </dsp:txXfrm>
    </dsp:sp>
    <dsp:sp modelId="{BA7692E4-61B5-4C63-9CD4-40018B7A8A2E}">
      <dsp:nvSpPr>
        <dsp:cNvPr id="0" name=""/>
        <dsp:cNvSpPr/>
      </dsp:nvSpPr>
      <dsp:spPr>
        <a:xfrm>
          <a:off x="3689023" y="1503216"/>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Task Configuration</a:t>
          </a:r>
        </a:p>
      </dsp:txBody>
      <dsp:txXfrm>
        <a:off x="3815301" y="1629494"/>
        <a:ext cx="609723" cy="609723"/>
      </dsp:txXfrm>
    </dsp:sp>
    <dsp:sp modelId="{35C06E16-57F1-4507-B578-0D8397E9AB0B}">
      <dsp:nvSpPr>
        <dsp:cNvPr id="0" name=""/>
        <dsp:cNvSpPr/>
      </dsp:nvSpPr>
      <dsp:spPr>
        <a:xfrm rot="3857143">
          <a:off x="3047578" y="2052149"/>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067495" y="2067360"/>
        <a:ext cx="169357" cy="140724"/>
      </dsp:txXfrm>
    </dsp:sp>
    <dsp:sp modelId="{729B45F0-BD10-4C11-8784-D2ADB3CB15C2}">
      <dsp:nvSpPr>
        <dsp:cNvPr id="0" name=""/>
        <dsp:cNvSpPr/>
      </dsp:nvSpPr>
      <dsp:spPr>
        <a:xfrm>
          <a:off x="3024429" y="2336590"/>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Resource Management</a:t>
          </a:r>
        </a:p>
      </dsp:txBody>
      <dsp:txXfrm>
        <a:off x="3150707" y="2462868"/>
        <a:ext cx="609723" cy="609723"/>
      </dsp:txXfrm>
    </dsp:sp>
    <dsp:sp modelId="{A1388B97-3631-4F01-A332-A30933D9B3FE}">
      <dsp:nvSpPr>
        <dsp:cNvPr id="0" name=""/>
        <dsp:cNvSpPr/>
      </dsp:nvSpPr>
      <dsp:spPr>
        <a:xfrm rot="6942857">
          <a:off x="2557916" y="2052149"/>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608361" y="2067360"/>
        <a:ext cx="169357" cy="140724"/>
      </dsp:txXfrm>
    </dsp:sp>
    <dsp:sp modelId="{52713698-E734-42C0-B6AF-ADC308558FF9}">
      <dsp:nvSpPr>
        <dsp:cNvPr id="0" name=""/>
        <dsp:cNvSpPr/>
      </dsp:nvSpPr>
      <dsp:spPr>
        <a:xfrm>
          <a:off x="1958505" y="2336590"/>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t>Calander Configuration</a:t>
          </a:r>
        </a:p>
      </dsp:txBody>
      <dsp:txXfrm>
        <a:off x="2084783" y="2462868"/>
        <a:ext cx="609723" cy="609723"/>
      </dsp:txXfrm>
    </dsp:sp>
    <dsp:sp modelId="{B9C63EB1-1F0E-4EC8-A0BC-F419539037B8}">
      <dsp:nvSpPr>
        <dsp:cNvPr id="0" name=""/>
        <dsp:cNvSpPr/>
      </dsp:nvSpPr>
      <dsp:spPr>
        <a:xfrm rot="10028571">
          <a:off x="2252617" y="1669316"/>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322097" y="1708395"/>
        <a:ext cx="169357" cy="140724"/>
      </dsp:txXfrm>
    </dsp:sp>
    <dsp:sp modelId="{4A1E5DC7-084A-4596-9B30-6AAFFADADDEB}">
      <dsp:nvSpPr>
        <dsp:cNvPr id="0" name=""/>
        <dsp:cNvSpPr/>
      </dsp:nvSpPr>
      <dsp:spPr>
        <a:xfrm>
          <a:off x="1293911" y="1503216"/>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Work Shift Assignment</a:t>
          </a:r>
        </a:p>
      </dsp:txBody>
      <dsp:txXfrm>
        <a:off x="1420189" y="1629494"/>
        <a:ext cx="609723" cy="609723"/>
      </dsp:txXfrm>
    </dsp:sp>
    <dsp:sp modelId="{4B6DE934-57F8-4F86-862B-8457FB5EE3BC}">
      <dsp:nvSpPr>
        <dsp:cNvPr id="0" name=""/>
        <dsp:cNvSpPr/>
      </dsp:nvSpPr>
      <dsp:spPr>
        <a:xfrm rot="13114286">
          <a:off x="2361577" y="1191930"/>
          <a:ext cx="239719" cy="2345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424264" y="1260773"/>
        <a:ext cx="169357" cy="140724"/>
      </dsp:txXfrm>
    </dsp:sp>
    <dsp:sp modelId="{730101CA-7D4F-4343-B3C5-A1179FB49BB3}">
      <dsp:nvSpPr>
        <dsp:cNvPr id="0" name=""/>
        <dsp:cNvSpPr/>
      </dsp:nvSpPr>
      <dsp:spPr>
        <a:xfrm>
          <a:off x="1531102" y="464017"/>
          <a:ext cx="862279" cy="862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Setup of Vacation period</a:t>
          </a:r>
        </a:p>
      </dsp:txBody>
      <dsp:txXfrm>
        <a:off x="1657380" y="590295"/>
        <a:ext cx="609723" cy="60972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626A0528-0BE1-47D0-90C0-D3C1E63F5488}"/>
</file>

<file path=customXml/itemProps2.xml><?xml version="1.0" encoding="utf-8"?>
<ds:datastoreItem xmlns:ds="http://schemas.openxmlformats.org/officeDocument/2006/customXml" ds:itemID="{E3BC39F0-7781-4784-A645-FEE0927E9154}">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customXml/itemProps3.xml><?xml version="1.0" encoding="utf-8"?>
<ds:datastoreItem xmlns:ds="http://schemas.openxmlformats.org/officeDocument/2006/customXml" ds:itemID="{BD0F16DA-3467-4EF8-8231-63B42D80DAB9}">
  <ds:schemaRefs>
    <ds:schemaRef ds:uri="http://schemas.microsoft.com/sharepoint/v3/contenttype/forms"/>
  </ds:schemaRefs>
</ds:datastoreItem>
</file>

<file path=customXml/itemProps4.xml><?xml version="1.0" encoding="utf-8"?>
<ds:datastoreItem xmlns:ds="http://schemas.openxmlformats.org/officeDocument/2006/customXml" ds:itemID="{848A5E87-AD77-4824-B6AA-FEC1CB0C41C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19</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System Design Specification</vt:lpstr>
    </vt:vector>
  </TitlesOfParts>
  <Company>CrimsonLogic Pte Ltd</Company>
  <LinksUpToDate>false</LinksUpToDate>
  <CharactersWithSpaces>19483</CharactersWithSpaces>
  <SharedDoc>false</SharedDoc>
  <HLinks>
    <vt:vector size="252" baseType="variant">
      <vt:variant>
        <vt:i4>1966139</vt:i4>
      </vt:variant>
      <vt:variant>
        <vt:i4>251</vt:i4>
      </vt:variant>
      <vt:variant>
        <vt:i4>0</vt:i4>
      </vt:variant>
      <vt:variant>
        <vt:i4>5</vt:i4>
      </vt:variant>
      <vt:variant>
        <vt:lpwstr/>
      </vt:variant>
      <vt:variant>
        <vt:lpwstr>_Toc231807856</vt:lpwstr>
      </vt:variant>
      <vt:variant>
        <vt:i4>1966139</vt:i4>
      </vt:variant>
      <vt:variant>
        <vt:i4>245</vt:i4>
      </vt:variant>
      <vt:variant>
        <vt:i4>0</vt:i4>
      </vt:variant>
      <vt:variant>
        <vt:i4>5</vt:i4>
      </vt:variant>
      <vt:variant>
        <vt:lpwstr/>
      </vt:variant>
      <vt:variant>
        <vt:lpwstr>_Toc231807855</vt:lpwstr>
      </vt:variant>
      <vt:variant>
        <vt:i4>1966139</vt:i4>
      </vt:variant>
      <vt:variant>
        <vt:i4>239</vt:i4>
      </vt:variant>
      <vt:variant>
        <vt:i4>0</vt:i4>
      </vt:variant>
      <vt:variant>
        <vt:i4>5</vt:i4>
      </vt:variant>
      <vt:variant>
        <vt:lpwstr/>
      </vt:variant>
      <vt:variant>
        <vt:lpwstr>_Toc231807854</vt:lpwstr>
      </vt:variant>
      <vt:variant>
        <vt:i4>1966139</vt:i4>
      </vt:variant>
      <vt:variant>
        <vt:i4>233</vt:i4>
      </vt:variant>
      <vt:variant>
        <vt:i4>0</vt:i4>
      </vt:variant>
      <vt:variant>
        <vt:i4>5</vt:i4>
      </vt:variant>
      <vt:variant>
        <vt:lpwstr/>
      </vt:variant>
      <vt:variant>
        <vt:lpwstr>_Toc231807853</vt:lpwstr>
      </vt:variant>
      <vt:variant>
        <vt:i4>1966139</vt:i4>
      </vt:variant>
      <vt:variant>
        <vt:i4>227</vt:i4>
      </vt:variant>
      <vt:variant>
        <vt:i4>0</vt:i4>
      </vt:variant>
      <vt:variant>
        <vt:i4>5</vt:i4>
      </vt:variant>
      <vt:variant>
        <vt:lpwstr/>
      </vt:variant>
      <vt:variant>
        <vt:lpwstr>_Toc231807852</vt:lpwstr>
      </vt:variant>
      <vt:variant>
        <vt:i4>1966139</vt:i4>
      </vt:variant>
      <vt:variant>
        <vt:i4>221</vt:i4>
      </vt:variant>
      <vt:variant>
        <vt:i4>0</vt:i4>
      </vt:variant>
      <vt:variant>
        <vt:i4>5</vt:i4>
      </vt:variant>
      <vt:variant>
        <vt:lpwstr/>
      </vt:variant>
      <vt:variant>
        <vt:lpwstr>_Toc231807851</vt:lpwstr>
      </vt:variant>
      <vt:variant>
        <vt:i4>1966139</vt:i4>
      </vt:variant>
      <vt:variant>
        <vt:i4>215</vt:i4>
      </vt:variant>
      <vt:variant>
        <vt:i4>0</vt:i4>
      </vt:variant>
      <vt:variant>
        <vt:i4>5</vt:i4>
      </vt:variant>
      <vt:variant>
        <vt:lpwstr/>
      </vt:variant>
      <vt:variant>
        <vt:lpwstr>_Toc231807850</vt:lpwstr>
      </vt:variant>
      <vt:variant>
        <vt:i4>2031675</vt:i4>
      </vt:variant>
      <vt:variant>
        <vt:i4>209</vt:i4>
      </vt:variant>
      <vt:variant>
        <vt:i4>0</vt:i4>
      </vt:variant>
      <vt:variant>
        <vt:i4>5</vt:i4>
      </vt:variant>
      <vt:variant>
        <vt:lpwstr/>
      </vt:variant>
      <vt:variant>
        <vt:lpwstr>_Toc231807849</vt:lpwstr>
      </vt:variant>
      <vt:variant>
        <vt:i4>2031675</vt:i4>
      </vt:variant>
      <vt:variant>
        <vt:i4>203</vt:i4>
      </vt:variant>
      <vt:variant>
        <vt:i4>0</vt:i4>
      </vt:variant>
      <vt:variant>
        <vt:i4>5</vt:i4>
      </vt:variant>
      <vt:variant>
        <vt:lpwstr/>
      </vt:variant>
      <vt:variant>
        <vt:lpwstr>_Toc231807848</vt:lpwstr>
      </vt:variant>
      <vt:variant>
        <vt:i4>2031675</vt:i4>
      </vt:variant>
      <vt:variant>
        <vt:i4>197</vt:i4>
      </vt:variant>
      <vt:variant>
        <vt:i4>0</vt:i4>
      </vt:variant>
      <vt:variant>
        <vt:i4>5</vt:i4>
      </vt:variant>
      <vt:variant>
        <vt:lpwstr/>
      </vt:variant>
      <vt:variant>
        <vt:lpwstr>_Toc231807847</vt:lpwstr>
      </vt:variant>
      <vt:variant>
        <vt:i4>2031675</vt:i4>
      </vt:variant>
      <vt:variant>
        <vt:i4>191</vt:i4>
      </vt:variant>
      <vt:variant>
        <vt:i4>0</vt:i4>
      </vt:variant>
      <vt:variant>
        <vt:i4>5</vt:i4>
      </vt:variant>
      <vt:variant>
        <vt:lpwstr/>
      </vt:variant>
      <vt:variant>
        <vt:lpwstr>_Toc231807846</vt:lpwstr>
      </vt:variant>
      <vt:variant>
        <vt:i4>2031675</vt:i4>
      </vt:variant>
      <vt:variant>
        <vt:i4>185</vt:i4>
      </vt:variant>
      <vt:variant>
        <vt:i4>0</vt:i4>
      </vt:variant>
      <vt:variant>
        <vt:i4>5</vt:i4>
      </vt:variant>
      <vt:variant>
        <vt:lpwstr/>
      </vt:variant>
      <vt:variant>
        <vt:lpwstr>_Toc231807845</vt:lpwstr>
      </vt:variant>
      <vt:variant>
        <vt:i4>2031675</vt:i4>
      </vt:variant>
      <vt:variant>
        <vt:i4>179</vt:i4>
      </vt:variant>
      <vt:variant>
        <vt:i4>0</vt:i4>
      </vt:variant>
      <vt:variant>
        <vt:i4>5</vt:i4>
      </vt:variant>
      <vt:variant>
        <vt:lpwstr/>
      </vt:variant>
      <vt:variant>
        <vt:lpwstr>_Toc231807844</vt:lpwstr>
      </vt:variant>
      <vt:variant>
        <vt:i4>2031675</vt:i4>
      </vt:variant>
      <vt:variant>
        <vt:i4>173</vt:i4>
      </vt:variant>
      <vt:variant>
        <vt:i4>0</vt:i4>
      </vt:variant>
      <vt:variant>
        <vt:i4>5</vt:i4>
      </vt:variant>
      <vt:variant>
        <vt:lpwstr/>
      </vt:variant>
      <vt:variant>
        <vt:lpwstr>_Toc231807843</vt:lpwstr>
      </vt:variant>
      <vt:variant>
        <vt:i4>2031675</vt:i4>
      </vt:variant>
      <vt:variant>
        <vt:i4>167</vt:i4>
      </vt:variant>
      <vt:variant>
        <vt:i4>0</vt:i4>
      </vt:variant>
      <vt:variant>
        <vt:i4>5</vt:i4>
      </vt:variant>
      <vt:variant>
        <vt:lpwstr/>
      </vt:variant>
      <vt:variant>
        <vt:lpwstr>_Toc231807842</vt:lpwstr>
      </vt:variant>
      <vt:variant>
        <vt:i4>2031675</vt:i4>
      </vt:variant>
      <vt:variant>
        <vt:i4>161</vt:i4>
      </vt:variant>
      <vt:variant>
        <vt:i4>0</vt:i4>
      </vt:variant>
      <vt:variant>
        <vt:i4>5</vt:i4>
      </vt:variant>
      <vt:variant>
        <vt:lpwstr/>
      </vt:variant>
      <vt:variant>
        <vt:lpwstr>_Toc231807841</vt:lpwstr>
      </vt:variant>
      <vt:variant>
        <vt:i4>2031675</vt:i4>
      </vt:variant>
      <vt:variant>
        <vt:i4>155</vt:i4>
      </vt:variant>
      <vt:variant>
        <vt:i4>0</vt:i4>
      </vt:variant>
      <vt:variant>
        <vt:i4>5</vt:i4>
      </vt:variant>
      <vt:variant>
        <vt:lpwstr/>
      </vt:variant>
      <vt:variant>
        <vt:lpwstr>_Toc231807840</vt:lpwstr>
      </vt:variant>
      <vt:variant>
        <vt:i4>1572923</vt:i4>
      </vt:variant>
      <vt:variant>
        <vt:i4>149</vt:i4>
      </vt:variant>
      <vt:variant>
        <vt:i4>0</vt:i4>
      </vt:variant>
      <vt:variant>
        <vt:i4>5</vt:i4>
      </vt:variant>
      <vt:variant>
        <vt:lpwstr/>
      </vt:variant>
      <vt:variant>
        <vt:lpwstr>_Toc231807839</vt:lpwstr>
      </vt:variant>
      <vt:variant>
        <vt:i4>1572923</vt:i4>
      </vt:variant>
      <vt:variant>
        <vt:i4>143</vt:i4>
      </vt:variant>
      <vt:variant>
        <vt:i4>0</vt:i4>
      </vt:variant>
      <vt:variant>
        <vt:i4>5</vt:i4>
      </vt:variant>
      <vt:variant>
        <vt:lpwstr/>
      </vt:variant>
      <vt:variant>
        <vt:lpwstr>_Toc231807838</vt:lpwstr>
      </vt:variant>
      <vt:variant>
        <vt:i4>1572923</vt:i4>
      </vt:variant>
      <vt:variant>
        <vt:i4>137</vt:i4>
      </vt:variant>
      <vt:variant>
        <vt:i4>0</vt:i4>
      </vt:variant>
      <vt:variant>
        <vt:i4>5</vt:i4>
      </vt:variant>
      <vt:variant>
        <vt:lpwstr/>
      </vt:variant>
      <vt:variant>
        <vt:lpwstr>_Toc231807837</vt:lpwstr>
      </vt:variant>
      <vt:variant>
        <vt:i4>1572923</vt:i4>
      </vt:variant>
      <vt:variant>
        <vt:i4>131</vt:i4>
      </vt:variant>
      <vt:variant>
        <vt:i4>0</vt:i4>
      </vt:variant>
      <vt:variant>
        <vt:i4>5</vt:i4>
      </vt:variant>
      <vt:variant>
        <vt:lpwstr/>
      </vt:variant>
      <vt:variant>
        <vt:lpwstr>_Toc231807836</vt:lpwstr>
      </vt:variant>
      <vt:variant>
        <vt:i4>1572923</vt:i4>
      </vt:variant>
      <vt:variant>
        <vt:i4>125</vt:i4>
      </vt:variant>
      <vt:variant>
        <vt:i4>0</vt:i4>
      </vt:variant>
      <vt:variant>
        <vt:i4>5</vt:i4>
      </vt:variant>
      <vt:variant>
        <vt:lpwstr/>
      </vt:variant>
      <vt:variant>
        <vt:lpwstr>_Toc231807835</vt:lpwstr>
      </vt:variant>
      <vt:variant>
        <vt:i4>1572923</vt:i4>
      </vt:variant>
      <vt:variant>
        <vt:i4>119</vt:i4>
      </vt:variant>
      <vt:variant>
        <vt:i4>0</vt:i4>
      </vt:variant>
      <vt:variant>
        <vt:i4>5</vt:i4>
      </vt:variant>
      <vt:variant>
        <vt:lpwstr/>
      </vt:variant>
      <vt:variant>
        <vt:lpwstr>_Toc231807834</vt:lpwstr>
      </vt:variant>
      <vt:variant>
        <vt:i4>1572923</vt:i4>
      </vt:variant>
      <vt:variant>
        <vt:i4>113</vt:i4>
      </vt:variant>
      <vt:variant>
        <vt:i4>0</vt:i4>
      </vt:variant>
      <vt:variant>
        <vt:i4>5</vt:i4>
      </vt:variant>
      <vt:variant>
        <vt:lpwstr/>
      </vt:variant>
      <vt:variant>
        <vt:lpwstr>_Toc231807833</vt:lpwstr>
      </vt:variant>
      <vt:variant>
        <vt:i4>1572923</vt:i4>
      </vt:variant>
      <vt:variant>
        <vt:i4>107</vt:i4>
      </vt:variant>
      <vt:variant>
        <vt:i4>0</vt:i4>
      </vt:variant>
      <vt:variant>
        <vt:i4>5</vt:i4>
      </vt:variant>
      <vt:variant>
        <vt:lpwstr/>
      </vt:variant>
      <vt:variant>
        <vt:lpwstr>_Toc231807832</vt:lpwstr>
      </vt:variant>
      <vt:variant>
        <vt:i4>1572923</vt:i4>
      </vt:variant>
      <vt:variant>
        <vt:i4>101</vt:i4>
      </vt:variant>
      <vt:variant>
        <vt:i4>0</vt:i4>
      </vt:variant>
      <vt:variant>
        <vt:i4>5</vt:i4>
      </vt:variant>
      <vt:variant>
        <vt:lpwstr/>
      </vt:variant>
      <vt:variant>
        <vt:lpwstr>_Toc231807831</vt:lpwstr>
      </vt:variant>
      <vt:variant>
        <vt:i4>1572923</vt:i4>
      </vt:variant>
      <vt:variant>
        <vt:i4>95</vt:i4>
      </vt:variant>
      <vt:variant>
        <vt:i4>0</vt:i4>
      </vt:variant>
      <vt:variant>
        <vt:i4>5</vt:i4>
      </vt:variant>
      <vt:variant>
        <vt:lpwstr/>
      </vt:variant>
      <vt:variant>
        <vt:lpwstr>_Toc231807830</vt:lpwstr>
      </vt:variant>
      <vt:variant>
        <vt:i4>1638459</vt:i4>
      </vt:variant>
      <vt:variant>
        <vt:i4>89</vt:i4>
      </vt:variant>
      <vt:variant>
        <vt:i4>0</vt:i4>
      </vt:variant>
      <vt:variant>
        <vt:i4>5</vt:i4>
      </vt:variant>
      <vt:variant>
        <vt:lpwstr/>
      </vt:variant>
      <vt:variant>
        <vt:lpwstr>_Toc231807829</vt:lpwstr>
      </vt:variant>
      <vt:variant>
        <vt:i4>1638459</vt:i4>
      </vt:variant>
      <vt:variant>
        <vt:i4>83</vt:i4>
      </vt:variant>
      <vt:variant>
        <vt:i4>0</vt:i4>
      </vt:variant>
      <vt:variant>
        <vt:i4>5</vt:i4>
      </vt:variant>
      <vt:variant>
        <vt:lpwstr/>
      </vt:variant>
      <vt:variant>
        <vt:lpwstr>_Toc231807828</vt:lpwstr>
      </vt:variant>
      <vt:variant>
        <vt:i4>1638459</vt:i4>
      </vt:variant>
      <vt:variant>
        <vt:i4>77</vt:i4>
      </vt:variant>
      <vt:variant>
        <vt:i4>0</vt:i4>
      </vt:variant>
      <vt:variant>
        <vt:i4>5</vt:i4>
      </vt:variant>
      <vt:variant>
        <vt:lpwstr/>
      </vt:variant>
      <vt:variant>
        <vt:lpwstr>_Toc231807827</vt:lpwstr>
      </vt:variant>
      <vt:variant>
        <vt:i4>1638459</vt:i4>
      </vt:variant>
      <vt:variant>
        <vt:i4>71</vt:i4>
      </vt:variant>
      <vt:variant>
        <vt:i4>0</vt:i4>
      </vt:variant>
      <vt:variant>
        <vt:i4>5</vt:i4>
      </vt:variant>
      <vt:variant>
        <vt:lpwstr/>
      </vt:variant>
      <vt:variant>
        <vt:lpwstr>_Toc231807826</vt:lpwstr>
      </vt:variant>
      <vt:variant>
        <vt:i4>1638459</vt:i4>
      </vt:variant>
      <vt:variant>
        <vt:i4>65</vt:i4>
      </vt:variant>
      <vt:variant>
        <vt:i4>0</vt:i4>
      </vt:variant>
      <vt:variant>
        <vt:i4>5</vt:i4>
      </vt:variant>
      <vt:variant>
        <vt:lpwstr/>
      </vt:variant>
      <vt:variant>
        <vt:lpwstr>_Toc231807825</vt:lpwstr>
      </vt:variant>
      <vt:variant>
        <vt:i4>1638459</vt:i4>
      </vt:variant>
      <vt:variant>
        <vt:i4>59</vt:i4>
      </vt:variant>
      <vt:variant>
        <vt:i4>0</vt:i4>
      </vt:variant>
      <vt:variant>
        <vt:i4>5</vt:i4>
      </vt:variant>
      <vt:variant>
        <vt:lpwstr/>
      </vt:variant>
      <vt:variant>
        <vt:lpwstr>_Toc231807824</vt:lpwstr>
      </vt:variant>
      <vt:variant>
        <vt:i4>1638459</vt:i4>
      </vt:variant>
      <vt:variant>
        <vt:i4>53</vt:i4>
      </vt:variant>
      <vt:variant>
        <vt:i4>0</vt:i4>
      </vt:variant>
      <vt:variant>
        <vt:i4>5</vt:i4>
      </vt:variant>
      <vt:variant>
        <vt:lpwstr/>
      </vt:variant>
      <vt:variant>
        <vt:lpwstr>_Toc231807823</vt:lpwstr>
      </vt:variant>
      <vt:variant>
        <vt:i4>1638459</vt:i4>
      </vt:variant>
      <vt:variant>
        <vt:i4>47</vt:i4>
      </vt:variant>
      <vt:variant>
        <vt:i4>0</vt:i4>
      </vt:variant>
      <vt:variant>
        <vt:i4>5</vt:i4>
      </vt:variant>
      <vt:variant>
        <vt:lpwstr/>
      </vt:variant>
      <vt:variant>
        <vt:lpwstr>_Toc231807822</vt:lpwstr>
      </vt:variant>
      <vt:variant>
        <vt:i4>1638459</vt:i4>
      </vt:variant>
      <vt:variant>
        <vt:i4>41</vt:i4>
      </vt:variant>
      <vt:variant>
        <vt:i4>0</vt:i4>
      </vt:variant>
      <vt:variant>
        <vt:i4>5</vt:i4>
      </vt:variant>
      <vt:variant>
        <vt:lpwstr/>
      </vt:variant>
      <vt:variant>
        <vt:lpwstr>_Toc231807821</vt:lpwstr>
      </vt:variant>
      <vt:variant>
        <vt:i4>1638459</vt:i4>
      </vt:variant>
      <vt:variant>
        <vt:i4>35</vt:i4>
      </vt:variant>
      <vt:variant>
        <vt:i4>0</vt:i4>
      </vt:variant>
      <vt:variant>
        <vt:i4>5</vt:i4>
      </vt:variant>
      <vt:variant>
        <vt:lpwstr/>
      </vt:variant>
      <vt:variant>
        <vt:lpwstr>_Toc231807820</vt:lpwstr>
      </vt:variant>
      <vt:variant>
        <vt:i4>1703995</vt:i4>
      </vt:variant>
      <vt:variant>
        <vt:i4>29</vt:i4>
      </vt:variant>
      <vt:variant>
        <vt:i4>0</vt:i4>
      </vt:variant>
      <vt:variant>
        <vt:i4>5</vt:i4>
      </vt:variant>
      <vt:variant>
        <vt:lpwstr/>
      </vt:variant>
      <vt:variant>
        <vt:lpwstr>_Toc231807819</vt:lpwstr>
      </vt:variant>
      <vt:variant>
        <vt:i4>1703995</vt:i4>
      </vt:variant>
      <vt:variant>
        <vt:i4>23</vt:i4>
      </vt:variant>
      <vt:variant>
        <vt:i4>0</vt:i4>
      </vt:variant>
      <vt:variant>
        <vt:i4>5</vt:i4>
      </vt:variant>
      <vt:variant>
        <vt:lpwstr/>
      </vt:variant>
      <vt:variant>
        <vt:lpwstr>_Toc231807818</vt:lpwstr>
      </vt:variant>
      <vt:variant>
        <vt:i4>1703995</vt:i4>
      </vt:variant>
      <vt:variant>
        <vt:i4>17</vt:i4>
      </vt:variant>
      <vt:variant>
        <vt:i4>0</vt:i4>
      </vt:variant>
      <vt:variant>
        <vt:i4>5</vt:i4>
      </vt:variant>
      <vt:variant>
        <vt:lpwstr/>
      </vt:variant>
      <vt:variant>
        <vt:lpwstr>_Toc231807817</vt:lpwstr>
      </vt:variant>
      <vt:variant>
        <vt:i4>1703995</vt:i4>
      </vt:variant>
      <vt:variant>
        <vt:i4>11</vt:i4>
      </vt:variant>
      <vt:variant>
        <vt:i4>0</vt:i4>
      </vt:variant>
      <vt:variant>
        <vt:i4>5</vt:i4>
      </vt:variant>
      <vt:variant>
        <vt:lpwstr/>
      </vt:variant>
      <vt:variant>
        <vt:lpwstr>_Toc231807816</vt:lpwstr>
      </vt:variant>
      <vt:variant>
        <vt:i4>1703995</vt:i4>
      </vt:variant>
      <vt:variant>
        <vt:i4>5</vt:i4>
      </vt:variant>
      <vt:variant>
        <vt:i4>0</vt:i4>
      </vt:variant>
      <vt:variant>
        <vt:i4>5</vt:i4>
      </vt:variant>
      <vt:variant>
        <vt:lpwstr/>
      </vt:variant>
      <vt:variant>
        <vt:lpwstr>_Toc231807815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Specification</dc:title>
  <dc:subject>Template</dc:subject>
  <dc:creator>chandra</dc:creator>
  <cp:keywords/>
  <cp:lastModifiedBy>Nermit Lepcha</cp:lastModifiedBy>
  <cp:revision>213</cp:revision>
  <cp:lastPrinted>2005-08-23T01:52:00Z</cp:lastPrinted>
  <dcterms:created xsi:type="dcterms:W3CDTF">2021-11-29T08:14:00Z</dcterms:created>
  <dcterms:modified xsi:type="dcterms:W3CDTF">2023-03-23T05:34:00Z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escription0">
    <vt:lpwstr/>
  </property>
  <property fmtid="{D5CDD505-2E9C-101B-9397-08002B2CF9AE}" pid="8" name="ContentType">
    <vt:lpwstr>Document</vt:lpwstr>
  </property>
  <property fmtid="{D5CDD505-2E9C-101B-9397-08002B2CF9AE}" pid="9" name="display_urn:schemas-microsoft-com:office:office#Editor">
    <vt:lpwstr>System Account</vt:lpwstr>
  </property>
  <property fmtid="{D5CDD505-2E9C-101B-9397-08002B2CF9AE}" pid="10" name="xd_ProgID">
    <vt:lpwstr/>
  </property>
  <property fmtid="{D5CDD505-2E9C-101B-9397-08002B2CF9AE}" pid="11" name="RateStorage">
    <vt:lpwstr/>
  </property>
  <property fmtid="{D5CDD505-2E9C-101B-9397-08002B2CF9AE}" pid="12" name="display_urn:schemas-microsoft-com:office:office#Author">
    <vt:lpwstr>Anton Ryan Sanchez Rodriguez</vt:lpwstr>
  </property>
  <property fmtid="{D5CDD505-2E9C-101B-9397-08002B2CF9AE}" pid="13" name="TemplateUrl">
    <vt:lpwstr/>
  </property>
  <property fmtid="{D5CDD505-2E9C-101B-9397-08002B2CF9AE}" pid="14" name="Publishi">
    <vt:lpwstr/>
  </property>
  <property fmtid="{D5CDD505-2E9C-101B-9397-08002B2CF9AE}" pid="15" name="QMSPubli">
    <vt:lpwstr/>
  </property>
  <property fmtid="{D5CDD505-2E9C-101B-9397-08002B2CF9AE}" pid="16" name="_dlc_DocId">
    <vt:lpwstr>CLDIV1-62-517</vt:lpwstr>
  </property>
  <property fmtid="{D5CDD505-2E9C-101B-9397-08002B2CF9AE}" pid="17" name="_dlc_DocIdItemGuid">
    <vt:lpwstr>3a965f72-87c5-4e43-b124-1bb629fadf90</vt:lpwstr>
  </property>
  <property fmtid="{D5CDD505-2E9C-101B-9397-08002B2CF9AE}" pid="18" name="_dlc_DocIdUrl">
    <vt:lpwstr>http://icon.crimsonlogic.com/div1/oe/_layouts/DocIdRedir.aspx?ID=CLDIV1-62-517, CLDIV1-62-517</vt:lpwstr>
  </property>
  <property fmtid="{D5CDD505-2E9C-101B-9397-08002B2CF9AE}" pid="19" name="ContentTypeId">
    <vt:lpwstr>0x010100490288E70052D047B4D2018E8BF99099</vt:lpwstr>
  </property>
  <property fmtid="{D5CDD505-2E9C-101B-9397-08002B2CF9AE}" pid="20" name="TaxKeyword">
    <vt:lpwstr/>
  </property>
  <property fmtid="{D5CDD505-2E9C-101B-9397-08002B2CF9AE}" pid="21" name="MediaServiceImageTags">
    <vt:lpwstr/>
  </property>
  <property fmtid="{D5CDD505-2E9C-101B-9397-08002B2CF9AE}" pid="22" name="_SourceUrl">
    <vt:lpwstr/>
  </property>
  <property fmtid="{D5CDD505-2E9C-101B-9397-08002B2CF9AE}" pid="23" name="_SharedFileIndex">
    <vt:lpwstr/>
  </property>
  <property fmtid="{D5CDD505-2E9C-101B-9397-08002B2CF9AE}" pid="24" name="ComplianceAssetId">
    <vt:lpwstr/>
  </property>
  <property fmtid="{D5CDD505-2E9C-101B-9397-08002B2CF9AE}" pid="25" name="_ExtendedDescription">
    <vt:lpwstr/>
  </property>
  <property fmtid="{D5CDD505-2E9C-101B-9397-08002B2CF9AE}" pid="26" name="TriggerFlowInfo">
    <vt:lpwstr/>
  </property>
  <property fmtid="{D5CDD505-2E9C-101B-9397-08002B2CF9AE}" pid="27" name="xd_Signature">
    <vt:bool>false</vt:bool>
  </property>
</Properties>
</file>