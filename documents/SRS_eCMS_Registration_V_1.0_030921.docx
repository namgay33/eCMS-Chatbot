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BD174" w14:textId="5363E5B5" w:rsidR="00674820" w:rsidRDefault="00F31276">
      <w:pPr>
        <w:rPr>
          <w:color w:val="000000"/>
        </w:rPr>
      </w:pPr>
      <w:r>
        <w:rPr>
          <w:color w:val="000000"/>
        </w:rPr>
        <w:tab/>
      </w:r>
    </w:p>
    <w:p w14:paraId="59BF0FBA" w14:textId="77777777" w:rsidR="00674820" w:rsidRDefault="00674820">
      <w:pPr>
        <w:rPr>
          <w:color w:val="000000"/>
        </w:rPr>
      </w:pPr>
    </w:p>
    <w:p w14:paraId="11CB4271" w14:textId="77777777" w:rsidR="00674820" w:rsidRDefault="00674820">
      <w:pPr>
        <w:rPr>
          <w:color w:val="000000"/>
        </w:rPr>
      </w:pPr>
    </w:p>
    <w:p w14:paraId="3DC0A3CC" w14:textId="77777777" w:rsidR="00674820" w:rsidRDefault="00674820">
      <w:pPr>
        <w:rPr>
          <w:color w:val="000000"/>
        </w:rPr>
      </w:pPr>
    </w:p>
    <w:p w14:paraId="22588C2C" w14:textId="77777777" w:rsidR="00674820" w:rsidRDefault="00674820">
      <w:pPr>
        <w:rPr>
          <w:color w:val="000000"/>
        </w:rPr>
      </w:pPr>
    </w:p>
    <w:p w14:paraId="3A063D44" w14:textId="77777777" w:rsidR="00674820" w:rsidRDefault="00674820">
      <w:pPr>
        <w:rPr>
          <w:color w:val="000000"/>
        </w:rPr>
      </w:pPr>
    </w:p>
    <w:p w14:paraId="1C6925E8" w14:textId="77777777" w:rsidR="00674820" w:rsidRDefault="00674820">
      <w:pPr>
        <w:rPr>
          <w:color w:val="000000"/>
        </w:rPr>
      </w:pPr>
    </w:p>
    <w:p w14:paraId="08E004B5" w14:textId="77777777" w:rsidR="00674820" w:rsidRDefault="00674820">
      <w:pPr>
        <w:rPr>
          <w:color w:val="000000"/>
        </w:rPr>
      </w:pPr>
    </w:p>
    <w:p w14:paraId="15215BEA" w14:textId="77777777" w:rsidR="00674820" w:rsidRDefault="00674820">
      <w:pPr>
        <w:rPr>
          <w:color w:val="000000"/>
        </w:rPr>
      </w:pPr>
    </w:p>
    <w:tbl>
      <w:tblPr>
        <w:tblW w:w="9047" w:type="dxa"/>
        <w:jc w:val="right"/>
        <w:tblBorders>
          <w:bottom w:val="single" w:sz="4" w:space="0" w:color="auto"/>
        </w:tblBorders>
        <w:tblLayout w:type="fixed"/>
        <w:tblLook w:val="0000" w:firstRow="0" w:lastRow="0" w:firstColumn="0" w:lastColumn="0" w:noHBand="0" w:noVBand="0"/>
      </w:tblPr>
      <w:tblGrid>
        <w:gridCol w:w="9047"/>
      </w:tblGrid>
      <w:tr w:rsidR="00674820" w14:paraId="7DF917C9" w14:textId="77777777">
        <w:trPr>
          <w:cantSplit/>
          <w:jc w:val="right"/>
        </w:trPr>
        <w:tc>
          <w:tcPr>
            <w:tcW w:w="9047" w:type="dxa"/>
            <w:tcBorders>
              <w:bottom w:val="single" w:sz="24" w:space="0" w:color="auto"/>
            </w:tcBorders>
          </w:tcPr>
          <w:p w14:paraId="3BCFD069" w14:textId="42BD7236" w:rsidR="00674820" w:rsidRDefault="00CA5133" w:rsidP="009B51EA">
            <w:pPr>
              <w:pStyle w:val="Caption"/>
              <w:spacing w:before="120" w:after="120"/>
              <w:ind w:left="57"/>
              <w:jc w:val="both"/>
              <w:rPr>
                <w:color w:val="000000"/>
                <w:sz w:val="36"/>
                <w:szCs w:val="36"/>
              </w:rPr>
            </w:pPr>
            <w:r>
              <w:rPr>
                <w:color w:val="000000" w:themeColor="text1"/>
                <w:sz w:val="36"/>
                <w:szCs w:val="36"/>
              </w:rPr>
              <w:t>System</w:t>
            </w:r>
            <w:r w:rsidR="00674820" w:rsidRPr="307E93B4">
              <w:rPr>
                <w:color w:val="000000" w:themeColor="text1"/>
                <w:sz w:val="36"/>
                <w:szCs w:val="36"/>
              </w:rPr>
              <w:t xml:space="preserve"> REQUIREMENTS SPECIFICATION</w:t>
            </w:r>
          </w:p>
          <w:p w14:paraId="2E7B3306" w14:textId="77777777" w:rsidR="00674820" w:rsidRDefault="00674820" w:rsidP="009B51EA">
            <w:pPr>
              <w:pStyle w:val="Caption"/>
              <w:spacing w:before="120" w:after="120"/>
              <w:ind w:left="57"/>
              <w:jc w:val="both"/>
              <w:rPr>
                <w:color w:val="000000"/>
                <w:sz w:val="36"/>
                <w:szCs w:val="36"/>
              </w:rPr>
            </w:pPr>
            <w:r w:rsidRPr="307E93B4">
              <w:rPr>
                <w:color w:val="000000" w:themeColor="text1"/>
                <w:sz w:val="36"/>
                <w:szCs w:val="36"/>
              </w:rPr>
              <w:t>for</w:t>
            </w:r>
          </w:p>
          <w:p w14:paraId="47612FB7" w14:textId="0F715665" w:rsidR="00392733" w:rsidRPr="008C17E6" w:rsidRDefault="00965CEF" w:rsidP="009B51EA">
            <w:pPr>
              <w:pStyle w:val="Caption"/>
              <w:spacing w:before="120" w:after="120"/>
              <w:ind w:left="57"/>
              <w:jc w:val="both"/>
              <w:rPr>
                <w:color w:val="C00000"/>
                <w:sz w:val="44"/>
                <w:szCs w:val="44"/>
              </w:rPr>
            </w:pPr>
            <w:r>
              <w:rPr>
                <w:color w:val="943634" w:themeColor="accent2" w:themeShade="BF"/>
                <w:sz w:val="44"/>
                <w:szCs w:val="44"/>
              </w:rPr>
              <w:t>e</w:t>
            </w:r>
            <w:r w:rsidR="00CA5133">
              <w:rPr>
                <w:color w:val="943634" w:themeColor="accent2" w:themeShade="BF"/>
                <w:sz w:val="44"/>
                <w:szCs w:val="44"/>
              </w:rPr>
              <w:t>CMS</w:t>
            </w:r>
            <w:r w:rsidR="008C17E6" w:rsidRPr="008C17E6">
              <w:rPr>
                <w:color w:val="943634" w:themeColor="accent2" w:themeShade="BF"/>
                <w:sz w:val="44"/>
                <w:szCs w:val="44"/>
              </w:rPr>
              <w:t xml:space="preserve"> - </w:t>
            </w:r>
            <w:r w:rsidR="00CA5133">
              <w:rPr>
                <w:color w:val="943634" w:themeColor="accent2" w:themeShade="BF"/>
                <w:sz w:val="44"/>
                <w:szCs w:val="44"/>
              </w:rPr>
              <w:t>Registration</w:t>
            </w:r>
            <w:r w:rsidR="00392733" w:rsidRPr="008C17E6">
              <w:rPr>
                <w:color w:val="C00000"/>
                <w:sz w:val="44"/>
                <w:szCs w:val="44"/>
              </w:rPr>
              <w:t xml:space="preserve"> </w:t>
            </w:r>
          </w:p>
          <w:p w14:paraId="347A60BF" w14:textId="77777777" w:rsidR="00674820" w:rsidRDefault="00674820" w:rsidP="009B51EA">
            <w:pPr>
              <w:pStyle w:val="Caption"/>
              <w:spacing w:before="120" w:after="120"/>
              <w:jc w:val="both"/>
              <w:rPr>
                <w:color w:val="000000"/>
                <w:sz w:val="32"/>
                <w:szCs w:val="32"/>
              </w:rPr>
            </w:pPr>
          </w:p>
          <w:p w14:paraId="63B8C4AC" w14:textId="77777777" w:rsidR="00D163B0" w:rsidRDefault="00D163B0">
            <w:pPr>
              <w:rPr>
                <w:lang w:val="en-GB"/>
              </w:rPr>
            </w:pPr>
          </w:p>
          <w:p w14:paraId="50D45CCD" w14:textId="0DFA7E02" w:rsidR="00D163B0" w:rsidRPr="00D163B0" w:rsidRDefault="00D163B0">
            <w:pPr>
              <w:rPr>
                <w:lang w:val="en-GB"/>
              </w:rPr>
            </w:pPr>
          </w:p>
        </w:tc>
      </w:tr>
    </w:tbl>
    <w:p w14:paraId="581268C3" w14:textId="77777777" w:rsidR="00674820" w:rsidRDefault="00674820">
      <w:pPr>
        <w:rPr>
          <w:color w:val="000000"/>
          <w:sz w:val="32"/>
          <w:szCs w:val="32"/>
        </w:rPr>
      </w:pPr>
    </w:p>
    <w:p w14:paraId="5549ECA9" w14:textId="77777777" w:rsidR="00674820" w:rsidRDefault="00674820">
      <w:pPr>
        <w:rPr>
          <w:color w:val="000000"/>
          <w:sz w:val="32"/>
          <w:szCs w:val="32"/>
        </w:rPr>
      </w:pPr>
    </w:p>
    <w:p w14:paraId="1008F7D9" w14:textId="77777777" w:rsidR="00674820" w:rsidRDefault="00674820">
      <w:pPr>
        <w:rPr>
          <w:color w:val="000000"/>
        </w:rPr>
      </w:pPr>
    </w:p>
    <w:p w14:paraId="4318FB40" w14:textId="77777777" w:rsidR="00674820" w:rsidRDefault="00674820">
      <w:pPr>
        <w:pStyle w:val="Header"/>
        <w:tabs>
          <w:tab w:val="clear" w:pos="4320"/>
          <w:tab w:val="clear" w:pos="8640"/>
        </w:tabs>
        <w:rPr>
          <w:color w:val="000000"/>
        </w:rPr>
      </w:pPr>
    </w:p>
    <w:p w14:paraId="306BA1AA" w14:textId="77777777" w:rsidR="00674820" w:rsidRDefault="00674820">
      <w:pPr>
        <w:rPr>
          <w:color w:val="000000"/>
        </w:rPr>
      </w:pPr>
    </w:p>
    <w:p w14:paraId="2C25C150" w14:textId="77777777" w:rsidR="00674820" w:rsidRDefault="00674820">
      <w:pPr>
        <w:rPr>
          <w:color w:val="000000"/>
        </w:rPr>
      </w:pPr>
    </w:p>
    <w:p w14:paraId="3F75E9A3" w14:textId="77777777" w:rsidR="00674820" w:rsidRDefault="00674820">
      <w:pPr>
        <w:rPr>
          <w:color w:val="000000"/>
        </w:rPr>
      </w:pPr>
    </w:p>
    <w:p w14:paraId="2990E84F" w14:textId="77777777" w:rsidR="00674820" w:rsidRDefault="00674820">
      <w:pPr>
        <w:rPr>
          <w:color w:val="000000"/>
        </w:rPr>
      </w:pPr>
    </w:p>
    <w:p w14:paraId="372CED3A" w14:textId="77777777" w:rsidR="00674820" w:rsidRDefault="00674820">
      <w:pPr>
        <w:rPr>
          <w:color w:val="000000"/>
        </w:rPr>
      </w:pPr>
    </w:p>
    <w:p w14:paraId="51958B55" w14:textId="77777777" w:rsidR="00674820" w:rsidRDefault="00674820">
      <w:pPr>
        <w:rPr>
          <w:color w:val="000000"/>
        </w:rPr>
      </w:pPr>
    </w:p>
    <w:p w14:paraId="710F1DBC" w14:textId="77777777" w:rsidR="00674820" w:rsidRDefault="00674820">
      <w:pPr>
        <w:rPr>
          <w:color w:val="000000"/>
        </w:rPr>
      </w:pPr>
    </w:p>
    <w:p w14:paraId="6BF497AD" w14:textId="77777777" w:rsidR="00674820" w:rsidRDefault="00674820">
      <w:pPr>
        <w:rPr>
          <w:color w:val="000000"/>
        </w:rPr>
      </w:pPr>
    </w:p>
    <w:p w14:paraId="216BB4B8" w14:textId="77777777" w:rsidR="00674820" w:rsidRDefault="00674820">
      <w:pPr>
        <w:rPr>
          <w:color w:val="000000"/>
        </w:rPr>
      </w:pPr>
    </w:p>
    <w:p w14:paraId="3C00CDD6" w14:textId="77777777" w:rsidR="00674820" w:rsidRDefault="00674820">
      <w:pPr>
        <w:rPr>
          <w:color w:val="000000"/>
        </w:rPr>
      </w:pPr>
    </w:p>
    <w:p w14:paraId="05E5602A" w14:textId="2772A6D8" w:rsidR="00674820" w:rsidRDefault="00674820">
      <w:pPr>
        <w:rPr>
          <w:b/>
          <w:color w:val="000000"/>
        </w:rPr>
      </w:pPr>
      <w:r>
        <w:rPr>
          <w:b/>
        </w:rPr>
        <w:t xml:space="preserve">                                                                                   </w:t>
      </w:r>
      <w:r w:rsidR="00392733">
        <w:rPr>
          <w:b/>
        </w:rPr>
        <w:t xml:space="preserve">           </w:t>
      </w:r>
      <w:r w:rsidR="003D5F7C">
        <w:rPr>
          <w:b/>
        </w:rPr>
        <w:t xml:space="preserve">    </w:t>
      </w:r>
      <w:r>
        <w:rPr>
          <w:b/>
        </w:rPr>
        <w:t>Release No</w:t>
      </w:r>
      <w:r w:rsidR="005C6F52">
        <w:rPr>
          <w:b/>
        </w:rPr>
        <w:t xml:space="preserve"> </w:t>
      </w:r>
      <w:r w:rsidR="004E09E0">
        <w:rPr>
          <w:b/>
        </w:rPr>
        <w:t>1</w:t>
      </w:r>
      <w:r w:rsidR="00147E2D">
        <w:rPr>
          <w:b/>
        </w:rPr>
        <w:t>.</w:t>
      </w:r>
      <w:r w:rsidR="00CA5133">
        <w:rPr>
          <w:b/>
        </w:rPr>
        <w:t>0</w:t>
      </w:r>
      <w:r w:rsidR="0012677D">
        <w:rPr>
          <w:b/>
        </w:rPr>
        <w:t xml:space="preserve"> </w:t>
      </w:r>
      <w:r w:rsidR="00392733">
        <w:rPr>
          <w:b/>
        </w:rPr>
        <w:t xml:space="preserve">– </w:t>
      </w:r>
      <w:r w:rsidR="005D5CEF">
        <w:rPr>
          <w:b/>
        </w:rPr>
        <w:t>May</w:t>
      </w:r>
      <w:r w:rsidR="00CA5133">
        <w:rPr>
          <w:b/>
        </w:rPr>
        <w:t xml:space="preserve"> </w:t>
      </w:r>
      <w:r w:rsidR="00392733">
        <w:rPr>
          <w:b/>
        </w:rPr>
        <w:t>20</w:t>
      </w:r>
      <w:r w:rsidR="00CA5133">
        <w:rPr>
          <w:b/>
        </w:rPr>
        <w:t>21</w:t>
      </w:r>
    </w:p>
    <w:p w14:paraId="4BA6E16E" w14:textId="77777777" w:rsidR="00674820" w:rsidRDefault="00674820">
      <w:pPr>
        <w:rPr>
          <w:b/>
          <w:color w:val="000000"/>
        </w:rPr>
      </w:pPr>
      <w:r>
        <w:rPr>
          <w:b/>
          <w:color w:val="000000"/>
        </w:rPr>
        <w:tab/>
      </w:r>
      <w:r>
        <w:rPr>
          <w:b/>
          <w:color w:val="000000"/>
        </w:rPr>
        <w:tab/>
      </w:r>
      <w:r>
        <w:rPr>
          <w:b/>
          <w:color w:val="000000"/>
        </w:rPr>
        <w:tab/>
      </w:r>
      <w:r>
        <w:rPr>
          <w:b/>
          <w:color w:val="000000"/>
        </w:rPr>
        <w:tab/>
      </w:r>
      <w:r>
        <w:rPr>
          <w:b/>
          <w:color w:val="000000"/>
        </w:rPr>
        <w:tab/>
        <w:t xml:space="preserve">                                          </w:t>
      </w:r>
    </w:p>
    <w:p w14:paraId="5C231F50" w14:textId="77777777" w:rsidR="00674820" w:rsidRDefault="00674820">
      <w:pPr>
        <w:rPr>
          <w:b/>
          <w:color w:val="000000"/>
        </w:rPr>
      </w:pPr>
    </w:p>
    <w:p w14:paraId="4A751E8C" w14:textId="77777777" w:rsidR="00674820" w:rsidRDefault="00674820">
      <w:pPr>
        <w:rPr>
          <w:b/>
          <w:color w:val="000000"/>
        </w:rPr>
      </w:pPr>
    </w:p>
    <w:p w14:paraId="0A21BC93" w14:textId="77777777" w:rsidR="00674820" w:rsidRDefault="00674820">
      <w:pPr>
        <w:rPr>
          <w:b/>
          <w:color w:val="000000"/>
        </w:rPr>
      </w:pPr>
    </w:p>
    <w:p w14:paraId="13CEFE33" w14:textId="77777777" w:rsidR="002A2452" w:rsidRDefault="002A2452">
      <w:pPr>
        <w:rPr>
          <w:b/>
          <w:color w:val="000000"/>
        </w:rPr>
      </w:pPr>
    </w:p>
    <w:p w14:paraId="4B4C1377" w14:textId="77777777" w:rsidR="00674820" w:rsidRDefault="00674820">
      <w:pPr>
        <w:rPr>
          <w:b/>
          <w:color w:val="000000"/>
        </w:rPr>
      </w:pPr>
    </w:p>
    <w:tbl>
      <w:tblPr>
        <w:tblStyle w:val="GridTable1Light-Accent21"/>
        <w:tblW w:w="5256" w:type="pct"/>
        <w:tblLayout w:type="fixed"/>
        <w:tblLook w:val="01E0" w:firstRow="1" w:lastRow="1" w:firstColumn="1" w:lastColumn="1" w:noHBand="0" w:noVBand="0"/>
      </w:tblPr>
      <w:tblGrid>
        <w:gridCol w:w="2623"/>
        <w:gridCol w:w="2424"/>
        <w:gridCol w:w="1584"/>
        <w:gridCol w:w="1314"/>
        <w:gridCol w:w="1127"/>
      </w:tblGrid>
      <w:tr w:rsidR="00674820" w14:paraId="6B6591E4" w14:textId="77777777" w:rsidTr="00AB14AF">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446" w:type="pct"/>
          </w:tcPr>
          <w:p w14:paraId="4093A1AF" w14:textId="77777777" w:rsidR="00C154E1" w:rsidRPr="00AB14AF" w:rsidRDefault="00C154E1">
            <w:pPr>
              <w:rPr>
                <w:b/>
                <w:i/>
                <w:smallCaps/>
                <w:sz w:val="14"/>
                <w:szCs w:val="14"/>
              </w:rPr>
            </w:pPr>
            <w:r w:rsidRPr="00AB14AF">
              <w:rPr>
                <w:b/>
                <w:smallCaps/>
              </w:rPr>
              <w:lastRenderedPageBreak/>
              <w:t xml:space="preserve">document identification no </w:t>
            </w:r>
            <w:r w:rsidRPr="00AB14AF">
              <w:rPr>
                <w:b/>
                <w:smallCaps/>
                <w:sz w:val="14"/>
                <w:szCs w:val="14"/>
              </w:rPr>
              <w:t xml:space="preserve">3 char </w:t>
            </w:r>
            <w:proofErr w:type="gramStart"/>
            <w:r w:rsidRPr="00AB14AF">
              <w:rPr>
                <w:b/>
                <w:smallCaps/>
                <w:sz w:val="14"/>
                <w:szCs w:val="14"/>
              </w:rPr>
              <w:t>SYS  ID</w:t>
            </w:r>
            <w:proofErr w:type="gramEnd"/>
            <w:r w:rsidRPr="00AB14AF">
              <w:rPr>
                <w:b/>
                <w:smallCaps/>
                <w:sz w:val="14"/>
                <w:szCs w:val="14"/>
              </w:rPr>
              <w:t xml:space="preserve">/ DOC CODE /NN/ V </w:t>
            </w:r>
            <w:proofErr w:type="spellStart"/>
            <w:r w:rsidRPr="00AB14AF">
              <w:rPr>
                <w:b/>
                <w:smallCaps/>
                <w:sz w:val="14"/>
                <w:szCs w:val="14"/>
              </w:rPr>
              <w:t>M.n</w:t>
            </w:r>
            <w:proofErr w:type="spellEnd"/>
            <w:r w:rsidRPr="00AB14AF">
              <w:rPr>
                <w:b/>
                <w:i/>
                <w:smallCaps/>
                <w:sz w:val="14"/>
                <w:szCs w:val="14"/>
              </w:rPr>
              <w:t>)</w:t>
            </w:r>
          </w:p>
          <w:p w14:paraId="7AAE8E2A" w14:textId="77777777" w:rsidR="00674820" w:rsidRPr="00AB14AF" w:rsidRDefault="00C154E1">
            <w:pPr>
              <w:rPr>
                <w:b/>
                <w:smallCaps/>
              </w:rPr>
            </w:pPr>
            <w:r w:rsidRPr="00AB14AF">
              <w:rPr>
                <w:b/>
                <w:i/>
                <w:smallCaps/>
                <w:sz w:val="14"/>
                <w:szCs w:val="14"/>
              </w:rPr>
              <w:t xml:space="preserve">for details refer to document </w:t>
            </w:r>
            <w:proofErr w:type="spellStart"/>
            <w:r w:rsidRPr="00AB14AF">
              <w:rPr>
                <w:b/>
                <w:i/>
                <w:smallCaps/>
                <w:sz w:val="14"/>
                <w:szCs w:val="14"/>
              </w:rPr>
              <w:t>mgmt</w:t>
            </w:r>
            <w:proofErr w:type="spellEnd"/>
            <w:r w:rsidRPr="00AB14AF">
              <w:rPr>
                <w:b/>
                <w:i/>
                <w:smallCaps/>
                <w:sz w:val="14"/>
                <w:szCs w:val="14"/>
              </w:rPr>
              <w:t xml:space="preserve"> </w:t>
            </w:r>
            <w:proofErr w:type="spellStart"/>
            <w:r w:rsidRPr="00AB14AF">
              <w:rPr>
                <w:b/>
                <w:i/>
                <w:smallCaps/>
                <w:sz w:val="14"/>
                <w:szCs w:val="14"/>
              </w:rPr>
              <w:t>stds</w:t>
            </w:r>
            <w:proofErr w:type="spellEnd"/>
          </w:p>
        </w:tc>
        <w:tc>
          <w:tcPr>
            <w:tcW w:w="1336" w:type="pct"/>
          </w:tcPr>
          <w:p w14:paraId="1590C810"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document title</w:t>
            </w:r>
          </w:p>
        </w:tc>
        <w:tc>
          <w:tcPr>
            <w:tcW w:w="873" w:type="pct"/>
          </w:tcPr>
          <w:p w14:paraId="6E57C961"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 xml:space="preserve"> status</w:t>
            </w:r>
          </w:p>
          <w:p w14:paraId="38D57797"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 xml:space="preserve"> (draft/ </w:t>
            </w:r>
            <w:proofErr w:type="gramStart"/>
            <w:r w:rsidRPr="00AB14AF">
              <w:rPr>
                <w:b/>
                <w:smallCaps/>
              </w:rPr>
              <w:t>released )</w:t>
            </w:r>
            <w:proofErr w:type="gramEnd"/>
          </w:p>
        </w:tc>
        <w:tc>
          <w:tcPr>
            <w:tcW w:w="724" w:type="pct"/>
          </w:tcPr>
          <w:p w14:paraId="70599E50"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date of release</w:t>
            </w:r>
          </w:p>
        </w:tc>
        <w:tc>
          <w:tcPr>
            <w:cnfStyle w:val="000100000000" w:firstRow="0" w:lastRow="0" w:firstColumn="0" w:lastColumn="1" w:oddVBand="0" w:evenVBand="0" w:oddHBand="0" w:evenHBand="0" w:firstRowFirstColumn="0" w:firstRowLastColumn="0" w:lastRowFirstColumn="0" w:lastRowLastColumn="0"/>
            <w:tcW w:w="621" w:type="pct"/>
          </w:tcPr>
          <w:p w14:paraId="391B67B0" w14:textId="77777777" w:rsidR="00674820" w:rsidRPr="00AB14AF" w:rsidRDefault="00674820">
            <w:pPr>
              <w:rPr>
                <w:b/>
                <w:smallCaps/>
              </w:rPr>
            </w:pPr>
            <w:r w:rsidRPr="00AB14AF">
              <w:rPr>
                <w:b/>
                <w:smallCaps/>
              </w:rPr>
              <w:t>pages</w:t>
            </w:r>
          </w:p>
        </w:tc>
      </w:tr>
      <w:tr w:rsidR="00674820" w14:paraId="7D970853" w14:textId="77777777" w:rsidTr="00AB14AF">
        <w:trPr>
          <w:cnfStyle w:val="010000000000" w:firstRow="0" w:lastRow="1"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446" w:type="pct"/>
          </w:tcPr>
          <w:p w14:paraId="329AD88E" w14:textId="0F87E39A" w:rsidR="00C154E1" w:rsidRPr="00C154E1" w:rsidRDefault="00965CEF">
            <w:pPr>
              <w:rPr>
                <w:b/>
                <w:smallCaps/>
              </w:rPr>
            </w:pPr>
            <w:proofErr w:type="spellStart"/>
            <w:r>
              <w:rPr>
                <w:smallCaps/>
              </w:rPr>
              <w:t>e</w:t>
            </w:r>
            <w:r w:rsidR="00D94DFB">
              <w:rPr>
                <w:smallCaps/>
              </w:rPr>
              <w:t>CMS</w:t>
            </w:r>
            <w:proofErr w:type="spellEnd"/>
            <w:r w:rsidR="00C154E1" w:rsidRPr="6AE0A073">
              <w:t xml:space="preserve"> /</w:t>
            </w:r>
            <w:r w:rsidR="00CA5133">
              <w:t>S</w:t>
            </w:r>
            <w:r w:rsidR="00D94DFB">
              <w:rPr>
                <w:smallCaps/>
              </w:rPr>
              <w:t>RS</w:t>
            </w:r>
            <w:r w:rsidR="00C154E1" w:rsidRPr="00C154E1">
              <w:rPr>
                <w:smallCaps/>
              </w:rPr>
              <w:t>/01/V</w:t>
            </w:r>
            <w:r w:rsidR="000B6900">
              <w:rPr>
                <w:smallCaps/>
              </w:rPr>
              <w:t>1</w:t>
            </w:r>
            <w:r w:rsidR="00C154E1">
              <w:rPr>
                <w:smallCaps/>
              </w:rPr>
              <w:t>.0</w:t>
            </w:r>
          </w:p>
          <w:p w14:paraId="79729BD2" w14:textId="77777777" w:rsidR="00674820" w:rsidRPr="00C154E1" w:rsidRDefault="00674820">
            <w:pPr>
              <w:rPr>
                <w:b/>
              </w:rPr>
            </w:pPr>
          </w:p>
        </w:tc>
        <w:tc>
          <w:tcPr>
            <w:tcW w:w="1336" w:type="pct"/>
          </w:tcPr>
          <w:p w14:paraId="3CD0B822" w14:textId="29E2B068" w:rsidR="00674820" w:rsidRPr="000B4C2B" w:rsidRDefault="004F7AD9">
            <w:pPr>
              <w:cnfStyle w:val="010000000000" w:firstRow="0" w:lastRow="1" w:firstColumn="0" w:lastColumn="0" w:oddVBand="0" w:evenVBand="0" w:oddHBand="0" w:evenHBand="0" w:firstRowFirstColumn="0" w:firstRowLastColumn="0" w:lastRowFirstColumn="0" w:lastRowLastColumn="0"/>
              <w:rPr>
                <w:b/>
              </w:rPr>
            </w:pPr>
            <w:r>
              <w:rPr>
                <w:smallCaps/>
                <w:color w:val="000000"/>
              </w:rPr>
              <w:t xml:space="preserve">System </w:t>
            </w:r>
            <w:r w:rsidR="00D94DFB">
              <w:rPr>
                <w:smallCaps/>
                <w:color w:val="000000"/>
              </w:rPr>
              <w:t>Requirement Specifications</w:t>
            </w:r>
            <w:r>
              <w:rPr>
                <w:smallCaps/>
                <w:color w:val="000000"/>
              </w:rPr>
              <w:t xml:space="preserve"> </w:t>
            </w:r>
            <w:r w:rsidR="00D94DFB">
              <w:rPr>
                <w:smallCaps/>
                <w:color w:val="000000"/>
              </w:rPr>
              <w:t xml:space="preserve">For </w:t>
            </w:r>
            <w:proofErr w:type="spellStart"/>
            <w:r w:rsidR="00965CEF">
              <w:rPr>
                <w:smallCaps/>
                <w:color w:val="000000"/>
              </w:rPr>
              <w:t>e</w:t>
            </w:r>
            <w:r>
              <w:rPr>
                <w:smallCaps/>
                <w:color w:val="000000"/>
              </w:rPr>
              <w:t>CMS</w:t>
            </w:r>
            <w:proofErr w:type="spellEnd"/>
            <w:r>
              <w:rPr>
                <w:smallCaps/>
                <w:color w:val="000000"/>
              </w:rPr>
              <w:t xml:space="preserve"> Registration</w:t>
            </w:r>
          </w:p>
        </w:tc>
        <w:tc>
          <w:tcPr>
            <w:tcW w:w="873" w:type="pct"/>
          </w:tcPr>
          <w:p w14:paraId="2E34B91C" w14:textId="263E305D" w:rsidR="00674820" w:rsidRPr="000B4C2B" w:rsidRDefault="00277F35">
            <w:pPr>
              <w:cnfStyle w:val="010000000000" w:firstRow="0" w:lastRow="1" w:firstColumn="0" w:lastColumn="0" w:oddVBand="0" w:evenVBand="0" w:oddHBand="0" w:evenHBand="0" w:firstRowFirstColumn="0" w:firstRowLastColumn="0" w:lastRowFirstColumn="0" w:lastRowLastColumn="0"/>
              <w:rPr>
                <w:b/>
              </w:rPr>
            </w:pPr>
            <w:r>
              <w:rPr>
                <w:smallCaps/>
                <w:color w:val="000000"/>
              </w:rPr>
              <w:t>Draft</w:t>
            </w:r>
          </w:p>
        </w:tc>
        <w:tc>
          <w:tcPr>
            <w:tcW w:w="724" w:type="pct"/>
          </w:tcPr>
          <w:p w14:paraId="37AE28F6" w14:textId="62348172" w:rsidR="00674820" w:rsidRPr="000B4C2B" w:rsidRDefault="00147E2D">
            <w:pPr>
              <w:cnfStyle w:val="010000000000" w:firstRow="0" w:lastRow="1" w:firstColumn="0" w:lastColumn="0" w:oddVBand="0" w:evenVBand="0" w:oddHBand="0" w:evenHBand="0" w:firstRowFirstColumn="0" w:firstRowLastColumn="0" w:lastRowFirstColumn="0" w:lastRowLastColumn="0"/>
              <w:rPr>
                <w:b/>
              </w:rPr>
            </w:pPr>
            <w:r>
              <w:t>0</w:t>
            </w:r>
            <w:r w:rsidR="00ED308E">
              <w:t>5</w:t>
            </w:r>
            <w:r w:rsidR="00B3034E">
              <w:t>.20</w:t>
            </w:r>
            <w:r w:rsidR="00277F35">
              <w:t>21</w:t>
            </w:r>
          </w:p>
        </w:tc>
        <w:tc>
          <w:tcPr>
            <w:cnfStyle w:val="000100000000" w:firstRow="0" w:lastRow="0" w:firstColumn="0" w:lastColumn="1" w:oddVBand="0" w:evenVBand="0" w:oddHBand="0" w:evenHBand="0" w:firstRowFirstColumn="0" w:firstRowLastColumn="0" w:lastRowFirstColumn="0" w:lastRowLastColumn="0"/>
            <w:tcW w:w="621" w:type="pct"/>
          </w:tcPr>
          <w:p w14:paraId="2F662B47" w14:textId="4A325D08" w:rsidR="00674820" w:rsidRPr="000B4C2B" w:rsidRDefault="00674820">
            <w:pPr>
              <w:rPr>
                <w:b/>
              </w:rPr>
            </w:pPr>
          </w:p>
        </w:tc>
      </w:tr>
    </w:tbl>
    <w:p w14:paraId="26274793" w14:textId="77777777" w:rsidR="00B44884" w:rsidRDefault="00B44884">
      <w:pPr>
        <w:rPr>
          <w:b/>
          <w:smallCaps/>
          <w:color w:val="000000"/>
        </w:rPr>
      </w:pPr>
    </w:p>
    <w:p w14:paraId="4BF189C6" w14:textId="77777777" w:rsidR="00F65C5F" w:rsidRDefault="00F65C5F">
      <w:pPr>
        <w:rPr>
          <w:b/>
          <w:smallCaps/>
          <w:color w:val="000000"/>
        </w:rPr>
      </w:pPr>
    </w:p>
    <w:tbl>
      <w:tblPr>
        <w:tblStyle w:val="GridTable1Light-Accent21"/>
        <w:tblW w:w="5247" w:type="pct"/>
        <w:tblLayout w:type="fixed"/>
        <w:tblLook w:val="01A0" w:firstRow="1" w:lastRow="0" w:firstColumn="1" w:lastColumn="1" w:noHBand="0" w:noVBand="0"/>
      </w:tblPr>
      <w:tblGrid>
        <w:gridCol w:w="1318"/>
        <w:gridCol w:w="2983"/>
        <w:gridCol w:w="1958"/>
        <w:gridCol w:w="1306"/>
        <w:gridCol w:w="1491"/>
      </w:tblGrid>
      <w:tr w:rsidR="00674820" w14:paraId="55BFB7DD" w14:textId="77777777" w:rsidTr="00F65C5F">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728" w:type="pct"/>
          </w:tcPr>
          <w:p w14:paraId="0C3F53B0" w14:textId="77777777" w:rsidR="00674820" w:rsidRDefault="00674820">
            <w:pPr>
              <w:rPr>
                <w:b/>
                <w:smallCaps/>
                <w:color w:val="000000"/>
              </w:rPr>
            </w:pPr>
          </w:p>
        </w:tc>
        <w:tc>
          <w:tcPr>
            <w:tcW w:w="1647" w:type="pct"/>
          </w:tcPr>
          <w:p w14:paraId="747A49D8"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 xml:space="preserve">role in the project </w:t>
            </w:r>
          </w:p>
        </w:tc>
        <w:tc>
          <w:tcPr>
            <w:tcW w:w="1081" w:type="pct"/>
          </w:tcPr>
          <w:p w14:paraId="126FEB8B"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bCs w:val="0"/>
                <w:smallCaps/>
              </w:rPr>
            </w:pPr>
            <w:r w:rsidRPr="00F65C5F">
              <w:rPr>
                <w:b/>
                <w:smallCaps/>
              </w:rPr>
              <w:t>Name</w:t>
            </w:r>
          </w:p>
        </w:tc>
        <w:tc>
          <w:tcPr>
            <w:tcW w:w="721" w:type="pct"/>
          </w:tcPr>
          <w:p w14:paraId="6AABE193"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signature</w:t>
            </w:r>
          </w:p>
        </w:tc>
        <w:tc>
          <w:tcPr>
            <w:cnfStyle w:val="000100000000" w:firstRow="0" w:lastRow="0" w:firstColumn="0" w:lastColumn="1" w:oddVBand="0" w:evenVBand="0" w:oddHBand="0" w:evenHBand="0" w:firstRowFirstColumn="0" w:firstRowLastColumn="0" w:lastRowFirstColumn="0" w:lastRowLastColumn="0"/>
            <w:tcW w:w="823" w:type="pct"/>
          </w:tcPr>
          <w:p w14:paraId="5EF9B970" w14:textId="77777777" w:rsidR="00674820" w:rsidRPr="00F65C5F" w:rsidRDefault="00674820">
            <w:pPr>
              <w:rPr>
                <w:b/>
                <w:smallCaps/>
              </w:rPr>
            </w:pPr>
            <w:r w:rsidRPr="00F65C5F">
              <w:rPr>
                <w:b/>
                <w:smallCaps/>
              </w:rPr>
              <w:t>date</w:t>
            </w:r>
          </w:p>
          <w:p w14:paraId="2D4BF340" w14:textId="77777777" w:rsidR="00674820" w:rsidRPr="00F65C5F" w:rsidRDefault="00674820">
            <w:pPr>
              <w:rPr>
                <w:b/>
                <w:smallCaps/>
              </w:rPr>
            </w:pPr>
            <w:r w:rsidRPr="00F65C5F">
              <w:rPr>
                <w:b/>
                <w:smallCaps/>
              </w:rPr>
              <w:t>(dd-mm-</w:t>
            </w:r>
            <w:proofErr w:type="spellStart"/>
            <w:r w:rsidRPr="00F65C5F">
              <w:rPr>
                <w:b/>
                <w:smallCaps/>
              </w:rPr>
              <w:t>yy</w:t>
            </w:r>
            <w:proofErr w:type="spellEnd"/>
            <w:r w:rsidRPr="00F65C5F">
              <w:rPr>
                <w:b/>
                <w:smallCaps/>
              </w:rPr>
              <w:t>)</w:t>
            </w:r>
          </w:p>
        </w:tc>
      </w:tr>
      <w:tr w:rsidR="009700FD" w14:paraId="57D37207" w14:textId="77777777" w:rsidTr="00F65C5F">
        <w:trPr>
          <w:trHeight w:val="243"/>
        </w:trPr>
        <w:tc>
          <w:tcPr>
            <w:cnfStyle w:val="001000000000" w:firstRow="0" w:lastRow="0" w:firstColumn="1" w:lastColumn="0" w:oddVBand="0" w:evenVBand="0" w:oddHBand="0" w:evenHBand="0" w:firstRowFirstColumn="0" w:firstRowLastColumn="0" w:lastRowFirstColumn="0" w:lastRowLastColumn="0"/>
            <w:tcW w:w="728" w:type="pct"/>
          </w:tcPr>
          <w:p w14:paraId="36FD7C6B" w14:textId="77777777" w:rsidR="009700FD" w:rsidRPr="00C154E1" w:rsidRDefault="009700FD">
            <w:pPr>
              <w:rPr>
                <w:b/>
                <w:smallCaps/>
                <w:color w:val="000000"/>
              </w:rPr>
            </w:pPr>
            <w:r w:rsidRPr="00C154E1">
              <w:rPr>
                <w:b/>
                <w:smallCaps/>
                <w:color w:val="000000"/>
              </w:rPr>
              <w:t>Authors</w:t>
            </w:r>
          </w:p>
        </w:tc>
        <w:tc>
          <w:tcPr>
            <w:tcW w:w="1647" w:type="pct"/>
          </w:tcPr>
          <w:p w14:paraId="359AD443" w14:textId="6CC6249B" w:rsidR="009700FD" w:rsidRPr="000B4C2B" w:rsidRDefault="00B57F2A">
            <w:pPr>
              <w:cnfStyle w:val="000000000000" w:firstRow="0" w:lastRow="0" w:firstColumn="0" w:lastColumn="0" w:oddVBand="0" w:evenVBand="0" w:oddHBand="0" w:evenHBand="0" w:firstRowFirstColumn="0" w:firstRowLastColumn="0" w:lastRowFirstColumn="0" w:lastRowLastColumn="0"/>
            </w:pPr>
            <w:r>
              <w:t>Technical Team</w:t>
            </w:r>
          </w:p>
        </w:tc>
        <w:tc>
          <w:tcPr>
            <w:tcW w:w="1081" w:type="pct"/>
          </w:tcPr>
          <w:p w14:paraId="0127D1F8" w14:textId="7F29D3EE" w:rsidR="00F33145" w:rsidRDefault="00D92D0D">
            <w:pPr>
              <w:cnfStyle w:val="000000000000" w:firstRow="0" w:lastRow="0" w:firstColumn="0" w:lastColumn="0" w:oddVBand="0" w:evenVBand="0" w:oddHBand="0" w:evenHBand="0" w:firstRowFirstColumn="0" w:firstRowLastColumn="0" w:lastRowFirstColumn="0" w:lastRowLastColumn="0"/>
            </w:pPr>
            <w:r>
              <w:t>Shrinivas Udagatti</w:t>
            </w:r>
          </w:p>
          <w:p w14:paraId="1A17625A" w14:textId="77777777" w:rsidR="00D92D0D" w:rsidRDefault="00D92D0D">
            <w:pPr>
              <w:cnfStyle w:val="000000000000" w:firstRow="0" w:lastRow="0" w:firstColumn="0" w:lastColumn="0" w:oddVBand="0" w:evenVBand="0" w:oddHBand="0" w:evenHBand="0" w:firstRowFirstColumn="0" w:firstRowLastColumn="0" w:lastRowFirstColumn="0" w:lastRowLastColumn="0"/>
            </w:pPr>
            <w:r>
              <w:t>Alvin Ian P Paule</w:t>
            </w:r>
          </w:p>
          <w:p w14:paraId="0558E191" w14:textId="41D6262C" w:rsidR="00D92D0D" w:rsidRDefault="00D92D0D">
            <w:pPr>
              <w:cnfStyle w:val="000000000000" w:firstRow="0" w:lastRow="0" w:firstColumn="0" w:lastColumn="0" w:oddVBand="0" w:evenVBand="0" w:oddHBand="0" w:evenHBand="0" w:firstRowFirstColumn="0" w:firstRowLastColumn="0" w:lastRowFirstColumn="0" w:lastRowLastColumn="0"/>
            </w:pPr>
            <w:proofErr w:type="spellStart"/>
            <w:r>
              <w:t>Ramoji</w:t>
            </w:r>
            <w:proofErr w:type="spellEnd"/>
            <w:r>
              <w:t xml:space="preserve"> </w:t>
            </w:r>
            <w:proofErr w:type="spellStart"/>
            <w:r>
              <w:t>Lokam</w:t>
            </w:r>
            <w:proofErr w:type="spellEnd"/>
            <w:r>
              <w:t xml:space="preserve"> </w:t>
            </w:r>
          </w:p>
          <w:p w14:paraId="0FCDDB72" w14:textId="25A9AD71" w:rsidR="00D92D0D" w:rsidRPr="000B4C2B" w:rsidRDefault="00D92D0D">
            <w:pPr>
              <w:cnfStyle w:val="000000000000" w:firstRow="0" w:lastRow="0" w:firstColumn="0" w:lastColumn="0" w:oddVBand="0" w:evenVBand="0" w:oddHBand="0" w:evenHBand="0" w:firstRowFirstColumn="0" w:firstRowLastColumn="0" w:lastRowFirstColumn="0" w:lastRowLastColumn="0"/>
            </w:pPr>
            <w:r>
              <w:t>Shu</w:t>
            </w:r>
            <w:r w:rsidR="00AB4389">
              <w:t>b</w:t>
            </w:r>
            <w:r>
              <w:t>ham Sharma</w:t>
            </w:r>
          </w:p>
        </w:tc>
        <w:tc>
          <w:tcPr>
            <w:tcW w:w="721" w:type="pct"/>
          </w:tcPr>
          <w:p w14:paraId="6768545E" w14:textId="77777777" w:rsidR="009700FD" w:rsidRPr="000B4C2B" w:rsidRDefault="009700FD">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23" w:type="pct"/>
          </w:tcPr>
          <w:p w14:paraId="28797D94" w14:textId="1352B174" w:rsidR="009700FD" w:rsidRPr="000B4C2B" w:rsidRDefault="009700FD"/>
        </w:tc>
      </w:tr>
      <w:tr w:rsidR="009700FD" w14:paraId="32083A51" w14:textId="77777777" w:rsidTr="00F65C5F">
        <w:trPr>
          <w:trHeight w:val="222"/>
        </w:trPr>
        <w:tc>
          <w:tcPr>
            <w:cnfStyle w:val="001000000000" w:firstRow="0" w:lastRow="0" w:firstColumn="1" w:lastColumn="0" w:oddVBand="0" w:evenVBand="0" w:oddHBand="0" w:evenHBand="0" w:firstRowFirstColumn="0" w:firstRowLastColumn="0" w:lastRowFirstColumn="0" w:lastRowLastColumn="0"/>
            <w:tcW w:w="728" w:type="pct"/>
          </w:tcPr>
          <w:p w14:paraId="65CA5985" w14:textId="77777777" w:rsidR="009700FD" w:rsidRPr="00C154E1" w:rsidRDefault="009700FD">
            <w:pPr>
              <w:rPr>
                <w:b/>
                <w:smallCaps/>
                <w:color w:val="000000"/>
              </w:rPr>
            </w:pPr>
            <w:r w:rsidRPr="00C154E1">
              <w:rPr>
                <w:b/>
                <w:smallCaps/>
                <w:color w:val="000000"/>
              </w:rPr>
              <w:t>Reviewers</w:t>
            </w:r>
          </w:p>
        </w:tc>
        <w:tc>
          <w:tcPr>
            <w:tcW w:w="1647" w:type="pct"/>
          </w:tcPr>
          <w:p w14:paraId="1ED9417F" w14:textId="4E2E7F59" w:rsidR="009700FD" w:rsidRPr="000B4C2B" w:rsidRDefault="009700FD">
            <w:pPr>
              <w:cnfStyle w:val="000000000000" w:firstRow="0" w:lastRow="0" w:firstColumn="0" w:lastColumn="0" w:oddVBand="0" w:evenVBand="0" w:oddHBand="0" w:evenHBand="0" w:firstRowFirstColumn="0" w:firstRowLastColumn="0" w:lastRowFirstColumn="0" w:lastRowLastColumn="0"/>
            </w:pPr>
            <w:r w:rsidRPr="307E93B4">
              <w:rPr>
                <w:color w:val="000000" w:themeColor="text1"/>
              </w:rPr>
              <w:t xml:space="preserve">Project </w:t>
            </w:r>
            <w:r w:rsidR="00B57F2A">
              <w:rPr>
                <w:color w:val="000000" w:themeColor="text1"/>
              </w:rPr>
              <w:t>Lead</w:t>
            </w:r>
          </w:p>
        </w:tc>
        <w:tc>
          <w:tcPr>
            <w:tcW w:w="1081" w:type="pct"/>
          </w:tcPr>
          <w:p w14:paraId="0FB27A7C" w14:textId="545DA9BD" w:rsidR="009700FD" w:rsidRPr="000B4C2B" w:rsidRDefault="00340AB6">
            <w:pPr>
              <w:cnfStyle w:val="000000000000" w:firstRow="0" w:lastRow="0" w:firstColumn="0" w:lastColumn="0" w:oddVBand="0" w:evenVBand="0" w:oddHBand="0" w:evenHBand="0" w:firstRowFirstColumn="0" w:firstRowLastColumn="0" w:lastRowFirstColumn="0" w:lastRowLastColumn="0"/>
            </w:pPr>
            <w:r>
              <w:rPr>
                <w:color w:val="000000" w:themeColor="text1"/>
              </w:rPr>
              <w:t>Sujit Patra</w:t>
            </w:r>
          </w:p>
        </w:tc>
        <w:tc>
          <w:tcPr>
            <w:tcW w:w="721" w:type="pct"/>
          </w:tcPr>
          <w:p w14:paraId="4D119640" w14:textId="77777777" w:rsidR="009700FD" w:rsidRPr="000B4C2B" w:rsidRDefault="009700FD">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23" w:type="pct"/>
          </w:tcPr>
          <w:p w14:paraId="36BDFFB9" w14:textId="666E6B75" w:rsidR="009700FD" w:rsidRPr="000B4C2B" w:rsidRDefault="009700FD"/>
        </w:tc>
      </w:tr>
      <w:tr w:rsidR="009700FD" w14:paraId="2E7A217F" w14:textId="77777777" w:rsidTr="00F65C5F">
        <w:trPr>
          <w:trHeight w:val="222"/>
        </w:trPr>
        <w:tc>
          <w:tcPr>
            <w:cnfStyle w:val="001000000000" w:firstRow="0" w:lastRow="0" w:firstColumn="1" w:lastColumn="0" w:oddVBand="0" w:evenVBand="0" w:oddHBand="0" w:evenHBand="0" w:firstRowFirstColumn="0" w:firstRowLastColumn="0" w:lastRowFirstColumn="0" w:lastRowLastColumn="0"/>
            <w:tcW w:w="728" w:type="pct"/>
          </w:tcPr>
          <w:p w14:paraId="00B214AA" w14:textId="77777777" w:rsidR="009700FD" w:rsidRPr="00F332D8" w:rsidRDefault="009700FD">
            <w:pPr>
              <w:rPr>
                <w:b/>
                <w:smallCaps/>
                <w:color w:val="000000"/>
              </w:rPr>
            </w:pPr>
            <w:r w:rsidRPr="00F332D8">
              <w:rPr>
                <w:b/>
                <w:smallCaps/>
                <w:color w:val="000000"/>
              </w:rPr>
              <w:t xml:space="preserve">Approver </w:t>
            </w:r>
          </w:p>
        </w:tc>
        <w:tc>
          <w:tcPr>
            <w:tcW w:w="1647" w:type="pct"/>
          </w:tcPr>
          <w:p w14:paraId="4ACF6C10" w14:textId="1CD197DA" w:rsidR="009700FD" w:rsidRPr="00F65C5F" w:rsidRDefault="00B57F2A">
            <w:pPr>
              <w:cnfStyle w:val="000000000000" w:firstRow="0" w:lastRow="0" w:firstColumn="0" w:lastColumn="0" w:oddVBand="0" w:evenVBand="0" w:oddHBand="0" w:evenHBand="0" w:firstRowFirstColumn="0" w:firstRowLastColumn="0" w:lastRowFirstColumn="0" w:lastRowLastColumn="0"/>
              <w:rPr>
                <w:smallCaps/>
                <w:color w:val="000000"/>
              </w:rPr>
            </w:pPr>
            <w:r>
              <w:rPr>
                <w:color w:val="000000" w:themeColor="text1"/>
              </w:rPr>
              <w:t>P</w:t>
            </w:r>
            <w:r w:rsidRPr="00B57F2A">
              <w:rPr>
                <w:color w:val="000000" w:themeColor="text1"/>
              </w:rPr>
              <w:t>roject Manager</w:t>
            </w:r>
          </w:p>
        </w:tc>
        <w:tc>
          <w:tcPr>
            <w:tcW w:w="1081" w:type="pct"/>
          </w:tcPr>
          <w:p w14:paraId="12718565" w14:textId="253604C4" w:rsidR="009700FD" w:rsidRPr="00F65C5F" w:rsidRDefault="009700FD">
            <w:pPr>
              <w:cnfStyle w:val="000000000000" w:firstRow="0" w:lastRow="0" w:firstColumn="0" w:lastColumn="0" w:oddVBand="0" w:evenVBand="0" w:oddHBand="0" w:evenHBand="0" w:firstRowFirstColumn="0" w:firstRowLastColumn="0" w:lastRowFirstColumn="0" w:lastRowLastColumn="0"/>
              <w:rPr>
                <w:smallCaps/>
                <w:color w:val="000000"/>
              </w:rPr>
            </w:pPr>
            <w:r w:rsidRPr="6AE0A073">
              <w:rPr>
                <w:color w:val="000000" w:themeColor="text1"/>
              </w:rPr>
              <w:t xml:space="preserve">Raghavan </w:t>
            </w:r>
            <w:proofErr w:type="spellStart"/>
            <w:r w:rsidRPr="6AE0A073">
              <w:rPr>
                <w:color w:val="000000" w:themeColor="text1"/>
              </w:rPr>
              <w:t>Jaganathan</w:t>
            </w:r>
            <w:proofErr w:type="spellEnd"/>
          </w:p>
        </w:tc>
        <w:tc>
          <w:tcPr>
            <w:tcW w:w="721" w:type="pct"/>
          </w:tcPr>
          <w:p w14:paraId="281741FE" w14:textId="77777777" w:rsidR="009700FD" w:rsidRPr="00F65C5F" w:rsidRDefault="009700FD">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23" w:type="pct"/>
          </w:tcPr>
          <w:p w14:paraId="1F4B7FFF" w14:textId="351D49D0" w:rsidR="009700FD" w:rsidRPr="000B4C2B" w:rsidRDefault="00D925E2">
            <w:r>
              <w:t xml:space="preserve"> </w:t>
            </w:r>
          </w:p>
        </w:tc>
      </w:tr>
    </w:tbl>
    <w:p w14:paraId="1E63C008" w14:textId="77777777" w:rsidR="00674820" w:rsidRDefault="00674820">
      <w:pPr>
        <w:rPr>
          <w:b/>
          <w:smallCaps/>
          <w:color w:val="000000"/>
        </w:rPr>
      </w:pPr>
    </w:p>
    <w:p w14:paraId="73CAC3E7" w14:textId="77777777" w:rsidR="00674820" w:rsidRDefault="00674820">
      <w:pPr>
        <w:rPr>
          <w:color w:val="000000"/>
        </w:rPr>
      </w:pPr>
      <w:r>
        <w:rPr>
          <w:b/>
          <w:smallCaps/>
          <w:color w:val="000000"/>
        </w:rPr>
        <w:t>Endor</w:t>
      </w:r>
      <w:r w:rsidR="00C154E1">
        <w:rPr>
          <w:b/>
          <w:smallCaps/>
          <w:color w:val="000000"/>
        </w:rPr>
        <w:t>sement by S</w:t>
      </w:r>
      <w:r>
        <w:rPr>
          <w:b/>
          <w:smallCaps/>
          <w:color w:val="000000"/>
        </w:rPr>
        <w:t xml:space="preserve">ystem Owner (internal) </w:t>
      </w:r>
    </w:p>
    <w:tbl>
      <w:tblPr>
        <w:tblStyle w:val="GridTable1Light-Accent21"/>
        <w:tblW w:w="5247" w:type="pct"/>
        <w:tblLook w:val="01A0" w:firstRow="1" w:lastRow="0" w:firstColumn="1" w:lastColumn="1" w:noHBand="0" w:noVBand="0"/>
      </w:tblPr>
      <w:tblGrid>
        <w:gridCol w:w="1601"/>
        <w:gridCol w:w="2537"/>
        <w:gridCol w:w="2123"/>
        <w:gridCol w:w="1400"/>
        <w:gridCol w:w="1395"/>
      </w:tblGrid>
      <w:tr w:rsidR="00674820" w14:paraId="4C083526" w14:textId="77777777" w:rsidTr="00F65C5F">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884" w:type="pct"/>
          </w:tcPr>
          <w:p w14:paraId="44CA5C52" w14:textId="77777777" w:rsidR="00674820" w:rsidRPr="00F65C5F" w:rsidRDefault="00674820">
            <w:pPr>
              <w:rPr>
                <w:b/>
                <w:smallCaps/>
              </w:rPr>
            </w:pPr>
          </w:p>
        </w:tc>
        <w:tc>
          <w:tcPr>
            <w:tcW w:w="1401" w:type="pct"/>
          </w:tcPr>
          <w:p w14:paraId="224482BE"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bCs w:val="0"/>
                <w:smallCaps/>
              </w:rPr>
            </w:pPr>
            <w:r w:rsidRPr="00F65C5F">
              <w:rPr>
                <w:b/>
                <w:smallCaps/>
              </w:rPr>
              <w:t>Name</w:t>
            </w:r>
          </w:p>
        </w:tc>
        <w:tc>
          <w:tcPr>
            <w:tcW w:w="1172" w:type="pct"/>
          </w:tcPr>
          <w:p w14:paraId="39587B68"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 xml:space="preserve">designation </w:t>
            </w:r>
          </w:p>
        </w:tc>
        <w:tc>
          <w:tcPr>
            <w:tcW w:w="773" w:type="pct"/>
          </w:tcPr>
          <w:p w14:paraId="12830A18"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signature</w:t>
            </w:r>
          </w:p>
        </w:tc>
        <w:tc>
          <w:tcPr>
            <w:cnfStyle w:val="000100000000" w:firstRow="0" w:lastRow="0" w:firstColumn="0" w:lastColumn="1" w:oddVBand="0" w:evenVBand="0" w:oddHBand="0" w:evenHBand="0" w:firstRowFirstColumn="0" w:firstRowLastColumn="0" w:lastRowFirstColumn="0" w:lastRowLastColumn="0"/>
            <w:tcW w:w="770" w:type="pct"/>
          </w:tcPr>
          <w:p w14:paraId="4826EEDE" w14:textId="77777777" w:rsidR="00674820" w:rsidRPr="00F65C5F" w:rsidRDefault="00674820">
            <w:pPr>
              <w:rPr>
                <w:b/>
                <w:smallCaps/>
              </w:rPr>
            </w:pPr>
            <w:r w:rsidRPr="00F65C5F">
              <w:rPr>
                <w:b/>
                <w:smallCaps/>
              </w:rPr>
              <w:t>date</w:t>
            </w:r>
          </w:p>
          <w:p w14:paraId="18A6A4AD" w14:textId="77777777" w:rsidR="00674820" w:rsidRPr="00F65C5F" w:rsidRDefault="00674820">
            <w:pPr>
              <w:rPr>
                <w:b/>
                <w:smallCaps/>
              </w:rPr>
            </w:pPr>
            <w:r w:rsidRPr="00F65C5F">
              <w:rPr>
                <w:b/>
                <w:smallCaps/>
              </w:rPr>
              <w:t>(dd-mm-</w:t>
            </w:r>
            <w:proofErr w:type="spellStart"/>
            <w:r w:rsidRPr="00F65C5F">
              <w:rPr>
                <w:b/>
                <w:smallCaps/>
              </w:rPr>
              <w:t>yy</w:t>
            </w:r>
            <w:proofErr w:type="spellEnd"/>
            <w:r w:rsidRPr="00F65C5F">
              <w:rPr>
                <w:b/>
                <w:smallCaps/>
              </w:rPr>
              <w:t>)</w:t>
            </w:r>
          </w:p>
        </w:tc>
      </w:tr>
      <w:tr w:rsidR="00674820" w:rsidRPr="00A86C4B" w14:paraId="4E6D3FF1" w14:textId="77777777" w:rsidTr="00F65C5F">
        <w:trPr>
          <w:trHeight w:val="303"/>
        </w:trPr>
        <w:tc>
          <w:tcPr>
            <w:cnfStyle w:val="001000000000" w:firstRow="0" w:lastRow="0" w:firstColumn="1" w:lastColumn="0" w:oddVBand="0" w:evenVBand="0" w:oddHBand="0" w:evenHBand="0" w:firstRowFirstColumn="0" w:firstRowLastColumn="0" w:lastRowFirstColumn="0" w:lastRowLastColumn="0"/>
            <w:tcW w:w="884" w:type="pct"/>
          </w:tcPr>
          <w:p w14:paraId="71EBC466" w14:textId="3D1CF54F" w:rsidR="00674820" w:rsidRPr="00F65C5F" w:rsidRDefault="00674820" w:rsidP="009B51EA">
            <w:pPr>
              <w:rPr>
                <w:smallCaps/>
                <w:color w:val="000000"/>
              </w:rPr>
            </w:pPr>
          </w:p>
        </w:tc>
        <w:tc>
          <w:tcPr>
            <w:tcW w:w="1401" w:type="pct"/>
          </w:tcPr>
          <w:p w14:paraId="7CDA75D6" w14:textId="4E80C546" w:rsidR="00674820" w:rsidRPr="00F65C5F" w:rsidRDefault="00674820">
            <w:pPr>
              <w:cnfStyle w:val="000000000000" w:firstRow="0" w:lastRow="0" w:firstColumn="0" w:lastColumn="0" w:oddVBand="0" w:evenVBand="0" w:oddHBand="0" w:evenHBand="0" w:firstRowFirstColumn="0" w:firstRowLastColumn="0" w:lastRowFirstColumn="0" w:lastRowLastColumn="0"/>
            </w:pPr>
          </w:p>
        </w:tc>
        <w:tc>
          <w:tcPr>
            <w:tcW w:w="1172" w:type="pct"/>
          </w:tcPr>
          <w:p w14:paraId="63E78B73" w14:textId="75F18B7A" w:rsidR="00674820" w:rsidRPr="00F65C5F" w:rsidRDefault="00674820">
            <w:pPr>
              <w:cnfStyle w:val="000000000000" w:firstRow="0" w:lastRow="0" w:firstColumn="0" w:lastColumn="0" w:oddVBand="0" w:evenVBand="0" w:oddHBand="0" w:evenHBand="0" w:firstRowFirstColumn="0" w:firstRowLastColumn="0" w:lastRowFirstColumn="0" w:lastRowLastColumn="0"/>
            </w:pPr>
          </w:p>
        </w:tc>
        <w:tc>
          <w:tcPr>
            <w:tcW w:w="773" w:type="pct"/>
          </w:tcPr>
          <w:p w14:paraId="44DDAC98" w14:textId="77777777" w:rsidR="00674820" w:rsidRPr="00F65C5F" w:rsidRDefault="00674820">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770" w:type="pct"/>
          </w:tcPr>
          <w:p w14:paraId="073319B1" w14:textId="77777777" w:rsidR="00674820" w:rsidRPr="00A86C4B" w:rsidRDefault="00674820"/>
        </w:tc>
      </w:tr>
    </w:tbl>
    <w:p w14:paraId="503AD392" w14:textId="77777777" w:rsidR="00674820" w:rsidRPr="00A86C4B" w:rsidRDefault="00674820"/>
    <w:p w14:paraId="7BD36BC4" w14:textId="77777777" w:rsidR="00674820" w:rsidRDefault="00674820">
      <w:pPr>
        <w:rPr>
          <w:b/>
          <w:smallCaps/>
          <w:color w:val="000000"/>
        </w:rPr>
      </w:pPr>
    </w:p>
    <w:p w14:paraId="78DA3556" w14:textId="77777777" w:rsidR="00674820" w:rsidRDefault="00674820">
      <w:pPr>
        <w:rPr>
          <w:b/>
          <w:smallCaps/>
          <w:color w:val="000000"/>
        </w:rPr>
      </w:pPr>
      <w:r>
        <w:rPr>
          <w:b/>
          <w:smallCaps/>
          <w:color w:val="000000"/>
        </w:rPr>
        <w:t xml:space="preserve">release history </w:t>
      </w:r>
    </w:p>
    <w:tbl>
      <w:tblPr>
        <w:tblStyle w:val="GridTable1Light-Accent21"/>
        <w:tblW w:w="9072" w:type="dxa"/>
        <w:tblLook w:val="01A0" w:firstRow="1" w:lastRow="0" w:firstColumn="1" w:lastColumn="1" w:noHBand="0" w:noVBand="0"/>
      </w:tblPr>
      <w:tblGrid>
        <w:gridCol w:w="1106"/>
        <w:gridCol w:w="1984"/>
        <w:gridCol w:w="1701"/>
        <w:gridCol w:w="2410"/>
        <w:gridCol w:w="1871"/>
      </w:tblGrid>
      <w:tr w:rsidR="000B4C2B" w14:paraId="027E2AE6" w14:textId="77777777" w:rsidTr="00F65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dxa"/>
          </w:tcPr>
          <w:p w14:paraId="663D1D40" w14:textId="77777777" w:rsidR="000B4C2B" w:rsidRPr="00F65C5F" w:rsidRDefault="000B4C2B">
            <w:pPr>
              <w:rPr>
                <w:b/>
                <w:smallCaps/>
              </w:rPr>
            </w:pPr>
            <w:r w:rsidRPr="00F65C5F">
              <w:rPr>
                <w:b/>
                <w:smallCaps/>
              </w:rPr>
              <w:t xml:space="preserve">Release Number </w:t>
            </w:r>
          </w:p>
        </w:tc>
        <w:tc>
          <w:tcPr>
            <w:tcW w:w="1984" w:type="dxa"/>
          </w:tcPr>
          <w:p w14:paraId="51980793" w14:textId="77777777" w:rsidR="000B4C2B" w:rsidRPr="00F65C5F" w:rsidRDefault="000B4C2B">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associated change request number</w:t>
            </w:r>
          </w:p>
        </w:tc>
        <w:tc>
          <w:tcPr>
            <w:tcW w:w="1701" w:type="dxa"/>
          </w:tcPr>
          <w:p w14:paraId="50677EBF" w14:textId="77777777" w:rsidR="000B4C2B" w:rsidRPr="00F65C5F" w:rsidRDefault="000B4C2B">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Date (</w:t>
            </w:r>
            <w:proofErr w:type="spellStart"/>
            <w:proofErr w:type="gramStart"/>
            <w:r w:rsidRPr="00F65C5F">
              <w:rPr>
                <w:b/>
                <w:smallCaps/>
              </w:rPr>
              <w:t>mm,yyyy</w:t>
            </w:r>
            <w:proofErr w:type="spellEnd"/>
            <w:proofErr w:type="gramEnd"/>
            <w:r w:rsidRPr="00F65C5F">
              <w:rPr>
                <w:b/>
                <w:smallCaps/>
              </w:rPr>
              <w:t>)</w:t>
            </w:r>
          </w:p>
        </w:tc>
        <w:tc>
          <w:tcPr>
            <w:tcW w:w="2410" w:type="dxa"/>
          </w:tcPr>
          <w:p w14:paraId="2D765841" w14:textId="77777777" w:rsidR="000B4C2B" w:rsidRPr="00F65C5F" w:rsidRDefault="000B4C2B">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Brief Summary of changes</w:t>
            </w:r>
          </w:p>
        </w:tc>
        <w:tc>
          <w:tcPr>
            <w:cnfStyle w:val="000100000000" w:firstRow="0" w:lastRow="0" w:firstColumn="0" w:lastColumn="1" w:oddVBand="0" w:evenVBand="0" w:oddHBand="0" w:evenHBand="0" w:firstRowFirstColumn="0" w:firstRowLastColumn="0" w:lastRowFirstColumn="0" w:lastRowLastColumn="0"/>
            <w:tcW w:w="1871" w:type="dxa"/>
          </w:tcPr>
          <w:p w14:paraId="30247A8C" w14:textId="77777777" w:rsidR="000B4C2B" w:rsidRPr="00F65C5F" w:rsidRDefault="000B4C2B">
            <w:pPr>
              <w:spacing w:after="60"/>
              <w:rPr>
                <w:b/>
                <w:smallCaps/>
              </w:rPr>
            </w:pPr>
            <w:r w:rsidRPr="00F65C5F">
              <w:rPr>
                <w:b/>
                <w:smallCaps/>
              </w:rPr>
              <w:t>Author</w:t>
            </w:r>
          </w:p>
        </w:tc>
      </w:tr>
      <w:tr w:rsidR="0012677D" w14:paraId="77ECC062"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3D406B75" w14:textId="4D9129D8" w:rsidR="0012677D" w:rsidRDefault="00D925E2">
            <w:pPr>
              <w:tabs>
                <w:tab w:val="left" w:pos="5760"/>
              </w:tabs>
              <w:rPr>
                <w:color w:val="000000"/>
              </w:rPr>
            </w:pPr>
            <w:r>
              <w:rPr>
                <w:color w:val="000000"/>
              </w:rPr>
              <w:t>1.0</w:t>
            </w:r>
          </w:p>
        </w:tc>
        <w:tc>
          <w:tcPr>
            <w:tcW w:w="1984" w:type="dxa"/>
          </w:tcPr>
          <w:p w14:paraId="6B67404B" w14:textId="41BD998B" w:rsidR="0012677D" w:rsidRDefault="001722B8">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r>
              <w:rPr>
                <w:color w:val="000000"/>
              </w:rPr>
              <w:t>First Release</w:t>
            </w:r>
          </w:p>
        </w:tc>
        <w:tc>
          <w:tcPr>
            <w:tcW w:w="1701" w:type="dxa"/>
          </w:tcPr>
          <w:p w14:paraId="731A7774" w14:textId="1356E6EE" w:rsidR="0012677D" w:rsidRDefault="0012677D">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r>
              <w:rPr>
                <w:color w:val="000000"/>
              </w:rPr>
              <w:t>0</w:t>
            </w:r>
            <w:r w:rsidR="00ED308E">
              <w:rPr>
                <w:color w:val="000000"/>
              </w:rPr>
              <w:t>5</w:t>
            </w:r>
            <w:r>
              <w:rPr>
                <w:color w:val="000000"/>
              </w:rPr>
              <w:t>.20</w:t>
            </w:r>
            <w:r w:rsidR="002B529A">
              <w:rPr>
                <w:color w:val="000000"/>
              </w:rPr>
              <w:t>21</w:t>
            </w:r>
          </w:p>
        </w:tc>
        <w:tc>
          <w:tcPr>
            <w:tcW w:w="2410" w:type="dxa"/>
          </w:tcPr>
          <w:p w14:paraId="596580DE" w14:textId="137A4A9B" w:rsidR="0012677D" w:rsidRDefault="00ED308E">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r>
              <w:rPr>
                <w:color w:val="000000"/>
              </w:rPr>
              <w:t>First Release</w:t>
            </w:r>
          </w:p>
        </w:tc>
        <w:tc>
          <w:tcPr>
            <w:cnfStyle w:val="000100000000" w:firstRow="0" w:lastRow="0" w:firstColumn="0" w:lastColumn="1" w:oddVBand="0" w:evenVBand="0" w:oddHBand="0" w:evenHBand="0" w:firstRowFirstColumn="0" w:firstRowLastColumn="0" w:lastRowFirstColumn="0" w:lastRowLastColumn="0"/>
            <w:tcW w:w="1871" w:type="dxa"/>
          </w:tcPr>
          <w:p w14:paraId="260DBBDC" w14:textId="33C1539C" w:rsidR="0012677D" w:rsidRDefault="00ED308E">
            <w:pPr>
              <w:tabs>
                <w:tab w:val="left" w:pos="5760"/>
              </w:tabs>
              <w:spacing w:after="60"/>
              <w:rPr>
                <w:color w:val="000000"/>
              </w:rPr>
            </w:pPr>
            <w:r>
              <w:rPr>
                <w:color w:val="000000"/>
              </w:rPr>
              <w:t>Sujit Patra</w:t>
            </w:r>
          </w:p>
        </w:tc>
      </w:tr>
      <w:tr w:rsidR="00905BA8" w14:paraId="3E9D55EA"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13E4B463" w14:textId="6BA4503D" w:rsidR="00905BA8" w:rsidRDefault="00905BA8">
            <w:pPr>
              <w:tabs>
                <w:tab w:val="left" w:pos="5760"/>
              </w:tabs>
              <w:rPr>
                <w:color w:val="000000"/>
              </w:rPr>
            </w:pPr>
          </w:p>
        </w:tc>
        <w:tc>
          <w:tcPr>
            <w:tcW w:w="1984" w:type="dxa"/>
          </w:tcPr>
          <w:p w14:paraId="47E8EF77" w14:textId="77777777" w:rsidR="00905BA8" w:rsidRDefault="00905BA8">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4E37763B" w14:textId="19A72F58" w:rsidR="00905BA8" w:rsidRDefault="00905BA8">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40BF92A5" w14:textId="77777777" w:rsidR="00905BA8" w:rsidRDefault="00905BA8">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10699C49" w14:textId="77777777" w:rsidR="00905BA8" w:rsidRDefault="00905BA8">
            <w:pPr>
              <w:tabs>
                <w:tab w:val="left" w:pos="5760"/>
              </w:tabs>
              <w:spacing w:after="60"/>
              <w:rPr>
                <w:color w:val="000000"/>
              </w:rPr>
            </w:pPr>
          </w:p>
        </w:tc>
      </w:tr>
      <w:tr w:rsidR="00905BA8" w14:paraId="09C3F28E"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07746973" w14:textId="71BA9C37" w:rsidR="00905BA8" w:rsidRDefault="00905BA8">
            <w:pPr>
              <w:tabs>
                <w:tab w:val="left" w:pos="5760"/>
              </w:tabs>
              <w:rPr>
                <w:color w:val="000000"/>
              </w:rPr>
            </w:pPr>
          </w:p>
        </w:tc>
        <w:tc>
          <w:tcPr>
            <w:tcW w:w="1984" w:type="dxa"/>
          </w:tcPr>
          <w:p w14:paraId="17FE13CE" w14:textId="77777777" w:rsidR="00905BA8" w:rsidRDefault="00905BA8">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094A9411" w14:textId="3DD00E1F" w:rsidR="00905BA8" w:rsidRDefault="00905BA8">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0D1EF592" w14:textId="77777777" w:rsidR="00905BA8" w:rsidRDefault="00905BA8">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77BF87A6" w14:textId="77777777" w:rsidR="00905BA8" w:rsidRDefault="00905BA8">
            <w:pPr>
              <w:tabs>
                <w:tab w:val="left" w:pos="5760"/>
              </w:tabs>
              <w:spacing w:after="60"/>
              <w:rPr>
                <w:color w:val="000000"/>
              </w:rPr>
            </w:pPr>
          </w:p>
        </w:tc>
      </w:tr>
      <w:tr w:rsidR="00905BA8" w14:paraId="51B6927A"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7822D550" w14:textId="0DEF1BFB" w:rsidR="00905BA8" w:rsidRDefault="00905BA8">
            <w:pPr>
              <w:tabs>
                <w:tab w:val="left" w:pos="5760"/>
              </w:tabs>
              <w:rPr>
                <w:color w:val="000000"/>
              </w:rPr>
            </w:pPr>
          </w:p>
        </w:tc>
        <w:tc>
          <w:tcPr>
            <w:tcW w:w="1984" w:type="dxa"/>
          </w:tcPr>
          <w:p w14:paraId="6B5E6215" w14:textId="77777777" w:rsidR="00905BA8" w:rsidRDefault="00905BA8">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1EE5C1EE" w14:textId="1F07EBD5" w:rsidR="00905BA8" w:rsidRDefault="00905BA8">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6F4D9C81" w14:textId="77777777" w:rsidR="00905BA8" w:rsidRDefault="00905BA8">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0F79E0ED" w14:textId="77777777" w:rsidR="00905BA8" w:rsidRDefault="00905BA8">
            <w:pPr>
              <w:tabs>
                <w:tab w:val="left" w:pos="5760"/>
              </w:tabs>
              <w:spacing w:after="60"/>
              <w:rPr>
                <w:color w:val="000000"/>
              </w:rPr>
            </w:pPr>
          </w:p>
        </w:tc>
      </w:tr>
      <w:tr w:rsidR="00BF0034" w14:paraId="2C47CBF4"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3D8A9293" w14:textId="0FDBD4DF" w:rsidR="00BF0034" w:rsidRDefault="00BF0034">
            <w:pPr>
              <w:tabs>
                <w:tab w:val="left" w:pos="5760"/>
              </w:tabs>
              <w:rPr>
                <w:color w:val="000000"/>
              </w:rPr>
            </w:pPr>
          </w:p>
        </w:tc>
        <w:tc>
          <w:tcPr>
            <w:tcW w:w="1984" w:type="dxa"/>
          </w:tcPr>
          <w:p w14:paraId="0825E4E0" w14:textId="77777777" w:rsidR="00BF0034" w:rsidRDefault="00BF0034">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30CA2630" w14:textId="2911183E" w:rsidR="00BF0034" w:rsidRDefault="00BF0034">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5627DDD9" w14:textId="77777777" w:rsidR="00BF0034" w:rsidRDefault="00BF0034">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5276A293" w14:textId="77777777" w:rsidR="00BF0034" w:rsidRDefault="00BF0034">
            <w:pPr>
              <w:tabs>
                <w:tab w:val="left" w:pos="5760"/>
              </w:tabs>
              <w:spacing w:after="60"/>
              <w:rPr>
                <w:color w:val="000000"/>
              </w:rPr>
            </w:pPr>
          </w:p>
        </w:tc>
      </w:tr>
    </w:tbl>
    <w:p w14:paraId="2691D51A" w14:textId="77777777" w:rsidR="00674820" w:rsidRDefault="00674820">
      <w:pPr>
        <w:rPr>
          <w:smallCaps/>
          <w:color w:val="000000"/>
        </w:rPr>
        <w:sectPr w:rsidR="00674820" w:rsidSect="00A3306A">
          <w:headerReference w:type="even" r:id="rId13"/>
          <w:headerReference w:type="default" r:id="rId14"/>
          <w:footerReference w:type="even" r:id="rId15"/>
          <w:footerReference w:type="default" r:id="rId16"/>
          <w:headerReference w:type="first" r:id="rId17"/>
          <w:footerReference w:type="first" r:id="rId18"/>
          <w:pgSz w:w="12240" w:h="15840" w:code="1"/>
          <w:pgMar w:top="1440" w:right="1800" w:bottom="1440" w:left="1800" w:header="720" w:footer="720" w:gutter="0"/>
          <w:cols w:space="720"/>
          <w:titlePg/>
        </w:sectPr>
      </w:pPr>
    </w:p>
    <w:p w14:paraId="49B0090C" w14:textId="115B8CD9" w:rsidR="00674820" w:rsidRDefault="00AA53B1">
      <w:pPr>
        <w:pStyle w:val="Heading1"/>
      </w:pPr>
      <w:bookmarkStart w:id="0" w:name="_Toc446602763"/>
      <w:bookmarkStart w:id="1" w:name="_Toc446606704"/>
      <w:bookmarkStart w:id="2" w:name="_Toc446924215"/>
      <w:bookmarkStart w:id="3" w:name="_Toc446929228"/>
      <w:bookmarkStart w:id="4" w:name="_Toc446929768"/>
      <w:bookmarkStart w:id="5" w:name="_Toc447040077"/>
      <w:bookmarkStart w:id="6" w:name="_Toc447115373"/>
      <w:bookmarkStart w:id="7" w:name="_Toc447117507"/>
      <w:bookmarkStart w:id="8" w:name="_Toc447120619"/>
      <w:bookmarkStart w:id="9" w:name="_Toc447195120"/>
      <w:bookmarkStart w:id="10" w:name="_Toc447734086"/>
      <w:bookmarkStart w:id="11" w:name="_Toc447883040"/>
      <w:bookmarkStart w:id="12" w:name="_Toc448225543"/>
      <w:bookmarkStart w:id="13" w:name="_Toc448310875"/>
      <w:bookmarkStart w:id="14" w:name="_Toc448486630"/>
      <w:bookmarkStart w:id="15" w:name="_Toc448742958"/>
      <w:bookmarkStart w:id="16" w:name="_Toc448930449"/>
      <w:bookmarkStart w:id="17" w:name="_Toc79608236"/>
      <w:r>
        <w:t>Table of C</w:t>
      </w:r>
      <w:r w:rsidR="00674820" w:rsidRPr="00AA53B1">
        <w:t>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65002D60" w14:textId="13535E86" w:rsidR="00125A4A" w:rsidRDefault="00110E66">
      <w:pPr>
        <w:pStyle w:val="TOC1"/>
        <w:rPr>
          <w:rFonts w:asciiTheme="minorHAnsi" w:eastAsiaTheme="minorEastAsia" w:hAnsiTheme="minorHAnsi" w:cstheme="minorBidi"/>
          <w:b w:val="0"/>
          <w:noProof/>
          <w:sz w:val="22"/>
          <w:szCs w:val="22"/>
          <w:lang w:val="en-IN" w:eastAsia="en-IN"/>
        </w:rPr>
      </w:pPr>
      <w:r>
        <w:rPr>
          <w:color w:val="000000"/>
        </w:rPr>
        <w:fldChar w:fldCharType="begin"/>
      </w:r>
      <w:r>
        <w:rPr>
          <w:color w:val="000000"/>
        </w:rPr>
        <w:instrText xml:space="preserve"> TOC \o "1-3" \h \z \u </w:instrText>
      </w:r>
      <w:r>
        <w:rPr>
          <w:color w:val="000000"/>
        </w:rPr>
        <w:fldChar w:fldCharType="separate"/>
      </w:r>
      <w:hyperlink w:anchor="_Toc79608236" w:history="1">
        <w:r w:rsidR="00125A4A" w:rsidRPr="008B0F0E">
          <w:rPr>
            <w:rStyle w:val="Hyperlink"/>
            <w:noProof/>
          </w:rPr>
          <w:t>Table of Contents</w:t>
        </w:r>
        <w:r w:rsidR="00125A4A">
          <w:rPr>
            <w:noProof/>
            <w:webHidden/>
          </w:rPr>
          <w:tab/>
        </w:r>
        <w:r w:rsidR="00125A4A">
          <w:rPr>
            <w:noProof/>
            <w:webHidden/>
          </w:rPr>
          <w:fldChar w:fldCharType="begin"/>
        </w:r>
        <w:r w:rsidR="00125A4A">
          <w:rPr>
            <w:noProof/>
            <w:webHidden/>
          </w:rPr>
          <w:instrText xml:space="preserve"> PAGEREF _Toc79608236 \h </w:instrText>
        </w:r>
        <w:r w:rsidR="00125A4A">
          <w:rPr>
            <w:noProof/>
            <w:webHidden/>
          </w:rPr>
        </w:r>
        <w:r w:rsidR="00125A4A">
          <w:rPr>
            <w:noProof/>
            <w:webHidden/>
          </w:rPr>
          <w:fldChar w:fldCharType="separate"/>
        </w:r>
        <w:r w:rsidR="00325FE9">
          <w:rPr>
            <w:noProof/>
            <w:webHidden/>
          </w:rPr>
          <w:t>3</w:t>
        </w:r>
        <w:r w:rsidR="00125A4A">
          <w:rPr>
            <w:noProof/>
            <w:webHidden/>
          </w:rPr>
          <w:fldChar w:fldCharType="end"/>
        </w:r>
      </w:hyperlink>
    </w:p>
    <w:p w14:paraId="52D9A17A" w14:textId="22914661" w:rsidR="00125A4A" w:rsidRDefault="00000000">
      <w:pPr>
        <w:pStyle w:val="TOC1"/>
        <w:rPr>
          <w:rFonts w:asciiTheme="minorHAnsi" w:eastAsiaTheme="minorEastAsia" w:hAnsiTheme="minorHAnsi" w:cstheme="minorBidi"/>
          <w:b w:val="0"/>
          <w:noProof/>
          <w:sz w:val="22"/>
          <w:szCs w:val="22"/>
          <w:lang w:val="en-IN" w:eastAsia="en-IN"/>
        </w:rPr>
      </w:pPr>
      <w:hyperlink w:anchor="_Toc79608237" w:history="1">
        <w:r w:rsidR="00125A4A" w:rsidRPr="008B0F0E">
          <w:rPr>
            <w:rStyle w:val="Hyperlink"/>
            <w:noProof/>
          </w:rPr>
          <w:t>Introduction</w:t>
        </w:r>
        <w:r w:rsidR="00125A4A">
          <w:rPr>
            <w:noProof/>
            <w:webHidden/>
          </w:rPr>
          <w:tab/>
        </w:r>
        <w:r w:rsidR="00125A4A">
          <w:rPr>
            <w:noProof/>
            <w:webHidden/>
          </w:rPr>
          <w:fldChar w:fldCharType="begin"/>
        </w:r>
        <w:r w:rsidR="00125A4A">
          <w:rPr>
            <w:noProof/>
            <w:webHidden/>
          </w:rPr>
          <w:instrText xml:space="preserve"> PAGEREF _Toc79608237 \h </w:instrText>
        </w:r>
        <w:r w:rsidR="00125A4A">
          <w:rPr>
            <w:noProof/>
            <w:webHidden/>
          </w:rPr>
        </w:r>
        <w:r w:rsidR="00125A4A">
          <w:rPr>
            <w:noProof/>
            <w:webHidden/>
          </w:rPr>
          <w:fldChar w:fldCharType="separate"/>
        </w:r>
        <w:r w:rsidR="00325FE9">
          <w:rPr>
            <w:noProof/>
            <w:webHidden/>
          </w:rPr>
          <w:t>5</w:t>
        </w:r>
        <w:r w:rsidR="00125A4A">
          <w:rPr>
            <w:noProof/>
            <w:webHidden/>
          </w:rPr>
          <w:fldChar w:fldCharType="end"/>
        </w:r>
      </w:hyperlink>
    </w:p>
    <w:p w14:paraId="0214AADA" w14:textId="1F428E2E" w:rsidR="00125A4A" w:rsidRDefault="00000000">
      <w:pPr>
        <w:pStyle w:val="TOC2"/>
        <w:tabs>
          <w:tab w:val="left" w:pos="480"/>
        </w:tabs>
        <w:rPr>
          <w:rFonts w:asciiTheme="minorHAnsi" w:eastAsiaTheme="minorEastAsia" w:hAnsiTheme="minorHAnsi" w:cstheme="minorBidi"/>
          <w:caps w:val="0"/>
          <w:noProof/>
          <w:sz w:val="22"/>
          <w:szCs w:val="22"/>
          <w:lang w:val="en-IN" w:eastAsia="en-IN"/>
        </w:rPr>
      </w:pPr>
      <w:hyperlink w:anchor="_Toc79608238" w:history="1">
        <w:r w:rsidR="00125A4A" w:rsidRPr="008B0F0E">
          <w:rPr>
            <w:rStyle w:val="Hyperlink"/>
            <w:noProof/>
            <w:spacing w:val="5"/>
          </w:rPr>
          <w:t>A.</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spacing w:val="5"/>
          </w:rPr>
          <w:t>Definitions and Abbreviations</w:t>
        </w:r>
        <w:r w:rsidR="00125A4A">
          <w:rPr>
            <w:noProof/>
            <w:webHidden/>
          </w:rPr>
          <w:tab/>
        </w:r>
        <w:r w:rsidR="00125A4A">
          <w:rPr>
            <w:noProof/>
            <w:webHidden/>
          </w:rPr>
          <w:fldChar w:fldCharType="begin"/>
        </w:r>
        <w:r w:rsidR="00125A4A">
          <w:rPr>
            <w:noProof/>
            <w:webHidden/>
          </w:rPr>
          <w:instrText xml:space="preserve"> PAGEREF _Toc79608238 \h </w:instrText>
        </w:r>
        <w:r w:rsidR="00125A4A">
          <w:rPr>
            <w:noProof/>
            <w:webHidden/>
          </w:rPr>
        </w:r>
        <w:r w:rsidR="00125A4A">
          <w:rPr>
            <w:noProof/>
            <w:webHidden/>
          </w:rPr>
          <w:fldChar w:fldCharType="separate"/>
        </w:r>
        <w:r w:rsidR="00325FE9">
          <w:rPr>
            <w:noProof/>
            <w:webHidden/>
          </w:rPr>
          <w:t>5</w:t>
        </w:r>
        <w:r w:rsidR="00125A4A">
          <w:rPr>
            <w:noProof/>
            <w:webHidden/>
          </w:rPr>
          <w:fldChar w:fldCharType="end"/>
        </w:r>
      </w:hyperlink>
    </w:p>
    <w:p w14:paraId="6DEB2564" w14:textId="5755305C" w:rsidR="00125A4A" w:rsidRDefault="00000000">
      <w:pPr>
        <w:pStyle w:val="TOC2"/>
        <w:tabs>
          <w:tab w:val="left" w:pos="48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"_Toc79608239" </w:instrText>
      </w:r>
      <w:r>
        <w:fldChar w:fldCharType="separate"/>
      </w:r>
      <w:r w:rsidR="00125A4A" w:rsidRPr="008B0F0E">
        <w:rPr>
          <w:rStyle w:val="Hyperlink"/>
          <w:noProof/>
          <w:spacing w:val="5"/>
        </w:rPr>
        <w:t>B.</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spacing w:val="5"/>
        </w:rPr>
        <w:t>References</w:t>
      </w:r>
      <w:r w:rsidR="00125A4A">
        <w:rPr>
          <w:noProof/>
          <w:webHidden/>
        </w:rPr>
        <w:tab/>
      </w:r>
      <w:r w:rsidR="00125A4A">
        <w:rPr>
          <w:noProof/>
          <w:webHidden/>
        </w:rPr>
        <w:fldChar w:fldCharType="begin"/>
      </w:r>
      <w:r w:rsidR="00125A4A">
        <w:rPr>
          <w:noProof/>
          <w:webHidden/>
        </w:rPr>
        <w:instrText xml:space="preserve"> PAGEREF _Toc79608239 \h </w:instrText>
      </w:r>
      <w:r w:rsidR="00125A4A">
        <w:rPr>
          <w:noProof/>
          <w:webHidden/>
        </w:rPr>
      </w:r>
      <w:r w:rsidR="00125A4A">
        <w:rPr>
          <w:noProof/>
          <w:webHidden/>
        </w:rPr>
        <w:fldChar w:fldCharType="separate"/>
      </w:r>
      <w:ins w:id="18" w:author="Nermit Lepcha" w:date="2022-10-05T14:40:00Z">
        <w:r w:rsidR="00325FE9">
          <w:rPr>
            <w:noProof/>
            <w:webHidden/>
          </w:rPr>
          <w:t>6</w:t>
        </w:r>
      </w:ins>
      <w:del w:id="19" w:author="Nermit Lepcha" w:date="2022-10-05T14:40:00Z">
        <w:r w:rsidR="00125A4A" w:rsidDel="00325FE9">
          <w:rPr>
            <w:noProof/>
            <w:webHidden/>
          </w:rPr>
          <w:delText>7</w:delText>
        </w:r>
      </w:del>
      <w:r w:rsidR="00125A4A">
        <w:rPr>
          <w:noProof/>
          <w:webHidden/>
        </w:rPr>
        <w:fldChar w:fldCharType="end"/>
      </w:r>
      <w:r>
        <w:rPr>
          <w:noProof/>
        </w:rPr>
        <w:fldChar w:fldCharType="end"/>
      </w:r>
    </w:p>
    <w:p w14:paraId="71065002" w14:textId="7A2D155B" w:rsidR="00125A4A" w:rsidRDefault="00000000">
      <w:pPr>
        <w:pStyle w:val="TOC1"/>
        <w:tabs>
          <w:tab w:val="left" w:pos="480"/>
        </w:tabs>
        <w:rPr>
          <w:rFonts w:asciiTheme="minorHAnsi" w:eastAsiaTheme="minorEastAsia" w:hAnsiTheme="minorHAnsi" w:cstheme="minorBidi"/>
          <w:b w:val="0"/>
          <w:noProof/>
          <w:sz w:val="22"/>
          <w:szCs w:val="22"/>
          <w:lang w:val="en-IN" w:eastAsia="en-IN"/>
        </w:rPr>
      </w:pPr>
      <w:r>
        <w:fldChar w:fldCharType="begin"/>
      </w:r>
      <w:r>
        <w:instrText xml:space="preserve"> HYPERLINK \l "_Toc79608240" </w:instrText>
      </w:r>
      <w:r>
        <w:fldChar w:fldCharType="separate"/>
      </w:r>
      <w:r w:rsidR="00125A4A" w:rsidRPr="008B0F0E">
        <w:rPr>
          <w:rStyle w:val="Hyperlink"/>
          <w:noProof/>
        </w:rPr>
        <w:t>1.</w:t>
      </w:r>
      <w:r w:rsidR="00125A4A">
        <w:rPr>
          <w:rFonts w:asciiTheme="minorHAnsi" w:eastAsiaTheme="minorEastAsia" w:hAnsiTheme="minorHAnsi" w:cstheme="minorBidi"/>
          <w:b w:val="0"/>
          <w:noProof/>
          <w:sz w:val="22"/>
          <w:szCs w:val="22"/>
          <w:lang w:val="en-IN" w:eastAsia="en-IN"/>
        </w:rPr>
        <w:tab/>
      </w:r>
      <w:r w:rsidR="00125A4A" w:rsidRPr="008B0F0E">
        <w:rPr>
          <w:rStyle w:val="Hyperlink"/>
          <w:noProof/>
        </w:rPr>
        <w:t>Functional Requirements</w:t>
      </w:r>
      <w:r w:rsidR="00125A4A">
        <w:rPr>
          <w:noProof/>
          <w:webHidden/>
        </w:rPr>
        <w:tab/>
      </w:r>
      <w:r w:rsidR="00125A4A">
        <w:rPr>
          <w:noProof/>
          <w:webHidden/>
        </w:rPr>
        <w:fldChar w:fldCharType="begin"/>
      </w:r>
      <w:r w:rsidR="00125A4A">
        <w:rPr>
          <w:noProof/>
          <w:webHidden/>
        </w:rPr>
        <w:instrText xml:space="preserve"> PAGEREF _Toc79608240 \h </w:instrText>
      </w:r>
      <w:r w:rsidR="00125A4A">
        <w:rPr>
          <w:noProof/>
          <w:webHidden/>
        </w:rPr>
      </w:r>
      <w:r w:rsidR="00125A4A">
        <w:rPr>
          <w:noProof/>
          <w:webHidden/>
        </w:rPr>
        <w:fldChar w:fldCharType="separate"/>
      </w:r>
      <w:ins w:id="20" w:author="Nermit Lepcha" w:date="2022-10-05T14:40:00Z">
        <w:r w:rsidR="00325FE9">
          <w:rPr>
            <w:noProof/>
            <w:webHidden/>
          </w:rPr>
          <w:t>7</w:t>
        </w:r>
      </w:ins>
      <w:del w:id="21" w:author="Nermit Lepcha" w:date="2022-10-05T14:40:00Z">
        <w:r w:rsidR="00125A4A" w:rsidDel="00325FE9">
          <w:rPr>
            <w:noProof/>
            <w:webHidden/>
          </w:rPr>
          <w:delText>8</w:delText>
        </w:r>
      </w:del>
      <w:r w:rsidR="00125A4A">
        <w:rPr>
          <w:noProof/>
          <w:webHidden/>
        </w:rPr>
        <w:fldChar w:fldCharType="end"/>
      </w:r>
      <w:r>
        <w:rPr>
          <w:noProof/>
        </w:rPr>
        <w:fldChar w:fldCharType="end"/>
      </w:r>
    </w:p>
    <w:p w14:paraId="1A38560A" w14:textId="2E993F64" w:rsidR="00125A4A" w:rsidRDefault="00000000">
      <w:pPr>
        <w:pStyle w:val="TOC2"/>
        <w:tabs>
          <w:tab w:val="left" w:pos="72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"_Toc79608241" </w:instrText>
      </w:r>
      <w:r>
        <w:fldChar w:fldCharType="separate"/>
      </w:r>
      <w:r w:rsidR="00125A4A" w:rsidRPr="008B0F0E">
        <w:rPr>
          <w:rStyle w:val="Hyperlink"/>
          <w:noProof/>
        </w:rPr>
        <w:t>1.1</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rPr>
        <w:t>Registration System Overview</w:t>
      </w:r>
      <w:r w:rsidR="00125A4A">
        <w:rPr>
          <w:noProof/>
          <w:webHidden/>
        </w:rPr>
        <w:tab/>
      </w:r>
      <w:r w:rsidR="00125A4A">
        <w:rPr>
          <w:noProof/>
          <w:webHidden/>
        </w:rPr>
        <w:fldChar w:fldCharType="begin"/>
      </w:r>
      <w:r w:rsidR="00125A4A">
        <w:rPr>
          <w:noProof/>
          <w:webHidden/>
        </w:rPr>
        <w:instrText xml:space="preserve"> PAGEREF _Toc79608241 \h </w:instrText>
      </w:r>
      <w:r w:rsidR="00125A4A">
        <w:rPr>
          <w:noProof/>
          <w:webHidden/>
        </w:rPr>
      </w:r>
      <w:r w:rsidR="00125A4A">
        <w:rPr>
          <w:noProof/>
          <w:webHidden/>
        </w:rPr>
        <w:fldChar w:fldCharType="separate"/>
      </w:r>
      <w:ins w:id="22" w:author="Nermit Lepcha" w:date="2022-10-05T14:40:00Z">
        <w:r w:rsidR="00325FE9">
          <w:rPr>
            <w:noProof/>
            <w:webHidden/>
          </w:rPr>
          <w:t>7</w:t>
        </w:r>
      </w:ins>
      <w:del w:id="23" w:author="Nermit Lepcha" w:date="2022-10-05T14:40:00Z">
        <w:r w:rsidR="00125A4A" w:rsidDel="00325FE9">
          <w:rPr>
            <w:noProof/>
            <w:webHidden/>
          </w:rPr>
          <w:delText>8</w:delText>
        </w:r>
      </w:del>
      <w:r w:rsidR="00125A4A">
        <w:rPr>
          <w:noProof/>
          <w:webHidden/>
        </w:rPr>
        <w:fldChar w:fldCharType="end"/>
      </w:r>
      <w:r>
        <w:rPr>
          <w:noProof/>
        </w:rPr>
        <w:fldChar w:fldCharType="end"/>
      </w:r>
    </w:p>
    <w:p w14:paraId="7E49741A" w14:textId="4821B891"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"_Toc79608242" </w:instrText>
      </w:r>
      <w:r>
        <w:fldChar w:fldCharType="separate"/>
      </w:r>
      <w:r w:rsidR="00125A4A" w:rsidRPr="008B0F0E">
        <w:rPr>
          <w:rStyle w:val="Hyperlink"/>
          <w:noProof/>
        </w:rPr>
        <w:t>1.1.1</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Entity Hierarchy in Registration</w:t>
      </w:r>
      <w:r w:rsidR="00125A4A">
        <w:rPr>
          <w:noProof/>
          <w:webHidden/>
        </w:rPr>
        <w:tab/>
      </w:r>
      <w:r w:rsidR="00125A4A">
        <w:rPr>
          <w:noProof/>
          <w:webHidden/>
        </w:rPr>
        <w:fldChar w:fldCharType="begin"/>
      </w:r>
      <w:r w:rsidR="00125A4A">
        <w:rPr>
          <w:noProof/>
          <w:webHidden/>
        </w:rPr>
        <w:instrText xml:space="preserve"> PAGEREF _Toc79608242 \h </w:instrText>
      </w:r>
      <w:r w:rsidR="00125A4A">
        <w:rPr>
          <w:noProof/>
          <w:webHidden/>
        </w:rPr>
      </w:r>
      <w:r w:rsidR="00125A4A">
        <w:rPr>
          <w:noProof/>
          <w:webHidden/>
        </w:rPr>
        <w:fldChar w:fldCharType="separate"/>
      </w:r>
      <w:ins w:id="24" w:author="Nermit Lepcha" w:date="2022-10-05T14:40:00Z">
        <w:r w:rsidR="00325FE9">
          <w:rPr>
            <w:noProof/>
            <w:webHidden/>
          </w:rPr>
          <w:t>9</w:t>
        </w:r>
      </w:ins>
      <w:del w:id="25" w:author="Nermit Lepcha" w:date="2022-10-05T14:40:00Z">
        <w:r w:rsidR="00125A4A" w:rsidDel="00325FE9">
          <w:rPr>
            <w:noProof/>
            <w:webHidden/>
          </w:rPr>
          <w:delText>10</w:delText>
        </w:r>
      </w:del>
      <w:r w:rsidR="00125A4A">
        <w:rPr>
          <w:noProof/>
          <w:webHidden/>
        </w:rPr>
        <w:fldChar w:fldCharType="end"/>
      </w:r>
      <w:r>
        <w:rPr>
          <w:noProof/>
        </w:rPr>
        <w:fldChar w:fldCharType="end"/>
      </w:r>
    </w:p>
    <w:p w14:paraId="62F80BAB" w14:textId="50B27954"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"_Toc79608243" </w:instrText>
      </w:r>
      <w:r>
        <w:fldChar w:fldCharType="separate"/>
      </w:r>
      <w:r w:rsidR="00125A4A" w:rsidRPr="008B0F0E">
        <w:rPr>
          <w:rStyle w:val="Hyperlink"/>
          <w:noProof/>
        </w:rPr>
        <w:t>1.1.2</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Customs User Hierarchy</w:t>
      </w:r>
      <w:r w:rsidR="00125A4A">
        <w:rPr>
          <w:noProof/>
          <w:webHidden/>
        </w:rPr>
        <w:tab/>
      </w:r>
      <w:r w:rsidR="00125A4A">
        <w:rPr>
          <w:noProof/>
          <w:webHidden/>
        </w:rPr>
        <w:fldChar w:fldCharType="begin"/>
      </w:r>
      <w:r w:rsidR="00125A4A">
        <w:rPr>
          <w:noProof/>
          <w:webHidden/>
        </w:rPr>
        <w:instrText xml:space="preserve"> PAGEREF _Toc79608243 \h </w:instrText>
      </w:r>
      <w:r w:rsidR="00125A4A">
        <w:rPr>
          <w:noProof/>
          <w:webHidden/>
        </w:rPr>
      </w:r>
      <w:r w:rsidR="00125A4A">
        <w:rPr>
          <w:noProof/>
          <w:webHidden/>
        </w:rPr>
        <w:fldChar w:fldCharType="separate"/>
      </w:r>
      <w:ins w:id="26" w:author="Nermit Lepcha" w:date="2022-10-05T14:40:00Z">
        <w:r w:rsidR="00325FE9">
          <w:rPr>
            <w:noProof/>
            <w:webHidden/>
          </w:rPr>
          <w:t>10</w:t>
        </w:r>
      </w:ins>
      <w:del w:id="27" w:author="Nermit Lepcha" w:date="2022-10-05T14:40:00Z">
        <w:r w:rsidR="00125A4A" w:rsidDel="00325FE9">
          <w:rPr>
            <w:noProof/>
            <w:webHidden/>
          </w:rPr>
          <w:delText>11</w:delText>
        </w:r>
      </w:del>
      <w:r w:rsidR="00125A4A">
        <w:rPr>
          <w:noProof/>
          <w:webHidden/>
        </w:rPr>
        <w:fldChar w:fldCharType="end"/>
      </w:r>
      <w:r>
        <w:rPr>
          <w:noProof/>
        </w:rPr>
        <w:fldChar w:fldCharType="end"/>
      </w:r>
    </w:p>
    <w:p w14:paraId="60E493A2" w14:textId="69E55F82"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"_Toc79608244" </w:instrText>
      </w:r>
      <w:r>
        <w:fldChar w:fldCharType="separate"/>
      </w:r>
      <w:r w:rsidR="00125A4A" w:rsidRPr="008B0F0E">
        <w:rPr>
          <w:rStyle w:val="Hyperlink"/>
          <w:noProof/>
        </w:rPr>
        <w:t>1.1.3</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Additional Design Considerations</w:t>
      </w:r>
      <w:r w:rsidR="00125A4A">
        <w:rPr>
          <w:noProof/>
          <w:webHidden/>
        </w:rPr>
        <w:tab/>
      </w:r>
      <w:r w:rsidR="00125A4A">
        <w:rPr>
          <w:noProof/>
          <w:webHidden/>
        </w:rPr>
        <w:fldChar w:fldCharType="begin"/>
      </w:r>
      <w:r w:rsidR="00125A4A">
        <w:rPr>
          <w:noProof/>
          <w:webHidden/>
        </w:rPr>
        <w:instrText xml:space="preserve"> PAGEREF _Toc79608244 \h </w:instrText>
      </w:r>
      <w:r w:rsidR="00125A4A">
        <w:rPr>
          <w:noProof/>
          <w:webHidden/>
        </w:rPr>
      </w:r>
      <w:r w:rsidR="00125A4A">
        <w:rPr>
          <w:noProof/>
          <w:webHidden/>
        </w:rPr>
        <w:fldChar w:fldCharType="separate"/>
      </w:r>
      <w:ins w:id="28" w:author="Nermit Lepcha" w:date="2022-10-05T14:40:00Z">
        <w:r w:rsidR="00325FE9">
          <w:rPr>
            <w:noProof/>
            <w:webHidden/>
          </w:rPr>
          <w:t>10</w:t>
        </w:r>
      </w:ins>
      <w:del w:id="29" w:author="Nermit Lepcha" w:date="2022-10-05T14:40:00Z">
        <w:r w:rsidR="00125A4A" w:rsidDel="00325FE9">
          <w:rPr>
            <w:noProof/>
            <w:webHidden/>
          </w:rPr>
          <w:delText>11</w:delText>
        </w:r>
      </w:del>
      <w:r w:rsidR="00125A4A">
        <w:rPr>
          <w:noProof/>
          <w:webHidden/>
        </w:rPr>
        <w:fldChar w:fldCharType="end"/>
      </w:r>
      <w:r>
        <w:rPr>
          <w:noProof/>
        </w:rPr>
        <w:fldChar w:fldCharType="end"/>
      </w:r>
    </w:p>
    <w:p w14:paraId="3C009900" w14:textId="1F8DEFD2" w:rsidR="00125A4A" w:rsidRDefault="00000000">
      <w:pPr>
        <w:pStyle w:val="TOC2"/>
        <w:tabs>
          <w:tab w:val="left" w:pos="72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"_Toc79608245" </w:instrText>
      </w:r>
      <w:r>
        <w:fldChar w:fldCharType="separate"/>
      </w:r>
      <w:r w:rsidR="00125A4A" w:rsidRPr="008B0F0E">
        <w:rPr>
          <w:rStyle w:val="Hyperlink"/>
          <w:noProof/>
        </w:rPr>
        <w:t>1.2</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rPr>
        <w:t>Party Management</w:t>
      </w:r>
      <w:r w:rsidR="00125A4A">
        <w:rPr>
          <w:noProof/>
          <w:webHidden/>
        </w:rPr>
        <w:tab/>
      </w:r>
      <w:r w:rsidR="00125A4A">
        <w:rPr>
          <w:noProof/>
          <w:webHidden/>
        </w:rPr>
        <w:fldChar w:fldCharType="begin"/>
      </w:r>
      <w:r w:rsidR="00125A4A">
        <w:rPr>
          <w:noProof/>
          <w:webHidden/>
        </w:rPr>
        <w:instrText xml:space="preserve"> PAGEREF _Toc79608245 \h </w:instrText>
      </w:r>
      <w:r w:rsidR="00125A4A">
        <w:rPr>
          <w:noProof/>
          <w:webHidden/>
        </w:rPr>
      </w:r>
      <w:r w:rsidR="00125A4A">
        <w:rPr>
          <w:noProof/>
          <w:webHidden/>
        </w:rPr>
        <w:fldChar w:fldCharType="separate"/>
      </w:r>
      <w:ins w:id="30" w:author="Nermit Lepcha" w:date="2022-10-05T14:40:00Z">
        <w:r w:rsidR="00325FE9">
          <w:rPr>
            <w:noProof/>
            <w:webHidden/>
          </w:rPr>
          <w:t>11</w:t>
        </w:r>
      </w:ins>
      <w:del w:id="31" w:author="Nermit Lepcha" w:date="2022-10-05T14:40:00Z">
        <w:r w:rsidR="00125A4A" w:rsidDel="00325FE9">
          <w:rPr>
            <w:noProof/>
            <w:webHidden/>
          </w:rPr>
          <w:delText>12</w:delText>
        </w:r>
      </w:del>
      <w:r w:rsidR="00125A4A">
        <w:rPr>
          <w:noProof/>
          <w:webHidden/>
        </w:rPr>
        <w:fldChar w:fldCharType="end"/>
      </w:r>
      <w:r>
        <w:rPr>
          <w:noProof/>
        </w:rPr>
        <w:fldChar w:fldCharType="end"/>
      </w:r>
    </w:p>
    <w:p w14:paraId="7DFA6518" w14:textId="23360CDA"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"_Toc79608246" </w:instrText>
      </w:r>
      <w:r>
        <w:fldChar w:fldCharType="separate"/>
      </w:r>
      <w:r w:rsidR="00125A4A" w:rsidRPr="008B0F0E">
        <w:rPr>
          <w:rStyle w:val="Hyperlink"/>
          <w:noProof/>
        </w:rPr>
        <w:t>1.2.1</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Description</w:t>
      </w:r>
      <w:r w:rsidR="00125A4A">
        <w:rPr>
          <w:noProof/>
          <w:webHidden/>
        </w:rPr>
        <w:tab/>
      </w:r>
      <w:r w:rsidR="00125A4A">
        <w:rPr>
          <w:noProof/>
          <w:webHidden/>
        </w:rPr>
        <w:fldChar w:fldCharType="begin"/>
      </w:r>
      <w:r w:rsidR="00125A4A">
        <w:rPr>
          <w:noProof/>
          <w:webHidden/>
        </w:rPr>
        <w:instrText xml:space="preserve"> PAGEREF _Toc79608246 \h </w:instrText>
      </w:r>
      <w:r w:rsidR="00125A4A">
        <w:rPr>
          <w:noProof/>
          <w:webHidden/>
        </w:rPr>
      </w:r>
      <w:r w:rsidR="00125A4A">
        <w:rPr>
          <w:noProof/>
          <w:webHidden/>
        </w:rPr>
        <w:fldChar w:fldCharType="separate"/>
      </w:r>
      <w:ins w:id="32" w:author="Nermit Lepcha" w:date="2022-10-05T14:40:00Z">
        <w:r w:rsidR="00325FE9">
          <w:rPr>
            <w:noProof/>
            <w:webHidden/>
          </w:rPr>
          <w:t>11</w:t>
        </w:r>
      </w:ins>
      <w:del w:id="33" w:author="Nermit Lepcha" w:date="2022-10-05T14:40:00Z">
        <w:r w:rsidR="00125A4A" w:rsidDel="00325FE9">
          <w:rPr>
            <w:noProof/>
            <w:webHidden/>
          </w:rPr>
          <w:delText>12</w:delText>
        </w:r>
      </w:del>
      <w:r w:rsidR="00125A4A">
        <w:rPr>
          <w:noProof/>
          <w:webHidden/>
        </w:rPr>
        <w:fldChar w:fldCharType="end"/>
      </w:r>
      <w:r>
        <w:rPr>
          <w:noProof/>
        </w:rPr>
        <w:fldChar w:fldCharType="end"/>
      </w:r>
    </w:p>
    <w:p w14:paraId="0A055098" w14:textId="6B97DE8F"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"_Toc79608247" </w:instrText>
      </w:r>
      <w:r>
        <w:fldChar w:fldCharType="separate"/>
      </w:r>
      <w:r w:rsidR="00125A4A" w:rsidRPr="008B0F0E">
        <w:rPr>
          <w:rStyle w:val="Hyperlink"/>
          <w:noProof/>
        </w:rPr>
        <w:t>1.2.2</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Pre-Requisites</w:t>
      </w:r>
      <w:r w:rsidR="00125A4A">
        <w:rPr>
          <w:noProof/>
          <w:webHidden/>
        </w:rPr>
        <w:tab/>
      </w:r>
      <w:r w:rsidR="00125A4A">
        <w:rPr>
          <w:noProof/>
          <w:webHidden/>
        </w:rPr>
        <w:fldChar w:fldCharType="begin"/>
      </w:r>
      <w:r w:rsidR="00125A4A">
        <w:rPr>
          <w:noProof/>
          <w:webHidden/>
        </w:rPr>
        <w:instrText xml:space="preserve"> PAGEREF _Toc79608247 \h </w:instrText>
      </w:r>
      <w:r w:rsidR="00125A4A">
        <w:rPr>
          <w:noProof/>
          <w:webHidden/>
        </w:rPr>
      </w:r>
      <w:r w:rsidR="00125A4A">
        <w:rPr>
          <w:noProof/>
          <w:webHidden/>
        </w:rPr>
        <w:fldChar w:fldCharType="separate"/>
      </w:r>
      <w:ins w:id="34" w:author="Nermit Lepcha" w:date="2022-10-05T14:40:00Z">
        <w:r w:rsidR="00325FE9">
          <w:rPr>
            <w:noProof/>
            <w:webHidden/>
          </w:rPr>
          <w:t>11</w:t>
        </w:r>
      </w:ins>
      <w:del w:id="35" w:author="Nermit Lepcha" w:date="2022-10-05T14:40:00Z">
        <w:r w:rsidR="00125A4A" w:rsidDel="00325FE9">
          <w:rPr>
            <w:noProof/>
            <w:webHidden/>
          </w:rPr>
          <w:delText>12</w:delText>
        </w:r>
      </w:del>
      <w:r w:rsidR="00125A4A">
        <w:rPr>
          <w:noProof/>
          <w:webHidden/>
        </w:rPr>
        <w:fldChar w:fldCharType="end"/>
      </w:r>
      <w:r>
        <w:rPr>
          <w:noProof/>
        </w:rPr>
        <w:fldChar w:fldCharType="end"/>
      </w:r>
    </w:p>
    <w:p w14:paraId="08F188E6" w14:textId="3C420C36" w:rsidR="00125A4A" w:rsidRDefault="00000000">
      <w:pPr>
        <w:pStyle w:val="TOC2"/>
        <w:tabs>
          <w:tab w:val="left" w:pos="72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"_Toc79608248" </w:instrText>
      </w:r>
      <w:r>
        <w:fldChar w:fldCharType="separate"/>
      </w:r>
      <w:r w:rsidR="00125A4A" w:rsidRPr="008B0F0E">
        <w:rPr>
          <w:rStyle w:val="Hyperlink"/>
          <w:noProof/>
        </w:rPr>
        <w:t>1.3</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rPr>
        <w:t>Login Credentials, Password Management Etc.</w:t>
      </w:r>
      <w:r w:rsidR="00125A4A">
        <w:rPr>
          <w:noProof/>
          <w:webHidden/>
        </w:rPr>
        <w:tab/>
      </w:r>
      <w:r w:rsidR="00125A4A">
        <w:rPr>
          <w:noProof/>
          <w:webHidden/>
        </w:rPr>
        <w:fldChar w:fldCharType="begin"/>
      </w:r>
      <w:r w:rsidR="00125A4A">
        <w:rPr>
          <w:noProof/>
          <w:webHidden/>
        </w:rPr>
        <w:instrText xml:space="preserve"> PAGEREF _Toc79608248 \h </w:instrText>
      </w:r>
      <w:r w:rsidR="00125A4A">
        <w:rPr>
          <w:noProof/>
          <w:webHidden/>
        </w:rPr>
      </w:r>
      <w:r w:rsidR="00125A4A">
        <w:rPr>
          <w:noProof/>
          <w:webHidden/>
        </w:rPr>
        <w:fldChar w:fldCharType="separate"/>
      </w:r>
      <w:ins w:id="36" w:author="Nermit Lepcha" w:date="2022-10-05T14:40:00Z">
        <w:r w:rsidR="00325FE9">
          <w:rPr>
            <w:noProof/>
            <w:webHidden/>
          </w:rPr>
          <w:t>11</w:t>
        </w:r>
      </w:ins>
      <w:del w:id="37" w:author="Nermit Lepcha" w:date="2022-10-05T14:40:00Z">
        <w:r w:rsidR="00125A4A" w:rsidDel="00325FE9">
          <w:rPr>
            <w:noProof/>
            <w:webHidden/>
          </w:rPr>
          <w:delText>12</w:delText>
        </w:r>
      </w:del>
      <w:r w:rsidR="00125A4A">
        <w:rPr>
          <w:noProof/>
          <w:webHidden/>
        </w:rPr>
        <w:fldChar w:fldCharType="end"/>
      </w:r>
      <w:r>
        <w:rPr>
          <w:noProof/>
        </w:rPr>
        <w:fldChar w:fldCharType="end"/>
      </w:r>
    </w:p>
    <w:p w14:paraId="351DA371" w14:textId="4CDB3B9F" w:rsidR="00125A4A" w:rsidRDefault="00000000">
      <w:pPr>
        <w:pStyle w:val="TOC2"/>
        <w:tabs>
          <w:tab w:val="left" w:pos="72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"_Toc79608249" </w:instrText>
      </w:r>
      <w:r>
        <w:fldChar w:fldCharType="separate"/>
      </w:r>
      <w:r w:rsidR="00125A4A" w:rsidRPr="008B0F0E">
        <w:rPr>
          <w:rStyle w:val="Hyperlink"/>
          <w:noProof/>
        </w:rPr>
        <w:t>1.4</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rPr>
        <w:t>Fast Track TPN (BITS Integration)</w:t>
      </w:r>
      <w:r w:rsidR="00125A4A">
        <w:rPr>
          <w:noProof/>
          <w:webHidden/>
        </w:rPr>
        <w:tab/>
      </w:r>
      <w:r w:rsidR="00125A4A">
        <w:rPr>
          <w:noProof/>
          <w:webHidden/>
        </w:rPr>
        <w:fldChar w:fldCharType="begin"/>
      </w:r>
      <w:r w:rsidR="00125A4A">
        <w:rPr>
          <w:noProof/>
          <w:webHidden/>
        </w:rPr>
        <w:instrText xml:space="preserve"> PAGEREF _Toc79608249 \h </w:instrText>
      </w:r>
      <w:r w:rsidR="00125A4A">
        <w:rPr>
          <w:noProof/>
          <w:webHidden/>
        </w:rPr>
      </w:r>
      <w:r w:rsidR="00125A4A">
        <w:rPr>
          <w:noProof/>
          <w:webHidden/>
        </w:rPr>
        <w:fldChar w:fldCharType="separate"/>
      </w:r>
      <w:ins w:id="38" w:author="Nermit Lepcha" w:date="2022-10-05T14:40:00Z">
        <w:r w:rsidR="00325FE9">
          <w:rPr>
            <w:noProof/>
            <w:webHidden/>
          </w:rPr>
          <w:t>12</w:t>
        </w:r>
      </w:ins>
      <w:del w:id="39" w:author="Nermit Lepcha" w:date="2022-10-05T14:40:00Z">
        <w:r w:rsidR="00125A4A" w:rsidDel="00325FE9">
          <w:rPr>
            <w:noProof/>
            <w:webHidden/>
          </w:rPr>
          <w:delText>13</w:delText>
        </w:r>
      </w:del>
      <w:r w:rsidR="00125A4A">
        <w:rPr>
          <w:noProof/>
          <w:webHidden/>
        </w:rPr>
        <w:fldChar w:fldCharType="end"/>
      </w:r>
      <w:r>
        <w:rPr>
          <w:noProof/>
        </w:rPr>
        <w:fldChar w:fldCharType="end"/>
      </w:r>
    </w:p>
    <w:p w14:paraId="4D13EF41" w14:textId="118B31F5"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"_Toc79608250" </w:instrText>
      </w:r>
      <w:r>
        <w:fldChar w:fldCharType="separate"/>
      </w:r>
      <w:r w:rsidR="00125A4A" w:rsidRPr="008B0F0E">
        <w:rPr>
          <w:rStyle w:val="Hyperlink"/>
          <w:noProof/>
        </w:rPr>
        <w:t>1.4.1</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Pre-Requisites</w:t>
      </w:r>
      <w:r w:rsidR="00125A4A">
        <w:rPr>
          <w:noProof/>
          <w:webHidden/>
        </w:rPr>
        <w:tab/>
      </w:r>
      <w:r w:rsidR="00125A4A">
        <w:rPr>
          <w:noProof/>
          <w:webHidden/>
        </w:rPr>
        <w:fldChar w:fldCharType="begin"/>
      </w:r>
      <w:r w:rsidR="00125A4A">
        <w:rPr>
          <w:noProof/>
          <w:webHidden/>
        </w:rPr>
        <w:instrText xml:space="preserve"> PAGEREF _Toc79608250 \h </w:instrText>
      </w:r>
      <w:r w:rsidR="00125A4A">
        <w:rPr>
          <w:noProof/>
          <w:webHidden/>
        </w:rPr>
      </w:r>
      <w:r w:rsidR="00125A4A">
        <w:rPr>
          <w:noProof/>
          <w:webHidden/>
        </w:rPr>
        <w:fldChar w:fldCharType="separate"/>
      </w:r>
      <w:ins w:id="40" w:author="Nermit Lepcha" w:date="2022-10-05T14:40:00Z">
        <w:r w:rsidR="00325FE9">
          <w:rPr>
            <w:noProof/>
            <w:webHidden/>
          </w:rPr>
          <w:t>12</w:t>
        </w:r>
      </w:ins>
      <w:del w:id="41" w:author="Nermit Lepcha" w:date="2022-10-05T14:40:00Z">
        <w:r w:rsidR="00125A4A" w:rsidDel="00325FE9">
          <w:rPr>
            <w:noProof/>
            <w:webHidden/>
          </w:rPr>
          <w:delText>13</w:delText>
        </w:r>
      </w:del>
      <w:r w:rsidR="00125A4A">
        <w:rPr>
          <w:noProof/>
          <w:webHidden/>
        </w:rPr>
        <w:fldChar w:fldCharType="end"/>
      </w:r>
      <w:r>
        <w:rPr>
          <w:noProof/>
        </w:rPr>
        <w:fldChar w:fldCharType="end"/>
      </w:r>
    </w:p>
    <w:p w14:paraId="10CE7C37" w14:textId="24084CC3"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"_Toc79608251" </w:instrText>
      </w:r>
      <w:r>
        <w:fldChar w:fldCharType="separate"/>
      </w:r>
      <w:r w:rsidR="00125A4A" w:rsidRPr="008B0F0E">
        <w:rPr>
          <w:rStyle w:val="Hyperlink"/>
          <w:noProof/>
        </w:rPr>
        <w:t>1.4.2</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Process Flow for Fast Track TPN</w:t>
      </w:r>
      <w:r w:rsidR="00125A4A">
        <w:rPr>
          <w:noProof/>
          <w:webHidden/>
        </w:rPr>
        <w:tab/>
      </w:r>
      <w:r w:rsidR="00125A4A">
        <w:rPr>
          <w:noProof/>
          <w:webHidden/>
        </w:rPr>
        <w:fldChar w:fldCharType="begin"/>
      </w:r>
      <w:r w:rsidR="00125A4A">
        <w:rPr>
          <w:noProof/>
          <w:webHidden/>
        </w:rPr>
        <w:instrText xml:space="preserve"> PAGEREF _Toc79608251 \h </w:instrText>
      </w:r>
      <w:r w:rsidR="00125A4A">
        <w:rPr>
          <w:noProof/>
          <w:webHidden/>
        </w:rPr>
      </w:r>
      <w:r w:rsidR="00125A4A">
        <w:rPr>
          <w:noProof/>
          <w:webHidden/>
        </w:rPr>
        <w:fldChar w:fldCharType="separate"/>
      </w:r>
      <w:ins w:id="42" w:author="Nermit Lepcha" w:date="2022-10-05T14:40:00Z">
        <w:r w:rsidR="00325FE9">
          <w:rPr>
            <w:noProof/>
            <w:webHidden/>
          </w:rPr>
          <w:t>12</w:t>
        </w:r>
      </w:ins>
      <w:del w:id="43" w:author="Nermit Lepcha" w:date="2022-10-05T14:40:00Z">
        <w:r w:rsidR="00125A4A" w:rsidDel="00325FE9">
          <w:rPr>
            <w:noProof/>
            <w:webHidden/>
          </w:rPr>
          <w:delText>13</w:delText>
        </w:r>
      </w:del>
      <w:r w:rsidR="00125A4A">
        <w:rPr>
          <w:noProof/>
          <w:webHidden/>
        </w:rPr>
        <w:fldChar w:fldCharType="end"/>
      </w:r>
      <w:r>
        <w:rPr>
          <w:noProof/>
        </w:rPr>
        <w:fldChar w:fldCharType="end"/>
      </w:r>
    </w:p>
    <w:p w14:paraId="5C7FF729" w14:textId="6D7596A0" w:rsidR="00125A4A" w:rsidRDefault="00000000">
      <w:pPr>
        <w:pStyle w:val="TOC2"/>
        <w:tabs>
          <w:tab w:val="left" w:pos="72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"_Toc79608252" </w:instrText>
      </w:r>
      <w:r>
        <w:fldChar w:fldCharType="separate"/>
      </w:r>
      <w:r w:rsidR="00125A4A" w:rsidRPr="008B0F0E">
        <w:rPr>
          <w:rStyle w:val="Hyperlink"/>
          <w:noProof/>
        </w:rPr>
        <w:t>1.5</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rPr>
        <w:t>Application Process</w:t>
      </w:r>
      <w:r w:rsidR="00125A4A">
        <w:rPr>
          <w:noProof/>
          <w:webHidden/>
        </w:rPr>
        <w:tab/>
      </w:r>
      <w:r w:rsidR="00125A4A">
        <w:rPr>
          <w:noProof/>
          <w:webHidden/>
        </w:rPr>
        <w:fldChar w:fldCharType="begin"/>
      </w:r>
      <w:r w:rsidR="00125A4A">
        <w:rPr>
          <w:noProof/>
          <w:webHidden/>
        </w:rPr>
        <w:instrText xml:space="preserve"> PAGEREF _Toc79608252 \h </w:instrText>
      </w:r>
      <w:r w:rsidR="00125A4A">
        <w:rPr>
          <w:noProof/>
          <w:webHidden/>
        </w:rPr>
      </w:r>
      <w:r w:rsidR="00125A4A">
        <w:rPr>
          <w:noProof/>
          <w:webHidden/>
        </w:rPr>
        <w:fldChar w:fldCharType="separate"/>
      </w:r>
      <w:ins w:id="44" w:author="Nermit Lepcha" w:date="2022-10-05T14:40:00Z">
        <w:r w:rsidR="00325FE9">
          <w:rPr>
            <w:noProof/>
            <w:webHidden/>
          </w:rPr>
          <w:t>14</w:t>
        </w:r>
      </w:ins>
      <w:del w:id="45" w:author="Nermit Lepcha" w:date="2022-10-05T14:40:00Z">
        <w:r w:rsidR="00125A4A" w:rsidDel="00325FE9">
          <w:rPr>
            <w:noProof/>
            <w:webHidden/>
          </w:rPr>
          <w:delText>15</w:delText>
        </w:r>
      </w:del>
      <w:r w:rsidR="00125A4A">
        <w:rPr>
          <w:noProof/>
          <w:webHidden/>
        </w:rPr>
        <w:fldChar w:fldCharType="end"/>
      </w:r>
      <w:r>
        <w:rPr>
          <w:noProof/>
        </w:rPr>
        <w:fldChar w:fldCharType="end"/>
      </w:r>
    </w:p>
    <w:p w14:paraId="3439CE0A" w14:textId="53206465"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"_Toc79608254" </w:instrText>
      </w:r>
      <w:r>
        <w:fldChar w:fldCharType="separate"/>
      </w:r>
      <w:r w:rsidR="00125A4A" w:rsidRPr="008B0F0E">
        <w:rPr>
          <w:rStyle w:val="Hyperlink"/>
          <w:noProof/>
        </w:rPr>
        <w:t>1.5.1</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Pre-Requisites</w:t>
      </w:r>
      <w:r w:rsidR="00125A4A">
        <w:rPr>
          <w:noProof/>
          <w:webHidden/>
        </w:rPr>
        <w:tab/>
      </w:r>
      <w:r w:rsidR="00125A4A">
        <w:rPr>
          <w:noProof/>
          <w:webHidden/>
        </w:rPr>
        <w:fldChar w:fldCharType="begin"/>
      </w:r>
      <w:r w:rsidR="00125A4A">
        <w:rPr>
          <w:noProof/>
          <w:webHidden/>
        </w:rPr>
        <w:instrText xml:space="preserve"> PAGEREF _Toc79608254 \h </w:instrText>
      </w:r>
      <w:r w:rsidR="00125A4A">
        <w:rPr>
          <w:noProof/>
          <w:webHidden/>
        </w:rPr>
      </w:r>
      <w:r w:rsidR="00125A4A">
        <w:rPr>
          <w:noProof/>
          <w:webHidden/>
        </w:rPr>
        <w:fldChar w:fldCharType="separate"/>
      </w:r>
      <w:ins w:id="46" w:author="Nermit Lepcha" w:date="2022-10-05T14:40:00Z">
        <w:r w:rsidR="00325FE9">
          <w:rPr>
            <w:noProof/>
            <w:webHidden/>
          </w:rPr>
          <w:t>15</w:t>
        </w:r>
      </w:ins>
      <w:del w:id="47" w:author="Nermit Lepcha" w:date="2022-10-05T14:40:00Z">
        <w:r w:rsidR="00125A4A" w:rsidDel="00325FE9">
          <w:rPr>
            <w:noProof/>
            <w:webHidden/>
          </w:rPr>
          <w:delText>16</w:delText>
        </w:r>
      </w:del>
      <w:r w:rsidR="00125A4A">
        <w:rPr>
          <w:noProof/>
          <w:webHidden/>
        </w:rPr>
        <w:fldChar w:fldCharType="end"/>
      </w:r>
      <w:r>
        <w:rPr>
          <w:noProof/>
        </w:rPr>
        <w:fldChar w:fldCharType="end"/>
      </w:r>
    </w:p>
    <w:p w14:paraId="28A22FEC" w14:textId="1CB862AA"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"_Toc79608256" </w:instrText>
      </w:r>
      <w:r>
        <w:fldChar w:fldCharType="separate"/>
      </w:r>
      <w:r w:rsidR="00125A4A" w:rsidRPr="008B0F0E">
        <w:rPr>
          <w:rStyle w:val="Hyperlink"/>
          <w:noProof/>
        </w:rPr>
        <w:t>1.5.2</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Process Flow for Application (Generic)</w:t>
      </w:r>
      <w:r w:rsidR="00125A4A">
        <w:rPr>
          <w:noProof/>
          <w:webHidden/>
        </w:rPr>
        <w:tab/>
      </w:r>
      <w:r w:rsidR="00125A4A">
        <w:rPr>
          <w:noProof/>
          <w:webHidden/>
        </w:rPr>
        <w:fldChar w:fldCharType="begin"/>
      </w:r>
      <w:r w:rsidR="00125A4A">
        <w:rPr>
          <w:noProof/>
          <w:webHidden/>
        </w:rPr>
        <w:instrText xml:space="preserve"> PAGEREF _Toc79608256 \h </w:instrText>
      </w:r>
      <w:r w:rsidR="00125A4A">
        <w:rPr>
          <w:noProof/>
          <w:webHidden/>
        </w:rPr>
      </w:r>
      <w:r w:rsidR="00125A4A">
        <w:rPr>
          <w:noProof/>
          <w:webHidden/>
        </w:rPr>
        <w:fldChar w:fldCharType="separate"/>
      </w:r>
      <w:ins w:id="48" w:author="Nermit Lepcha" w:date="2022-10-05T14:40:00Z">
        <w:r w:rsidR="00325FE9">
          <w:rPr>
            <w:noProof/>
            <w:webHidden/>
          </w:rPr>
          <w:t>15</w:t>
        </w:r>
      </w:ins>
      <w:del w:id="49" w:author="Nermit Lepcha" w:date="2022-10-05T14:40:00Z">
        <w:r w:rsidR="00125A4A" w:rsidDel="00325FE9">
          <w:rPr>
            <w:noProof/>
            <w:webHidden/>
          </w:rPr>
          <w:delText>16</w:delText>
        </w:r>
      </w:del>
      <w:r w:rsidR="00125A4A">
        <w:rPr>
          <w:noProof/>
          <w:webHidden/>
        </w:rPr>
        <w:fldChar w:fldCharType="end"/>
      </w:r>
      <w:r>
        <w:rPr>
          <w:noProof/>
        </w:rPr>
        <w:fldChar w:fldCharType="end"/>
      </w:r>
    </w:p>
    <w:p w14:paraId="711545DA" w14:textId="68ADE3C7"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"_Toc79608257" </w:instrText>
      </w:r>
      <w:r>
        <w:fldChar w:fldCharType="separate"/>
      </w:r>
      <w:r w:rsidR="00125A4A" w:rsidRPr="008B0F0E">
        <w:rPr>
          <w:rStyle w:val="Hyperlink"/>
          <w:noProof/>
        </w:rPr>
        <w:t>1.5.3</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Business Validation</w:t>
      </w:r>
      <w:r w:rsidR="00125A4A">
        <w:rPr>
          <w:noProof/>
          <w:webHidden/>
        </w:rPr>
        <w:tab/>
      </w:r>
      <w:r w:rsidR="00125A4A">
        <w:rPr>
          <w:noProof/>
          <w:webHidden/>
        </w:rPr>
        <w:fldChar w:fldCharType="begin"/>
      </w:r>
      <w:r w:rsidR="00125A4A">
        <w:rPr>
          <w:noProof/>
          <w:webHidden/>
        </w:rPr>
        <w:instrText xml:space="preserve"> PAGEREF _Toc79608257 \h </w:instrText>
      </w:r>
      <w:r w:rsidR="00125A4A">
        <w:rPr>
          <w:noProof/>
          <w:webHidden/>
        </w:rPr>
      </w:r>
      <w:r w:rsidR="00125A4A">
        <w:rPr>
          <w:noProof/>
          <w:webHidden/>
        </w:rPr>
        <w:fldChar w:fldCharType="separate"/>
      </w:r>
      <w:ins w:id="50" w:author="Nermit Lepcha" w:date="2022-10-05T14:40:00Z">
        <w:r w:rsidR="00325FE9">
          <w:rPr>
            <w:noProof/>
            <w:webHidden/>
          </w:rPr>
          <w:t>17</w:t>
        </w:r>
      </w:ins>
      <w:del w:id="51" w:author="Nermit Lepcha" w:date="2022-10-05T14:40:00Z">
        <w:r w:rsidR="00125A4A" w:rsidDel="00325FE9">
          <w:rPr>
            <w:noProof/>
            <w:webHidden/>
          </w:rPr>
          <w:delText>18</w:delText>
        </w:r>
      </w:del>
      <w:r w:rsidR="00125A4A">
        <w:rPr>
          <w:noProof/>
          <w:webHidden/>
        </w:rPr>
        <w:fldChar w:fldCharType="end"/>
      </w:r>
      <w:r>
        <w:rPr>
          <w:noProof/>
        </w:rPr>
        <w:fldChar w:fldCharType="end"/>
      </w:r>
    </w:p>
    <w:p w14:paraId="5825A338" w14:textId="72084931" w:rsidR="00125A4A" w:rsidRDefault="00000000">
      <w:pPr>
        <w:pStyle w:val="TOC2"/>
        <w:tabs>
          <w:tab w:val="left" w:pos="72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"_Toc79608258" </w:instrText>
      </w:r>
      <w:r>
        <w:fldChar w:fldCharType="separate"/>
      </w:r>
      <w:r w:rsidR="00125A4A" w:rsidRPr="008B0F0E">
        <w:rPr>
          <w:rStyle w:val="Hyperlink"/>
          <w:noProof/>
        </w:rPr>
        <w:t>1.6</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rPr>
        <w:t>Registration Process</w:t>
      </w:r>
      <w:r w:rsidR="00125A4A">
        <w:rPr>
          <w:noProof/>
          <w:webHidden/>
        </w:rPr>
        <w:tab/>
      </w:r>
      <w:r w:rsidR="00125A4A">
        <w:rPr>
          <w:noProof/>
          <w:webHidden/>
        </w:rPr>
        <w:fldChar w:fldCharType="begin"/>
      </w:r>
      <w:r w:rsidR="00125A4A">
        <w:rPr>
          <w:noProof/>
          <w:webHidden/>
        </w:rPr>
        <w:instrText xml:space="preserve"> PAGEREF _Toc79608258 \h </w:instrText>
      </w:r>
      <w:r w:rsidR="00125A4A">
        <w:rPr>
          <w:noProof/>
          <w:webHidden/>
        </w:rPr>
      </w:r>
      <w:r w:rsidR="00125A4A">
        <w:rPr>
          <w:noProof/>
          <w:webHidden/>
        </w:rPr>
        <w:fldChar w:fldCharType="separate"/>
      </w:r>
      <w:ins w:id="52" w:author="Nermit Lepcha" w:date="2022-10-05T14:40:00Z">
        <w:r w:rsidR="00325FE9">
          <w:rPr>
            <w:noProof/>
            <w:webHidden/>
          </w:rPr>
          <w:t>18</w:t>
        </w:r>
      </w:ins>
      <w:del w:id="53" w:author="Nermit Lepcha" w:date="2022-10-05T14:40:00Z">
        <w:r w:rsidR="00125A4A" w:rsidDel="00325FE9">
          <w:rPr>
            <w:noProof/>
            <w:webHidden/>
          </w:rPr>
          <w:delText>19</w:delText>
        </w:r>
      </w:del>
      <w:r w:rsidR="00125A4A">
        <w:rPr>
          <w:noProof/>
          <w:webHidden/>
        </w:rPr>
        <w:fldChar w:fldCharType="end"/>
      </w:r>
      <w:r>
        <w:rPr>
          <w:noProof/>
        </w:rPr>
        <w:fldChar w:fldCharType="end"/>
      </w:r>
    </w:p>
    <w:p w14:paraId="36F39241" w14:textId="42ECDF53" w:rsidR="00125A4A" w:rsidRDefault="00000000">
      <w:pPr>
        <w:pStyle w:val="TOC2"/>
        <w:tabs>
          <w:tab w:val="left" w:pos="72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"_Toc79608260" </w:instrText>
      </w:r>
      <w:r>
        <w:fldChar w:fldCharType="separate"/>
      </w:r>
      <w:r w:rsidR="00125A4A" w:rsidRPr="008B0F0E">
        <w:rPr>
          <w:rStyle w:val="Hyperlink"/>
          <w:noProof/>
        </w:rPr>
        <w:t>1.7</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rPr>
        <w:t>Clearing and Forwarding Agents</w:t>
      </w:r>
      <w:r w:rsidR="00125A4A">
        <w:rPr>
          <w:noProof/>
          <w:webHidden/>
        </w:rPr>
        <w:tab/>
      </w:r>
      <w:r w:rsidR="00125A4A">
        <w:rPr>
          <w:noProof/>
          <w:webHidden/>
        </w:rPr>
        <w:fldChar w:fldCharType="begin"/>
      </w:r>
      <w:r w:rsidR="00125A4A">
        <w:rPr>
          <w:noProof/>
          <w:webHidden/>
        </w:rPr>
        <w:instrText xml:space="preserve"> PAGEREF _Toc79608260 \h </w:instrText>
      </w:r>
      <w:r w:rsidR="00125A4A">
        <w:rPr>
          <w:noProof/>
          <w:webHidden/>
        </w:rPr>
      </w:r>
      <w:r w:rsidR="00125A4A">
        <w:rPr>
          <w:noProof/>
          <w:webHidden/>
        </w:rPr>
        <w:fldChar w:fldCharType="separate"/>
      </w:r>
      <w:ins w:id="54" w:author="Nermit Lepcha" w:date="2022-10-05T14:40:00Z">
        <w:r w:rsidR="00325FE9">
          <w:rPr>
            <w:noProof/>
            <w:webHidden/>
          </w:rPr>
          <w:t>20</w:t>
        </w:r>
      </w:ins>
      <w:del w:id="55" w:author="Nermit Lepcha" w:date="2022-10-05T14:40:00Z">
        <w:r w:rsidR="00125A4A" w:rsidDel="00325FE9">
          <w:rPr>
            <w:noProof/>
            <w:webHidden/>
          </w:rPr>
          <w:delText>21</w:delText>
        </w:r>
      </w:del>
      <w:r w:rsidR="00125A4A">
        <w:rPr>
          <w:noProof/>
          <w:webHidden/>
        </w:rPr>
        <w:fldChar w:fldCharType="end"/>
      </w:r>
      <w:r>
        <w:rPr>
          <w:noProof/>
        </w:rPr>
        <w:fldChar w:fldCharType="end"/>
      </w:r>
    </w:p>
    <w:p w14:paraId="393EAB92" w14:textId="14405D2E"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"_Toc79608261" </w:instrText>
      </w:r>
      <w:r>
        <w:fldChar w:fldCharType="separate"/>
      </w:r>
      <w:r w:rsidR="00125A4A" w:rsidRPr="008B0F0E">
        <w:rPr>
          <w:rStyle w:val="Hyperlink"/>
          <w:noProof/>
        </w:rPr>
        <w:t>1.7.1</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Pre-Requisites</w:t>
      </w:r>
      <w:r w:rsidR="00125A4A">
        <w:rPr>
          <w:noProof/>
          <w:webHidden/>
        </w:rPr>
        <w:tab/>
      </w:r>
      <w:r w:rsidR="00125A4A">
        <w:rPr>
          <w:noProof/>
          <w:webHidden/>
        </w:rPr>
        <w:fldChar w:fldCharType="begin"/>
      </w:r>
      <w:r w:rsidR="00125A4A">
        <w:rPr>
          <w:noProof/>
          <w:webHidden/>
        </w:rPr>
        <w:instrText xml:space="preserve"> PAGEREF _Toc79608261 \h </w:instrText>
      </w:r>
      <w:r w:rsidR="00125A4A">
        <w:rPr>
          <w:noProof/>
          <w:webHidden/>
        </w:rPr>
      </w:r>
      <w:r w:rsidR="00125A4A">
        <w:rPr>
          <w:noProof/>
          <w:webHidden/>
        </w:rPr>
        <w:fldChar w:fldCharType="separate"/>
      </w:r>
      <w:ins w:id="56" w:author="Nermit Lepcha" w:date="2022-10-05T14:40:00Z">
        <w:r w:rsidR="00325FE9">
          <w:rPr>
            <w:noProof/>
            <w:webHidden/>
          </w:rPr>
          <w:t>20</w:t>
        </w:r>
      </w:ins>
      <w:del w:id="57" w:author="Nermit Lepcha" w:date="2022-10-05T14:40:00Z">
        <w:r w:rsidR="00125A4A" w:rsidDel="00325FE9">
          <w:rPr>
            <w:noProof/>
            <w:webHidden/>
          </w:rPr>
          <w:delText>21</w:delText>
        </w:r>
      </w:del>
      <w:r w:rsidR="00125A4A">
        <w:rPr>
          <w:noProof/>
          <w:webHidden/>
        </w:rPr>
        <w:fldChar w:fldCharType="end"/>
      </w:r>
      <w:r>
        <w:rPr>
          <w:noProof/>
        </w:rPr>
        <w:fldChar w:fldCharType="end"/>
      </w:r>
    </w:p>
    <w:p w14:paraId="3448BF5B" w14:textId="04436204"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"_Toc79608262" </w:instrText>
      </w:r>
      <w:r>
        <w:fldChar w:fldCharType="separate"/>
      </w:r>
      <w:r w:rsidR="00125A4A" w:rsidRPr="008B0F0E">
        <w:rPr>
          <w:rStyle w:val="Hyperlink"/>
          <w:noProof/>
        </w:rPr>
        <w:t>1.7.2</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Process Flow for Clearing Agents and Forwarding Agents</w:t>
      </w:r>
      <w:r w:rsidR="00125A4A">
        <w:rPr>
          <w:noProof/>
          <w:webHidden/>
        </w:rPr>
        <w:tab/>
      </w:r>
      <w:r w:rsidR="00125A4A">
        <w:rPr>
          <w:noProof/>
          <w:webHidden/>
        </w:rPr>
        <w:fldChar w:fldCharType="begin"/>
      </w:r>
      <w:r w:rsidR="00125A4A">
        <w:rPr>
          <w:noProof/>
          <w:webHidden/>
        </w:rPr>
        <w:instrText xml:space="preserve"> PAGEREF _Toc79608262 \h </w:instrText>
      </w:r>
      <w:r w:rsidR="00125A4A">
        <w:rPr>
          <w:noProof/>
          <w:webHidden/>
        </w:rPr>
      </w:r>
      <w:r w:rsidR="00125A4A">
        <w:rPr>
          <w:noProof/>
          <w:webHidden/>
        </w:rPr>
        <w:fldChar w:fldCharType="separate"/>
      </w:r>
      <w:ins w:id="58" w:author="Nermit Lepcha" w:date="2022-10-05T14:40:00Z">
        <w:r w:rsidR="00325FE9">
          <w:rPr>
            <w:noProof/>
            <w:webHidden/>
          </w:rPr>
          <w:t>20</w:t>
        </w:r>
      </w:ins>
      <w:del w:id="59" w:author="Nermit Lepcha" w:date="2022-10-05T14:40:00Z">
        <w:r w:rsidR="00125A4A" w:rsidDel="00325FE9">
          <w:rPr>
            <w:noProof/>
            <w:webHidden/>
          </w:rPr>
          <w:delText>21</w:delText>
        </w:r>
      </w:del>
      <w:r w:rsidR="00125A4A">
        <w:rPr>
          <w:noProof/>
          <w:webHidden/>
        </w:rPr>
        <w:fldChar w:fldCharType="end"/>
      </w:r>
      <w:r>
        <w:rPr>
          <w:noProof/>
        </w:rPr>
        <w:fldChar w:fldCharType="end"/>
      </w:r>
    </w:p>
    <w:p w14:paraId="65E1CC31" w14:textId="2813DEB0"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"_Toc79608264" </w:instrText>
      </w:r>
      <w:r>
        <w:fldChar w:fldCharType="separate"/>
      </w:r>
      <w:r w:rsidR="00125A4A" w:rsidRPr="008B0F0E">
        <w:rPr>
          <w:rStyle w:val="Hyperlink"/>
          <w:noProof/>
        </w:rPr>
        <w:t>1.7.3</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Use Case Diagram for Clearing Agents and Forwarding Agents</w:t>
      </w:r>
      <w:r w:rsidR="00125A4A">
        <w:rPr>
          <w:noProof/>
          <w:webHidden/>
        </w:rPr>
        <w:tab/>
      </w:r>
      <w:r w:rsidR="00125A4A">
        <w:rPr>
          <w:noProof/>
          <w:webHidden/>
        </w:rPr>
        <w:fldChar w:fldCharType="begin"/>
      </w:r>
      <w:r w:rsidR="00125A4A">
        <w:rPr>
          <w:noProof/>
          <w:webHidden/>
        </w:rPr>
        <w:instrText xml:space="preserve"> PAGEREF _Toc79608264 \h </w:instrText>
      </w:r>
      <w:r w:rsidR="00125A4A">
        <w:rPr>
          <w:noProof/>
          <w:webHidden/>
        </w:rPr>
      </w:r>
      <w:r w:rsidR="00125A4A">
        <w:rPr>
          <w:noProof/>
          <w:webHidden/>
        </w:rPr>
        <w:fldChar w:fldCharType="separate"/>
      </w:r>
      <w:ins w:id="60" w:author="Nermit Lepcha" w:date="2022-10-05T14:40:00Z">
        <w:r w:rsidR="00325FE9">
          <w:rPr>
            <w:noProof/>
            <w:webHidden/>
          </w:rPr>
          <w:t>21</w:t>
        </w:r>
      </w:ins>
      <w:del w:id="61" w:author="Nermit Lepcha" w:date="2022-10-05T14:40:00Z">
        <w:r w:rsidR="00125A4A" w:rsidDel="00325FE9">
          <w:rPr>
            <w:noProof/>
            <w:webHidden/>
          </w:rPr>
          <w:delText>22</w:delText>
        </w:r>
      </w:del>
      <w:r w:rsidR="00125A4A">
        <w:rPr>
          <w:noProof/>
          <w:webHidden/>
        </w:rPr>
        <w:fldChar w:fldCharType="end"/>
      </w:r>
      <w:r>
        <w:rPr>
          <w:noProof/>
        </w:rPr>
        <w:fldChar w:fldCharType="end"/>
      </w:r>
    </w:p>
    <w:p w14:paraId="22634E3E" w14:textId="1D52D85C"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"_Toc79608265" </w:instrText>
      </w:r>
      <w:r>
        <w:fldChar w:fldCharType="separate"/>
      </w:r>
      <w:r w:rsidR="00125A4A" w:rsidRPr="008B0F0E">
        <w:rPr>
          <w:rStyle w:val="Hyperlink"/>
          <w:noProof/>
        </w:rPr>
        <w:t>1.7.4</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Business Validation</w:t>
      </w:r>
      <w:r w:rsidR="00125A4A">
        <w:rPr>
          <w:noProof/>
          <w:webHidden/>
        </w:rPr>
        <w:tab/>
      </w:r>
      <w:r w:rsidR="00125A4A">
        <w:rPr>
          <w:noProof/>
          <w:webHidden/>
        </w:rPr>
        <w:fldChar w:fldCharType="begin"/>
      </w:r>
      <w:r w:rsidR="00125A4A">
        <w:rPr>
          <w:noProof/>
          <w:webHidden/>
        </w:rPr>
        <w:instrText xml:space="preserve"> PAGEREF _Toc79608265 \h </w:instrText>
      </w:r>
      <w:r w:rsidR="00125A4A">
        <w:rPr>
          <w:noProof/>
          <w:webHidden/>
        </w:rPr>
      </w:r>
      <w:r w:rsidR="00125A4A">
        <w:rPr>
          <w:noProof/>
          <w:webHidden/>
        </w:rPr>
        <w:fldChar w:fldCharType="separate"/>
      </w:r>
      <w:ins w:id="62" w:author="Nermit Lepcha" w:date="2022-10-05T14:40:00Z">
        <w:r w:rsidR="00325FE9">
          <w:rPr>
            <w:noProof/>
            <w:webHidden/>
          </w:rPr>
          <w:t>23</w:t>
        </w:r>
      </w:ins>
      <w:del w:id="63" w:author="Nermit Lepcha" w:date="2022-10-05T14:40:00Z">
        <w:r w:rsidR="00125A4A" w:rsidDel="00325FE9">
          <w:rPr>
            <w:noProof/>
            <w:webHidden/>
          </w:rPr>
          <w:delText>24</w:delText>
        </w:r>
      </w:del>
      <w:r w:rsidR="00125A4A">
        <w:rPr>
          <w:noProof/>
          <w:webHidden/>
        </w:rPr>
        <w:fldChar w:fldCharType="end"/>
      </w:r>
      <w:r>
        <w:rPr>
          <w:noProof/>
        </w:rPr>
        <w:fldChar w:fldCharType="end"/>
      </w:r>
    </w:p>
    <w:p w14:paraId="56BD5D37" w14:textId="0E4313C5" w:rsidR="00125A4A" w:rsidRDefault="00000000">
      <w:pPr>
        <w:pStyle w:val="TOC2"/>
        <w:tabs>
          <w:tab w:val="left" w:pos="72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"_Toc79608267" </w:instrText>
      </w:r>
      <w:r>
        <w:fldChar w:fldCharType="separate"/>
      </w:r>
      <w:r w:rsidR="00125A4A" w:rsidRPr="008B0F0E">
        <w:rPr>
          <w:rStyle w:val="Hyperlink"/>
          <w:noProof/>
        </w:rPr>
        <w:t>1.8</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rPr>
        <w:t>Warehouse Operators</w:t>
      </w:r>
      <w:r w:rsidR="00125A4A">
        <w:rPr>
          <w:noProof/>
          <w:webHidden/>
        </w:rPr>
        <w:tab/>
      </w:r>
      <w:r w:rsidR="00125A4A">
        <w:rPr>
          <w:noProof/>
          <w:webHidden/>
        </w:rPr>
        <w:fldChar w:fldCharType="begin"/>
      </w:r>
      <w:r w:rsidR="00125A4A">
        <w:rPr>
          <w:noProof/>
          <w:webHidden/>
        </w:rPr>
        <w:instrText xml:space="preserve"> PAGEREF _Toc79608267 \h </w:instrText>
      </w:r>
      <w:r w:rsidR="00125A4A">
        <w:rPr>
          <w:noProof/>
          <w:webHidden/>
        </w:rPr>
      </w:r>
      <w:r w:rsidR="00125A4A">
        <w:rPr>
          <w:noProof/>
          <w:webHidden/>
        </w:rPr>
        <w:fldChar w:fldCharType="separate"/>
      </w:r>
      <w:ins w:id="64" w:author="Nermit Lepcha" w:date="2022-10-05T14:40:00Z">
        <w:r w:rsidR="00325FE9">
          <w:rPr>
            <w:noProof/>
            <w:webHidden/>
          </w:rPr>
          <w:t>24</w:t>
        </w:r>
      </w:ins>
      <w:del w:id="65" w:author="Nermit Lepcha" w:date="2022-10-05T14:40:00Z">
        <w:r w:rsidR="00125A4A" w:rsidDel="00325FE9">
          <w:rPr>
            <w:noProof/>
            <w:webHidden/>
          </w:rPr>
          <w:delText>25</w:delText>
        </w:r>
      </w:del>
      <w:r w:rsidR="00125A4A">
        <w:rPr>
          <w:noProof/>
          <w:webHidden/>
        </w:rPr>
        <w:fldChar w:fldCharType="end"/>
      </w:r>
      <w:r>
        <w:rPr>
          <w:noProof/>
        </w:rPr>
        <w:fldChar w:fldCharType="end"/>
      </w:r>
    </w:p>
    <w:p w14:paraId="39ADE5C4" w14:textId="3E5A37F2"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"_Toc79608268" </w:instrText>
      </w:r>
      <w:r>
        <w:fldChar w:fldCharType="separate"/>
      </w:r>
      <w:r w:rsidR="00125A4A" w:rsidRPr="008B0F0E">
        <w:rPr>
          <w:rStyle w:val="Hyperlink"/>
          <w:noProof/>
        </w:rPr>
        <w:t>1.8.1</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Pre-Requisites</w:t>
      </w:r>
      <w:r w:rsidR="00125A4A">
        <w:rPr>
          <w:noProof/>
          <w:webHidden/>
        </w:rPr>
        <w:tab/>
      </w:r>
      <w:r w:rsidR="00125A4A">
        <w:rPr>
          <w:noProof/>
          <w:webHidden/>
        </w:rPr>
        <w:fldChar w:fldCharType="begin"/>
      </w:r>
      <w:r w:rsidR="00125A4A">
        <w:rPr>
          <w:noProof/>
          <w:webHidden/>
        </w:rPr>
        <w:instrText xml:space="preserve"> PAGEREF _Toc79608268 \h </w:instrText>
      </w:r>
      <w:r w:rsidR="00125A4A">
        <w:rPr>
          <w:noProof/>
          <w:webHidden/>
        </w:rPr>
      </w:r>
      <w:r w:rsidR="00125A4A">
        <w:rPr>
          <w:noProof/>
          <w:webHidden/>
        </w:rPr>
        <w:fldChar w:fldCharType="separate"/>
      </w:r>
      <w:ins w:id="66" w:author="Nermit Lepcha" w:date="2022-10-05T14:40:00Z">
        <w:r w:rsidR="00325FE9">
          <w:rPr>
            <w:noProof/>
            <w:webHidden/>
          </w:rPr>
          <w:t>24</w:t>
        </w:r>
      </w:ins>
      <w:del w:id="67" w:author="Nermit Lepcha" w:date="2022-10-05T14:40:00Z">
        <w:r w:rsidR="00125A4A" w:rsidDel="00325FE9">
          <w:rPr>
            <w:noProof/>
            <w:webHidden/>
          </w:rPr>
          <w:delText>25</w:delText>
        </w:r>
      </w:del>
      <w:r w:rsidR="00125A4A">
        <w:rPr>
          <w:noProof/>
          <w:webHidden/>
        </w:rPr>
        <w:fldChar w:fldCharType="end"/>
      </w:r>
      <w:r>
        <w:rPr>
          <w:noProof/>
        </w:rPr>
        <w:fldChar w:fldCharType="end"/>
      </w:r>
    </w:p>
    <w:p w14:paraId="5F54616C" w14:textId="26210E6A"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"_Toc79608269" </w:instrText>
      </w:r>
      <w:r>
        <w:fldChar w:fldCharType="separate"/>
      </w:r>
      <w:r w:rsidR="00125A4A" w:rsidRPr="008B0F0E">
        <w:rPr>
          <w:rStyle w:val="Hyperlink"/>
          <w:noProof/>
        </w:rPr>
        <w:t>1.8.2</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Process Flow for Warehouse Operators</w:t>
      </w:r>
      <w:r w:rsidR="00125A4A">
        <w:rPr>
          <w:noProof/>
          <w:webHidden/>
        </w:rPr>
        <w:tab/>
      </w:r>
      <w:r w:rsidR="00125A4A">
        <w:rPr>
          <w:noProof/>
          <w:webHidden/>
        </w:rPr>
        <w:fldChar w:fldCharType="begin"/>
      </w:r>
      <w:r w:rsidR="00125A4A">
        <w:rPr>
          <w:noProof/>
          <w:webHidden/>
        </w:rPr>
        <w:instrText xml:space="preserve"> PAGEREF _Toc79608269 \h </w:instrText>
      </w:r>
      <w:r w:rsidR="00125A4A">
        <w:rPr>
          <w:noProof/>
          <w:webHidden/>
        </w:rPr>
      </w:r>
      <w:r w:rsidR="00125A4A">
        <w:rPr>
          <w:noProof/>
          <w:webHidden/>
        </w:rPr>
        <w:fldChar w:fldCharType="separate"/>
      </w:r>
      <w:ins w:id="68" w:author="Nermit Lepcha" w:date="2022-10-05T14:40:00Z">
        <w:r w:rsidR="00325FE9">
          <w:rPr>
            <w:noProof/>
            <w:webHidden/>
          </w:rPr>
          <w:t>24</w:t>
        </w:r>
      </w:ins>
      <w:del w:id="69" w:author="Nermit Lepcha" w:date="2022-10-05T14:40:00Z">
        <w:r w:rsidR="00125A4A" w:rsidDel="00325FE9">
          <w:rPr>
            <w:noProof/>
            <w:webHidden/>
          </w:rPr>
          <w:delText>25</w:delText>
        </w:r>
      </w:del>
      <w:r w:rsidR="00125A4A">
        <w:rPr>
          <w:noProof/>
          <w:webHidden/>
        </w:rPr>
        <w:fldChar w:fldCharType="end"/>
      </w:r>
      <w:r>
        <w:rPr>
          <w:noProof/>
        </w:rPr>
        <w:fldChar w:fldCharType="end"/>
      </w:r>
    </w:p>
    <w:p w14:paraId="432A688A" w14:textId="5D32C7A1"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"_Toc79608271" </w:instrText>
      </w:r>
      <w:r>
        <w:fldChar w:fldCharType="separate"/>
      </w:r>
      <w:r w:rsidR="00125A4A" w:rsidRPr="008B0F0E">
        <w:rPr>
          <w:rStyle w:val="Hyperlink"/>
          <w:noProof/>
        </w:rPr>
        <w:t>1.8.3</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Use Case Diagram for Warehouse Operator Registration</w:t>
      </w:r>
      <w:r w:rsidR="00125A4A">
        <w:rPr>
          <w:noProof/>
          <w:webHidden/>
        </w:rPr>
        <w:tab/>
      </w:r>
      <w:r w:rsidR="00125A4A">
        <w:rPr>
          <w:noProof/>
          <w:webHidden/>
        </w:rPr>
        <w:fldChar w:fldCharType="begin"/>
      </w:r>
      <w:r w:rsidR="00125A4A">
        <w:rPr>
          <w:noProof/>
          <w:webHidden/>
        </w:rPr>
        <w:instrText xml:space="preserve"> PAGEREF _Toc79608271 \h </w:instrText>
      </w:r>
      <w:r w:rsidR="00125A4A">
        <w:rPr>
          <w:noProof/>
          <w:webHidden/>
        </w:rPr>
      </w:r>
      <w:r w:rsidR="00125A4A">
        <w:rPr>
          <w:noProof/>
          <w:webHidden/>
        </w:rPr>
        <w:fldChar w:fldCharType="separate"/>
      </w:r>
      <w:ins w:id="70" w:author="Nermit Lepcha" w:date="2022-10-05T14:40:00Z">
        <w:r w:rsidR="00325FE9">
          <w:rPr>
            <w:noProof/>
            <w:webHidden/>
          </w:rPr>
          <w:t>25</w:t>
        </w:r>
      </w:ins>
      <w:del w:id="71" w:author="Nermit Lepcha" w:date="2022-10-05T14:40:00Z">
        <w:r w:rsidR="00125A4A" w:rsidDel="00325FE9">
          <w:rPr>
            <w:noProof/>
            <w:webHidden/>
          </w:rPr>
          <w:delText>26</w:delText>
        </w:r>
      </w:del>
      <w:r w:rsidR="00125A4A">
        <w:rPr>
          <w:noProof/>
          <w:webHidden/>
        </w:rPr>
        <w:fldChar w:fldCharType="end"/>
      </w:r>
      <w:r>
        <w:rPr>
          <w:noProof/>
        </w:rPr>
        <w:fldChar w:fldCharType="end"/>
      </w:r>
    </w:p>
    <w:p w14:paraId="4CF95D15" w14:textId="00216480"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"_Toc79608272" </w:instrText>
      </w:r>
      <w:r>
        <w:fldChar w:fldCharType="separate"/>
      </w:r>
      <w:r w:rsidR="00125A4A" w:rsidRPr="008B0F0E">
        <w:rPr>
          <w:rStyle w:val="Hyperlink"/>
          <w:noProof/>
        </w:rPr>
        <w:t>1.8.4</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Business Validation</w:t>
      </w:r>
      <w:r w:rsidR="00125A4A">
        <w:rPr>
          <w:noProof/>
          <w:webHidden/>
        </w:rPr>
        <w:tab/>
      </w:r>
      <w:r w:rsidR="00125A4A">
        <w:rPr>
          <w:noProof/>
          <w:webHidden/>
        </w:rPr>
        <w:fldChar w:fldCharType="begin"/>
      </w:r>
      <w:r w:rsidR="00125A4A">
        <w:rPr>
          <w:noProof/>
          <w:webHidden/>
        </w:rPr>
        <w:instrText xml:space="preserve"> PAGEREF _Toc79608272 \h </w:instrText>
      </w:r>
      <w:r w:rsidR="00125A4A">
        <w:rPr>
          <w:noProof/>
          <w:webHidden/>
        </w:rPr>
      </w:r>
      <w:r w:rsidR="00125A4A">
        <w:rPr>
          <w:noProof/>
          <w:webHidden/>
        </w:rPr>
        <w:fldChar w:fldCharType="separate"/>
      </w:r>
      <w:ins w:id="72" w:author="Nermit Lepcha" w:date="2022-10-05T14:40:00Z">
        <w:r w:rsidR="00325FE9">
          <w:rPr>
            <w:noProof/>
            <w:webHidden/>
          </w:rPr>
          <w:t>27</w:t>
        </w:r>
      </w:ins>
      <w:del w:id="73" w:author="Nermit Lepcha" w:date="2022-10-05T14:40:00Z">
        <w:r w:rsidR="00125A4A" w:rsidDel="00325FE9">
          <w:rPr>
            <w:noProof/>
            <w:webHidden/>
          </w:rPr>
          <w:delText>28</w:delText>
        </w:r>
      </w:del>
      <w:r w:rsidR="00125A4A">
        <w:rPr>
          <w:noProof/>
          <w:webHidden/>
        </w:rPr>
        <w:fldChar w:fldCharType="end"/>
      </w:r>
      <w:r>
        <w:rPr>
          <w:noProof/>
        </w:rPr>
        <w:fldChar w:fldCharType="end"/>
      </w:r>
    </w:p>
    <w:p w14:paraId="1574DE80" w14:textId="1C194364" w:rsidR="00125A4A" w:rsidRDefault="00000000">
      <w:pPr>
        <w:pStyle w:val="TOC2"/>
        <w:tabs>
          <w:tab w:val="left" w:pos="72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"_Toc79608274" </w:instrText>
      </w:r>
      <w:r>
        <w:fldChar w:fldCharType="separate"/>
      </w:r>
      <w:r w:rsidR="00125A4A" w:rsidRPr="008B0F0E">
        <w:rPr>
          <w:rStyle w:val="Hyperlink"/>
          <w:noProof/>
        </w:rPr>
        <w:t>1.9</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rPr>
        <w:t>Temporary Storage Operators</w:t>
      </w:r>
      <w:r w:rsidR="00125A4A">
        <w:rPr>
          <w:noProof/>
          <w:webHidden/>
        </w:rPr>
        <w:tab/>
      </w:r>
      <w:r w:rsidR="00125A4A">
        <w:rPr>
          <w:noProof/>
          <w:webHidden/>
        </w:rPr>
        <w:fldChar w:fldCharType="begin"/>
      </w:r>
      <w:r w:rsidR="00125A4A">
        <w:rPr>
          <w:noProof/>
          <w:webHidden/>
        </w:rPr>
        <w:instrText xml:space="preserve"> PAGEREF _Toc79608274 \h </w:instrText>
      </w:r>
      <w:r w:rsidR="00125A4A">
        <w:rPr>
          <w:noProof/>
          <w:webHidden/>
        </w:rPr>
      </w:r>
      <w:r w:rsidR="00125A4A">
        <w:rPr>
          <w:noProof/>
          <w:webHidden/>
        </w:rPr>
        <w:fldChar w:fldCharType="separate"/>
      </w:r>
      <w:ins w:id="74" w:author="Nermit Lepcha" w:date="2022-10-05T14:40:00Z">
        <w:r w:rsidR="00325FE9">
          <w:rPr>
            <w:noProof/>
            <w:webHidden/>
          </w:rPr>
          <w:t>28</w:t>
        </w:r>
      </w:ins>
      <w:del w:id="75" w:author="Nermit Lepcha" w:date="2022-10-05T14:40:00Z">
        <w:r w:rsidR="00125A4A" w:rsidDel="00325FE9">
          <w:rPr>
            <w:noProof/>
            <w:webHidden/>
          </w:rPr>
          <w:delText>29</w:delText>
        </w:r>
      </w:del>
      <w:r w:rsidR="00125A4A">
        <w:rPr>
          <w:noProof/>
          <w:webHidden/>
        </w:rPr>
        <w:fldChar w:fldCharType="end"/>
      </w:r>
      <w:r>
        <w:rPr>
          <w:noProof/>
        </w:rPr>
        <w:fldChar w:fldCharType="end"/>
      </w:r>
    </w:p>
    <w:p w14:paraId="3F888F3E" w14:textId="103B1259"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"_Toc79608275" </w:instrText>
      </w:r>
      <w:r>
        <w:fldChar w:fldCharType="separate"/>
      </w:r>
      <w:r w:rsidR="00125A4A" w:rsidRPr="008B0F0E">
        <w:rPr>
          <w:rStyle w:val="Hyperlink"/>
          <w:noProof/>
        </w:rPr>
        <w:t>1.9.1</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Pre-Requisites</w:t>
      </w:r>
      <w:r w:rsidR="00125A4A">
        <w:rPr>
          <w:noProof/>
          <w:webHidden/>
        </w:rPr>
        <w:tab/>
      </w:r>
      <w:r w:rsidR="00125A4A">
        <w:rPr>
          <w:noProof/>
          <w:webHidden/>
        </w:rPr>
        <w:fldChar w:fldCharType="begin"/>
      </w:r>
      <w:r w:rsidR="00125A4A">
        <w:rPr>
          <w:noProof/>
          <w:webHidden/>
        </w:rPr>
        <w:instrText xml:space="preserve"> PAGEREF _Toc79608275 \h </w:instrText>
      </w:r>
      <w:r w:rsidR="00125A4A">
        <w:rPr>
          <w:noProof/>
          <w:webHidden/>
        </w:rPr>
      </w:r>
      <w:r w:rsidR="00125A4A">
        <w:rPr>
          <w:noProof/>
          <w:webHidden/>
        </w:rPr>
        <w:fldChar w:fldCharType="separate"/>
      </w:r>
      <w:ins w:id="76" w:author="Nermit Lepcha" w:date="2022-10-05T14:40:00Z">
        <w:r w:rsidR="00325FE9">
          <w:rPr>
            <w:noProof/>
            <w:webHidden/>
          </w:rPr>
          <w:t>28</w:t>
        </w:r>
      </w:ins>
      <w:del w:id="77" w:author="Nermit Lepcha" w:date="2022-10-05T14:40:00Z">
        <w:r w:rsidR="00125A4A" w:rsidDel="00325FE9">
          <w:rPr>
            <w:noProof/>
            <w:webHidden/>
          </w:rPr>
          <w:delText>29</w:delText>
        </w:r>
      </w:del>
      <w:r w:rsidR="00125A4A">
        <w:rPr>
          <w:noProof/>
          <w:webHidden/>
        </w:rPr>
        <w:fldChar w:fldCharType="end"/>
      </w:r>
      <w:r>
        <w:rPr>
          <w:noProof/>
        </w:rPr>
        <w:fldChar w:fldCharType="end"/>
      </w:r>
    </w:p>
    <w:p w14:paraId="74EC26F2" w14:textId="453B98FA"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"_Toc79608276" </w:instrText>
      </w:r>
      <w:r>
        <w:fldChar w:fldCharType="separate"/>
      </w:r>
      <w:r w:rsidR="00125A4A" w:rsidRPr="008B0F0E">
        <w:rPr>
          <w:rStyle w:val="Hyperlink"/>
          <w:noProof/>
        </w:rPr>
        <w:t>1.9.2</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Process Flow for Temporary Storage Operators (TSO)</w:t>
      </w:r>
      <w:r w:rsidR="00125A4A">
        <w:rPr>
          <w:noProof/>
          <w:webHidden/>
        </w:rPr>
        <w:tab/>
      </w:r>
      <w:r w:rsidR="00125A4A">
        <w:rPr>
          <w:noProof/>
          <w:webHidden/>
        </w:rPr>
        <w:fldChar w:fldCharType="begin"/>
      </w:r>
      <w:r w:rsidR="00125A4A">
        <w:rPr>
          <w:noProof/>
          <w:webHidden/>
        </w:rPr>
        <w:instrText xml:space="preserve"> PAGEREF _Toc79608276 \h </w:instrText>
      </w:r>
      <w:r w:rsidR="00125A4A">
        <w:rPr>
          <w:noProof/>
          <w:webHidden/>
        </w:rPr>
      </w:r>
      <w:r w:rsidR="00125A4A">
        <w:rPr>
          <w:noProof/>
          <w:webHidden/>
        </w:rPr>
        <w:fldChar w:fldCharType="separate"/>
      </w:r>
      <w:ins w:id="78" w:author="Nermit Lepcha" w:date="2022-10-05T14:40:00Z">
        <w:r w:rsidR="00325FE9">
          <w:rPr>
            <w:noProof/>
            <w:webHidden/>
          </w:rPr>
          <w:t>28</w:t>
        </w:r>
      </w:ins>
      <w:del w:id="79" w:author="Nermit Lepcha" w:date="2022-10-05T14:40:00Z">
        <w:r w:rsidR="00125A4A" w:rsidDel="00325FE9">
          <w:rPr>
            <w:noProof/>
            <w:webHidden/>
          </w:rPr>
          <w:delText>29</w:delText>
        </w:r>
      </w:del>
      <w:r w:rsidR="00125A4A">
        <w:rPr>
          <w:noProof/>
          <w:webHidden/>
        </w:rPr>
        <w:fldChar w:fldCharType="end"/>
      </w:r>
      <w:r>
        <w:rPr>
          <w:noProof/>
        </w:rPr>
        <w:fldChar w:fldCharType="end"/>
      </w:r>
    </w:p>
    <w:p w14:paraId="229F018F" w14:textId="1A6894F3" w:rsidR="00125A4A" w:rsidRDefault="00000000">
      <w:pPr>
        <w:pStyle w:val="TOC3"/>
        <w:tabs>
          <w:tab w:val="left" w:pos="5743"/>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"_Toc79608277" </w:instrText>
      </w:r>
      <w:r>
        <w:fldChar w:fldCharType="separate"/>
      </w:r>
      <w:r w:rsidR="00125A4A" w:rsidRPr="008B0F0E">
        <w:rPr>
          <w:rStyle w:val="Hyperlink"/>
          <w:noProof/>
        </w:rPr>
        <w:t>Use Case Diagram for Temporary Storage Operators</w:t>
      </w:r>
      <w:r w:rsidR="00125A4A">
        <w:rPr>
          <w:rFonts w:asciiTheme="minorHAnsi" w:eastAsiaTheme="minorEastAsia" w:hAnsiTheme="minorHAnsi" w:cstheme="minorBidi"/>
          <w:noProof/>
          <w:sz w:val="22"/>
          <w:szCs w:val="22"/>
          <w:lang w:val="en-IN" w:eastAsia="en-IN"/>
        </w:rPr>
        <w:tab/>
      </w:r>
      <w:r w:rsidR="00125A4A">
        <w:rPr>
          <w:noProof/>
          <w:webHidden/>
        </w:rPr>
        <w:tab/>
      </w:r>
      <w:r w:rsidR="00125A4A">
        <w:rPr>
          <w:noProof/>
          <w:webHidden/>
        </w:rPr>
        <w:fldChar w:fldCharType="begin"/>
      </w:r>
      <w:r w:rsidR="00125A4A">
        <w:rPr>
          <w:noProof/>
          <w:webHidden/>
        </w:rPr>
        <w:instrText xml:space="preserve"> PAGEREF _Toc79608277 \h </w:instrText>
      </w:r>
      <w:r w:rsidR="00125A4A">
        <w:rPr>
          <w:noProof/>
          <w:webHidden/>
        </w:rPr>
      </w:r>
      <w:r w:rsidR="00125A4A">
        <w:rPr>
          <w:noProof/>
          <w:webHidden/>
        </w:rPr>
        <w:fldChar w:fldCharType="separate"/>
      </w:r>
      <w:ins w:id="80" w:author="Nermit Lepcha" w:date="2022-10-05T14:40:00Z">
        <w:r w:rsidR="00325FE9">
          <w:rPr>
            <w:noProof/>
            <w:webHidden/>
          </w:rPr>
          <w:t>29</w:t>
        </w:r>
      </w:ins>
      <w:del w:id="81" w:author="Nermit Lepcha" w:date="2022-10-05T14:40:00Z">
        <w:r w:rsidR="00125A4A" w:rsidDel="00325FE9">
          <w:rPr>
            <w:noProof/>
            <w:webHidden/>
          </w:rPr>
          <w:delText>30</w:delText>
        </w:r>
      </w:del>
      <w:r w:rsidR="00125A4A">
        <w:rPr>
          <w:noProof/>
          <w:webHidden/>
        </w:rPr>
        <w:fldChar w:fldCharType="end"/>
      </w:r>
      <w:r>
        <w:rPr>
          <w:noProof/>
        </w:rPr>
        <w:fldChar w:fldCharType="end"/>
      </w:r>
    </w:p>
    <w:p w14:paraId="490B974D" w14:textId="3926F7DC" w:rsidR="00125A4A" w:rsidRDefault="00000000">
      <w:pPr>
        <w:pStyle w:val="TOC3"/>
        <w:tabs>
          <w:tab w:val="left" w:pos="120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"_Toc79608278" </w:instrText>
      </w:r>
      <w:r>
        <w:fldChar w:fldCharType="separate"/>
      </w:r>
      <w:r w:rsidR="00125A4A" w:rsidRPr="008B0F0E">
        <w:rPr>
          <w:rStyle w:val="Hyperlink"/>
          <w:noProof/>
        </w:rPr>
        <w:t>1.9.3</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Business Validation</w:t>
      </w:r>
      <w:r w:rsidR="00125A4A">
        <w:rPr>
          <w:noProof/>
          <w:webHidden/>
        </w:rPr>
        <w:tab/>
      </w:r>
      <w:r w:rsidR="00125A4A">
        <w:rPr>
          <w:noProof/>
          <w:webHidden/>
        </w:rPr>
        <w:fldChar w:fldCharType="begin"/>
      </w:r>
      <w:r w:rsidR="00125A4A">
        <w:rPr>
          <w:noProof/>
          <w:webHidden/>
        </w:rPr>
        <w:instrText xml:space="preserve"> PAGEREF _Toc79608278 \h </w:instrText>
      </w:r>
      <w:r w:rsidR="00125A4A">
        <w:rPr>
          <w:noProof/>
          <w:webHidden/>
        </w:rPr>
      </w:r>
      <w:r w:rsidR="00125A4A">
        <w:rPr>
          <w:noProof/>
          <w:webHidden/>
        </w:rPr>
        <w:fldChar w:fldCharType="separate"/>
      </w:r>
      <w:ins w:id="82" w:author="Nermit Lepcha" w:date="2022-10-05T14:40:00Z">
        <w:r w:rsidR="00325FE9">
          <w:rPr>
            <w:noProof/>
            <w:webHidden/>
          </w:rPr>
          <w:t>31</w:t>
        </w:r>
      </w:ins>
      <w:del w:id="83" w:author="Nermit Lepcha" w:date="2022-10-05T14:40:00Z">
        <w:r w:rsidR="00125A4A" w:rsidDel="00325FE9">
          <w:rPr>
            <w:noProof/>
            <w:webHidden/>
          </w:rPr>
          <w:delText>32</w:delText>
        </w:r>
      </w:del>
      <w:r w:rsidR="00125A4A">
        <w:rPr>
          <w:noProof/>
          <w:webHidden/>
        </w:rPr>
        <w:fldChar w:fldCharType="end"/>
      </w:r>
      <w:r>
        <w:rPr>
          <w:noProof/>
        </w:rPr>
        <w:fldChar w:fldCharType="end"/>
      </w:r>
    </w:p>
    <w:p w14:paraId="5CB84255" w14:textId="26FF74A3" w:rsidR="00125A4A" w:rsidRDefault="00000000">
      <w:pPr>
        <w:pStyle w:val="TOC2"/>
        <w:tabs>
          <w:tab w:val="left" w:pos="72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"_Toc79608279" </w:instrText>
      </w:r>
      <w:r>
        <w:fldChar w:fldCharType="separate"/>
      </w:r>
      <w:r w:rsidR="00125A4A" w:rsidRPr="008B0F0E">
        <w:rPr>
          <w:rStyle w:val="Hyperlink"/>
          <w:noProof/>
        </w:rPr>
        <w:t>1.10</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rPr>
        <w:t>Declarants (CFA Employees)</w:t>
      </w:r>
      <w:r w:rsidR="00125A4A">
        <w:rPr>
          <w:noProof/>
          <w:webHidden/>
        </w:rPr>
        <w:tab/>
      </w:r>
      <w:r w:rsidR="00125A4A">
        <w:rPr>
          <w:noProof/>
          <w:webHidden/>
        </w:rPr>
        <w:fldChar w:fldCharType="begin"/>
      </w:r>
      <w:r w:rsidR="00125A4A">
        <w:rPr>
          <w:noProof/>
          <w:webHidden/>
        </w:rPr>
        <w:instrText xml:space="preserve"> PAGEREF _Toc79608279 \h </w:instrText>
      </w:r>
      <w:r w:rsidR="00125A4A">
        <w:rPr>
          <w:noProof/>
          <w:webHidden/>
        </w:rPr>
      </w:r>
      <w:r w:rsidR="00125A4A">
        <w:rPr>
          <w:noProof/>
          <w:webHidden/>
        </w:rPr>
        <w:fldChar w:fldCharType="separate"/>
      </w:r>
      <w:ins w:id="84" w:author="Nermit Lepcha" w:date="2022-10-05T14:40:00Z">
        <w:r w:rsidR="00325FE9">
          <w:rPr>
            <w:noProof/>
            <w:webHidden/>
          </w:rPr>
          <w:t>32</w:t>
        </w:r>
      </w:ins>
      <w:del w:id="85" w:author="Nermit Lepcha" w:date="2022-10-05T14:40:00Z">
        <w:r w:rsidR="00125A4A" w:rsidDel="00325FE9">
          <w:rPr>
            <w:noProof/>
            <w:webHidden/>
          </w:rPr>
          <w:delText>33</w:delText>
        </w:r>
      </w:del>
      <w:r w:rsidR="00125A4A">
        <w:rPr>
          <w:noProof/>
          <w:webHidden/>
        </w:rPr>
        <w:fldChar w:fldCharType="end"/>
      </w:r>
      <w:r>
        <w:rPr>
          <w:noProof/>
        </w:rPr>
        <w:fldChar w:fldCharType="end"/>
      </w:r>
    </w:p>
    <w:p w14:paraId="23D59D28" w14:textId="312A5028"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"_Toc79608280" </w:instrText>
      </w:r>
      <w:r>
        <w:fldChar w:fldCharType="separate"/>
      </w:r>
      <w:r w:rsidR="00125A4A" w:rsidRPr="008B0F0E">
        <w:rPr>
          <w:rStyle w:val="Hyperlink"/>
          <w:noProof/>
        </w:rPr>
        <w:t>1.10.1</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Pre-Requisites</w:t>
      </w:r>
      <w:r w:rsidR="00125A4A">
        <w:rPr>
          <w:noProof/>
          <w:webHidden/>
        </w:rPr>
        <w:tab/>
      </w:r>
      <w:r w:rsidR="00125A4A">
        <w:rPr>
          <w:noProof/>
          <w:webHidden/>
        </w:rPr>
        <w:fldChar w:fldCharType="begin"/>
      </w:r>
      <w:r w:rsidR="00125A4A">
        <w:rPr>
          <w:noProof/>
          <w:webHidden/>
        </w:rPr>
        <w:instrText xml:space="preserve"> PAGEREF _Toc79608280 \h </w:instrText>
      </w:r>
      <w:r w:rsidR="00125A4A">
        <w:rPr>
          <w:noProof/>
          <w:webHidden/>
        </w:rPr>
      </w:r>
      <w:r w:rsidR="00125A4A">
        <w:rPr>
          <w:noProof/>
          <w:webHidden/>
        </w:rPr>
        <w:fldChar w:fldCharType="separate"/>
      </w:r>
      <w:ins w:id="86" w:author="Nermit Lepcha" w:date="2022-10-05T14:40:00Z">
        <w:r w:rsidR="00325FE9">
          <w:rPr>
            <w:noProof/>
            <w:webHidden/>
          </w:rPr>
          <w:t>32</w:t>
        </w:r>
      </w:ins>
      <w:del w:id="87" w:author="Nermit Lepcha" w:date="2022-10-05T14:40:00Z">
        <w:r w:rsidR="00125A4A" w:rsidDel="00325FE9">
          <w:rPr>
            <w:noProof/>
            <w:webHidden/>
          </w:rPr>
          <w:delText>33</w:delText>
        </w:r>
      </w:del>
      <w:r w:rsidR="00125A4A">
        <w:rPr>
          <w:noProof/>
          <w:webHidden/>
        </w:rPr>
        <w:fldChar w:fldCharType="end"/>
      </w:r>
      <w:r>
        <w:rPr>
          <w:noProof/>
        </w:rPr>
        <w:fldChar w:fldCharType="end"/>
      </w:r>
    </w:p>
    <w:p w14:paraId="54FADF0C" w14:textId="3F51D830"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"_Toc79608281" </w:instrText>
      </w:r>
      <w:r>
        <w:fldChar w:fldCharType="separate"/>
      </w:r>
      <w:r w:rsidR="00125A4A" w:rsidRPr="008B0F0E">
        <w:rPr>
          <w:rStyle w:val="Hyperlink"/>
          <w:noProof/>
        </w:rPr>
        <w:t>1.10.2</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Process Flow for Declarants</w:t>
      </w:r>
      <w:r w:rsidR="00125A4A">
        <w:rPr>
          <w:noProof/>
          <w:webHidden/>
        </w:rPr>
        <w:tab/>
      </w:r>
      <w:r w:rsidR="00125A4A">
        <w:rPr>
          <w:noProof/>
          <w:webHidden/>
        </w:rPr>
        <w:fldChar w:fldCharType="begin"/>
      </w:r>
      <w:r w:rsidR="00125A4A">
        <w:rPr>
          <w:noProof/>
          <w:webHidden/>
        </w:rPr>
        <w:instrText xml:space="preserve"> PAGEREF _Toc79608281 \h </w:instrText>
      </w:r>
      <w:r w:rsidR="00125A4A">
        <w:rPr>
          <w:noProof/>
          <w:webHidden/>
        </w:rPr>
      </w:r>
      <w:r w:rsidR="00125A4A">
        <w:rPr>
          <w:noProof/>
          <w:webHidden/>
        </w:rPr>
        <w:fldChar w:fldCharType="separate"/>
      </w:r>
      <w:ins w:id="88" w:author="Nermit Lepcha" w:date="2022-10-05T14:40:00Z">
        <w:r w:rsidR="00325FE9">
          <w:rPr>
            <w:noProof/>
            <w:webHidden/>
          </w:rPr>
          <w:t>33</w:t>
        </w:r>
      </w:ins>
      <w:del w:id="89" w:author="Nermit Lepcha" w:date="2022-10-05T14:40:00Z">
        <w:r w:rsidR="00125A4A" w:rsidDel="00325FE9">
          <w:rPr>
            <w:noProof/>
            <w:webHidden/>
          </w:rPr>
          <w:delText>34</w:delText>
        </w:r>
      </w:del>
      <w:r w:rsidR="00125A4A">
        <w:rPr>
          <w:noProof/>
          <w:webHidden/>
        </w:rPr>
        <w:fldChar w:fldCharType="end"/>
      </w:r>
      <w:r>
        <w:rPr>
          <w:noProof/>
        </w:rPr>
        <w:fldChar w:fldCharType="end"/>
      </w:r>
    </w:p>
    <w:p w14:paraId="374BAF32" w14:textId="41DF721E"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"_Toc79608282" </w:instrText>
      </w:r>
      <w:r>
        <w:fldChar w:fldCharType="separate"/>
      </w:r>
      <w:r w:rsidR="00125A4A" w:rsidRPr="008B0F0E">
        <w:rPr>
          <w:rStyle w:val="Hyperlink"/>
          <w:noProof/>
        </w:rPr>
        <w:t>1.10.3</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Use Case Diagrams for Declarants.</w:t>
      </w:r>
      <w:r w:rsidR="00125A4A">
        <w:rPr>
          <w:noProof/>
          <w:webHidden/>
        </w:rPr>
        <w:tab/>
      </w:r>
      <w:r w:rsidR="00125A4A">
        <w:rPr>
          <w:noProof/>
          <w:webHidden/>
        </w:rPr>
        <w:fldChar w:fldCharType="begin"/>
      </w:r>
      <w:r w:rsidR="00125A4A">
        <w:rPr>
          <w:noProof/>
          <w:webHidden/>
        </w:rPr>
        <w:instrText xml:space="preserve"> PAGEREF _Toc79608282 \h </w:instrText>
      </w:r>
      <w:r w:rsidR="00125A4A">
        <w:rPr>
          <w:noProof/>
          <w:webHidden/>
        </w:rPr>
      </w:r>
      <w:r w:rsidR="00125A4A">
        <w:rPr>
          <w:noProof/>
          <w:webHidden/>
        </w:rPr>
        <w:fldChar w:fldCharType="separate"/>
      </w:r>
      <w:ins w:id="90" w:author="Nermit Lepcha" w:date="2022-10-05T14:40:00Z">
        <w:r w:rsidR="00325FE9">
          <w:rPr>
            <w:noProof/>
            <w:webHidden/>
          </w:rPr>
          <w:t>34</w:t>
        </w:r>
      </w:ins>
      <w:del w:id="91" w:author="Nermit Lepcha" w:date="2022-10-05T14:40:00Z">
        <w:r w:rsidR="00125A4A" w:rsidDel="00325FE9">
          <w:rPr>
            <w:noProof/>
            <w:webHidden/>
          </w:rPr>
          <w:delText>35</w:delText>
        </w:r>
      </w:del>
      <w:r w:rsidR="00125A4A">
        <w:rPr>
          <w:noProof/>
          <w:webHidden/>
        </w:rPr>
        <w:fldChar w:fldCharType="end"/>
      </w:r>
      <w:r>
        <w:rPr>
          <w:noProof/>
        </w:rPr>
        <w:fldChar w:fldCharType="end"/>
      </w:r>
    </w:p>
    <w:p w14:paraId="6D8CD0DA" w14:textId="3429CA15"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"_Toc79608283" </w:instrText>
      </w:r>
      <w:r>
        <w:fldChar w:fldCharType="separate"/>
      </w:r>
      <w:r w:rsidR="00125A4A" w:rsidRPr="008B0F0E">
        <w:rPr>
          <w:rStyle w:val="Hyperlink"/>
          <w:noProof/>
        </w:rPr>
        <w:t>1.10.4</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Business Validation</w:t>
      </w:r>
      <w:r w:rsidR="00125A4A">
        <w:rPr>
          <w:noProof/>
          <w:webHidden/>
        </w:rPr>
        <w:tab/>
      </w:r>
      <w:r w:rsidR="00125A4A">
        <w:rPr>
          <w:noProof/>
          <w:webHidden/>
        </w:rPr>
        <w:fldChar w:fldCharType="begin"/>
      </w:r>
      <w:r w:rsidR="00125A4A">
        <w:rPr>
          <w:noProof/>
          <w:webHidden/>
        </w:rPr>
        <w:instrText xml:space="preserve"> PAGEREF _Toc79608283 \h </w:instrText>
      </w:r>
      <w:r w:rsidR="00125A4A">
        <w:rPr>
          <w:noProof/>
          <w:webHidden/>
        </w:rPr>
      </w:r>
      <w:r w:rsidR="00125A4A">
        <w:rPr>
          <w:noProof/>
          <w:webHidden/>
        </w:rPr>
        <w:fldChar w:fldCharType="separate"/>
      </w:r>
      <w:ins w:id="92" w:author="Nermit Lepcha" w:date="2022-10-05T14:40:00Z">
        <w:r w:rsidR="00325FE9">
          <w:rPr>
            <w:noProof/>
            <w:webHidden/>
          </w:rPr>
          <w:t>35</w:t>
        </w:r>
      </w:ins>
      <w:del w:id="93" w:author="Nermit Lepcha" w:date="2022-10-05T14:40:00Z">
        <w:r w:rsidR="00125A4A" w:rsidDel="00325FE9">
          <w:rPr>
            <w:noProof/>
            <w:webHidden/>
          </w:rPr>
          <w:delText>36</w:delText>
        </w:r>
      </w:del>
      <w:r w:rsidR="00125A4A">
        <w:rPr>
          <w:noProof/>
          <w:webHidden/>
        </w:rPr>
        <w:fldChar w:fldCharType="end"/>
      </w:r>
      <w:r>
        <w:rPr>
          <w:noProof/>
        </w:rPr>
        <w:fldChar w:fldCharType="end"/>
      </w:r>
    </w:p>
    <w:p w14:paraId="4E35242B" w14:textId="423A51A9" w:rsidR="00125A4A" w:rsidRDefault="00000000">
      <w:pPr>
        <w:pStyle w:val="TOC2"/>
        <w:tabs>
          <w:tab w:val="left" w:pos="72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"_Toc79608284" </w:instrText>
      </w:r>
      <w:r>
        <w:fldChar w:fldCharType="separate"/>
      </w:r>
      <w:r w:rsidR="00125A4A" w:rsidRPr="008B0F0E">
        <w:rPr>
          <w:rStyle w:val="Hyperlink"/>
          <w:noProof/>
        </w:rPr>
        <w:t>1.11</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rPr>
        <w:t>Traders Registration</w:t>
      </w:r>
      <w:r w:rsidR="00125A4A">
        <w:rPr>
          <w:noProof/>
          <w:webHidden/>
        </w:rPr>
        <w:tab/>
      </w:r>
      <w:r w:rsidR="00125A4A">
        <w:rPr>
          <w:noProof/>
          <w:webHidden/>
        </w:rPr>
        <w:fldChar w:fldCharType="begin"/>
      </w:r>
      <w:r w:rsidR="00125A4A">
        <w:rPr>
          <w:noProof/>
          <w:webHidden/>
        </w:rPr>
        <w:instrText xml:space="preserve"> PAGEREF _Toc79608284 \h </w:instrText>
      </w:r>
      <w:r w:rsidR="00125A4A">
        <w:rPr>
          <w:noProof/>
          <w:webHidden/>
        </w:rPr>
      </w:r>
      <w:r w:rsidR="00125A4A">
        <w:rPr>
          <w:noProof/>
          <w:webHidden/>
        </w:rPr>
        <w:fldChar w:fldCharType="separate"/>
      </w:r>
      <w:ins w:id="94" w:author="Nermit Lepcha" w:date="2022-10-05T14:40:00Z">
        <w:r w:rsidR="00325FE9">
          <w:rPr>
            <w:noProof/>
            <w:webHidden/>
          </w:rPr>
          <w:t>36</w:t>
        </w:r>
      </w:ins>
      <w:del w:id="95" w:author="Nermit Lepcha" w:date="2022-10-05T14:40:00Z">
        <w:r w:rsidR="00125A4A" w:rsidDel="00325FE9">
          <w:rPr>
            <w:noProof/>
            <w:webHidden/>
          </w:rPr>
          <w:delText>37</w:delText>
        </w:r>
      </w:del>
      <w:r w:rsidR="00125A4A">
        <w:rPr>
          <w:noProof/>
          <w:webHidden/>
        </w:rPr>
        <w:fldChar w:fldCharType="end"/>
      </w:r>
      <w:r>
        <w:rPr>
          <w:noProof/>
        </w:rPr>
        <w:fldChar w:fldCharType="end"/>
      </w:r>
    </w:p>
    <w:p w14:paraId="67B971E4" w14:textId="525B858D"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"_Toc79608285" </w:instrText>
      </w:r>
      <w:r>
        <w:fldChar w:fldCharType="separate"/>
      </w:r>
      <w:r w:rsidR="00125A4A" w:rsidRPr="008B0F0E">
        <w:rPr>
          <w:rStyle w:val="Hyperlink"/>
          <w:noProof/>
        </w:rPr>
        <w:t>1.11.1</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Pre-Requisites</w:t>
      </w:r>
      <w:r w:rsidR="00125A4A">
        <w:rPr>
          <w:noProof/>
          <w:webHidden/>
        </w:rPr>
        <w:tab/>
      </w:r>
      <w:r w:rsidR="00125A4A">
        <w:rPr>
          <w:noProof/>
          <w:webHidden/>
        </w:rPr>
        <w:fldChar w:fldCharType="begin"/>
      </w:r>
      <w:r w:rsidR="00125A4A">
        <w:rPr>
          <w:noProof/>
          <w:webHidden/>
        </w:rPr>
        <w:instrText xml:space="preserve"> PAGEREF _Toc79608285 \h </w:instrText>
      </w:r>
      <w:r w:rsidR="00125A4A">
        <w:rPr>
          <w:noProof/>
          <w:webHidden/>
        </w:rPr>
      </w:r>
      <w:r w:rsidR="00125A4A">
        <w:rPr>
          <w:noProof/>
          <w:webHidden/>
        </w:rPr>
        <w:fldChar w:fldCharType="separate"/>
      </w:r>
      <w:ins w:id="96" w:author="Nermit Lepcha" w:date="2022-10-05T14:40:00Z">
        <w:r w:rsidR="00325FE9">
          <w:rPr>
            <w:noProof/>
            <w:webHidden/>
          </w:rPr>
          <w:t>36</w:t>
        </w:r>
      </w:ins>
      <w:del w:id="97" w:author="Nermit Lepcha" w:date="2022-10-05T14:40:00Z">
        <w:r w:rsidR="00125A4A" w:rsidDel="00325FE9">
          <w:rPr>
            <w:noProof/>
            <w:webHidden/>
          </w:rPr>
          <w:delText>37</w:delText>
        </w:r>
      </w:del>
      <w:r w:rsidR="00125A4A">
        <w:rPr>
          <w:noProof/>
          <w:webHidden/>
        </w:rPr>
        <w:fldChar w:fldCharType="end"/>
      </w:r>
      <w:r>
        <w:rPr>
          <w:noProof/>
        </w:rPr>
        <w:fldChar w:fldCharType="end"/>
      </w:r>
    </w:p>
    <w:p w14:paraId="505323B9" w14:textId="1C1F652A"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"_Toc79608286" </w:instrText>
      </w:r>
      <w:r>
        <w:fldChar w:fldCharType="separate"/>
      </w:r>
      <w:r w:rsidR="00125A4A" w:rsidRPr="008B0F0E">
        <w:rPr>
          <w:rStyle w:val="Hyperlink"/>
          <w:noProof/>
        </w:rPr>
        <w:t>1.11.2</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Process Flow for Traders Registration.</w:t>
      </w:r>
      <w:r w:rsidR="00125A4A">
        <w:rPr>
          <w:noProof/>
          <w:webHidden/>
        </w:rPr>
        <w:tab/>
      </w:r>
      <w:r w:rsidR="00125A4A">
        <w:rPr>
          <w:noProof/>
          <w:webHidden/>
        </w:rPr>
        <w:fldChar w:fldCharType="begin"/>
      </w:r>
      <w:r w:rsidR="00125A4A">
        <w:rPr>
          <w:noProof/>
          <w:webHidden/>
        </w:rPr>
        <w:instrText xml:space="preserve"> PAGEREF _Toc79608286 \h </w:instrText>
      </w:r>
      <w:r w:rsidR="00125A4A">
        <w:rPr>
          <w:noProof/>
          <w:webHidden/>
        </w:rPr>
      </w:r>
      <w:r w:rsidR="00125A4A">
        <w:rPr>
          <w:noProof/>
          <w:webHidden/>
        </w:rPr>
        <w:fldChar w:fldCharType="separate"/>
      </w:r>
      <w:ins w:id="98" w:author="Nermit Lepcha" w:date="2022-10-05T14:40:00Z">
        <w:r w:rsidR="00325FE9">
          <w:rPr>
            <w:noProof/>
            <w:webHidden/>
          </w:rPr>
          <w:t>36</w:t>
        </w:r>
      </w:ins>
      <w:del w:id="99" w:author="Nermit Lepcha" w:date="2022-10-05T14:40:00Z">
        <w:r w:rsidR="00125A4A" w:rsidDel="00325FE9">
          <w:rPr>
            <w:noProof/>
            <w:webHidden/>
          </w:rPr>
          <w:delText>37</w:delText>
        </w:r>
      </w:del>
      <w:r w:rsidR="00125A4A">
        <w:rPr>
          <w:noProof/>
          <w:webHidden/>
        </w:rPr>
        <w:fldChar w:fldCharType="end"/>
      </w:r>
      <w:r>
        <w:rPr>
          <w:noProof/>
        </w:rPr>
        <w:fldChar w:fldCharType="end"/>
      </w:r>
    </w:p>
    <w:p w14:paraId="208E5FA1" w14:textId="7B78C828"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"_Toc79608288" </w:instrText>
      </w:r>
      <w:r>
        <w:fldChar w:fldCharType="separate"/>
      </w:r>
      <w:r w:rsidR="00125A4A" w:rsidRPr="008B0F0E">
        <w:rPr>
          <w:rStyle w:val="Hyperlink"/>
          <w:noProof/>
        </w:rPr>
        <w:t>1.11.3</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Use Case Diagrams for Trader Registration</w:t>
      </w:r>
      <w:r w:rsidR="00125A4A">
        <w:rPr>
          <w:noProof/>
          <w:webHidden/>
        </w:rPr>
        <w:tab/>
      </w:r>
      <w:r w:rsidR="00125A4A">
        <w:rPr>
          <w:noProof/>
          <w:webHidden/>
        </w:rPr>
        <w:fldChar w:fldCharType="begin"/>
      </w:r>
      <w:r w:rsidR="00125A4A">
        <w:rPr>
          <w:noProof/>
          <w:webHidden/>
        </w:rPr>
        <w:instrText xml:space="preserve"> PAGEREF _Toc79608288 \h </w:instrText>
      </w:r>
      <w:r w:rsidR="00125A4A">
        <w:rPr>
          <w:noProof/>
          <w:webHidden/>
        </w:rPr>
      </w:r>
      <w:r w:rsidR="00125A4A">
        <w:rPr>
          <w:noProof/>
          <w:webHidden/>
        </w:rPr>
        <w:fldChar w:fldCharType="separate"/>
      </w:r>
      <w:ins w:id="100" w:author="Nermit Lepcha" w:date="2022-10-05T14:40:00Z">
        <w:r w:rsidR="00325FE9">
          <w:rPr>
            <w:noProof/>
            <w:webHidden/>
          </w:rPr>
          <w:t>37</w:t>
        </w:r>
      </w:ins>
      <w:del w:id="101" w:author="Nermit Lepcha" w:date="2022-10-05T14:40:00Z">
        <w:r w:rsidR="00125A4A" w:rsidDel="00325FE9">
          <w:rPr>
            <w:noProof/>
            <w:webHidden/>
          </w:rPr>
          <w:delText>38</w:delText>
        </w:r>
      </w:del>
      <w:r w:rsidR="00125A4A">
        <w:rPr>
          <w:noProof/>
          <w:webHidden/>
        </w:rPr>
        <w:fldChar w:fldCharType="end"/>
      </w:r>
      <w:r>
        <w:rPr>
          <w:noProof/>
        </w:rPr>
        <w:fldChar w:fldCharType="end"/>
      </w:r>
    </w:p>
    <w:p w14:paraId="10F75ACA" w14:textId="63A3A6CE"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"_Toc79608289" </w:instrText>
      </w:r>
      <w:r>
        <w:fldChar w:fldCharType="separate"/>
      </w:r>
      <w:r w:rsidR="00125A4A" w:rsidRPr="008B0F0E">
        <w:rPr>
          <w:rStyle w:val="Hyperlink"/>
          <w:noProof/>
        </w:rPr>
        <w:t>1.11.4</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Business Validation</w:t>
      </w:r>
      <w:r w:rsidR="00125A4A">
        <w:rPr>
          <w:noProof/>
          <w:webHidden/>
        </w:rPr>
        <w:tab/>
      </w:r>
      <w:r w:rsidR="00125A4A">
        <w:rPr>
          <w:noProof/>
          <w:webHidden/>
        </w:rPr>
        <w:fldChar w:fldCharType="begin"/>
      </w:r>
      <w:r w:rsidR="00125A4A">
        <w:rPr>
          <w:noProof/>
          <w:webHidden/>
        </w:rPr>
        <w:instrText xml:space="preserve"> PAGEREF _Toc79608289 \h </w:instrText>
      </w:r>
      <w:r w:rsidR="00125A4A">
        <w:rPr>
          <w:noProof/>
          <w:webHidden/>
        </w:rPr>
      </w:r>
      <w:r w:rsidR="00125A4A">
        <w:rPr>
          <w:noProof/>
          <w:webHidden/>
        </w:rPr>
        <w:fldChar w:fldCharType="separate"/>
      </w:r>
      <w:ins w:id="102" w:author="Nermit Lepcha" w:date="2022-10-05T14:40:00Z">
        <w:r w:rsidR="00325FE9">
          <w:rPr>
            <w:noProof/>
            <w:webHidden/>
          </w:rPr>
          <w:t>38</w:t>
        </w:r>
      </w:ins>
      <w:del w:id="103" w:author="Nermit Lepcha" w:date="2022-10-05T14:40:00Z">
        <w:r w:rsidR="00125A4A" w:rsidDel="00325FE9">
          <w:rPr>
            <w:noProof/>
            <w:webHidden/>
          </w:rPr>
          <w:delText>39</w:delText>
        </w:r>
      </w:del>
      <w:r w:rsidR="00125A4A">
        <w:rPr>
          <w:noProof/>
          <w:webHidden/>
        </w:rPr>
        <w:fldChar w:fldCharType="end"/>
      </w:r>
      <w:r>
        <w:rPr>
          <w:noProof/>
        </w:rPr>
        <w:fldChar w:fldCharType="end"/>
      </w:r>
    </w:p>
    <w:p w14:paraId="7C62ACCE" w14:textId="18432BD8" w:rsidR="00125A4A" w:rsidRDefault="00000000">
      <w:pPr>
        <w:pStyle w:val="TOC2"/>
        <w:tabs>
          <w:tab w:val="left" w:pos="72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"_Toc79608290" </w:instrText>
      </w:r>
      <w:r>
        <w:fldChar w:fldCharType="separate"/>
      </w:r>
      <w:r w:rsidR="00125A4A" w:rsidRPr="008B0F0E">
        <w:rPr>
          <w:rStyle w:val="Hyperlink"/>
          <w:noProof/>
        </w:rPr>
        <w:t>1.12</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rPr>
        <w:t>Customs Administrator Process</w:t>
      </w:r>
      <w:r w:rsidR="00125A4A">
        <w:rPr>
          <w:noProof/>
          <w:webHidden/>
        </w:rPr>
        <w:tab/>
      </w:r>
      <w:r w:rsidR="00125A4A">
        <w:rPr>
          <w:noProof/>
          <w:webHidden/>
        </w:rPr>
        <w:fldChar w:fldCharType="begin"/>
      </w:r>
      <w:r w:rsidR="00125A4A">
        <w:rPr>
          <w:noProof/>
          <w:webHidden/>
        </w:rPr>
        <w:instrText xml:space="preserve"> PAGEREF _Toc79608290 \h </w:instrText>
      </w:r>
      <w:r w:rsidR="00125A4A">
        <w:rPr>
          <w:noProof/>
          <w:webHidden/>
        </w:rPr>
      </w:r>
      <w:r w:rsidR="00125A4A">
        <w:rPr>
          <w:noProof/>
          <w:webHidden/>
        </w:rPr>
        <w:fldChar w:fldCharType="separate"/>
      </w:r>
      <w:ins w:id="104" w:author="Nermit Lepcha" w:date="2022-10-05T14:40:00Z">
        <w:r w:rsidR="00325FE9">
          <w:rPr>
            <w:noProof/>
            <w:webHidden/>
          </w:rPr>
          <w:t>39</w:t>
        </w:r>
      </w:ins>
      <w:del w:id="105" w:author="Nermit Lepcha" w:date="2022-10-05T14:40:00Z">
        <w:r w:rsidR="00125A4A" w:rsidDel="00325FE9">
          <w:rPr>
            <w:noProof/>
            <w:webHidden/>
          </w:rPr>
          <w:delText>40</w:delText>
        </w:r>
      </w:del>
      <w:r w:rsidR="00125A4A">
        <w:rPr>
          <w:noProof/>
          <w:webHidden/>
        </w:rPr>
        <w:fldChar w:fldCharType="end"/>
      </w:r>
      <w:r>
        <w:rPr>
          <w:noProof/>
        </w:rPr>
        <w:fldChar w:fldCharType="end"/>
      </w:r>
    </w:p>
    <w:p w14:paraId="708C483B" w14:textId="63F5AC5F"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"_Toc79608291" </w:instrText>
      </w:r>
      <w:r>
        <w:fldChar w:fldCharType="separate"/>
      </w:r>
      <w:r w:rsidR="00125A4A" w:rsidRPr="008B0F0E">
        <w:rPr>
          <w:rStyle w:val="Hyperlink"/>
          <w:noProof/>
        </w:rPr>
        <w:t>1.12.1</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Customs User Registrations</w:t>
      </w:r>
      <w:r w:rsidR="00125A4A">
        <w:rPr>
          <w:noProof/>
          <w:webHidden/>
        </w:rPr>
        <w:tab/>
      </w:r>
      <w:r w:rsidR="00125A4A">
        <w:rPr>
          <w:noProof/>
          <w:webHidden/>
        </w:rPr>
        <w:fldChar w:fldCharType="begin"/>
      </w:r>
      <w:r w:rsidR="00125A4A">
        <w:rPr>
          <w:noProof/>
          <w:webHidden/>
        </w:rPr>
        <w:instrText xml:space="preserve"> PAGEREF _Toc79608291 \h </w:instrText>
      </w:r>
      <w:r w:rsidR="00125A4A">
        <w:rPr>
          <w:noProof/>
          <w:webHidden/>
        </w:rPr>
      </w:r>
      <w:r w:rsidR="00125A4A">
        <w:rPr>
          <w:noProof/>
          <w:webHidden/>
        </w:rPr>
        <w:fldChar w:fldCharType="separate"/>
      </w:r>
      <w:ins w:id="106" w:author="Nermit Lepcha" w:date="2022-10-05T14:40:00Z">
        <w:r w:rsidR="00325FE9">
          <w:rPr>
            <w:noProof/>
            <w:webHidden/>
          </w:rPr>
          <w:t>39</w:t>
        </w:r>
      </w:ins>
      <w:del w:id="107" w:author="Nermit Lepcha" w:date="2022-10-05T14:40:00Z">
        <w:r w:rsidR="00125A4A" w:rsidDel="00325FE9">
          <w:rPr>
            <w:noProof/>
            <w:webHidden/>
          </w:rPr>
          <w:delText>40</w:delText>
        </w:r>
      </w:del>
      <w:r w:rsidR="00125A4A">
        <w:rPr>
          <w:noProof/>
          <w:webHidden/>
        </w:rPr>
        <w:fldChar w:fldCharType="end"/>
      </w:r>
      <w:r>
        <w:rPr>
          <w:noProof/>
        </w:rPr>
        <w:fldChar w:fldCharType="end"/>
      </w:r>
    </w:p>
    <w:p w14:paraId="50BBE0C4" w14:textId="62E2AD79"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"_Toc79608292" </w:instrText>
      </w:r>
      <w:r>
        <w:fldChar w:fldCharType="separate"/>
      </w:r>
      <w:r w:rsidR="00125A4A" w:rsidRPr="008B0F0E">
        <w:rPr>
          <w:rStyle w:val="Hyperlink"/>
          <w:noProof/>
        </w:rPr>
        <w:t>1.12.2</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Pre-Requisites</w:t>
      </w:r>
      <w:r w:rsidR="00125A4A">
        <w:rPr>
          <w:noProof/>
          <w:webHidden/>
        </w:rPr>
        <w:tab/>
      </w:r>
      <w:r w:rsidR="00125A4A">
        <w:rPr>
          <w:noProof/>
          <w:webHidden/>
        </w:rPr>
        <w:fldChar w:fldCharType="begin"/>
      </w:r>
      <w:r w:rsidR="00125A4A">
        <w:rPr>
          <w:noProof/>
          <w:webHidden/>
        </w:rPr>
        <w:instrText xml:space="preserve"> PAGEREF _Toc79608292 \h </w:instrText>
      </w:r>
      <w:r w:rsidR="00125A4A">
        <w:rPr>
          <w:noProof/>
          <w:webHidden/>
        </w:rPr>
      </w:r>
      <w:r w:rsidR="00125A4A">
        <w:rPr>
          <w:noProof/>
          <w:webHidden/>
        </w:rPr>
        <w:fldChar w:fldCharType="separate"/>
      </w:r>
      <w:ins w:id="108" w:author="Nermit Lepcha" w:date="2022-10-05T14:40:00Z">
        <w:r w:rsidR="00325FE9">
          <w:rPr>
            <w:noProof/>
            <w:webHidden/>
          </w:rPr>
          <w:t>39</w:t>
        </w:r>
      </w:ins>
      <w:del w:id="109" w:author="Nermit Lepcha" w:date="2022-10-05T14:40:00Z">
        <w:r w:rsidR="00125A4A" w:rsidDel="00325FE9">
          <w:rPr>
            <w:noProof/>
            <w:webHidden/>
          </w:rPr>
          <w:delText>40</w:delText>
        </w:r>
      </w:del>
      <w:r w:rsidR="00125A4A">
        <w:rPr>
          <w:noProof/>
          <w:webHidden/>
        </w:rPr>
        <w:fldChar w:fldCharType="end"/>
      </w:r>
      <w:r>
        <w:rPr>
          <w:noProof/>
        </w:rPr>
        <w:fldChar w:fldCharType="end"/>
      </w:r>
    </w:p>
    <w:p w14:paraId="52AA973E" w14:textId="2D25E98D"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"_Toc79608293" </w:instrText>
      </w:r>
      <w:r>
        <w:fldChar w:fldCharType="separate"/>
      </w:r>
      <w:r w:rsidR="00125A4A" w:rsidRPr="008B0F0E">
        <w:rPr>
          <w:rStyle w:val="Hyperlink"/>
          <w:noProof/>
        </w:rPr>
        <w:t>1.12.3</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Process Flow for Customs User Registration</w:t>
      </w:r>
      <w:r w:rsidR="00125A4A">
        <w:rPr>
          <w:noProof/>
          <w:webHidden/>
        </w:rPr>
        <w:tab/>
      </w:r>
      <w:r w:rsidR="00125A4A">
        <w:rPr>
          <w:noProof/>
          <w:webHidden/>
        </w:rPr>
        <w:fldChar w:fldCharType="begin"/>
      </w:r>
      <w:r w:rsidR="00125A4A">
        <w:rPr>
          <w:noProof/>
          <w:webHidden/>
        </w:rPr>
        <w:instrText xml:space="preserve"> PAGEREF _Toc79608293 \h </w:instrText>
      </w:r>
      <w:r w:rsidR="00125A4A">
        <w:rPr>
          <w:noProof/>
          <w:webHidden/>
        </w:rPr>
      </w:r>
      <w:r w:rsidR="00125A4A">
        <w:rPr>
          <w:noProof/>
          <w:webHidden/>
        </w:rPr>
        <w:fldChar w:fldCharType="separate"/>
      </w:r>
      <w:ins w:id="110" w:author="Nermit Lepcha" w:date="2022-10-05T14:40:00Z">
        <w:r w:rsidR="00325FE9">
          <w:rPr>
            <w:noProof/>
            <w:webHidden/>
          </w:rPr>
          <w:t>40</w:t>
        </w:r>
      </w:ins>
      <w:del w:id="111" w:author="Nermit Lepcha" w:date="2022-10-05T14:40:00Z">
        <w:r w:rsidR="00125A4A" w:rsidDel="00325FE9">
          <w:rPr>
            <w:noProof/>
            <w:webHidden/>
          </w:rPr>
          <w:delText>41</w:delText>
        </w:r>
      </w:del>
      <w:r w:rsidR="00125A4A">
        <w:rPr>
          <w:noProof/>
          <w:webHidden/>
        </w:rPr>
        <w:fldChar w:fldCharType="end"/>
      </w:r>
      <w:r>
        <w:rPr>
          <w:noProof/>
        </w:rPr>
        <w:fldChar w:fldCharType="end"/>
      </w:r>
    </w:p>
    <w:p w14:paraId="75790FC5" w14:textId="227DA3F6"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"_Toc79608294" </w:instrText>
      </w:r>
      <w:r>
        <w:fldChar w:fldCharType="separate"/>
      </w:r>
      <w:r w:rsidR="00125A4A" w:rsidRPr="008B0F0E">
        <w:rPr>
          <w:rStyle w:val="Hyperlink"/>
          <w:noProof/>
        </w:rPr>
        <w:t>1.12.4</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Use Case Diagram for Customs User Registration</w:t>
      </w:r>
      <w:r w:rsidR="00125A4A">
        <w:rPr>
          <w:noProof/>
          <w:webHidden/>
        </w:rPr>
        <w:tab/>
      </w:r>
      <w:r w:rsidR="00125A4A">
        <w:rPr>
          <w:noProof/>
          <w:webHidden/>
        </w:rPr>
        <w:fldChar w:fldCharType="begin"/>
      </w:r>
      <w:r w:rsidR="00125A4A">
        <w:rPr>
          <w:noProof/>
          <w:webHidden/>
        </w:rPr>
        <w:instrText xml:space="preserve"> PAGEREF _Toc79608294 \h </w:instrText>
      </w:r>
      <w:r w:rsidR="00125A4A">
        <w:rPr>
          <w:noProof/>
          <w:webHidden/>
        </w:rPr>
      </w:r>
      <w:r w:rsidR="00125A4A">
        <w:rPr>
          <w:noProof/>
          <w:webHidden/>
        </w:rPr>
        <w:fldChar w:fldCharType="separate"/>
      </w:r>
      <w:ins w:id="112" w:author="Nermit Lepcha" w:date="2022-10-05T14:40:00Z">
        <w:r w:rsidR="00325FE9">
          <w:rPr>
            <w:noProof/>
            <w:webHidden/>
          </w:rPr>
          <w:t>41</w:t>
        </w:r>
      </w:ins>
      <w:del w:id="113" w:author="Nermit Lepcha" w:date="2022-10-05T14:40:00Z">
        <w:r w:rsidR="00125A4A" w:rsidDel="00325FE9">
          <w:rPr>
            <w:noProof/>
            <w:webHidden/>
          </w:rPr>
          <w:delText>42</w:delText>
        </w:r>
      </w:del>
      <w:r w:rsidR="00125A4A">
        <w:rPr>
          <w:noProof/>
          <w:webHidden/>
        </w:rPr>
        <w:fldChar w:fldCharType="end"/>
      </w:r>
      <w:r>
        <w:rPr>
          <w:noProof/>
        </w:rPr>
        <w:fldChar w:fldCharType="end"/>
      </w:r>
    </w:p>
    <w:p w14:paraId="405EE823" w14:textId="4907D0C2"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"_Toc79608295" </w:instrText>
      </w:r>
      <w:r>
        <w:fldChar w:fldCharType="separate"/>
      </w:r>
      <w:r w:rsidR="00125A4A" w:rsidRPr="008B0F0E">
        <w:rPr>
          <w:rStyle w:val="Hyperlink"/>
          <w:noProof/>
        </w:rPr>
        <w:t>1.12.5</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Business Validation</w:t>
      </w:r>
      <w:r w:rsidR="00125A4A">
        <w:rPr>
          <w:noProof/>
          <w:webHidden/>
        </w:rPr>
        <w:tab/>
      </w:r>
      <w:r w:rsidR="00125A4A">
        <w:rPr>
          <w:noProof/>
          <w:webHidden/>
        </w:rPr>
        <w:fldChar w:fldCharType="begin"/>
      </w:r>
      <w:r w:rsidR="00125A4A">
        <w:rPr>
          <w:noProof/>
          <w:webHidden/>
        </w:rPr>
        <w:instrText xml:space="preserve"> PAGEREF _Toc79608295 \h </w:instrText>
      </w:r>
      <w:r w:rsidR="00125A4A">
        <w:rPr>
          <w:noProof/>
          <w:webHidden/>
        </w:rPr>
      </w:r>
      <w:r w:rsidR="00125A4A">
        <w:rPr>
          <w:noProof/>
          <w:webHidden/>
        </w:rPr>
        <w:fldChar w:fldCharType="separate"/>
      </w:r>
      <w:ins w:id="114" w:author="Nermit Lepcha" w:date="2022-10-05T14:40:00Z">
        <w:r w:rsidR="00325FE9">
          <w:rPr>
            <w:noProof/>
            <w:webHidden/>
          </w:rPr>
          <w:t>41</w:t>
        </w:r>
      </w:ins>
      <w:del w:id="115" w:author="Nermit Lepcha" w:date="2022-10-05T14:40:00Z">
        <w:r w:rsidR="00125A4A" w:rsidDel="00325FE9">
          <w:rPr>
            <w:noProof/>
            <w:webHidden/>
          </w:rPr>
          <w:delText>42</w:delText>
        </w:r>
      </w:del>
      <w:r w:rsidR="00125A4A">
        <w:rPr>
          <w:noProof/>
          <w:webHidden/>
        </w:rPr>
        <w:fldChar w:fldCharType="end"/>
      </w:r>
      <w:r>
        <w:rPr>
          <w:noProof/>
        </w:rPr>
        <w:fldChar w:fldCharType="end"/>
      </w:r>
    </w:p>
    <w:p w14:paraId="13FC4C07" w14:textId="4BE08BC0" w:rsidR="00125A4A" w:rsidRDefault="00000000">
      <w:pPr>
        <w:pStyle w:val="TOC2"/>
        <w:tabs>
          <w:tab w:val="left" w:pos="72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"_Toc79608296" </w:instrText>
      </w:r>
      <w:r>
        <w:fldChar w:fldCharType="separate"/>
      </w:r>
      <w:r w:rsidR="00125A4A" w:rsidRPr="008B0F0E">
        <w:rPr>
          <w:rStyle w:val="Hyperlink"/>
          <w:noProof/>
        </w:rPr>
        <w:t>1.13</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rPr>
        <w:t>Other Government Agency</w:t>
      </w:r>
      <w:r w:rsidR="00125A4A">
        <w:rPr>
          <w:noProof/>
          <w:webHidden/>
        </w:rPr>
        <w:tab/>
      </w:r>
      <w:r w:rsidR="00125A4A">
        <w:rPr>
          <w:noProof/>
          <w:webHidden/>
        </w:rPr>
        <w:fldChar w:fldCharType="begin"/>
      </w:r>
      <w:r w:rsidR="00125A4A">
        <w:rPr>
          <w:noProof/>
          <w:webHidden/>
        </w:rPr>
        <w:instrText xml:space="preserve"> PAGEREF _Toc79608296 \h </w:instrText>
      </w:r>
      <w:r w:rsidR="00125A4A">
        <w:rPr>
          <w:noProof/>
          <w:webHidden/>
        </w:rPr>
      </w:r>
      <w:r w:rsidR="00125A4A">
        <w:rPr>
          <w:noProof/>
          <w:webHidden/>
        </w:rPr>
        <w:fldChar w:fldCharType="separate"/>
      </w:r>
      <w:ins w:id="116" w:author="Nermit Lepcha" w:date="2022-10-05T14:40:00Z">
        <w:r w:rsidR="00325FE9">
          <w:rPr>
            <w:noProof/>
            <w:webHidden/>
          </w:rPr>
          <w:t>42</w:t>
        </w:r>
      </w:ins>
      <w:del w:id="117" w:author="Nermit Lepcha" w:date="2022-10-05T14:40:00Z">
        <w:r w:rsidR="00125A4A" w:rsidDel="00325FE9">
          <w:rPr>
            <w:noProof/>
            <w:webHidden/>
          </w:rPr>
          <w:delText>43</w:delText>
        </w:r>
      </w:del>
      <w:r w:rsidR="00125A4A">
        <w:rPr>
          <w:noProof/>
          <w:webHidden/>
        </w:rPr>
        <w:fldChar w:fldCharType="end"/>
      </w:r>
      <w:r>
        <w:rPr>
          <w:noProof/>
        </w:rPr>
        <w:fldChar w:fldCharType="end"/>
      </w:r>
    </w:p>
    <w:p w14:paraId="50FD5CB1" w14:textId="005E2676"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"_Toc79608297" </w:instrText>
      </w:r>
      <w:r>
        <w:fldChar w:fldCharType="separate"/>
      </w:r>
      <w:r w:rsidR="00125A4A" w:rsidRPr="008B0F0E">
        <w:rPr>
          <w:rStyle w:val="Hyperlink"/>
          <w:noProof/>
        </w:rPr>
        <w:t>1.13.1</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Pre-Requisites</w:t>
      </w:r>
      <w:r w:rsidR="00125A4A">
        <w:rPr>
          <w:noProof/>
          <w:webHidden/>
        </w:rPr>
        <w:tab/>
      </w:r>
      <w:r w:rsidR="00125A4A">
        <w:rPr>
          <w:noProof/>
          <w:webHidden/>
        </w:rPr>
        <w:fldChar w:fldCharType="begin"/>
      </w:r>
      <w:r w:rsidR="00125A4A">
        <w:rPr>
          <w:noProof/>
          <w:webHidden/>
        </w:rPr>
        <w:instrText xml:space="preserve"> PAGEREF _Toc79608297 \h </w:instrText>
      </w:r>
      <w:r w:rsidR="00125A4A">
        <w:rPr>
          <w:noProof/>
          <w:webHidden/>
        </w:rPr>
      </w:r>
      <w:r w:rsidR="00125A4A">
        <w:rPr>
          <w:noProof/>
          <w:webHidden/>
        </w:rPr>
        <w:fldChar w:fldCharType="separate"/>
      </w:r>
      <w:ins w:id="118" w:author="Nermit Lepcha" w:date="2022-10-05T14:40:00Z">
        <w:r w:rsidR="00325FE9">
          <w:rPr>
            <w:noProof/>
            <w:webHidden/>
          </w:rPr>
          <w:t>42</w:t>
        </w:r>
      </w:ins>
      <w:del w:id="119" w:author="Nermit Lepcha" w:date="2022-10-05T14:40:00Z">
        <w:r w:rsidR="00125A4A" w:rsidDel="00325FE9">
          <w:rPr>
            <w:noProof/>
            <w:webHidden/>
          </w:rPr>
          <w:delText>43</w:delText>
        </w:r>
      </w:del>
      <w:r w:rsidR="00125A4A">
        <w:rPr>
          <w:noProof/>
          <w:webHidden/>
        </w:rPr>
        <w:fldChar w:fldCharType="end"/>
      </w:r>
      <w:r>
        <w:rPr>
          <w:noProof/>
        </w:rPr>
        <w:fldChar w:fldCharType="end"/>
      </w:r>
    </w:p>
    <w:p w14:paraId="22D9DC54" w14:textId="36F62AF3"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"_Toc79608298" </w:instrText>
      </w:r>
      <w:r>
        <w:fldChar w:fldCharType="separate"/>
      </w:r>
      <w:r w:rsidR="00125A4A" w:rsidRPr="008B0F0E">
        <w:rPr>
          <w:rStyle w:val="Hyperlink"/>
          <w:noProof/>
        </w:rPr>
        <w:t>1.13.2</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Process Flow for Other Government Agency User</w:t>
      </w:r>
      <w:r w:rsidR="00125A4A">
        <w:rPr>
          <w:noProof/>
          <w:webHidden/>
        </w:rPr>
        <w:tab/>
      </w:r>
      <w:r w:rsidR="00125A4A">
        <w:rPr>
          <w:noProof/>
          <w:webHidden/>
        </w:rPr>
        <w:fldChar w:fldCharType="begin"/>
      </w:r>
      <w:r w:rsidR="00125A4A">
        <w:rPr>
          <w:noProof/>
          <w:webHidden/>
        </w:rPr>
        <w:instrText xml:space="preserve"> PAGEREF _Toc79608298 \h </w:instrText>
      </w:r>
      <w:r w:rsidR="00125A4A">
        <w:rPr>
          <w:noProof/>
          <w:webHidden/>
        </w:rPr>
      </w:r>
      <w:r w:rsidR="00125A4A">
        <w:rPr>
          <w:noProof/>
          <w:webHidden/>
        </w:rPr>
        <w:fldChar w:fldCharType="separate"/>
      </w:r>
      <w:ins w:id="120" w:author="Nermit Lepcha" w:date="2022-10-05T14:40:00Z">
        <w:r w:rsidR="00325FE9">
          <w:rPr>
            <w:noProof/>
            <w:webHidden/>
          </w:rPr>
          <w:t>42</w:t>
        </w:r>
      </w:ins>
      <w:del w:id="121" w:author="Nermit Lepcha" w:date="2022-10-05T14:40:00Z">
        <w:r w:rsidR="00125A4A" w:rsidDel="00325FE9">
          <w:rPr>
            <w:noProof/>
            <w:webHidden/>
          </w:rPr>
          <w:delText>43</w:delText>
        </w:r>
      </w:del>
      <w:r w:rsidR="00125A4A">
        <w:rPr>
          <w:noProof/>
          <w:webHidden/>
        </w:rPr>
        <w:fldChar w:fldCharType="end"/>
      </w:r>
      <w:r>
        <w:rPr>
          <w:noProof/>
        </w:rPr>
        <w:fldChar w:fldCharType="end"/>
      </w:r>
    </w:p>
    <w:p w14:paraId="1AE636D1" w14:textId="1CDA7AF5"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"_Toc79608299" </w:instrText>
      </w:r>
      <w:r>
        <w:fldChar w:fldCharType="separate"/>
      </w:r>
      <w:r w:rsidR="00125A4A" w:rsidRPr="008B0F0E">
        <w:rPr>
          <w:rStyle w:val="Hyperlink"/>
          <w:noProof/>
        </w:rPr>
        <w:t>1.13.3</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Use Case Diagram for Other Government Agency</w:t>
      </w:r>
      <w:r w:rsidR="00125A4A">
        <w:rPr>
          <w:noProof/>
          <w:webHidden/>
        </w:rPr>
        <w:tab/>
      </w:r>
      <w:r w:rsidR="00125A4A">
        <w:rPr>
          <w:noProof/>
          <w:webHidden/>
        </w:rPr>
        <w:fldChar w:fldCharType="begin"/>
      </w:r>
      <w:r w:rsidR="00125A4A">
        <w:rPr>
          <w:noProof/>
          <w:webHidden/>
        </w:rPr>
        <w:instrText xml:space="preserve"> PAGEREF _Toc79608299 \h </w:instrText>
      </w:r>
      <w:r w:rsidR="00125A4A">
        <w:rPr>
          <w:noProof/>
          <w:webHidden/>
        </w:rPr>
      </w:r>
      <w:r w:rsidR="00125A4A">
        <w:rPr>
          <w:noProof/>
          <w:webHidden/>
        </w:rPr>
        <w:fldChar w:fldCharType="separate"/>
      </w:r>
      <w:ins w:id="122" w:author="Nermit Lepcha" w:date="2022-10-05T14:40:00Z">
        <w:r w:rsidR="00325FE9">
          <w:rPr>
            <w:noProof/>
            <w:webHidden/>
          </w:rPr>
          <w:t>43</w:t>
        </w:r>
      </w:ins>
      <w:del w:id="123" w:author="Nermit Lepcha" w:date="2022-10-05T14:40:00Z">
        <w:r w:rsidR="00125A4A" w:rsidDel="00325FE9">
          <w:rPr>
            <w:noProof/>
            <w:webHidden/>
          </w:rPr>
          <w:delText>44</w:delText>
        </w:r>
      </w:del>
      <w:r w:rsidR="00125A4A">
        <w:rPr>
          <w:noProof/>
          <w:webHidden/>
        </w:rPr>
        <w:fldChar w:fldCharType="end"/>
      </w:r>
      <w:r>
        <w:rPr>
          <w:noProof/>
        </w:rPr>
        <w:fldChar w:fldCharType="end"/>
      </w:r>
    </w:p>
    <w:p w14:paraId="0CD1C187" w14:textId="04ABC03B"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"_Toc79608300" </w:instrText>
      </w:r>
      <w:r>
        <w:fldChar w:fldCharType="separate"/>
      </w:r>
      <w:r w:rsidR="00125A4A" w:rsidRPr="008B0F0E">
        <w:rPr>
          <w:rStyle w:val="Hyperlink"/>
          <w:noProof/>
        </w:rPr>
        <w:t>1.13.4</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Business Validation</w:t>
      </w:r>
      <w:r w:rsidR="00125A4A">
        <w:rPr>
          <w:noProof/>
          <w:webHidden/>
        </w:rPr>
        <w:tab/>
      </w:r>
      <w:r w:rsidR="00125A4A">
        <w:rPr>
          <w:noProof/>
          <w:webHidden/>
        </w:rPr>
        <w:fldChar w:fldCharType="begin"/>
      </w:r>
      <w:r w:rsidR="00125A4A">
        <w:rPr>
          <w:noProof/>
          <w:webHidden/>
        </w:rPr>
        <w:instrText xml:space="preserve"> PAGEREF _Toc79608300 \h </w:instrText>
      </w:r>
      <w:r w:rsidR="00125A4A">
        <w:rPr>
          <w:noProof/>
          <w:webHidden/>
        </w:rPr>
      </w:r>
      <w:r w:rsidR="00125A4A">
        <w:rPr>
          <w:noProof/>
          <w:webHidden/>
        </w:rPr>
        <w:fldChar w:fldCharType="separate"/>
      </w:r>
      <w:ins w:id="124" w:author="Nermit Lepcha" w:date="2022-10-05T14:40:00Z">
        <w:r w:rsidR="00325FE9">
          <w:rPr>
            <w:noProof/>
            <w:webHidden/>
          </w:rPr>
          <w:t>43</w:t>
        </w:r>
      </w:ins>
      <w:del w:id="125" w:author="Nermit Lepcha" w:date="2022-10-05T14:40:00Z">
        <w:r w:rsidR="00125A4A" w:rsidDel="00325FE9">
          <w:rPr>
            <w:noProof/>
            <w:webHidden/>
          </w:rPr>
          <w:delText>44</w:delText>
        </w:r>
      </w:del>
      <w:r w:rsidR="00125A4A">
        <w:rPr>
          <w:noProof/>
          <w:webHidden/>
        </w:rPr>
        <w:fldChar w:fldCharType="end"/>
      </w:r>
      <w:r>
        <w:rPr>
          <w:noProof/>
        </w:rPr>
        <w:fldChar w:fldCharType="end"/>
      </w:r>
    </w:p>
    <w:p w14:paraId="65FA0419" w14:textId="4BFA45E4" w:rsidR="00125A4A" w:rsidRDefault="00000000">
      <w:pPr>
        <w:pStyle w:val="TOC2"/>
        <w:tabs>
          <w:tab w:val="left" w:pos="72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"_Toc79608301" </w:instrText>
      </w:r>
      <w:r>
        <w:fldChar w:fldCharType="separate"/>
      </w:r>
      <w:r w:rsidR="00125A4A" w:rsidRPr="008B0F0E">
        <w:rPr>
          <w:rStyle w:val="Hyperlink"/>
          <w:noProof/>
        </w:rPr>
        <w:t>1.14</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rPr>
        <w:t>Renewal Process</w:t>
      </w:r>
      <w:r w:rsidR="00125A4A">
        <w:rPr>
          <w:noProof/>
          <w:webHidden/>
        </w:rPr>
        <w:tab/>
      </w:r>
      <w:r w:rsidR="00125A4A">
        <w:rPr>
          <w:noProof/>
          <w:webHidden/>
        </w:rPr>
        <w:fldChar w:fldCharType="begin"/>
      </w:r>
      <w:r w:rsidR="00125A4A">
        <w:rPr>
          <w:noProof/>
          <w:webHidden/>
        </w:rPr>
        <w:instrText xml:space="preserve"> PAGEREF _Toc79608301 \h </w:instrText>
      </w:r>
      <w:r w:rsidR="00125A4A">
        <w:rPr>
          <w:noProof/>
          <w:webHidden/>
        </w:rPr>
      </w:r>
      <w:r w:rsidR="00125A4A">
        <w:rPr>
          <w:noProof/>
          <w:webHidden/>
        </w:rPr>
        <w:fldChar w:fldCharType="separate"/>
      </w:r>
      <w:ins w:id="126" w:author="Nermit Lepcha" w:date="2022-10-05T14:40:00Z">
        <w:r w:rsidR="00325FE9">
          <w:rPr>
            <w:noProof/>
            <w:webHidden/>
          </w:rPr>
          <w:t>44</w:t>
        </w:r>
      </w:ins>
      <w:del w:id="127" w:author="Nermit Lepcha" w:date="2022-10-05T14:40:00Z">
        <w:r w:rsidR="00125A4A" w:rsidDel="00325FE9">
          <w:rPr>
            <w:noProof/>
            <w:webHidden/>
          </w:rPr>
          <w:delText>45</w:delText>
        </w:r>
      </w:del>
      <w:r w:rsidR="00125A4A">
        <w:rPr>
          <w:noProof/>
          <w:webHidden/>
        </w:rPr>
        <w:fldChar w:fldCharType="end"/>
      </w:r>
      <w:r>
        <w:rPr>
          <w:noProof/>
        </w:rPr>
        <w:fldChar w:fldCharType="end"/>
      </w:r>
    </w:p>
    <w:p w14:paraId="437C2BCB" w14:textId="5B5806FB"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"_Toc79608302" </w:instrText>
      </w:r>
      <w:r>
        <w:fldChar w:fldCharType="separate"/>
      </w:r>
      <w:r w:rsidR="00125A4A" w:rsidRPr="008B0F0E">
        <w:rPr>
          <w:rStyle w:val="Hyperlink"/>
          <w:noProof/>
        </w:rPr>
        <w:t>1.14.1</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Pre-Requisites</w:t>
      </w:r>
      <w:r w:rsidR="00125A4A">
        <w:rPr>
          <w:noProof/>
          <w:webHidden/>
        </w:rPr>
        <w:tab/>
      </w:r>
      <w:r w:rsidR="00125A4A">
        <w:rPr>
          <w:noProof/>
          <w:webHidden/>
        </w:rPr>
        <w:fldChar w:fldCharType="begin"/>
      </w:r>
      <w:r w:rsidR="00125A4A">
        <w:rPr>
          <w:noProof/>
          <w:webHidden/>
        </w:rPr>
        <w:instrText xml:space="preserve"> PAGEREF _Toc79608302 \h </w:instrText>
      </w:r>
      <w:r w:rsidR="00125A4A">
        <w:rPr>
          <w:noProof/>
          <w:webHidden/>
        </w:rPr>
      </w:r>
      <w:r w:rsidR="00125A4A">
        <w:rPr>
          <w:noProof/>
          <w:webHidden/>
        </w:rPr>
        <w:fldChar w:fldCharType="separate"/>
      </w:r>
      <w:ins w:id="128" w:author="Nermit Lepcha" w:date="2022-10-05T14:40:00Z">
        <w:r w:rsidR="00325FE9">
          <w:rPr>
            <w:noProof/>
            <w:webHidden/>
          </w:rPr>
          <w:t>44</w:t>
        </w:r>
      </w:ins>
      <w:del w:id="129" w:author="Nermit Lepcha" w:date="2022-10-05T14:40:00Z">
        <w:r w:rsidR="00125A4A" w:rsidDel="00325FE9">
          <w:rPr>
            <w:noProof/>
            <w:webHidden/>
          </w:rPr>
          <w:delText>45</w:delText>
        </w:r>
      </w:del>
      <w:r w:rsidR="00125A4A">
        <w:rPr>
          <w:noProof/>
          <w:webHidden/>
        </w:rPr>
        <w:fldChar w:fldCharType="end"/>
      </w:r>
      <w:r>
        <w:rPr>
          <w:noProof/>
        </w:rPr>
        <w:fldChar w:fldCharType="end"/>
      </w:r>
    </w:p>
    <w:p w14:paraId="0DA8D621" w14:textId="5B10AC24"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"_Toc79608303" </w:instrText>
      </w:r>
      <w:r>
        <w:fldChar w:fldCharType="separate"/>
      </w:r>
      <w:r w:rsidR="00125A4A" w:rsidRPr="008B0F0E">
        <w:rPr>
          <w:rStyle w:val="Hyperlink"/>
          <w:noProof/>
        </w:rPr>
        <w:t>1.14.2</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Process Flow for Renewal</w:t>
      </w:r>
      <w:r w:rsidR="00125A4A">
        <w:rPr>
          <w:noProof/>
          <w:webHidden/>
        </w:rPr>
        <w:tab/>
      </w:r>
      <w:r w:rsidR="00125A4A">
        <w:rPr>
          <w:noProof/>
          <w:webHidden/>
        </w:rPr>
        <w:fldChar w:fldCharType="begin"/>
      </w:r>
      <w:r w:rsidR="00125A4A">
        <w:rPr>
          <w:noProof/>
          <w:webHidden/>
        </w:rPr>
        <w:instrText xml:space="preserve"> PAGEREF _Toc79608303 \h </w:instrText>
      </w:r>
      <w:r w:rsidR="00125A4A">
        <w:rPr>
          <w:noProof/>
          <w:webHidden/>
        </w:rPr>
      </w:r>
      <w:r w:rsidR="00125A4A">
        <w:rPr>
          <w:noProof/>
          <w:webHidden/>
        </w:rPr>
        <w:fldChar w:fldCharType="separate"/>
      </w:r>
      <w:ins w:id="130" w:author="Nermit Lepcha" w:date="2022-10-05T14:40:00Z">
        <w:r w:rsidR="00325FE9">
          <w:rPr>
            <w:noProof/>
            <w:webHidden/>
          </w:rPr>
          <w:t>44</w:t>
        </w:r>
      </w:ins>
      <w:del w:id="131" w:author="Nermit Lepcha" w:date="2022-10-05T14:40:00Z">
        <w:r w:rsidR="00125A4A" w:rsidDel="00325FE9">
          <w:rPr>
            <w:noProof/>
            <w:webHidden/>
          </w:rPr>
          <w:delText>45</w:delText>
        </w:r>
      </w:del>
      <w:r w:rsidR="00125A4A">
        <w:rPr>
          <w:noProof/>
          <w:webHidden/>
        </w:rPr>
        <w:fldChar w:fldCharType="end"/>
      </w:r>
      <w:r>
        <w:rPr>
          <w:noProof/>
        </w:rPr>
        <w:fldChar w:fldCharType="end"/>
      </w:r>
    </w:p>
    <w:p w14:paraId="212B5920" w14:textId="29A8BC91"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"_Toc79608304" </w:instrText>
      </w:r>
      <w:r>
        <w:fldChar w:fldCharType="separate"/>
      </w:r>
      <w:r w:rsidR="00125A4A" w:rsidRPr="008B0F0E">
        <w:rPr>
          <w:rStyle w:val="Hyperlink"/>
          <w:noProof/>
        </w:rPr>
        <w:t>1.14.3</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Use Case Diagrams for Renewal</w:t>
      </w:r>
      <w:r w:rsidR="00125A4A">
        <w:rPr>
          <w:noProof/>
          <w:webHidden/>
        </w:rPr>
        <w:tab/>
      </w:r>
      <w:r w:rsidR="00125A4A">
        <w:rPr>
          <w:noProof/>
          <w:webHidden/>
        </w:rPr>
        <w:fldChar w:fldCharType="begin"/>
      </w:r>
      <w:r w:rsidR="00125A4A">
        <w:rPr>
          <w:noProof/>
          <w:webHidden/>
        </w:rPr>
        <w:instrText xml:space="preserve"> PAGEREF _Toc79608304 \h </w:instrText>
      </w:r>
      <w:r w:rsidR="00125A4A">
        <w:rPr>
          <w:noProof/>
          <w:webHidden/>
        </w:rPr>
      </w:r>
      <w:r w:rsidR="00125A4A">
        <w:rPr>
          <w:noProof/>
          <w:webHidden/>
        </w:rPr>
        <w:fldChar w:fldCharType="separate"/>
      </w:r>
      <w:ins w:id="132" w:author="Nermit Lepcha" w:date="2022-10-05T14:40:00Z">
        <w:r w:rsidR="00325FE9">
          <w:rPr>
            <w:noProof/>
            <w:webHidden/>
          </w:rPr>
          <w:t>45</w:t>
        </w:r>
      </w:ins>
      <w:del w:id="133" w:author="Nermit Lepcha" w:date="2022-10-05T14:40:00Z">
        <w:r w:rsidR="00125A4A" w:rsidDel="00325FE9">
          <w:rPr>
            <w:noProof/>
            <w:webHidden/>
          </w:rPr>
          <w:delText>46</w:delText>
        </w:r>
      </w:del>
      <w:r w:rsidR="00125A4A">
        <w:rPr>
          <w:noProof/>
          <w:webHidden/>
        </w:rPr>
        <w:fldChar w:fldCharType="end"/>
      </w:r>
      <w:r>
        <w:rPr>
          <w:noProof/>
        </w:rPr>
        <w:fldChar w:fldCharType="end"/>
      </w:r>
    </w:p>
    <w:p w14:paraId="1706EFC1" w14:textId="4956D833" w:rsidR="00125A4A" w:rsidRDefault="00000000">
      <w:pPr>
        <w:pStyle w:val="TOC3"/>
        <w:tabs>
          <w:tab w:val="left" w:pos="1440"/>
          <w:tab w:val="right" w:leader="dot" w:pos="8630"/>
        </w:tabs>
        <w:rPr>
          <w:rFonts w:asciiTheme="minorHAnsi" w:eastAsiaTheme="minorEastAsia" w:hAnsiTheme="minorHAnsi" w:cstheme="minorBidi"/>
          <w:noProof/>
          <w:sz w:val="22"/>
          <w:szCs w:val="22"/>
          <w:lang w:val="en-IN" w:eastAsia="en-IN"/>
        </w:rPr>
      </w:pPr>
      <w:r>
        <w:fldChar w:fldCharType="begin"/>
      </w:r>
      <w:r>
        <w:instrText xml:space="preserve"> HYPERLINK \l "_Toc79608305" </w:instrText>
      </w:r>
      <w:r>
        <w:fldChar w:fldCharType="separate"/>
      </w:r>
      <w:r w:rsidR="00125A4A" w:rsidRPr="008B0F0E">
        <w:rPr>
          <w:rStyle w:val="Hyperlink"/>
          <w:noProof/>
        </w:rPr>
        <w:t>1.14.4</w:t>
      </w:r>
      <w:r w:rsidR="00125A4A">
        <w:rPr>
          <w:rFonts w:asciiTheme="minorHAnsi" w:eastAsiaTheme="minorEastAsia" w:hAnsiTheme="minorHAnsi" w:cstheme="minorBidi"/>
          <w:noProof/>
          <w:sz w:val="22"/>
          <w:szCs w:val="22"/>
          <w:lang w:val="en-IN" w:eastAsia="en-IN"/>
        </w:rPr>
        <w:tab/>
      </w:r>
      <w:r w:rsidR="00125A4A" w:rsidRPr="008B0F0E">
        <w:rPr>
          <w:rStyle w:val="Hyperlink"/>
          <w:noProof/>
        </w:rPr>
        <w:t>Business Validation</w:t>
      </w:r>
      <w:r w:rsidR="00125A4A">
        <w:rPr>
          <w:noProof/>
          <w:webHidden/>
        </w:rPr>
        <w:tab/>
      </w:r>
      <w:r w:rsidR="00125A4A">
        <w:rPr>
          <w:noProof/>
          <w:webHidden/>
        </w:rPr>
        <w:fldChar w:fldCharType="begin"/>
      </w:r>
      <w:r w:rsidR="00125A4A">
        <w:rPr>
          <w:noProof/>
          <w:webHidden/>
        </w:rPr>
        <w:instrText xml:space="preserve"> PAGEREF _Toc79608305 \h </w:instrText>
      </w:r>
      <w:r w:rsidR="00125A4A">
        <w:rPr>
          <w:noProof/>
          <w:webHidden/>
        </w:rPr>
      </w:r>
      <w:r w:rsidR="00125A4A">
        <w:rPr>
          <w:noProof/>
          <w:webHidden/>
        </w:rPr>
        <w:fldChar w:fldCharType="separate"/>
      </w:r>
      <w:ins w:id="134" w:author="Nermit Lepcha" w:date="2022-10-05T14:40:00Z">
        <w:r w:rsidR="00325FE9">
          <w:rPr>
            <w:noProof/>
            <w:webHidden/>
          </w:rPr>
          <w:t>45</w:t>
        </w:r>
      </w:ins>
      <w:del w:id="135" w:author="Nermit Lepcha" w:date="2022-10-05T14:40:00Z">
        <w:r w:rsidR="00125A4A" w:rsidDel="00325FE9">
          <w:rPr>
            <w:noProof/>
            <w:webHidden/>
          </w:rPr>
          <w:delText>46</w:delText>
        </w:r>
      </w:del>
      <w:r w:rsidR="00125A4A">
        <w:rPr>
          <w:noProof/>
          <w:webHidden/>
        </w:rPr>
        <w:fldChar w:fldCharType="end"/>
      </w:r>
      <w:r>
        <w:rPr>
          <w:noProof/>
        </w:rPr>
        <w:fldChar w:fldCharType="end"/>
      </w:r>
    </w:p>
    <w:p w14:paraId="00286B66" w14:textId="23B0E7FB" w:rsidR="00125A4A" w:rsidRDefault="00000000">
      <w:pPr>
        <w:pStyle w:val="TOC1"/>
        <w:rPr>
          <w:rFonts w:asciiTheme="minorHAnsi" w:eastAsiaTheme="minorEastAsia" w:hAnsiTheme="minorHAnsi" w:cstheme="minorBidi"/>
          <w:b w:val="0"/>
          <w:noProof/>
          <w:sz w:val="22"/>
          <w:szCs w:val="22"/>
          <w:lang w:val="en-IN" w:eastAsia="en-IN"/>
        </w:rPr>
      </w:pPr>
      <w:r>
        <w:fldChar w:fldCharType="begin"/>
      </w:r>
      <w:r>
        <w:instrText xml:space="preserve"> HYPERLINK \l "_Toc79608306" </w:instrText>
      </w:r>
      <w:r>
        <w:fldChar w:fldCharType="separate"/>
      </w:r>
      <w:r w:rsidR="00125A4A" w:rsidRPr="008B0F0E">
        <w:rPr>
          <w:rStyle w:val="Hyperlink"/>
          <w:noProof/>
        </w:rPr>
        <w:t>Appendix A</w:t>
      </w:r>
      <w:r w:rsidR="00125A4A">
        <w:rPr>
          <w:noProof/>
          <w:webHidden/>
        </w:rPr>
        <w:tab/>
      </w:r>
      <w:r w:rsidR="00125A4A">
        <w:rPr>
          <w:noProof/>
          <w:webHidden/>
        </w:rPr>
        <w:fldChar w:fldCharType="begin"/>
      </w:r>
      <w:r w:rsidR="00125A4A">
        <w:rPr>
          <w:noProof/>
          <w:webHidden/>
        </w:rPr>
        <w:instrText xml:space="preserve"> PAGEREF _Toc79608306 \h </w:instrText>
      </w:r>
      <w:r w:rsidR="00125A4A">
        <w:rPr>
          <w:noProof/>
          <w:webHidden/>
        </w:rPr>
      </w:r>
      <w:r w:rsidR="00125A4A">
        <w:rPr>
          <w:noProof/>
          <w:webHidden/>
        </w:rPr>
        <w:fldChar w:fldCharType="separate"/>
      </w:r>
      <w:ins w:id="136" w:author="Nermit Lepcha" w:date="2022-10-05T14:40:00Z">
        <w:r w:rsidR="00325FE9">
          <w:rPr>
            <w:noProof/>
            <w:webHidden/>
          </w:rPr>
          <w:t>46</w:t>
        </w:r>
      </w:ins>
      <w:del w:id="137" w:author="Nermit Lepcha" w:date="2022-10-05T14:40:00Z">
        <w:r w:rsidR="00125A4A" w:rsidDel="00325FE9">
          <w:rPr>
            <w:noProof/>
            <w:webHidden/>
          </w:rPr>
          <w:delText>47</w:delText>
        </w:r>
      </w:del>
      <w:r w:rsidR="00125A4A">
        <w:rPr>
          <w:noProof/>
          <w:webHidden/>
        </w:rPr>
        <w:fldChar w:fldCharType="end"/>
      </w:r>
      <w:r>
        <w:rPr>
          <w:noProof/>
        </w:rPr>
        <w:fldChar w:fldCharType="end"/>
      </w:r>
    </w:p>
    <w:p w14:paraId="29ACE8F2" w14:textId="54C05EA6" w:rsidR="00125A4A" w:rsidRDefault="00000000">
      <w:pPr>
        <w:pStyle w:val="TOC2"/>
        <w:tabs>
          <w:tab w:val="left" w:pos="48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"_Toc79608307" </w:instrText>
      </w:r>
      <w:r>
        <w:fldChar w:fldCharType="separate"/>
      </w:r>
      <w:r w:rsidR="00125A4A" w:rsidRPr="008B0F0E">
        <w:rPr>
          <w:rStyle w:val="Hyperlink"/>
          <w:noProof/>
          <w:spacing w:val="5"/>
        </w:rPr>
        <w:t>1.</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spacing w:val="5"/>
        </w:rPr>
        <w:t>Configuration blueprint (CBP)</w:t>
      </w:r>
      <w:r w:rsidR="00125A4A">
        <w:rPr>
          <w:noProof/>
          <w:webHidden/>
        </w:rPr>
        <w:tab/>
      </w:r>
      <w:r w:rsidR="00125A4A">
        <w:rPr>
          <w:noProof/>
          <w:webHidden/>
        </w:rPr>
        <w:fldChar w:fldCharType="begin"/>
      </w:r>
      <w:r w:rsidR="00125A4A">
        <w:rPr>
          <w:noProof/>
          <w:webHidden/>
        </w:rPr>
        <w:instrText xml:space="preserve"> PAGEREF _Toc79608307 \h </w:instrText>
      </w:r>
      <w:r w:rsidR="00125A4A">
        <w:rPr>
          <w:noProof/>
          <w:webHidden/>
        </w:rPr>
      </w:r>
      <w:r w:rsidR="00125A4A">
        <w:rPr>
          <w:noProof/>
          <w:webHidden/>
        </w:rPr>
        <w:fldChar w:fldCharType="separate"/>
      </w:r>
      <w:ins w:id="138" w:author="Nermit Lepcha" w:date="2022-10-05T14:40:00Z">
        <w:r w:rsidR="00325FE9">
          <w:rPr>
            <w:noProof/>
            <w:webHidden/>
          </w:rPr>
          <w:t>46</w:t>
        </w:r>
      </w:ins>
      <w:del w:id="139" w:author="Nermit Lepcha" w:date="2022-10-05T14:40:00Z">
        <w:r w:rsidR="00125A4A" w:rsidDel="00325FE9">
          <w:rPr>
            <w:noProof/>
            <w:webHidden/>
          </w:rPr>
          <w:delText>47</w:delText>
        </w:r>
      </w:del>
      <w:r w:rsidR="00125A4A">
        <w:rPr>
          <w:noProof/>
          <w:webHidden/>
        </w:rPr>
        <w:fldChar w:fldCharType="end"/>
      </w:r>
      <w:r>
        <w:rPr>
          <w:noProof/>
        </w:rPr>
        <w:fldChar w:fldCharType="end"/>
      </w:r>
    </w:p>
    <w:p w14:paraId="69714AEE" w14:textId="72FBF7AB" w:rsidR="00125A4A" w:rsidRDefault="00000000">
      <w:pPr>
        <w:pStyle w:val="TOC2"/>
        <w:tabs>
          <w:tab w:val="left" w:pos="48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"_Toc79608310" </w:instrText>
      </w:r>
      <w:r>
        <w:fldChar w:fldCharType="separate"/>
      </w:r>
      <w:r w:rsidR="00125A4A" w:rsidRPr="008B0F0E">
        <w:rPr>
          <w:rStyle w:val="Hyperlink"/>
          <w:noProof/>
          <w:spacing w:val="5"/>
        </w:rPr>
        <w:t>2.</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spacing w:val="5"/>
        </w:rPr>
        <w:t>Backend Job</w:t>
      </w:r>
      <w:r w:rsidR="00125A4A">
        <w:rPr>
          <w:noProof/>
          <w:webHidden/>
        </w:rPr>
        <w:tab/>
      </w:r>
      <w:r w:rsidR="00125A4A">
        <w:rPr>
          <w:noProof/>
          <w:webHidden/>
        </w:rPr>
        <w:fldChar w:fldCharType="begin"/>
      </w:r>
      <w:r w:rsidR="00125A4A">
        <w:rPr>
          <w:noProof/>
          <w:webHidden/>
        </w:rPr>
        <w:instrText xml:space="preserve"> PAGEREF _Toc79608310 \h </w:instrText>
      </w:r>
      <w:r w:rsidR="00125A4A">
        <w:rPr>
          <w:noProof/>
          <w:webHidden/>
        </w:rPr>
      </w:r>
      <w:r w:rsidR="00125A4A">
        <w:rPr>
          <w:noProof/>
          <w:webHidden/>
        </w:rPr>
        <w:fldChar w:fldCharType="separate"/>
      </w:r>
      <w:ins w:id="140" w:author="Nermit Lepcha" w:date="2022-10-05T14:40:00Z">
        <w:r w:rsidR="00325FE9">
          <w:rPr>
            <w:noProof/>
            <w:webHidden/>
          </w:rPr>
          <w:t>46</w:t>
        </w:r>
      </w:ins>
      <w:del w:id="141" w:author="Nermit Lepcha" w:date="2022-10-05T14:40:00Z">
        <w:r w:rsidR="00125A4A" w:rsidDel="00325FE9">
          <w:rPr>
            <w:noProof/>
            <w:webHidden/>
          </w:rPr>
          <w:delText>47</w:delText>
        </w:r>
      </w:del>
      <w:r w:rsidR="00125A4A">
        <w:rPr>
          <w:noProof/>
          <w:webHidden/>
        </w:rPr>
        <w:fldChar w:fldCharType="end"/>
      </w:r>
      <w:r>
        <w:rPr>
          <w:noProof/>
        </w:rPr>
        <w:fldChar w:fldCharType="end"/>
      </w:r>
    </w:p>
    <w:p w14:paraId="3A546B78" w14:textId="47595481" w:rsidR="00125A4A" w:rsidRDefault="00000000">
      <w:pPr>
        <w:pStyle w:val="TOC2"/>
        <w:tabs>
          <w:tab w:val="left" w:pos="48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"_Toc79608311" </w:instrText>
      </w:r>
      <w:r>
        <w:fldChar w:fldCharType="separate"/>
      </w:r>
      <w:r w:rsidR="00125A4A" w:rsidRPr="008B0F0E">
        <w:rPr>
          <w:rStyle w:val="Hyperlink"/>
          <w:noProof/>
          <w:spacing w:val="5"/>
        </w:rPr>
        <w:t>3.</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spacing w:val="5"/>
        </w:rPr>
        <w:t>Report Templates</w:t>
      </w:r>
      <w:r w:rsidR="00125A4A">
        <w:rPr>
          <w:noProof/>
          <w:webHidden/>
        </w:rPr>
        <w:tab/>
      </w:r>
      <w:r w:rsidR="00125A4A">
        <w:rPr>
          <w:noProof/>
          <w:webHidden/>
        </w:rPr>
        <w:fldChar w:fldCharType="begin"/>
      </w:r>
      <w:r w:rsidR="00125A4A">
        <w:rPr>
          <w:noProof/>
          <w:webHidden/>
        </w:rPr>
        <w:instrText xml:space="preserve"> PAGEREF _Toc79608311 \h </w:instrText>
      </w:r>
      <w:r w:rsidR="00125A4A">
        <w:rPr>
          <w:noProof/>
          <w:webHidden/>
        </w:rPr>
      </w:r>
      <w:r w:rsidR="00125A4A">
        <w:rPr>
          <w:noProof/>
          <w:webHidden/>
        </w:rPr>
        <w:fldChar w:fldCharType="separate"/>
      </w:r>
      <w:ins w:id="142" w:author="Nermit Lepcha" w:date="2022-10-05T14:40:00Z">
        <w:r w:rsidR="00325FE9">
          <w:rPr>
            <w:noProof/>
            <w:webHidden/>
          </w:rPr>
          <w:t>46</w:t>
        </w:r>
      </w:ins>
      <w:del w:id="143" w:author="Nermit Lepcha" w:date="2022-10-05T14:40:00Z">
        <w:r w:rsidR="00125A4A" w:rsidDel="00325FE9">
          <w:rPr>
            <w:noProof/>
            <w:webHidden/>
          </w:rPr>
          <w:delText>47</w:delText>
        </w:r>
      </w:del>
      <w:r w:rsidR="00125A4A">
        <w:rPr>
          <w:noProof/>
          <w:webHidden/>
        </w:rPr>
        <w:fldChar w:fldCharType="end"/>
      </w:r>
      <w:r>
        <w:rPr>
          <w:noProof/>
        </w:rPr>
        <w:fldChar w:fldCharType="end"/>
      </w:r>
    </w:p>
    <w:p w14:paraId="53ABC0B8" w14:textId="490BBC98" w:rsidR="00125A4A" w:rsidRDefault="00000000">
      <w:pPr>
        <w:pStyle w:val="TOC2"/>
        <w:tabs>
          <w:tab w:val="left" w:pos="48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"_Toc79608312" </w:instrText>
      </w:r>
      <w:r>
        <w:fldChar w:fldCharType="separate"/>
      </w:r>
      <w:r w:rsidR="00125A4A" w:rsidRPr="008B0F0E">
        <w:rPr>
          <w:rStyle w:val="Hyperlink"/>
          <w:noProof/>
          <w:spacing w:val="5"/>
        </w:rPr>
        <w:t>4.</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spacing w:val="5"/>
        </w:rPr>
        <w:t>User Interfaces</w:t>
      </w:r>
      <w:r w:rsidR="00125A4A">
        <w:rPr>
          <w:noProof/>
          <w:webHidden/>
        </w:rPr>
        <w:tab/>
      </w:r>
      <w:r w:rsidR="00125A4A">
        <w:rPr>
          <w:noProof/>
          <w:webHidden/>
        </w:rPr>
        <w:fldChar w:fldCharType="begin"/>
      </w:r>
      <w:r w:rsidR="00125A4A">
        <w:rPr>
          <w:noProof/>
          <w:webHidden/>
        </w:rPr>
        <w:instrText xml:space="preserve"> PAGEREF _Toc79608312 \h </w:instrText>
      </w:r>
      <w:r w:rsidR="00125A4A">
        <w:rPr>
          <w:noProof/>
          <w:webHidden/>
        </w:rPr>
      </w:r>
      <w:r w:rsidR="00125A4A">
        <w:rPr>
          <w:noProof/>
          <w:webHidden/>
        </w:rPr>
        <w:fldChar w:fldCharType="separate"/>
      </w:r>
      <w:ins w:id="144" w:author="Nermit Lepcha" w:date="2022-10-05T14:40:00Z">
        <w:r w:rsidR="00325FE9">
          <w:rPr>
            <w:noProof/>
            <w:webHidden/>
          </w:rPr>
          <w:t>46</w:t>
        </w:r>
      </w:ins>
      <w:del w:id="145" w:author="Nermit Lepcha" w:date="2022-10-05T14:40:00Z">
        <w:r w:rsidR="00125A4A" w:rsidDel="00325FE9">
          <w:rPr>
            <w:noProof/>
            <w:webHidden/>
          </w:rPr>
          <w:delText>47</w:delText>
        </w:r>
      </w:del>
      <w:r w:rsidR="00125A4A">
        <w:rPr>
          <w:noProof/>
          <w:webHidden/>
        </w:rPr>
        <w:fldChar w:fldCharType="end"/>
      </w:r>
      <w:r>
        <w:rPr>
          <w:noProof/>
        </w:rPr>
        <w:fldChar w:fldCharType="end"/>
      </w:r>
    </w:p>
    <w:p w14:paraId="7F0D42C8" w14:textId="624EE3FD" w:rsidR="00125A4A" w:rsidRDefault="00000000">
      <w:pPr>
        <w:pStyle w:val="TOC2"/>
        <w:tabs>
          <w:tab w:val="left" w:pos="48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"_Toc79608313" </w:instrText>
      </w:r>
      <w:r>
        <w:fldChar w:fldCharType="separate"/>
      </w:r>
      <w:r w:rsidR="00125A4A" w:rsidRPr="008B0F0E">
        <w:rPr>
          <w:rStyle w:val="Hyperlink"/>
          <w:noProof/>
          <w:spacing w:val="5"/>
        </w:rPr>
        <w:t>5.</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spacing w:val="5"/>
        </w:rPr>
        <w:t>Inspection Checklist</w:t>
      </w:r>
      <w:r w:rsidR="00125A4A">
        <w:rPr>
          <w:noProof/>
          <w:webHidden/>
        </w:rPr>
        <w:tab/>
      </w:r>
      <w:r w:rsidR="00125A4A">
        <w:rPr>
          <w:noProof/>
          <w:webHidden/>
        </w:rPr>
        <w:fldChar w:fldCharType="begin"/>
      </w:r>
      <w:r w:rsidR="00125A4A">
        <w:rPr>
          <w:noProof/>
          <w:webHidden/>
        </w:rPr>
        <w:instrText xml:space="preserve"> PAGEREF _Toc79608313 \h </w:instrText>
      </w:r>
      <w:r w:rsidR="00125A4A">
        <w:rPr>
          <w:noProof/>
          <w:webHidden/>
        </w:rPr>
      </w:r>
      <w:r w:rsidR="00125A4A">
        <w:rPr>
          <w:noProof/>
          <w:webHidden/>
        </w:rPr>
        <w:fldChar w:fldCharType="separate"/>
      </w:r>
      <w:ins w:id="146" w:author="Nermit Lepcha" w:date="2022-10-05T14:40:00Z">
        <w:r w:rsidR="00325FE9">
          <w:rPr>
            <w:noProof/>
            <w:webHidden/>
          </w:rPr>
          <w:t>46</w:t>
        </w:r>
      </w:ins>
      <w:del w:id="147" w:author="Nermit Lepcha" w:date="2022-10-05T14:40:00Z">
        <w:r w:rsidR="00125A4A" w:rsidDel="00325FE9">
          <w:rPr>
            <w:noProof/>
            <w:webHidden/>
          </w:rPr>
          <w:delText>47</w:delText>
        </w:r>
      </w:del>
      <w:r w:rsidR="00125A4A">
        <w:rPr>
          <w:noProof/>
          <w:webHidden/>
        </w:rPr>
        <w:fldChar w:fldCharType="end"/>
      </w:r>
      <w:r>
        <w:rPr>
          <w:noProof/>
        </w:rPr>
        <w:fldChar w:fldCharType="end"/>
      </w:r>
    </w:p>
    <w:p w14:paraId="3AC80118" w14:textId="078D59C6" w:rsidR="00125A4A" w:rsidRDefault="00000000">
      <w:pPr>
        <w:pStyle w:val="TOC2"/>
        <w:tabs>
          <w:tab w:val="left" w:pos="48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"_Toc79608314" </w:instrText>
      </w:r>
      <w:r>
        <w:fldChar w:fldCharType="separate"/>
      </w:r>
      <w:r w:rsidR="00125A4A" w:rsidRPr="008B0F0E">
        <w:rPr>
          <w:rStyle w:val="Hyperlink"/>
          <w:noProof/>
          <w:spacing w:val="5"/>
        </w:rPr>
        <w:t>6.</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spacing w:val="5"/>
        </w:rPr>
        <w:t>Print Templates</w:t>
      </w:r>
      <w:r w:rsidR="00125A4A">
        <w:rPr>
          <w:noProof/>
          <w:webHidden/>
        </w:rPr>
        <w:tab/>
      </w:r>
      <w:r w:rsidR="00125A4A">
        <w:rPr>
          <w:noProof/>
          <w:webHidden/>
        </w:rPr>
        <w:fldChar w:fldCharType="begin"/>
      </w:r>
      <w:r w:rsidR="00125A4A">
        <w:rPr>
          <w:noProof/>
          <w:webHidden/>
        </w:rPr>
        <w:instrText xml:space="preserve"> PAGEREF _Toc79608314 \h </w:instrText>
      </w:r>
      <w:r w:rsidR="00125A4A">
        <w:rPr>
          <w:noProof/>
          <w:webHidden/>
        </w:rPr>
      </w:r>
      <w:r w:rsidR="00125A4A">
        <w:rPr>
          <w:noProof/>
          <w:webHidden/>
        </w:rPr>
        <w:fldChar w:fldCharType="separate"/>
      </w:r>
      <w:ins w:id="148" w:author="Nermit Lepcha" w:date="2022-10-05T14:40:00Z">
        <w:r w:rsidR="00325FE9">
          <w:rPr>
            <w:noProof/>
            <w:webHidden/>
          </w:rPr>
          <w:t>47</w:t>
        </w:r>
      </w:ins>
      <w:del w:id="149" w:author="Nermit Lepcha" w:date="2022-10-05T14:40:00Z">
        <w:r w:rsidR="00125A4A" w:rsidDel="00325FE9">
          <w:rPr>
            <w:noProof/>
            <w:webHidden/>
          </w:rPr>
          <w:delText>48</w:delText>
        </w:r>
      </w:del>
      <w:r w:rsidR="00125A4A">
        <w:rPr>
          <w:noProof/>
          <w:webHidden/>
        </w:rPr>
        <w:fldChar w:fldCharType="end"/>
      </w:r>
      <w:r>
        <w:rPr>
          <w:noProof/>
        </w:rPr>
        <w:fldChar w:fldCharType="end"/>
      </w:r>
    </w:p>
    <w:p w14:paraId="25DEDB19" w14:textId="54B9B3E1" w:rsidR="00125A4A" w:rsidRDefault="00000000">
      <w:pPr>
        <w:pStyle w:val="TOC2"/>
        <w:tabs>
          <w:tab w:val="left" w:pos="480"/>
        </w:tabs>
        <w:rPr>
          <w:rFonts w:asciiTheme="minorHAnsi" w:eastAsiaTheme="minorEastAsia" w:hAnsiTheme="minorHAnsi" w:cstheme="minorBidi"/>
          <w:caps w:val="0"/>
          <w:noProof/>
          <w:sz w:val="22"/>
          <w:szCs w:val="22"/>
          <w:lang w:val="en-IN" w:eastAsia="en-IN"/>
        </w:rPr>
      </w:pPr>
      <w:r>
        <w:fldChar w:fldCharType="begin"/>
      </w:r>
      <w:r>
        <w:instrText xml:space="preserve"> HYPERLINK \l "_Toc79608315" </w:instrText>
      </w:r>
      <w:r>
        <w:fldChar w:fldCharType="separate"/>
      </w:r>
      <w:r w:rsidR="00125A4A" w:rsidRPr="008B0F0E">
        <w:rPr>
          <w:rStyle w:val="Hyperlink"/>
          <w:noProof/>
          <w:spacing w:val="5"/>
        </w:rPr>
        <w:t>7.</w:t>
      </w:r>
      <w:r w:rsidR="00125A4A">
        <w:rPr>
          <w:rFonts w:asciiTheme="minorHAnsi" w:eastAsiaTheme="minorEastAsia" w:hAnsiTheme="minorHAnsi" w:cstheme="minorBidi"/>
          <w:caps w:val="0"/>
          <w:noProof/>
          <w:sz w:val="22"/>
          <w:szCs w:val="22"/>
          <w:lang w:val="en-IN" w:eastAsia="en-IN"/>
        </w:rPr>
        <w:tab/>
      </w:r>
      <w:r w:rsidR="00125A4A" w:rsidRPr="008B0F0E">
        <w:rPr>
          <w:rStyle w:val="Hyperlink"/>
          <w:noProof/>
          <w:spacing w:val="5"/>
        </w:rPr>
        <w:t>Fees and Charges</w:t>
      </w:r>
      <w:r w:rsidR="00125A4A">
        <w:rPr>
          <w:noProof/>
          <w:webHidden/>
        </w:rPr>
        <w:tab/>
      </w:r>
      <w:r w:rsidR="00125A4A">
        <w:rPr>
          <w:noProof/>
          <w:webHidden/>
        </w:rPr>
        <w:fldChar w:fldCharType="begin"/>
      </w:r>
      <w:r w:rsidR="00125A4A">
        <w:rPr>
          <w:noProof/>
          <w:webHidden/>
        </w:rPr>
        <w:instrText xml:space="preserve"> PAGEREF _Toc79608315 \h </w:instrText>
      </w:r>
      <w:r w:rsidR="00125A4A">
        <w:rPr>
          <w:noProof/>
          <w:webHidden/>
        </w:rPr>
      </w:r>
      <w:r w:rsidR="00125A4A">
        <w:rPr>
          <w:noProof/>
          <w:webHidden/>
        </w:rPr>
        <w:fldChar w:fldCharType="separate"/>
      </w:r>
      <w:ins w:id="150" w:author="Nermit Lepcha" w:date="2022-10-05T14:40:00Z">
        <w:r w:rsidR="00325FE9">
          <w:rPr>
            <w:noProof/>
            <w:webHidden/>
          </w:rPr>
          <w:t>49</w:t>
        </w:r>
      </w:ins>
      <w:del w:id="151" w:author="Nermit Lepcha" w:date="2022-10-05T14:40:00Z">
        <w:r w:rsidR="00125A4A" w:rsidDel="00325FE9">
          <w:rPr>
            <w:noProof/>
            <w:webHidden/>
          </w:rPr>
          <w:delText>50</w:delText>
        </w:r>
      </w:del>
      <w:r w:rsidR="00125A4A">
        <w:rPr>
          <w:noProof/>
          <w:webHidden/>
        </w:rPr>
        <w:fldChar w:fldCharType="end"/>
      </w:r>
      <w:r>
        <w:rPr>
          <w:noProof/>
        </w:rPr>
        <w:fldChar w:fldCharType="end"/>
      </w:r>
    </w:p>
    <w:p w14:paraId="7C82FBA5" w14:textId="1FDB640E" w:rsidR="005377BC" w:rsidRDefault="00110E66">
      <w:pPr>
        <w:tabs>
          <w:tab w:val="clear" w:pos="360"/>
          <w:tab w:val="center" w:pos="4320"/>
        </w:tabs>
        <w:rPr>
          <w:b/>
          <w:color w:val="000000"/>
        </w:rPr>
      </w:pPr>
      <w:r>
        <w:rPr>
          <w:b/>
          <w:color w:val="000000"/>
        </w:rPr>
        <w:fldChar w:fldCharType="end"/>
      </w:r>
    </w:p>
    <w:p w14:paraId="1298D599" w14:textId="77777777" w:rsidR="005377BC" w:rsidRDefault="005377BC" w:rsidP="00300224">
      <w:pPr>
        <w:tabs>
          <w:tab w:val="clear" w:pos="360"/>
        </w:tabs>
        <w:rPr>
          <w:b/>
          <w:color w:val="000000"/>
        </w:rPr>
      </w:pPr>
      <w:r>
        <w:rPr>
          <w:b/>
          <w:color w:val="000000"/>
        </w:rPr>
        <w:br w:type="page"/>
      </w:r>
    </w:p>
    <w:p w14:paraId="538E2DF9" w14:textId="77777777" w:rsidR="00674820" w:rsidRDefault="00674820">
      <w:pPr>
        <w:tabs>
          <w:tab w:val="clear" w:pos="360"/>
          <w:tab w:val="center" w:pos="4320"/>
        </w:tabs>
        <w:rPr>
          <w:color w:val="000000"/>
        </w:rPr>
      </w:pPr>
    </w:p>
    <w:p w14:paraId="4D6EF7D7" w14:textId="77777777" w:rsidR="00674820" w:rsidRPr="00B840B4" w:rsidRDefault="00726761">
      <w:pPr>
        <w:pStyle w:val="Heading1"/>
      </w:pPr>
      <w:bookmarkStart w:id="152" w:name="_Toc446411377"/>
      <w:bookmarkStart w:id="153" w:name="_Toc446602764"/>
      <w:bookmarkStart w:id="154" w:name="_Toc446606705"/>
      <w:bookmarkStart w:id="155" w:name="_Toc446924216"/>
      <w:bookmarkStart w:id="156" w:name="_Toc446929229"/>
      <w:bookmarkStart w:id="157" w:name="_Toc446929769"/>
      <w:bookmarkStart w:id="158" w:name="_Toc447040078"/>
      <w:bookmarkStart w:id="159" w:name="_Toc447115374"/>
      <w:bookmarkStart w:id="160" w:name="_Toc447117508"/>
      <w:bookmarkStart w:id="161" w:name="_Toc447120620"/>
      <w:bookmarkStart w:id="162" w:name="_Toc447195121"/>
      <w:bookmarkStart w:id="163" w:name="_Toc447734087"/>
      <w:bookmarkStart w:id="164" w:name="_Toc447883041"/>
      <w:bookmarkStart w:id="165" w:name="_Toc448225544"/>
      <w:bookmarkStart w:id="166" w:name="_Toc448310876"/>
      <w:bookmarkStart w:id="167" w:name="_Toc448486631"/>
      <w:bookmarkStart w:id="168" w:name="_Toc448742959"/>
      <w:bookmarkStart w:id="169" w:name="_Toc448930450"/>
      <w:bookmarkStart w:id="170" w:name="_Toc79608237"/>
      <w:r w:rsidRPr="00B840B4">
        <w:t>Introduction</w:t>
      </w:r>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p>
    <w:p w14:paraId="2FE12B70" w14:textId="37D456FE" w:rsidR="00674820" w:rsidRPr="00D67B2E" w:rsidRDefault="00FA0E25">
      <w:pPr>
        <w:pStyle w:val="StyleBodyTextCenturyGothic10ptNotItalicAuto1"/>
      </w:pPr>
      <w:r>
        <w:t>This</w:t>
      </w:r>
      <w:r w:rsidR="00CC6BCE" w:rsidRPr="00D67B2E">
        <w:t xml:space="preserve"> </w:t>
      </w:r>
      <w:r>
        <w:t xml:space="preserve">document </w:t>
      </w:r>
      <w:r w:rsidR="00CC6BCE" w:rsidRPr="00D67B2E">
        <w:t>define</w:t>
      </w:r>
      <w:r w:rsidR="00147E2D">
        <w:t>s</w:t>
      </w:r>
      <w:r w:rsidR="00CC6BCE" w:rsidRPr="00D67B2E">
        <w:t xml:space="preserve"> </w:t>
      </w:r>
      <w:r>
        <w:t xml:space="preserve">&amp; illustrates </w:t>
      </w:r>
      <w:r w:rsidR="00CC6BCE" w:rsidRPr="00D67B2E">
        <w:t>the business requirements</w:t>
      </w:r>
      <w:r>
        <w:t>, process flows</w:t>
      </w:r>
      <w:r w:rsidR="00CC6BCE" w:rsidRPr="00D67B2E">
        <w:t xml:space="preserve"> as well as the </w:t>
      </w:r>
      <w:r>
        <w:t>detailed functional</w:t>
      </w:r>
      <w:r w:rsidR="00CC6BCE" w:rsidRPr="00D67B2E">
        <w:t xml:space="preserve"> requirements </w:t>
      </w:r>
      <w:r>
        <w:t xml:space="preserve">of </w:t>
      </w:r>
      <w:proofErr w:type="spellStart"/>
      <w:r w:rsidR="00965CEF">
        <w:t>e</w:t>
      </w:r>
      <w:r w:rsidR="00FD23A6">
        <w:t>CMS</w:t>
      </w:r>
      <w:proofErr w:type="spellEnd"/>
      <w:r w:rsidR="00FD23A6">
        <w:t xml:space="preserve"> Registration module</w:t>
      </w:r>
      <w:r>
        <w:t xml:space="preserve"> </w:t>
      </w:r>
      <w:r w:rsidR="005D6B8B">
        <w:t>to be implemented for</w:t>
      </w:r>
      <w:r w:rsidR="004E09E0">
        <w:t xml:space="preserve"> </w:t>
      </w:r>
      <w:r w:rsidR="00FD23A6">
        <w:t>Department of Revenue and Customs</w:t>
      </w:r>
      <w:r w:rsidR="00965CEF">
        <w:t>,</w:t>
      </w:r>
      <w:r w:rsidR="00FD23A6">
        <w:t xml:space="preserve"> Bhutan</w:t>
      </w:r>
      <w:r w:rsidR="005D6B8B">
        <w:t>.</w:t>
      </w:r>
    </w:p>
    <w:p w14:paraId="6C4C26A0" w14:textId="77777777" w:rsidR="0064234D" w:rsidRDefault="0064234D">
      <w:pPr>
        <w:pStyle w:val="StyleBodyTextCenturyGothic10ptNotItalicAuto1"/>
      </w:pPr>
    </w:p>
    <w:p w14:paraId="4072B825" w14:textId="77777777" w:rsidR="00674820" w:rsidRPr="00EA4D50" w:rsidRDefault="009C0810">
      <w:pPr>
        <w:pStyle w:val="Heading2"/>
        <w:numPr>
          <w:ilvl w:val="0"/>
          <w:numId w:val="9"/>
        </w:numPr>
        <w:ind w:hanging="720"/>
        <w:rPr>
          <w:rStyle w:val="IntenseReference"/>
          <w:rFonts w:ascii="Century Gothic" w:hAnsi="Century Gothic"/>
          <w:b w:val="0"/>
          <w:bCs w:val="0"/>
          <w:smallCaps w:val="0"/>
          <w:color w:val="000000" w:themeColor="text1"/>
          <w:sz w:val="20"/>
          <w:szCs w:val="20"/>
        </w:rPr>
      </w:pPr>
      <w:bookmarkStart w:id="171" w:name="_Toc60795473"/>
      <w:bookmarkStart w:id="172" w:name="_Toc331520728"/>
      <w:bookmarkStart w:id="173" w:name="_Toc446411378"/>
      <w:bookmarkStart w:id="174" w:name="_Toc446602765"/>
      <w:bookmarkStart w:id="175" w:name="_Toc446606706"/>
      <w:bookmarkStart w:id="176" w:name="_Toc446924217"/>
      <w:bookmarkStart w:id="177" w:name="_Toc446929230"/>
      <w:bookmarkStart w:id="178" w:name="_Toc446929770"/>
      <w:bookmarkStart w:id="179" w:name="_Toc447040079"/>
      <w:bookmarkStart w:id="180" w:name="_Toc447115375"/>
      <w:bookmarkStart w:id="181" w:name="_Toc447117509"/>
      <w:bookmarkStart w:id="182" w:name="_Toc447120621"/>
      <w:bookmarkStart w:id="183" w:name="_Toc447195122"/>
      <w:bookmarkStart w:id="184" w:name="_Toc447734088"/>
      <w:bookmarkStart w:id="185" w:name="_Toc447883042"/>
      <w:bookmarkStart w:id="186" w:name="_Toc448225545"/>
      <w:bookmarkStart w:id="187" w:name="_Toc448310877"/>
      <w:bookmarkStart w:id="188" w:name="_Toc448486632"/>
      <w:bookmarkStart w:id="189" w:name="_Toc448742960"/>
      <w:bookmarkStart w:id="190" w:name="_Toc448930451"/>
      <w:bookmarkStart w:id="191" w:name="_Toc79608238"/>
      <w:r w:rsidRPr="00EA4D50">
        <w:rPr>
          <w:rStyle w:val="IntenseReference"/>
          <w:color w:val="000000" w:themeColor="text1"/>
        </w:rPr>
        <w:t>Definitions and A</w:t>
      </w:r>
      <w:r w:rsidR="00674820" w:rsidRPr="00EA4D50">
        <w:rPr>
          <w:rStyle w:val="IntenseReference"/>
          <w:color w:val="000000" w:themeColor="text1"/>
        </w:rPr>
        <w:t>bbreviations</w:t>
      </w:r>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0C0F2C33" w14:textId="77777777" w:rsidR="00674820" w:rsidRDefault="00E10FC1">
      <w:bookmarkStart w:id="192" w:name="OLE_LINK1"/>
      <w:bookmarkStart w:id="193" w:name="OLE_LINK2"/>
      <w:r>
        <w:t xml:space="preserve">The table </w:t>
      </w:r>
      <w:r w:rsidR="00CE63CD">
        <w:t xml:space="preserve">below </w:t>
      </w:r>
      <w:r>
        <w:t xml:space="preserve">lists the different acronyms and abbreviations </w:t>
      </w:r>
      <w:r w:rsidR="00CE63CD">
        <w:t xml:space="preserve">as well as the definitions </w:t>
      </w:r>
      <w:r w:rsidR="008804B9">
        <w:t>used through</w:t>
      </w:r>
      <w:r>
        <w:t>out this SRS.</w:t>
      </w:r>
    </w:p>
    <w:p w14:paraId="3D1F6251" w14:textId="77777777" w:rsidR="00E10FC1" w:rsidRDefault="00E10FC1"/>
    <w:tbl>
      <w:tblPr>
        <w:tblStyle w:val="GridTable1Light-Accent21"/>
        <w:tblW w:w="8644" w:type="dxa"/>
        <w:tblLook w:val="04A0" w:firstRow="1" w:lastRow="0" w:firstColumn="1" w:lastColumn="0" w:noHBand="0" w:noVBand="1"/>
      </w:tblPr>
      <w:tblGrid>
        <w:gridCol w:w="689"/>
        <w:gridCol w:w="2086"/>
        <w:gridCol w:w="5869"/>
      </w:tblGrid>
      <w:tr w:rsidR="00686A5D" w:rsidRPr="00C769BD" w14:paraId="16EC5A47" w14:textId="77777777" w:rsidTr="00686A5D">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89" w:type="dxa"/>
          </w:tcPr>
          <w:p w14:paraId="7387EB3E" w14:textId="77777777" w:rsidR="00686A5D" w:rsidRPr="00C769BD" w:rsidRDefault="00686A5D" w:rsidP="001E3419">
            <w:bookmarkStart w:id="194" w:name="_Hlk75249808"/>
            <w:r w:rsidRPr="00C769BD">
              <w:t>S/N</w:t>
            </w:r>
          </w:p>
        </w:tc>
        <w:tc>
          <w:tcPr>
            <w:tcW w:w="2086" w:type="dxa"/>
          </w:tcPr>
          <w:p w14:paraId="405898F1" w14:textId="77777777" w:rsidR="00686A5D" w:rsidRPr="00C769BD" w:rsidRDefault="00686A5D" w:rsidP="001E3419">
            <w:pPr>
              <w:cnfStyle w:val="100000000000" w:firstRow="1" w:lastRow="0" w:firstColumn="0" w:lastColumn="0" w:oddVBand="0" w:evenVBand="0" w:oddHBand="0" w:evenHBand="0" w:firstRowFirstColumn="0" w:firstRowLastColumn="0" w:lastRowFirstColumn="0" w:lastRowLastColumn="0"/>
            </w:pPr>
            <w:r w:rsidRPr="00C769BD">
              <w:t>Abbreviations</w:t>
            </w:r>
          </w:p>
        </w:tc>
        <w:tc>
          <w:tcPr>
            <w:tcW w:w="5869" w:type="dxa"/>
          </w:tcPr>
          <w:p w14:paraId="21F0334A" w14:textId="77777777" w:rsidR="00686A5D" w:rsidRPr="00C769BD" w:rsidRDefault="00686A5D" w:rsidP="001E3419">
            <w:pPr>
              <w:cnfStyle w:val="100000000000" w:firstRow="1" w:lastRow="0" w:firstColumn="0" w:lastColumn="0" w:oddVBand="0" w:evenVBand="0" w:oddHBand="0" w:evenHBand="0" w:firstRowFirstColumn="0" w:firstRowLastColumn="0" w:lastRowFirstColumn="0" w:lastRowLastColumn="0"/>
            </w:pPr>
            <w:r w:rsidRPr="00C769BD">
              <w:t>Description</w:t>
            </w:r>
          </w:p>
        </w:tc>
      </w:tr>
      <w:tr w:rsidR="00686A5D" w:rsidRPr="00C769BD" w14:paraId="7A42DBB7"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045018B5" w14:textId="77777777" w:rsidR="00686A5D" w:rsidRPr="00C769BD" w:rsidRDefault="00686A5D" w:rsidP="00686A5D">
            <w:pPr>
              <w:numPr>
                <w:ilvl w:val="0"/>
                <w:numId w:val="5"/>
              </w:numPr>
              <w:ind w:left="473"/>
            </w:pPr>
          </w:p>
        </w:tc>
        <w:tc>
          <w:tcPr>
            <w:tcW w:w="2086" w:type="dxa"/>
          </w:tcPr>
          <w:p w14:paraId="0FD0931A"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ACT</w:t>
            </w:r>
          </w:p>
        </w:tc>
        <w:tc>
          <w:tcPr>
            <w:tcW w:w="5869" w:type="dxa"/>
          </w:tcPr>
          <w:p w14:paraId="4FA7FA87"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Authorized Compliant Trader</w:t>
            </w:r>
          </w:p>
        </w:tc>
      </w:tr>
      <w:tr w:rsidR="00686A5D" w:rsidRPr="00C769BD" w14:paraId="6BC3AAFC"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1F3F10A" w14:textId="77777777" w:rsidR="00686A5D" w:rsidRPr="00C769BD" w:rsidRDefault="00686A5D" w:rsidP="00686A5D">
            <w:pPr>
              <w:numPr>
                <w:ilvl w:val="0"/>
                <w:numId w:val="5"/>
              </w:numPr>
              <w:ind w:left="473"/>
            </w:pPr>
          </w:p>
        </w:tc>
        <w:tc>
          <w:tcPr>
            <w:tcW w:w="2086" w:type="dxa"/>
          </w:tcPr>
          <w:p w14:paraId="36730CB0"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BACS</w:t>
            </w:r>
          </w:p>
        </w:tc>
        <w:tc>
          <w:tcPr>
            <w:tcW w:w="5869" w:type="dxa"/>
          </w:tcPr>
          <w:p w14:paraId="76BA7FBF"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Bhutan Automated Customs System</w:t>
            </w:r>
          </w:p>
        </w:tc>
      </w:tr>
      <w:tr w:rsidR="00686A5D" w:rsidRPr="00C769BD" w14:paraId="6B2E55A1"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C837544" w14:textId="77777777" w:rsidR="00686A5D" w:rsidRPr="00C769BD" w:rsidRDefault="00686A5D" w:rsidP="00686A5D">
            <w:pPr>
              <w:numPr>
                <w:ilvl w:val="0"/>
                <w:numId w:val="5"/>
              </w:numPr>
              <w:ind w:left="473"/>
            </w:pPr>
          </w:p>
        </w:tc>
        <w:tc>
          <w:tcPr>
            <w:tcW w:w="2086" w:type="dxa"/>
          </w:tcPr>
          <w:p w14:paraId="6A3684F2"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BAFRA</w:t>
            </w:r>
          </w:p>
        </w:tc>
        <w:tc>
          <w:tcPr>
            <w:tcW w:w="5869" w:type="dxa"/>
          </w:tcPr>
          <w:p w14:paraId="4897308C"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Bhutan Agriculture and Food Regulatory Authority</w:t>
            </w:r>
          </w:p>
        </w:tc>
      </w:tr>
      <w:tr w:rsidR="00686A5D" w:rsidRPr="00C769BD" w14:paraId="509F6B19"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6B97FB78" w14:textId="77777777" w:rsidR="00686A5D" w:rsidRPr="00C769BD" w:rsidRDefault="00686A5D" w:rsidP="00686A5D">
            <w:pPr>
              <w:numPr>
                <w:ilvl w:val="0"/>
                <w:numId w:val="5"/>
              </w:numPr>
              <w:ind w:left="473"/>
            </w:pPr>
          </w:p>
        </w:tc>
        <w:tc>
          <w:tcPr>
            <w:tcW w:w="2086" w:type="dxa"/>
          </w:tcPr>
          <w:p w14:paraId="40971FB5"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BNB</w:t>
            </w:r>
          </w:p>
        </w:tc>
        <w:tc>
          <w:tcPr>
            <w:tcW w:w="5869" w:type="dxa"/>
          </w:tcPr>
          <w:p w14:paraId="00A83900"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Bhutan National Bank</w:t>
            </w:r>
          </w:p>
        </w:tc>
      </w:tr>
      <w:tr w:rsidR="00686A5D" w:rsidRPr="00C769BD" w14:paraId="21D46B7D"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0EDC7D78" w14:textId="77777777" w:rsidR="00686A5D" w:rsidRPr="00C769BD" w:rsidRDefault="00686A5D" w:rsidP="00686A5D">
            <w:pPr>
              <w:numPr>
                <w:ilvl w:val="0"/>
                <w:numId w:val="5"/>
              </w:numPr>
              <w:ind w:left="473"/>
            </w:pPr>
          </w:p>
        </w:tc>
        <w:tc>
          <w:tcPr>
            <w:tcW w:w="2086" w:type="dxa"/>
          </w:tcPr>
          <w:p w14:paraId="3BC62C4D"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C769BD">
              <w:rPr>
                <w:rFonts w:eastAsia="Arial" w:cs="Arial"/>
              </w:rPr>
              <w:t>BoB</w:t>
            </w:r>
            <w:proofErr w:type="spellEnd"/>
          </w:p>
        </w:tc>
        <w:tc>
          <w:tcPr>
            <w:tcW w:w="5869" w:type="dxa"/>
          </w:tcPr>
          <w:p w14:paraId="3C9E594B"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Bank of Bhutan</w:t>
            </w:r>
          </w:p>
        </w:tc>
      </w:tr>
      <w:tr w:rsidR="00686A5D" w:rsidRPr="00C769BD" w14:paraId="1EF98B94" w14:textId="77777777" w:rsidTr="00686A5D">
        <w:trPr>
          <w:trHeight w:val="268"/>
        </w:trPr>
        <w:tc>
          <w:tcPr>
            <w:cnfStyle w:val="001000000000" w:firstRow="0" w:lastRow="0" w:firstColumn="1" w:lastColumn="0" w:oddVBand="0" w:evenVBand="0" w:oddHBand="0" w:evenHBand="0" w:firstRowFirstColumn="0" w:firstRowLastColumn="0" w:lastRowFirstColumn="0" w:lastRowLastColumn="0"/>
            <w:tcW w:w="689" w:type="dxa"/>
          </w:tcPr>
          <w:p w14:paraId="6D2C5AB2" w14:textId="77777777" w:rsidR="00686A5D" w:rsidRPr="00C769BD" w:rsidRDefault="00686A5D" w:rsidP="00686A5D">
            <w:pPr>
              <w:numPr>
                <w:ilvl w:val="0"/>
                <w:numId w:val="5"/>
              </w:numPr>
              <w:ind w:left="473"/>
            </w:pPr>
          </w:p>
        </w:tc>
        <w:tc>
          <w:tcPr>
            <w:tcW w:w="2086" w:type="dxa"/>
          </w:tcPr>
          <w:p w14:paraId="59A05905"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BITS</w:t>
            </w:r>
          </w:p>
        </w:tc>
        <w:tc>
          <w:tcPr>
            <w:tcW w:w="5869" w:type="dxa"/>
          </w:tcPr>
          <w:p w14:paraId="7784067B"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Bhutan Integrated Tax System</w:t>
            </w:r>
          </w:p>
        </w:tc>
      </w:tr>
      <w:tr w:rsidR="00686A5D" w:rsidRPr="00C769BD" w14:paraId="32FA62DC"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666C8002" w14:textId="77777777" w:rsidR="00686A5D" w:rsidRPr="00C769BD" w:rsidRDefault="00686A5D" w:rsidP="00686A5D">
            <w:pPr>
              <w:numPr>
                <w:ilvl w:val="0"/>
                <w:numId w:val="5"/>
              </w:numPr>
              <w:ind w:left="473"/>
            </w:pPr>
          </w:p>
        </w:tc>
        <w:tc>
          <w:tcPr>
            <w:tcW w:w="2086" w:type="dxa"/>
          </w:tcPr>
          <w:p w14:paraId="6B77C55C"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BSTEC</w:t>
            </w:r>
          </w:p>
        </w:tc>
        <w:tc>
          <w:tcPr>
            <w:tcW w:w="5869" w:type="dxa"/>
          </w:tcPr>
          <w:p w14:paraId="6CDB4531"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Bhutan Sales Tax Exemption Certificate</w:t>
            </w:r>
          </w:p>
        </w:tc>
      </w:tr>
      <w:tr w:rsidR="00686A5D" w:rsidRPr="00C769BD" w14:paraId="1B6AC376"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AAF67B7" w14:textId="77777777" w:rsidR="00686A5D" w:rsidRPr="00C769BD" w:rsidRDefault="00686A5D" w:rsidP="00686A5D">
            <w:pPr>
              <w:numPr>
                <w:ilvl w:val="0"/>
                <w:numId w:val="5"/>
              </w:numPr>
              <w:ind w:left="473"/>
            </w:pPr>
          </w:p>
        </w:tc>
        <w:tc>
          <w:tcPr>
            <w:tcW w:w="2086" w:type="dxa"/>
          </w:tcPr>
          <w:p w14:paraId="462AB07F"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BTC</w:t>
            </w:r>
          </w:p>
        </w:tc>
        <w:tc>
          <w:tcPr>
            <w:tcW w:w="5869" w:type="dxa"/>
          </w:tcPr>
          <w:p w14:paraId="6EC1C9E2"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Bhutan Tariff Classification</w:t>
            </w:r>
          </w:p>
        </w:tc>
      </w:tr>
      <w:tr w:rsidR="00686A5D" w:rsidRPr="00C769BD" w14:paraId="6A5F57F5"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69D9501E" w14:textId="77777777" w:rsidR="00686A5D" w:rsidRPr="00C769BD" w:rsidRDefault="00686A5D" w:rsidP="00686A5D">
            <w:pPr>
              <w:numPr>
                <w:ilvl w:val="0"/>
                <w:numId w:val="5"/>
              </w:numPr>
              <w:ind w:left="473"/>
            </w:pPr>
          </w:p>
        </w:tc>
        <w:tc>
          <w:tcPr>
            <w:tcW w:w="2086" w:type="dxa"/>
          </w:tcPr>
          <w:p w14:paraId="50E38F53"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CFA</w:t>
            </w:r>
          </w:p>
        </w:tc>
        <w:tc>
          <w:tcPr>
            <w:tcW w:w="5869" w:type="dxa"/>
          </w:tcPr>
          <w:p w14:paraId="44FE49BB"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Clearing and Forwarding Agent</w:t>
            </w:r>
          </w:p>
        </w:tc>
      </w:tr>
      <w:tr w:rsidR="00686A5D" w:rsidRPr="00C769BD" w14:paraId="7811623F"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66BE47B7" w14:textId="77777777" w:rsidR="00686A5D" w:rsidRPr="00C769BD" w:rsidRDefault="00686A5D" w:rsidP="00686A5D">
            <w:pPr>
              <w:numPr>
                <w:ilvl w:val="0"/>
                <w:numId w:val="5"/>
              </w:numPr>
              <w:ind w:left="473"/>
            </w:pPr>
          </w:p>
        </w:tc>
        <w:tc>
          <w:tcPr>
            <w:tcW w:w="2086" w:type="dxa"/>
          </w:tcPr>
          <w:p w14:paraId="2CD21F08"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CDS</w:t>
            </w:r>
          </w:p>
        </w:tc>
        <w:tc>
          <w:tcPr>
            <w:tcW w:w="5869" w:type="dxa"/>
          </w:tcPr>
          <w:p w14:paraId="13FD50CC"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Customs Declaration System</w:t>
            </w:r>
          </w:p>
        </w:tc>
      </w:tr>
      <w:tr w:rsidR="00686A5D" w:rsidRPr="00C769BD" w14:paraId="7C1F1F8E"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DF2F74F" w14:textId="77777777" w:rsidR="00686A5D" w:rsidRPr="00C769BD" w:rsidRDefault="00686A5D" w:rsidP="00686A5D">
            <w:pPr>
              <w:numPr>
                <w:ilvl w:val="0"/>
                <w:numId w:val="5"/>
              </w:numPr>
              <w:ind w:left="473"/>
            </w:pPr>
          </w:p>
        </w:tc>
        <w:tc>
          <w:tcPr>
            <w:tcW w:w="2086" w:type="dxa"/>
          </w:tcPr>
          <w:p w14:paraId="7D06653E"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CAB</w:t>
            </w:r>
          </w:p>
        </w:tc>
        <w:tc>
          <w:tcPr>
            <w:tcW w:w="5869" w:type="dxa"/>
          </w:tcPr>
          <w:p w14:paraId="7966E9AA"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Customs Act of Bhutan</w:t>
            </w:r>
          </w:p>
        </w:tc>
      </w:tr>
      <w:tr w:rsidR="00686A5D" w:rsidRPr="00C769BD" w14:paraId="0B8B0495"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510A9414" w14:textId="77777777" w:rsidR="00686A5D" w:rsidRPr="00C769BD" w:rsidRDefault="00686A5D" w:rsidP="00686A5D">
            <w:pPr>
              <w:numPr>
                <w:ilvl w:val="0"/>
                <w:numId w:val="5"/>
              </w:numPr>
              <w:ind w:left="473"/>
            </w:pPr>
          </w:p>
        </w:tc>
        <w:tc>
          <w:tcPr>
            <w:tcW w:w="2086" w:type="dxa"/>
          </w:tcPr>
          <w:p w14:paraId="1DDFA918"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CID</w:t>
            </w:r>
          </w:p>
        </w:tc>
        <w:tc>
          <w:tcPr>
            <w:tcW w:w="5869" w:type="dxa"/>
          </w:tcPr>
          <w:p w14:paraId="2866D1CA"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Citizens Identification Number</w:t>
            </w:r>
          </w:p>
        </w:tc>
      </w:tr>
      <w:tr w:rsidR="00686A5D" w:rsidRPr="00C769BD" w14:paraId="56514877"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6F3B8591" w14:textId="77777777" w:rsidR="00686A5D" w:rsidRPr="00C769BD" w:rsidRDefault="00686A5D" w:rsidP="00686A5D">
            <w:pPr>
              <w:numPr>
                <w:ilvl w:val="0"/>
                <w:numId w:val="5"/>
              </w:numPr>
              <w:ind w:left="473"/>
            </w:pPr>
          </w:p>
        </w:tc>
        <w:tc>
          <w:tcPr>
            <w:tcW w:w="2086" w:type="dxa"/>
          </w:tcPr>
          <w:p w14:paraId="598009C7"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CRRB</w:t>
            </w:r>
          </w:p>
        </w:tc>
        <w:tc>
          <w:tcPr>
            <w:tcW w:w="5869" w:type="dxa"/>
          </w:tcPr>
          <w:p w14:paraId="20040C1C"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Customs Rules and Regulations of Bhutan</w:t>
            </w:r>
          </w:p>
        </w:tc>
      </w:tr>
      <w:tr w:rsidR="00686A5D" w:rsidRPr="00C769BD" w14:paraId="3D013FCD"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0755E336" w14:textId="77777777" w:rsidR="00686A5D" w:rsidRPr="00C769BD" w:rsidRDefault="00686A5D" w:rsidP="00686A5D">
            <w:pPr>
              <w:numPr>
                <w:ilvl w:val="0"/>
                <w:numId w:val="5"/>
              </w:numPr>
              <w:ind w:left="473"/>
            </w:pPr>
          </w:p>
        </w:tc>
        <w:tc>
          <w:tcPr>
            <w:tcW w:w="2086" w:type="dxa"/>
          </w:tcPr>
          <w:p w14:paraId="04FA4A44"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DITT</w:t>
            </w:r>
          </w:p>
        </w:tc>
        <w:tc>
          <w:tcPr>
            <w:tcW w:w="5869" w:type="dxa"/>
          </w:tcPr>
          <w:p w14:paraId="10FFB64C"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Department of Information Technology &amp; Telecom</w:t>
            </w:r>
          </w:p>
        </w:tc>
      </w:tr>
      <w:tr w:rsidR="00686A5D" w:rsidRPr="00C769BD" w14:paraId="5C44CD6C"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3F96C2B" w14:textId="77777777" w:rsidR="00686A5D" w:rsidRPr="00C769BD" w:rsidRDefault="00686A5D" w:rsidP="00686A5D">
            <w:pPr>
              <w:numPr>
                <w:ilvl w:val="0"/>
                <w:numId w:val="5"/>
              </w:numPr>
              <w:ind w:left="473"/>
            </w:pPr>
          </w:p>
        </w:tc>
        <w:tc>
          <w:tcPr>
            <w:tcW w:w="2086" w:type="dxa"/>
          </w:tcPr>
          <w:p w14:paraId="42B79F83"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DRC</w:t>
            </w:r>
          </w:p>
        </w:tc>
        <w:tc>
          <w:tcPr>
            <w:tcW w:w="5869" w:type="dxa"/>
          </w:tcPr>
          <w:p w14:paraId="196F4207"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Department of Revenue &amp; Customs</w:t>
            </w:r>
          </w:p>
        </w:tc>
      </w:tr>
      <w:tr w:rsidR="00686A5D" w:rsidRPr="00C769BD" w14:paraId="0B22146E"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5689A1FE" w14:textId="77777777" w:rsidR="00686A5D" w:rsidRPr="00C769BD" w:rsidRDefault="00686A5D" w:rsidP="00686A5D">
            <w:pPr>
              <w:numPr>
                <w:ilvl w:val="0"/>
                <w:numId w:val="5"/>
              </w:numPr>
              <w:ind w:left="473"/>
            </w:pPr>
          </w:p>
        </w:tc>
        <w:tc>
          <w:tcPr>
            <w:tcW w:w="2086" w:type="dxa"/>
          </w:tcPr>
          <w:p w14:paraId="79186D7A"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C769BD">
              <w:rPr>
                <w:rFonts w:eastAsia="Arial" w:cs="Arial"/>
              </w:rPr>
              <w:t>eCMS</w:t>
            </w:r>
            <w:proofErr w:type="spellEnd"/>
          </w:p>
        </w:tc>
        <w:tc>
          <w:tcPr>
            <w:tcW w:w="5869" w:type="dxa"/>
          </w:tcPr>
          <w:p w14:paraId="392CEA37"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Electronic Customs Management System</w:t>
            </w:r>
          </w:p>
        </w:tc>
      </w:tr>
      <w:tr w:rsidR="00686A5D" w:rsidRPr="00C769BD" w14:paraId="65924E93"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35766846" w14:textId="77777777" w:rsidR="00686A5D" w:rsidRPr="00C769BD" w:rsidRDefault="00686A5D" w:rsidP="00686A5D">
            <w:pPr>
              <w:numPr>
                <w:ilvl w:val="0"/>
                <w:numId w:val="5"/>
              </w:numPr>
              <w:ind w:left="473"/>
            </w:pPr>
          </w:p>
        </w:tc>
        <w:tc>
          <w:tcPr>
            <w:tcW w:w="2086" w:type="dxa"/>
          </w:tcPr>
          <w:p w14:paraId="1A8B14A2"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EMS</w:t>
            </w:r>
          </w:p>
        </w:tc>
        <w:tc>
          <w:tcPr>
            <w:tcW w:w="5869" w:type="dxa"/>
          </w:tcPr>
          <w:p w14:paraId="64A33E1A"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Express Mail Service</w:t>
            </w:r>
          </w:p>
        </w:tc>
      </w:tr>
      <w:tr w:rsidR="00686A5D" w:rsidRPr="00C769BD" w14:paraId="4227900D"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38DD4328" w14:textId="77777777" w:rsidR="00686A5D" w:rsidRPr="00C769BD" w:rsidRDefault="00686A5D" w:rsidP="00686A5D">
            <w:pPr>
              <w:numPr>
                <w:ilvl w:val="0"/>
                <w:numId w:val="5"/>
              </w:numPr>
              <w:ind w:left="473"/>
            </w:pPr>
          </w:p>
        </w:tc>
        <w:tc>
          <w:tcPr>
            <w:tcW w:w="2086" w:type="dxa"/>
          </w:tcPr>
          <w:p w14:paraId="1B6622A3"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FRS</w:t>
            </w:r>
          </w:p>
        </w:tc>
        <w:tc>
          <w:tcPr>
            <w:tcW w:w="5869" w:type="dxa"/>
          </w:tcPr>
          <w:p w14:paraId="384B772B"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Functional Requirements Specification</w:t>
            </w:r>
          </w:p>
        </w:tc>
      </w:tr>
      <w:tr w:rsidR="00686A5D" w:rsidRPr="00C769BD" w14:paraId="73DE5544"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02CE1DFD" w14:textId="77777777" w:rsidR="00686A5D" w:rsidRPr="00C769BD" w:rsidRDefault="00686A5D" w:rsidP="00686A5D">
            <w:pPr>
              <w:numPr>
                <w:ilvl w:val="0"/>
                <w:numId w:val="5"/>
              </w:numPr>
              <w:ind w:left="473"/>
            </w:pPr>
          </w:p>
        </w:tc>
        <w:tc>
          <w:tcPr>
            <w:tcW w:w="2086" w:type="dxa"/>
          </w:tcPr>
          <w:p w14:paraId="38612F87"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GST</w:t>
            </w:r>
          </w:p>
        </w:tc>
        <w:tc>
          <w:tcPr>
            <w:tcW w:w="5869" w:type="dxa"/>
          </w:tcPr>
          <w:p w14:paraId="036925DE"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Goods and Services Tax</w:t>
            </w:r>
          </w:p>
        </w:tc>
      </w:tr>
      <w:tr w:rsidR="00686A5D" w:rsidRPr="00C769BD" w14:paraId="7AFB7AED"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337A0492" w14:textId="77777777" w:rsidR="00686A5D" w:rsidRPr="00C769BD" w:rsidRDefault="00686A5D" w:rsidP="00686A5D">
            <w:pPr>
              <w:numPr>
                <w:ilvl w:val="0"/>
                <w:numId w:val="5"/>
              </w:numPr>
              <w:ind w:left="473"/>
            </w:pPr>
          </w:p>
        </w:tc>
        <w:tc>
          <w:tcPr>
            <w:tcW w:w="2086" w:type="dxa"/>
          </w:tcPr>
          <w:p w14:paraId="6B0E1A0C"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IDEC</w:t>
            </w:r>
          </w:p>
        </w:tc>
        <w:tc>
          <w:tcPr>
            <w:tcW w:w="5869" w:type="dxa"/>
          </w:tcPr>
          <w:p w14:paraId="170A235E"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Import Duty Exemption Certificate</w:t>
            </w:r>
          </w:p>
        </w:tc>
      </w:tr>
      <w:tr w:rsidR="00686A5D" w:rsidRPr="00C769BD" w14:paraId="01359537"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1CA7D5A1" w14:textId="77777777" w:rsidR="00686A5D" w:rsidRPr="00C769BD" w:rsidRDefault="00686A5D" w:rsidP="00686A5D">
            <w:pPr>
              <w:numPr>
                <w:ilvl w:val="0"/>
                <w:numId w:val="5"/>
              </w:numPr>
              <w:ind w:left="473"/>
            </w:pPr>
          </w:p>
        </w:tc>
        <w:tc>
          <w:tcPr>
            <w:tcW w:w="2086" w:type="dxa"/>
          </w:tcPr>
          <w:p w14:paraId="6DBB3AF5"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LTO</w:t>
            </w:r>
          </w:p>
        </w:tc>
        <w:tc>
          <w:tcPr>
            <w:tcW w:w="5869" w:type="dxa"/>
          </w:tcPr>
          <w:p w14:paraId="42D1AF0E"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Liaison and Transit Office</w:t>
            </w:r>
          </w:p>
        </w:tc>
      </w:tr>
      <w:tr w:rsidR="00686A5D" w:rsidRPr="00C769BD" w14:paraId="5BF22B6A"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FAA0C62" w14:textId="77777777" w:rsidR="00686A5D" w:rsidRPr="00C769BD" w:rsidRDefault="00686A5D" w:rsidP="00686A5D">
            <w:pPr>
              <w:numPr>
                <w:ilvl w:val="0"/>
                <w:numId w:val="5"/>
              </w:numPr>
              <w:ind w:left="473"/>
            </w:pPr>
          </w:p>
        </w:tc>
        <w:tc>
          <w:tcPr>
            <w:tcW w:w="2086" w:type="dxa"/>
          </w:tcPr>
          <w:p w14:paraId="39AA0EA7"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C769BD">
              <w:rPr>
                <w:rFonts w:eastAsia="Arial" w:cs="Arial"/>
              </w:rPr>
              <w:t>LoG</w:t>
            </w:r>
            <w:proofErr w:type="spellEnd"/>
          </w:p>
        </w:tc>
        <w:tc>
          <w:tcPr>
            <w:tcW w:w="5869" w:type="dxa"/>
          </w:tcPr>
          <w:p w14:paraId="4C00F635"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Letter of Guarantee</w:t>
            </w:r>
          </w:p>
        </w:tc>
      </w:tr>
      <w:tr w:rsidR="00686A5D" w:rsidRPr="00C769BD" w14:paraId="5C0A97BB"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4786B61" w14:textId="77777777" w:rsidR="00686A5D" w:rsidRPr="00C769BD" w:rsidRDefault="00686A5D" w:rsidP="00686A5D">
            <w:pPr>
              <w:numPr>
                <w:ilvl w:val="0"/>
                <w:numId w:val="5"/>
              </w:numPr>
              <w:ind w:left="473"/>
            </w:pPr>
          </w:p>
        </w:tc>
        <w:tc>
          <w:tcPr>
            <w:tcW w:w="2086" w:type="dxa"/>
          </w:tcPr>
          <w:p w14:paraId="4ABC5B54"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LCS</w:t>
            </w:r>
          </w:p>
        </w:tc>
        <w:tc>
          <w:tcPr>
            <w:tcW w:w="5869" w:type="dxa"/>
          </w:tcPr>
          <w:p w14:paraId="37087F5B"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Land Customs Station</w:t>
            </w:r>
          </w:p>
        </w:tc>
      </w:tr>
      <w:tr w:rsidR="00686A5D" w:rsidRPr="00C769BD" w14:paraId="389AB040"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1D6BBA53" w14:textId="77777777" w:rsidR="00686A5D" w:rsidRPr="00C769BD" w:rsidRDefault="00686A5D" w:rsidP="00686A5D">
            <w:pPr>
              <w:numPr>
                <w:ilvl w:val="0"/>
                <w:numId w:val="5"/>
              </w:numPr>
              <w:ind w:left="473"/>
            </w:pPr>
          </w:p>
        </w:tc>
        <w:tc>
          <w:tcPr>
            <w:tcW w:w="2086" w:type="dxa"/>
          </w:tcPr>
          <w:p w14:paraId="48D7D061"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C769BD">
              <w:rPr>
                <w:rFonts w:eastAsia="Arial" w:cs="Arial"/>
              </w:rPr>
              <w:t>MoEA</w:t>
            </w:r>
            <w:proofErr w:type="spellEnd"/>
          </w:p>
        </w:tc>
        <w:tc>
          <w:tcPr>
            <w:tcW w:w="5869" w:type="dxa"/>
          </w:tcPr>
          <w:p w14:paraId="1A61E4FE"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 xml:space="preserve">Ministry of Economic Affairs </w:t>
            </w:r>
          </w:p>
        </w:tc>
      </w:tr>
      <w:tr w:rsidR="00686A5D" w:rsidRPr="00C769BD" w14:paraId="590B8C1C"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21686822" w14:textId="77777777" w:rsidR="00686A5D" w:rsidRPr="00C769BD" w:rsidRDefault="00686A5D" w:rsidP="00686A5D">
            <w:pPr>
              <w:numPr>
                <w:ilvl w:val="0"/>
                <w:numId w:val="5"/>
              </w:numPr>
              <w:ind w:left="473"/>
            </w:pPr>
          </w:p>
        </w:tc>
        <w:tc>
          <w:tcPr>
            <w:tcW w:w="2086" w:type="dxa"/>
          </w:tcPr>
          <w:p w14:paraId="3D6FB4DF"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C769BD">
              <w:rPr>
                <w:rFonts w:eastAsia="Arial" w:cs="Arial"/>
              </w:rPr>
              <w:t>MoHCA</w:t>
            </w:r>
            <w:proofErr w:type="spellEnd"/>
          </w:p>
        </w:tc>
        <w:tc>
          <w:tcPr>
            <w:tcW w:w="5869" w:type="dxa"/>
          </w:tcPr>
          <w:p w14:paraId="017AA4A9"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Ministry of Home and Cultural Affairs</w:t>
            </w:r>
          </w:p>
        </w:tc>
      </w:tr>
      <w:tr w:rsidR="00686A5D" w:rsidRPr="00C769BD" w14:paraId="7FCD0555"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2B0AE82A" w14:textId="77777777" w:rsidR="00686A5D" w:rsidRPr="00C769BD" w:rsidRDefault="00686A5D" w:rsidP="00686A5D">
            <w:pPr>
              <w:numPr>
                <w:ilvl w:val="0"/>
                <w:numId w:val="5"/>
              </w:numPr>
              <w:ind w:left="473"/>
            </w:pPr>
          </w:p>
        </w:tc>
        <w:tc>
          <w:tcPr>
            <w:tcW w:w="2086" w:type="dxa"/>
          </w:tcPr>
          <w:p w14:paraId="5C7957F7"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MoF</w:t>
            </w:r>
          </w:p>
        </w:tc>
        <w:tc>
          <w:tcPr>
            <w:tcW w:w="5869" w:type="dxa"/>
          </w:tcPr>
          <w:p w14:paraId="36308E3A"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Ministry of Finance</w:t>
            </w:r>
          </w:p>
        </w:tc>
      </w:tr>
      <w:tr w:rsidR="00686A5D" w:rsidRPr="00C769BD" w14:paraId="3E0407C8"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7528BE8" w14:textId="77777777" w:rsidR="00686A5D" w:rsidRPr="00C769BD" w:rsidRDefault="00686A5D" w:rsidP="00686A5D">
            <w:pPr>
              <w:numPr>
                <w:ilvl w:val="0"/>
                <w:numId w:val="5"/>
              </w:numPr>
              <w:ind w:left="473"/>
            </w:pPr>
          </w:p>
        </w:tc>
        <w:tc>
          <w:tcPr>
            <w:tcW w:w="2086" w:type="dxa"/>
          </w:tcPr>
          <w:p w14:paraId="34CE3134"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MIS</w:t>
            </w:r>
          </w:p>
        </w:tc>
        <w:tc>
          <w:tcPr>
            <w:tcW w:w="5869" w:type="dxa"/>
          </w:tcPr>
          <w:p w14:paraId="65425D59"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Management Information System</w:t>
            </w:r>
          </w:p>
        </w:tc>
      </w:tr>
      <w:tr w:rsidR="00686A5D" w:rsidRPr="00C769BD" w14:paraId="42D77C93"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3BAB6570" w14:textId="77777777" w:rsidR="00686A5D" w:rsidRPr="00C769BD" w:rsidRDefault="00686A5D" w:rsidP="00686A5D">
            <w:pPr>
              <w:numPr>
                <w:ilvl w:val="0"/>
                <w:numId w:val="5"/>
              </w:numPr>
              <w:ind w:left="473"/>
            </w:pPr>
          </w:p>
        </w:tc>
        <w:tc>
          <w:tcPr>
            <w:tcW w:w="2086" w:type="dxa"/>
          </w:tcPr>
          <w:p w14:paraId="395F551A"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Nu</w:t>
            </w:r>
          </w:p>
        </w:tc>
        <w:tc>
          <w:tcPr>
            <w:tcW w:w="5869" w:type="dxa"/>
          </w:tcPr>
          <w:p w14:paraId="19509100"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Ngultrum</w:t>
            </w:r>
          </w:p>
        </w:tc>
      </w:tr>
      <w:tr w:rsidR="00686A5D" w:rsidRPr="00C769BD" w14:paraId="4BD6A3AC"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5FD2E97E" w14:textId="77777777" w:rsidR="00686A5D" w:rsidRPr="00C769BD" w:rsidRDefault="00686A5D" w:rsidP="00686A5D">
            <w:pPr>
              <w:numPr>
                <w:ilvl w:val="0"/>
                <w:numId w:val="5"/>
              </w:numPr>
              <w:ind w:left="473"/>
            </w:pPr>
          </w:p>
        </w:tc>
        <w:tc>
          <w:tcPr>
            <w:tcW w:w="2086" w:type="dxa"/>
          </w:tcPr>
          <w:p w14:paraId="39547BAA"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RMA</w:t>
            </w:r>
          </w:p>
        </w:tc>
        <w:tc>
          <w:tcPr>
            <w:tcW w:w="5869" w:type="dxa"/>
          </w:tcPr>
          <w:p w14:paraId="7918EA04"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Royal Monetary Authority</w:t>
            </w:r>
          </w:p>
        </w:tc>
      </w:tr>
      <w:tr w:rsidR="00686A5D" w:rsidRPr="00C769BD" w14:paraId="37FC9FBE"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0451E005" w14:textId="77777777" w:rsidR="00686A5D" w:rsidRPr="00C769BD" w:rsidRDefault="00686A5D" w:rsidP="00686A5D">
            <w:pPr>
              <w:numPr>
                <w:ilvl w:val="0"/>
                <w:numId w:val="5"/>
              </w:numPr>
              <w:ind w:left="473"/>
            </w:pPr>
          </w:p>
        </w:tc>
        <w:tc>
          <w:tcPr>
            <w:tcW w:w="2086" w:type="dxa"/>
          </w:tcPr>
          <w:p w14:paraId="540BCDD2"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C769BD">
              <w:rPr>
                <w:rFonts w:eastAsia="Arial" w:cs="Arial"/>
              </w:rPr>
              <w:t>RGoB</w:t>
            </w:r>
            <w:proofErr w:type="spellEnd"/>
          </w:p>
        </w:tc>
        <w:tc>
          <w:tcPr>
            <w:tcW w:w="5869" w:type="dxa"/>
          </w:tcPr>
          <w:p w14:paraId="63E3DF5B"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Royal Government of Bhutan</w:t>
            </w:r>
          </w:p>
        </w:tc>
      </w:tr>
      <w:tr w:rsidR="00686A5D" w:rsidRPr="00C769BD" w14:paraId="6DB98F09"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1891543" w14:textId="77777777" w:rsidR="00686A5D" w:rsidRPr="00C769BD" w:rsidRDefault="00686A5D" w:rsidP="00686A5D">
            <w:pPr>
              <w:numPr>
                <w:ilvl w:val="0"/>
                <w:numId w:val="5"/>
              </w:numPr>
              <w:ind w:left="473"/>
            </w:pPr>
          </w:p>
        </w:tc>
        <w:tc>
          <w:tcPr>
            <w:tcW w:w="2086" w:type="dxa"/>
          </w:tcPr>
          <w:p w14:paraId="330191FE"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RRCO</w:t>
            </w:r>
          </w:p>
        </w:tc>
        <w:tc>
          <w:tcPr>
            <w:tcW w:w="5869" w:type="dxa"/>
          </w:tcPr>
          <w:p w14:paraId="5E4A916B"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Regional Revenue and Customs Office</w:t>
            </w:r>
          </w:p>
        </w:tc>
      </w:tr>
      <w:tr w:rsidR="00686A5D" w:rsidRPr="00C769BD" w14:paraId="7203CADB"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02B12BF5" w14:textId="77777777" w:rsidR="00686A5D" w:rsidRPr="00C769BD" w:rsidRDefault="00686A5D" w:rsidP="00686A5D">
            <w:pPr>
              <w:numPr>
                <w:ilvl w:val="0"/>
                <w:numId w:val="5"/>
              </w:numPr>
              <w:ind w:left="473"/>
            </w:pPr>
          </w:p>
        </w:tc>
        <w:tc>
          <w:tcPr>
            <w:tcW w:w="2086" w:type="dxa"/>
          </w:tcPr>
          <w:p w14:paraId="61F007D4"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RTO</w:t>
            </w:r>
          </w:p>
        </w:tc>
        <w:tc>
          <w:tcPr>
            <w:tcW w:w="5869" w:type="dxa"/>
          </w:tcPr>
          <w:p w14:paraId="50694834"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Regional Trade Office</w:t>
            </w:r>
          </w:p>
        </w:tc>
      </w:tr>
      <w:tr w:rsidR="00686A5D" w:rsidRPr="00C769BD" w14:paraId="023F1209" w14:textId="77777777" w:rsidTr="00686A5D">
        <w:trPr>
          <w:trHeight w:val="268"/>
        </w:trPr>
        <w:tc>
          <w:tcPr>
            <w:cnfStyle w:val="001000000000" w:firstRow="0" w:lastRow="0" w:firstColumn="1" w:lastColumn="0" w:oddVBand="0" w:evenVBand="0" w:oddHBand="0" w:evenHBand="0" w:firstRowFirstColumn="0" w:firstRowLastColumn="0" w:lastRowFirstColumn="0" w:lastRowLastColumn="0"/>
            <w:tcW w:w="689" w:type="dxa"/>
          </w:tcPr>
          <w:p w14:paraId="168A16D7" w14:textId="77777777" w:rsidR="00686A5D" w:rsidRPr="00C769BD" w:rsidRDefault="00686A5D" w:rsidP="00686A5D">
            <w:pPr>
              <w:numPr>
                <w:ilvl w:val="0"/>
                <w:numId w:val="5"/>
              </w:numPr>
              <w:ind w:left="473"/>
            </w:pPr>
          </w:p>
        </w:tc>
        <w:tc>
          <w:tcPr>
            <w:tcW w:w="2086" w:type="dxa"/>
          </w:tcPr>
          <w:p w14:paraId="4A9B0382"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RAMIS</w:t>
            </w:r>
          </w:p>
        </w:tc>
        <w:tc>
          <w:tcPr>
            <w:tcW w:w="5869" w:type="dxa"/>
          </w:tcPr>
          <w:p w14:paraId="37E25E0E"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Revenue Administration Management Information System</w:t>
            </w:r>
          </w:p>
        </w:tc>
      </w:tr>
      <w:tr w:rsidR="00686A5D" w:rsidRPr="00C769BD" w14:paraId="46A41589" w14:textId="77777777" w:rsidTr="00686A5D">
        <w:trPr>
          <w:trHeight w:val="268"/>
        </w:trPr>
        <w:tc>
          <w:tcPr>
            <w:cnfStyle w:val="001000000000" w:firstRow="0" w:lastRow="0" w:firstColumn="1" w:lastColumn="0" w:oddVBand="0" w:evenVBand="0" w:oddHBand="0" w:evenHBand="0" w:firstRowFirstColumn="0" w:firstRowLastColumn="0" w:lastRowFirstColumn="0" w:lastRowLastColumn="0"/>
            <w:tcW w:w="689" w:type="dxa"/>
          </w:tcPr>
          <w:p w14:paraId="48A399AB" w14:textId="77777777" w:rsidR="00686A5D" w:rsidRPr="00C769BD" w:rsidRDefault="00686A5D" w:rsidP="00686A5D">
            <w:pPr>
              <w:numPr>
                <w:ilvl w:val="0"/>
                <w:numId w:val="5"/>
              </w:numPr>
              <w:ind w:left="473"/>
            </w:pPr>
          </w:p>
        </w:tc>
        <w:tc>
          <w:tcPr>
            <w:tcW w:w="2086" w:type="dxa"/>
          </w:tcPr>
          <w:p w14:paraId="474B0A04" w14:textId="497A4E20" w:rsidR="00686A5D" w:rsidRPr="00C769BD" w:rsidRDefault="000902C8" w:rsidP="001E3419">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SAARC</w:t>
            </w:r>
          </w:p>
        </w:tc>
        <w:tc>
          <w:tcPr>
            <w:tcW w:w="5869" w:type="dxa"/>
          </w:tcPr>
          <w:p w14:paraId="24CC2494"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South Asian Association for Regional Cooperation</w:t>
            </w:r>
          </w:p>
        </w:tc>
      </w:tr>
      <w:tr w:rsidR="00686A5D" w:rsidRPr="00C769BD" w14:paraId="0366105B"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1FDB0575" w14:textId="77777777" w:rsidR="00686A5D" w:rsidRPr="00C769BD" w:rsidRDefault="00686A5D" w:rsidP="00686A5D">
            <w:pPr>
              <w:numPr>
                <w:ilvl w:val="0"/>
                <w:numId w:val="5"/>
              </w:numPr>
              <w:ind w:left="473"/>
            </w:pPr>
          </w:p>
        </w:tc>
        <w:tc>
          <w:tcPr>
            <w:tcW w:w="2086" w:type="dxa"/>
          </w:tcPr>
          <w:p w14:paraId="306D276E"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SITA</w:t>
            </w:r>
          </w:p>
        </w:tc>
        <w:tc>
          <w:tcPr>
            <w:tcW w:w="5869" w:type="dxa"/>
          </w:tcPr>
          <w:p w14:paraId="668E7D34"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International Aeronautical Telecommunications Society</w:t>
            </w:r>
          </w:p>
        </w:tc>
      </w:tr>
      <w:tr w:rsidR="00686A5D" w:rsidRPr="00C769BD" w14:paraId="7B093347"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D8E2C13" w14:textId="77777777" w:rsidR="00686A5D" w:rsidRPr="00C769BD" w:rsidRDefault="00686A5D" w:rsidP="00686A5D">
            <w:pPr>
              <w:numPr>
                <w:ilvl w:val="0"/>
                <w:numId w:val="5"/>
              </w:numPr>
              <w:ind w:left="473"/>
            </w:pPr>
          </w:p>
        </w:tc>
        <w:tc>
          <w:tcPr>
            <w:tcW w:w="2086" w:type="dxa"/>
          </w:tcPr>
          <w:p w14:paraId="523DDDDF"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SCTS</w:t>
            </w:r>
          </w:p>
        </w:tc>
        <w:tc>
          <w:tcPr>
            <w:tcW w:w="5869" w:type="dxa"/>
          </w:tcPr>
          <w:p w14:paraId="2A758F5A"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Single Customs Trade System</w:t>
            </w:r>
          </w:p>
        </w:tc>
      </w:tr>
      <w:tr w:rsidR="00686A5D" w:rsidRPr="00C769BD" w14:paraId="5ACC03D8"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2B0124DA" w14:textId="77777777" w:rsidR="00686A5D" w:rsidRPr="00C769BD" w:rsidRDefault="00686A5D" w:rsidP="00686A5D">
            <w:pPr>
              <w:numPr>
                <w:ilvl w:val="0"/>
                <w:numId w:val="5"/>
              </w:numPr>
              <w:ind w:left="473"/>
            </w:pPr>
          </w:p>
        </w:tc>
        <w:tc>
          <w:tcPr>
            <w:tcW w:w="2086" w:type="dxa"/>
          </w:tcPr>
          <w:p w14:paraId="65EF94FC"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SAD</w:t>
            </w:r>
          </w:p>
        </w:tc>
        <w:tc>
          <w:tcPr>
            <w:tcW w:w="5869" w:type="dxa"/>
          </w:tcPr>
          <w:p w14:paraId="333386ED"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Single Administration Document</w:t>
            </w:r>
          </w:p>
        </w:tc>
      </w:tr>
      <w:tr w:rsidR="00686A5D" w:rsidRPr="00C769BD" w14:paraId="03DCC1CA" w14:textId="77777777" w:rsidTr="00686A5D">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5FBC55D3" w14:textId="77777777" w:rsidR="00686A5D" w:rsidRPr="00C769BD" w:rsidRDefault="00686A5D" w:rsidP="00686A5D">
            <w:pPr>
              <w:numPr>
                <w:ilvl w:val="0"/>
                <w:numId w:val="5"/>
              </w:numPr>
              <w:ind w:left="473"/>
            </w:pPr>
          </w:p>
        </w:tc>
        <w:tc>
          <w:tcPr>
            <w:tcW w:w="2086" w:type="dxa"/>
          </w:tcPr>
          <w:p w14:paraId="5735701E"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TPN</w:t>
            </w:r>
          </w:p>
        </w:tc>
        <w:tc>
          <w:tcPr>
            <w:tcW w:w="5869" w:type="dxa"/>
          </w:tcPr>
          <w:p w14:paraId="381B2164"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Taxpayer Number</w:t>
            </w:r>
          </w:p>
        </w:tc>
      </w:tr>
      <w:tr w:rsidR="00686A5D" w:rsidRPr="00C769BD" w14:paraId="21AFD433" w14:textId="77777777" w:rsidTr="00686A5D">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4703084C" w14:textId="77777777" w:rsidR="00686A5D" w:rsidRPr="00C769BD" w:rsidRDefault="00686A5D" w:rsidP="00686A5D">
            <w:pPr>
              <w:numPr>
                <w:ilvl w:val="0"/>
                <w:numId w:val="5"/>
              </w:numPr>
              <w:ind w:left="473"/>
            </w:pPr>
          </w:p>
        </w:tc>
        <w:tc>
          <w:tcPr>
            <w:tcW w:w="2086" w:type="dxa"/>
          </w:tcPr>
          <w:p w14:paraId="5A622200"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rPr>
            </w:pPr>
            <w:r w:rsidRPr="00C769BD">
              <w:rPr>
                <w:rFonts w:eastAsia="Arial" w:cs="Arial"/>
              </w:rPr>
              <w:t>UPU</w:t>
            </w:r>
          </w:p>
        </w:tc>
        <w:tc>
          <w:tcPr>
            <w:tcW w:w="5869" w:type="dxa"/>
          </w:tcPr>
          <w:p w14:paraId="01BF4467" w14:textId="77777777" w:rsidR="00686A5D" w:rsidRPr="00C769BD" w:rsidRDefault="00686A5D" w:rsidP="001E3419">
            <w:pPr>
              <w:cnfStyle w:val="000000000000" w:firstRow="0" w:lastRow="0" w:firstColumn="0" w:lastColumn="0" w:oddVBand="0" w:evenVBand="0" w:oddHBand="0" w:evenHBand="0" w:firstRowFirstColumn="0" w:firstRowLastColumn="0" w:lastRowFirstColumn="0" w:lastRowLastColumn="0"/>
              <w:rPr>
                <w:rFonts w:eastAsia="Arial" w:cs="Arial"/>
                <w:bCs/>
              </w:rPr>
            </w:pPr>
            <w:r w:rsidRPr="00C769BD">
              <w:rPr>
                <w:rFonts w:eastAsia="Arial" w:cs="Arial"/>
              </w:rPr>
              <w:t>Universal Postal Union</w:t>
            </w:r>
          </w:p>
        </w:tc>
      </w:tr>
      <w:bookmarkEnd w:id="194"/>
    </w:tbl>
    <w:p w14:paraId="6C9D7114" w14:textId="55F118A9" w:rsidR="009A14C3" w:rsidRDefault="009A14C3"/>
    <w:p w14:paraId="1D4BE9F5" w14:textId="49FF3C56" w:rsidR="009A14C3" w:rsidRDefault="009A14C3" w:rsidP="00300224">
      <w:pPr>
        <w:tabs>
          <w:tab w:val="clear" w:pos="360"/>
        </w:tabs>
      </w:pPr>
    </w:p>
    <w:p w14:paraId="20A2A27D" w14:textId="77777777" w:rsidR="00674820" w:rsidRPr="00EA4D50" w:rsidRDefault="00674820">
      <w:pPr>
        <w:pStyle w:val="Heading2"/>
        <w:numPr>
          <w:ilvl w:val="0"/>
          <w:numId w:val="9"/>
        </w:numPr>
        <w:ind w:hanging="720"/>
        <w:rPr>
          <w:rStyle w:val="IntenseReference"/>
          <w:rFonts w:ascii="Century Gothic" w:hAnsi="Century Gothic"/>
          <w:b w:val="0"/>
          <w:bCs w:val="0"/>
          <w:smallCaps w:val="0"/>
          <w:color w:val="000000" w:themeColor="text1"/>
          <w:sz w:val="20"/>
          <w:szCs w:val="20"/>
        </w:rPr>
      </w:pPr>
      <w:bookmarkStart w:id="195" w:name="_Toc449098149"/>
      <w:bookmarkStart w:id="196" w:name="_Toc60795474"/>
      <w:bookmarkStart w:id="197" w:name="_Toc331520729"/>
      <w:bookmarkStart w:id="198" w:name="_Toc446411379"/>
      <w:bookmarkStart w:id="199" w:name="_Toc446602766"/>
      <w:bookmarkStart w:id="200" w:name="_Toc446606707"/>
      <w:bookmarkStart w:id="201" w:name="_Toc446924218"/>
      <w:bookmarkStart w:id="202" w:name="_Toc446929231"/>
      <w:bookmarkStart w:id="203" w:name="_Toc446929771"/>
      <w:bookmarkStart w:id="204" w:name="_Toc447040080"/>
      <w:bookmarkStart w:id="205" w:name="_Toc447115376"/>
      <w:bookmarkStart w:id="206" w:name="_Toc447117510"/>
      <w:bookmarkStart w:id="207" w:name="_Toc447120622"/>
      <w:bookmarkStart w:id="208" w:name="_Toc447195123"/>
      <w:bookmarkStart w:id="209" w:name="_Toc447734089"/>
      <w:bookmarkStart w:id="210" w:name="_Toc447883043"/>
      <w:bookmarkStart w:id="211" w:name="_Toc448225546"/>
      <w:bookmarkStart w:id="212" w:name="_Toc448310878"/>
      <w:bookmarkStart w:id="213" w:name="_Toc448486633"/>
      <w:bookmarkStart w:id="214" w:name="_Toc448742961"/>
      <w:bookmarkStart w:id="215" w:name="_Toc448930452"/>
      <w:bookmarkStart w:id="216" w:name="_Toc79608239"/>
      <w:bookmarkEnd w:id="195"/>
      <w:r w:rsidRPr="00EA4D50">
        <w:rPr>
          <w:rStyle w:val="IntenseReference"/>
          <w:color w:val="000000" w:themeColor="text1"/>
        </w:rPr>
        <w:t>References</w:t>
      </w:r>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bookmarkEnd w:id="192"/>
    <w:bookmarkEnd w:id="193"/>
    <w:p w14:paraId="1A40467E" w14:textId="55D4820F" w:rsidR="00CE63CD" w:rsidRDefault="00CE63CD">
      <w:r>
        <w:t xml:space="preserve">The creation of the </w:t>
      </w:r>
      <w:r w:rsidR="002B6092">
        <w:t>BECMS</w:t>
      </w:r>
      <w:r w:rsidR="000F4218">
        <w:t xml:space="preserve"> </w:t>
      </w:r>
      <w:r w:rsidR="002B6092">
        <w:t>S</w:t>
      </w:r>
      <w:r w:rsidR="000F4218">
        <w:t>RS</w:t>
      </w:r>
      <w:r>
        <w:t xml:space="preserve"> was referenced using the following documents:</w:t>
      </w:r>
    </w:p>
    <w:p w14:paraId="6E7BD823" w14:textId="1450AC2E" w:rsidR="00790B6B" w:rsidRDefault="002B6092">
      <w:pPr>
        <w:pStyle w:val="ListParagraph"/>
        <w:numPr>
          <w:ilvl w:val="0"/>
          <w:numId w:val="7"/>
        </w:numPr>
      </w:pPr>
      <w:r w:rsidRPr="002B6092">
        <w:t>FUNCATIONAL REQUIREMENT SPECIFICATION</w:t>
      </w:r>
      <w:r w:rsidR="00790B6B">
        <w:t>.d</w:t>
      </w:r>
      <w:r>
        <w:t>ocx</w:t>
      </w:r>
    </w:p>
    <w:p w14:paraId="75EA2A96" w14:textId="73E41DD9" w:rsidR="002B6092" w:rsidRDefault="00FA2E44">
      <w:pPr>
        <w:pStyle w:val="ListParagraph"/>
        <w:numPr>
          <w:ilvl w:val="0"/>
          <w:numId w:val="7"/>
        </w:numPr>
      </w:pPr>
      <w:r w:rsidRPr="00FA2E44">
        <w:t>TECHNICAL REQUIREMENT SPECIFICATION</w:t>
      </w:r>
      <w:r>
        <w:t>.docx</w:t>
      </w:r>
    </w:p>
    <w:p w14:paraId="115A0CFD" w14:textId="7B005C36" w:rsidR="00FA2E44" w:rsidRDefault="00FA2E44">
      <w:pPr>
        <w:pStyle w:val="ListParagraph"/>
        <w:numPr>
          <w:ilvl w:val="0"/>
          <w:numId w:val="7"/>
        </w:numPr>
      </w:pPr>
      <w:r w:rsidRPr="00FA2E44">
        <w:t xml:space="preserve">Bhutan </w:t>
      </w:r>
      <w:proofErr w:type="spellStart"/>
      <w:proofErr w:type="gramStart"/>
      <w:r w:rsidRPr="00FA2E44">
        <w:t>eCMS</w:t>
      </w:r>
      <w:proofErr w:type="spellEnd"/>
      <w:r w:rsidRPr="00FA2E44">
        <w:t xml:space="preserve">  Technical</w:t>
      </w:r>
      <w:proofErr w:type="gramEnd"/>
      <w:r w:rsidRPr="00FA2E44">
        <w:t xml:space="preserve"> Proposal TECH-3</w:t>
      </w:r>
      <w:r>
        <w:t>.pdf</w:t>
      </w:r>
    </w:p>
    <w:p w14:paraId="57DE8DA2" w14:textId="49CCF46E" w:rsidR="00FA2E44" w:rsidRDefault="00FA2E44">
      <w:pPr>
        <w:pStyle w:val="ListParagraph"/>
        <w:numPr>
          <w:ilvl w:val="0"/>
          <w:numId w:val="7"/>
        </w:numPr>
      </w:pPr>
      <w:r w:rsidRPr="00FA2E44">
        <w:t xml:space="preserve">Bhutan </w:t>
      </w:r>
      <w:proofErr w:type="spellStart"/>
      <w:proofErr w:type="gramStart"/>
      <w:r w:rsidRPr="00FA2E44">
        <w:t>eCMS</w:t>
      </w:r>
      <w:proofErr w:type="spellEnd"/>
      <w:r w:rsidRPr="00FA2E44">
        <w:t xml:space="preserve">  Technical</w:t>
      </w:r>
      <w:proofErr w:type="gramEnd"/>
      <w:r w:rsidRPr="00FA2E44">
        <w:t xml:space="preserve"> Proposal TECH-4</w:t>
      </w:r>
      <w:r>
        <w:t>.pdf</w:t>
      </w:r>
    </w:p>
    <w:p w14:paraId="56C9EA5D" w14:textId="7E59EBFE" w:rsidR="00FA2E44" w:rsidRDefault="00FA2E44">
      <w:pPr>
        <w:pStyle w:val="ListParagraph"/>
        <w:numPr>
          <w:ilvl w:val="0"/>
          <w:numId w:val="7"/>
        </w:numPr>
      </w:pPr>
      <w:r w:rsidRPr="00FA2E44">
        <w:t xml:space="preserve">Bhutan </w:t>
      </w:r>
      <w:proofErr w:type="spellStart"/>
      <w:proofErr w:type="gramStart"/>
      <w:r w:rsidRPr="00FA2E44">
        <w:t>eCMS</w:t>
      </w:r>
      <w:proofErr w:type="spellEnd"/>
      <w:r w:rsidRPr="00FA2E44">
        <w:t xml:space="preserve">  Technical</w:t>
      </w:r>
      <w:proofErr w:type="gramEnd"/>
      <w:r w:rsidRPr="00FA2E44">
        <w:t xml:space="preserve"> Proposal TECH-5A</w:t>
      </w:r>
      <w:r>
        <w:t>.pdf</w:t>
      </w:r>
    </w:p>
    <w:p w14:paraId="5ABF7BD6" w14:textId="5295729B" w:rsidR="00FA2E44" w:rsidRDefault="00FA2E44">
      <w:pPr>
        <w:pStyle w:val="ListParagraph"/>
        <w:numPr>
          <w:ilvl w:val="0"/>
          <w:numId w:val="7"/>
        </w:numPr>
      </w:pPr>
      <w:r w:rsidRPr="00FA2E44">
        <w:t xml:space="preserve">Bhutan </w:t>
      </w:r>
      <w:proofErr w:type="spellStart"/>
      <w:proofErr w:type="gramStart"/>
      <w:r w:rsidRPr="00FA2E44">
        <w:t>eCMS</w:t>
      </w:r>
      <w:proofErr w:type="spellEnd"/>
      <w:r w:rsidRPr="00FA2E44">
        <w:t xml:space="preserve">  Technical</w:t>
      </w:r>
      <w:proofErr w:type="gramEnd"/>
      <w:r w:rsidRPr="00FA2E44">
        <w:t xml:space="preserve"> Proposal TECH-5B</w:t>
      </w:r>
      <w:r>
        <w:t>.pdf</w:t>
      </w:r>
    </w:p>
    <w:p w14:paraId="4A5A7DFF" w14:textId="4FE33E99" w:rsidR="00FA2E44" w:rsidRDefault="00FA2E44">
      <w:pPr>
        <w:pStyle w:val="ListParagraph"/>
        <w:numPr>
          <w:ilvl w:val="0"/>
          <w:numId w:val="7"/>
        </w:numPr>
      </w:pPr>
      <w:r w:rsidRPr="00FA2E44">
        <w:t xml:space="preserve">Bhutan </w:t>
      </w:r>
      <w:proofErr w:type="spellStart"/>
      <w:proofErr w:type="gramStart"/>
      <w:r w:rsidRPr="00FA2E44">
        <w:t>eCMS</w:t>
      </w:r>
      <w:proofErr w:type="spellEnd"/>
      <w:r w:rsidRPr="00FA2E44">
        <w:t xml:space="preserve">  Technical</w:t>
      </w:r>
      <w:proofErr w:type="gramEnd"/>
      <w:r w:rsidRPr="00FA2E44">
        <w:t xml:space="preserve"> Proposal TECH-6A</w:t>
      </w:r>
      <w:r>
        <w:t>.pdf</w:t>
      </w:r>
    </w:p>
    <w:p w14:paraId="5BE54E52" w14:textId="2D5FF658" w:rsidR="00FA2E44" w:rsidRDefault="00FA2E44">
      <w:pPr>
        <w:pStyle w:val="ListParagraph"/>
        <w:numPr>
          <w:ilvl w:val="0"/>
          <w:numId w:val="7"/>
        </w:numPr>
      </w:pPr>
      <w:r w:rsidRPr="00FA2E44">
        <w:t xml:space="preserve">Bhutan </w:t>
      </w:r>
      <w:proofErr w:type="spellStart"/>
      <w:proofErr w:type="gramStart"/>
      <w:r w:rsidRPr="00FA2E44">
        <w:t>eCMS</w:t>
      </w:r>
      <w:proofErr w:type="spellEnd"/>
      <w:r w:rsidRPr="00FA2E44">
        <w:t xml:space="preserve">  Technical</w:t>
      </w:r>
      <w:proofErr w:type="gramEnd"/>
      <w:r w:rsidRPr="00FA2E44">
        <w:t xml:space="preserve"> Proposal TECH-6B</w:t>
      </w:r>
      <w:r>
        <w:t>.pdf</w:t>
      </w:r>
    </w:p>
    <w:p w14:paraId="4244573B" w14:textId="52D55E71" w:rsidR="002C3184" w:rsidRDefault="002C3184">
      <w:pPr>
        <w:sectPr w:rsidR="002C3184" w:rsidSect="00D0609C">
          <w:headerReference w:type="first" r:id="rId19"/>
          <w:pgSz w:w="12240" w:h="15840" w:code="1"/>
          <w:pgMar w:top="1440" w:right="1800" w:bottom="1440" w:left="1800" w:header="720" w:footer="720" w:gutter="0"/>
          <w:cols w:space="720"/>
        </w:sectPr>
      </w:pPr>
      <w:bookmarkStart w:id="217" w:name="_Toc60795491"/>
      <w:bookmarkStart w:id="218" w:name="_Toc331520744"/>
    </w:p>
    <w:p w14:paraId="52D348E6" w14:textId="77777777" w:rsidR="00674820" w:rsidRDefault="00726761">
      <w:pPr>
        <w:pStyle w:val="Heading1"/>
        <w:numPr>
          <w:ilvl w:val="0"/>
          <w:numId w:val="17"/>
        </w:numPr>
        <w:ind w:hanging="720"/>
      </w:pPr>
      <w:bookmarkStart w:id="219" w:name="_Toc446411380"/>
      <w:bookmarkStart w:id="220" w:name="_Toc446602767"/>
      <w:bookmarkStart w:id="221" w:name="_Toc446606708"/>
      <w:bookmarkStart w:id="222" w:name="_Toc446924219"/>
      <w:bookmarkStart w:id="223" w:name="_Toc446929232"/>
      <w:bookmarkStart w:id="224" w:name="_Toc446929772"/>
      <w:bookmarkStart w:id="225" w:name="_Toc447040081"/>
      <w:bookmarkStart w:id="226" w:name="_Toc447115377"/>
      <w:bookmarkStart w:id="227" w:name="_Toc447117511"/>
      <w:bookmarkStart w:id="228" w:name="_Toc447120623"/>
      <w:bookmarkStart w:id="229" w:name="_Toc447195124"/>
      <w:bookmarkStart w:id="230" w:name="_Toc447734090"/>
      <w:bookmarkStart w:id="231" w:name="_Toc447883044"/>
      <w:bookmarkStart w:id="232" w:name="_Toc448225547"/>
      <w:bookmarkStart w:id="233" w:name="_Toc448310879"/>
      <w:bookmarkStart w:id="234" w:name="_Toc448486634"/>
      <w:bookmarkStart w:id="235" w:name="_Toc448742962"/>
      <w:bookmarkStart w:id="236" w:name="_Toc448930453"/>
      <w:bookmarkStart w:id="237" w:name="_Toc79608240"/>
      <w:bookmarkEnd w:id="217"/>
      <w:bookmarkEnd w:id="218"/>
      <w:r w:rsidRPr="003E2550">
        <w:t>Functional</w:t>
      </w:r>
      <w:r>
        <w:t xml:space="preserve"> Requirements</w:t>
      </w:r>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414E2CE2" w14:textId="2F66B619" w:rsidR="00341EBF" w:rsidRDefault="00341EBF">
      <w:bookmarkStart w:id="238" w:name="_Toc446521926"/>
    </w:p>
    <w:p w14:paraId="2A0150E2" w14:textId="0A9E54E6" w:rsidR="00C92E4E" w:rsidRDefault="0022540D" w:rsidP="0011039D">
      <w:pPr>
        <w:pStyle w:val="Heading2"/>
        <w:numPr>
          <w:ilvl w:val="1"/>
          <w:numId w:val="12"/>
        </w:numPr>
        <w:tabs>
          <w:tab w:val="num" w:pos="426"/>
        </w:tabs>
        <w:spacing w:after="60"/>
        <w:ind w:left="0" w:firstLine="0"/>
      </w:pPr>
      <w:bookmarkStart w:id="239" w:name="_Toc19632756"/>
      <w:bookmarkStart w:id="240" w:name="_Toc49527919"/>
      <w:bookmarkStart w:id="241" w:name="_Toc79608241"/>
      <w:bookmarkStart w:id="242" w:name="_Hlk67488947"/>
      <w:r>
        <w:t>Registration</w:t>
      </w:r>
      <w:r w:rsidR="00C92E4E">
        <w:t xml:space="preserve"> System Overview</w:t>
      </w:r>
      <w:bookmarkEnd w:id="239"/>
      <w:bookmarkEnd w:id="240"/>
      <w:bookmarkEnd w:id="241"/>
    </w:p>
    <w:bookmarkEnd w:id="242"/>
    <w:p w14:paraId="0F88C2A0" w14:textId="77777777" w:rsidR="00C92E4E" w:rsidRDefault="00C92E4E"/>
    <w:p w14:paraId="0C9F2369" w14:textId="0358E362" w:rsidR="00C92E4E" w:rsidRDefault="0022540D">
      <w:r>
        <w:t xml:space="preserve">Registration </w:t>
      </w:r>
      <w:r w:rsidR="00C92E4E">
        <w:t xml:space="preserve">module </w:t>
      </w:r>
      <w:r>
        <w:t xml:space="preserve">in </w:t>
      </w:r>
      <w:proofErr w:type="spellStart"/>
      <w:r>
        <w:t>eCMS</w:t>
      </w:r>
      <w:proofErr w:type="spellEnd"/>
      <w:r>
        <w:t xml:space="preserve"> </w:t>
      </w:r>
      <w:r w:rsidR="00C92E4E">
        <w:t xml:space="preserve">contains </w:t>
      </w:r>
      <w:r>
        <w:t>three</w:t>
      </w:r>
      <w:r w:rsidR="00C92E4E">
        <w:t xml:space="preserve"> main functionalities</w:t>
      </w:r>
      <w:r>
        <w:t xml:space="preserve"> as listed below</w:t>
      </w:r>
      <w:r w:rsidR="00C92E4E">
        <w:t xml:space="preserve">. </w:t>
      </w:r>
    </w:p>
    <w:p w14:paraId="501E17DC" w14:textId="77777777" w:rsidR="00C92E4E" w:rsidRPr="004A2213" w:rsidRDefault="00C92E4E"/>
    <w:p w14:paraId="2D862CEA" w14:textId="06669246" w:rsidR="00C92E4E" w:rsidRDefault="00C92E4E">
      <w:pPr>
        <w:pStyle w:val="BulletedListCG"/>
        <w:numPr>
          <w:ilvl w:val="0"/>
          <w:numId w:val="6"/>
        </w:numPr>
      </w:pPr>
      <w:r>
        <w:t xml:space="preserve">Role Creation- To create roles to be used in </w:t>
      </w:r>
      <w:proofErr w:type="spellStart"/>
      <w:r w:rsidR="0022540D">
        <w:t>eCMS</w:t>
      </w:r>
      <w:proofErr w:type="spellEnd"/>
      <w:r>
        <w:t xml:space="preserve"> applications. Roles are configurable and can be created as per business need. </w:t>
      </w:r>
    </w:p>
    <w:p w14:paraId="0F75C642" w14:textId="4D3EAE8E" w:rsidR="00C92E4E" w:rsidRDefault="00C92E4E">
      <w:pPr>
        <w:pStyle w:val="BulletedListCG"/>
        <w:numPr>
          <w:ilvl w:val="0"/>
          <w:numId w:val="6"/>
        </w:numPr>
      </w:pPr>
      <w:r>
        <w:t xml:space="preserve">Party Creation- To create parties to be used in </w:t>
      </w:r>
      <w:proofErr w:type="spellStart"/>
      <w:r w:rsidR="0022540D">
        <w:t>eCMS</w:t>
      </w:r>
      <w:proofErr w:type="spellEnd"/>
      <w:r>
        <w:t xml:space="preserve"> applications.</w:t>
      </w:r>
    </w:p>
    <w:p w14:paraId="34437CC3" w14:textId="6300D0F7" w:rsidR="00C92E4E" w:rsidRPr="004A2213" w:rsidRDefault="00C92E4E">
      <w:pPr>
        <w:pStyle w:val="BulletedListCG"/>
        <w:numPr>
          <w:ilvl w:val="0"/>
          <w:numId w:val="6"/>
        </w:numPr>
      </w:pPr>
      <w:r>
        <w:t xml:space="preserve">User creation </w:t>
      </w:r>
      <w:r w:rsidRPr="004A2213">
        <w:t xml:space="preserve">– This is to register users that are assigned to Party (for ex </w:t>
      </w:r>
      <w:r w:rsidR="0022540D">
        <w:t>Customs users, OGA users, Traders, Clearing and forwarding agents</w:t>
      </w:r>
      <w:r w:rsidR="00457EA9">
        <w:t>, warehouse operators, temporary storage operators</w:t>
      </w:r>
      <w:r w:rsidR="00DB3767">
        <w:t xml:space="preserve"> </w:t>
      </w:r>
      <w:r w:rsidR="003627F6">
        <w:t>etc.</w:t>
      </w:r>
      <w:r w:rsidRPr="004A2213">
        <w:t xml:space="preserve">). To perform </w:t>
      </w:r>
      <w:r w:rsidR="00DB3767">
        <w:t xml:space="preserve">permitted </w:t>
      </w:r>
      <w:r w:rsidRPr="004A2213">
        <w:t>transactions</w:t>
      </w:r>
      <w:r w:rsidR="00DB3767">
        <w:t xml:space="preserve"> in </w:t>
      </w:r>
      <w:proofErr w:type="spellStart"/>
      <w:r w:rsidR="00DB3767">
        <w:t>eCMS</w:t>
      </w:r>
      <w:proofErr w:type="spellEnd"/>
      <w:r w:rsidRPr="004A2213">
        <w:t xml:space="preserve">, </w:t>
      </w:r>
      <w:r w:rsidR="00DB3767" w:rsidRPr="004A2213">
        <w:t>each</w:t>
      </w:r>
      <w:r w:rsidRPr="004A2213">
        <w:t xml:space="preserve"> user of the system </w:t>
      </w:r>
      <w:r w:rsidR="00DB3767">
        <w:t>must</w:t>
      </w:r>
      <w:r w:rsidRPr="004A2213">
        <w:t xml:space="preserve"> belong to </w:t>
      </w:r>
      <w:r w:rsidR="00DB3767">
        <w:t>at least</w:t>
      </w:r>
      <w:r w:rsidRPr="004A2213">
        <w:t xml:space="preserve"> one of the </w:t>
      </w:r>
      <w:r w:rsidR="00DB3767" w:rsidRPr="004A2213">
        <w:t>parties</w:t>
      </w:r>
      <w:r w:rsidRPr="004A2213">
        <w:t xml:space="preserve"> registered in the system.</w:t>
      </w:r>
    </w:p>
    <w:p w14:paraId="449F3000" w14:textId="5371EFDC" w:rsidR="00C92E4E" w:rsidRDefault="00C92E4E"/>
    <w:p w14:paraId="121D841D" w14:textId="5C4328DE" w:rsidR="00DB3767" w:rsidRDefault="00DB3767" w:rsidP="00764A9D">
      <w:r>
        <w:t xml:space="preserve">The </w:t>
      </w:r>
      <w:r w:rsidR="006B3CA3">
        <w:t xml:space="preserve">registration module </w:t>
      </w:r>
      <w:r>
        <w:t xml:space="preserve">uses Apache Shiro for User Authentication. The authorization (who has access to what) is controlled within the </w:t>
      </w:r>
      <w:proofErr w:type="spellStart"/>
      <w:r w:rsidR="006B3CA3">
        <w:t>eCMS</w:t>
      </w:r>
      <w:proofErr w:type="spellEnd"/>
      <w:r>
        <w:t xml:space="preserve"> module.</w:t>
      </w:r>
      <w:r w:rsidRPr="00891E54">
        <w:t xml:space="preserve"> </w:t>
      </w:r>
    </w:p>
    <w:p w14:paraId="1161FD9E" w14:textId="77777777" w:rsidR="00DB3767" w:rsidRDefault="00DB3767" w:rsidP="00684AB5"/>
    <w:p w14:paraId="774B48E6" w14:textId="38AA1689" w:rsidR="00DB3767" w:rsidRDefault="00DB3767">
      <w:r>
        <w:t>The major user groups</w:t>
      </w:r>
      <w:r w:rsidR="006B3CA3">
        <w:t xml:space="preserve"> </w:t>
      </w:r>
      <w:r>
        <w:t>are as below:</w:t>
      </w:r>
    </w:p>
    <w:p w14:paraId="1E3889BB" w14:textId="77777777" w:rsidR="00DB3767" w:rsidRDefault="00DB3767"/>
    <w:tbl>
      <w:tblPr>
        <w:tblStyle w:val="GridTable1Light-Accent2"/>
        <w:tblW w:w="9776" w:type="dxa"/>
        <w:tblLayout w:type="fixed"/>
        <w:tblLook w:val="04A0" w:firstRow="1" w:lastRow="0" w:firstColumn="1" w:lastColumn="0" w:noHBand="0" w:noVBand="1"/>
      </w:tblPr>
      <w:tblGrid>
        <w:gridCol w:w="1696"/>
        <w:gridCol w:w="1843"/>
        <w:gridCol w:w="3119"/>
        <w:gridCol w:w="3118"/>
      </w:tblGrid>
      <w:tr w:rsidR="00DB3767" w:rsidRPr="00BE7DF9" w14:paraId="2626547C" w14:textId="77777777" w:rsidTr="00DE04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A088D3E" w14:textId="77777777" w:rsidR="00DB3767" w:rsidRPr="00BE7DF9" w:rsidRDefault="00DB3767">
            <w:pPr>
              <w:rPr>
                <w:b/>
              </w:rPr>
            </w:pPr>
            <w:r w:rsidRPr="00BE7DF9">
              <w:rPr>
                <w:b/>
              </w:rPr>
              <w:t>Company</w:t>
            </w:r>
            <w:r>
              <w:rPr>
                <w:b/>
              </w:rPr>
              <w:t xml:space="preserve"> </w:t>
            </w:r>
            <w:r w:rsidRPr="00BE7DF9">
              <w:rPr>
                <w:b/>
              </w:rPr>
              <w:t>(Party/Account) Type</w:t>
            </w:r>
          </w:p>
        </w:tc>
        <w:tc>
          <w:tcPr>
            <w:tcW w:w="1843" w:type="dxa"/>
          </w:tcPr>
          <w:p w14:paraId="351F7A36" w14:textId="77777777" w:rsidR="00DB3767" w:rsidRPr="00BE7DF9" w:rsidRDefault="00DB3767">
            <w:pPr>
              <w:cnfStyle w:val="100000000000" w:firstRow="1" w:lastRow="0" w:firstColumn="0" w:lastColumn="0" w:oddVBand="0" w:evenVBand="0" w:oddHBand="0" w:evenHBand="0" w:firstRowFirstColumn="0" w:firstRowLastColumn="0" w:lastRowFirstColumn="0" w:lastRowLastColumn="0"/>
              <w:rPr>
                <w:b/>
              </w:rPr>
            </w:pPr>
            <w:r w:rsidRPr="00BE7DF9">
              <w:rPr>
                <w:b/>
              </w:rPr>
              <w:t>Category</w:t>
            </w:r>
            <w:r>
              <w:rPr>
                <w:b/>
              </w:rPr>
              <w:t xml:space="preserve"> </w:t>
            </w:r>
            <w:r w:rsidRPr="00BE7DF9">
              <w:rPr>
                <w:b/>
              </w:rPr>
              <w:t>(Classification)</w:t>
            </w:r>
          </w:p>
        </w:tc>
        <w:tc>
          <w:tcPr>
            <w:tcW w:w="3119" w:type="dxa"/>
          </w:tcPr>
          <w:p w14:paraId="13A038AB" w14:textId="77777777" w:rsidR="00DB3767" w:rsidRPr="00BE7DF9" w:rsidRDefault="00DB3767">
            <w:pPr>
              <w:cnfStyle w:val="100000000000" w:firstRow="1" w:lastRow="0" w:firstColumn="0" w:lastColumn="0" w:oddVBand="0" w:evenVBand="0" w:oddHBand="0" w:evenHBand="0" w:firstRowFirstColumn="0" w:firstRowLastColumn="0" w:lastRowFirstColumn="0" w:lastRowLastColumn="0"/>
              <w:rPr>
                <w:b/>
              </w:rPr>
            </w:pPr>
            <w:r w:rsidRPr="00BE7DF9">
              <w:rPr>
                <w:b/>
              </w:rPr>
              <w:t>User Group</w:t>
            </w:r>
          </w:p>
        </w:tc>
        <w:tc>
          <w:tcPr>
            <w:tcW w:w="3118" w:type="dxa"/>
          </w:tcPr>
          <w:p w14:paraId="04AAC3CD" w14:textId="77777777" w:rsidR="00DB3767" w:rsidRPr="00BE7DF9" w:rsidRDefault="00DB3767">
            <w:pPr>
              <w:cnfStyle w:val="100000000000" w:firstRow="1" w:lastRow="0" w:firstColumn="0" w:lastColumn="0" w:oddVBand="0" w:evenVBand="0" w:oddHBand="0" w:evenHBand="0" w:firstRowFirstColumn="0" w:firstRowLastColumn="0" w:lastRowFirstColumn="0" w:lastRowLastColumn="0"/>
              <w:rPr>
                <w:b/>
              </w:rPr>
            </w:pPr>
            <w:r w:rsidRPr="00BE7DF9">
              <w:rPr>
                <w:b/>
              </w:rPr>
              <w:t>Remarks</w:t>
            </w:r>
          </w:p>
        </w:tc>
      </w:tr>
      <w:tr w:rsidR="00DB3767" w:rsidRPr="00BE7DF9" w14:paraId="671168DC" w14:textId="77777777" w:rsidTr="00DE0483">
        <w:tc>
          <w:tcPr>
            <w:cnfStyle w:val="001000000000" w:firstRow="0" w:lastRow="0" w:firstColumn="1" w:lastColumn="0" w:oddVBand="0" w:evenVBand="0" w:oddHBand="0" w:evenHBand="0" w:firstRowFirstColumn="0" w:firstRowLastColumn="0" w:lastRowFirstColumn="0" w:lastRowLastColumn="0"/>
            <w:tcW w:w="1696" w:type="dxa"/>
          </w:tcPr>
          <w:p w14:paraId="2783D7B0" w14:textId="77777777" w:rsidR="00DB3767" w:rsidRPr="00474D1D" w:rsidRDefault="00DB3767">
            <w:r w:rsidRPr="00474D1D">
              <w:t>Commercial</w:t>
            </w:r>
          </w:p>
        </w:tc>
        <w:tc>
          <w:tcPr>
            <w:tcW w:w="1843" w:type="dxa"/>
          </w:tcPr>
          <w:p w14:paraId="07F64F16" w14:textId="77777777" w:rsidR="00DB3767" w:rsidRPr="00BE7DF9" w:rsidRDefault="00DB3767">
            <w:pPr>
              <w:cnfStyle w:val="000000000000" w:firstRow="0" w:lastRow="0" w:firstColumn="0" w:lastColumn="0" w:oddVBand="0" w:evenVBand="0" w:oddHBand="0" w:evenHBand="0" w:firstRowFirstColumn="0" w:firstRowLastColumn="0" w:lastRowFirstColumn="0" w:lastRowLastColumn="0"/>
            </w:pPr>
            <w:r w:rsidRPr="00BE7DF9">
              <w:t>Registered inside Country</w:t>
            </w:r>
          </w:p>
        </w:tc>
        <w:tc>
          <w:tcPr>
            <w:tcW w:w="3119" w:type="dxa"/>
          </w:tcPr>
          <w:p w14:paraId="0F44B1CC" w14:textId="77777777" w:rsidR="00DB3767" w:rsidRPr="00BE7DF9" w:rsidRDefault="00DB3767" w:rsidP="0011039D">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rsidRPr="00BE7DF9">
              <w:t>Clearing Agents</w:t>
            </w:r>
          </w:p>
          <w:p w14:paraId="692BA61E" w14:textId="14D22BBF" w:rsidR="00DB3767" w:rsidRPr="00BE7DF9" w:rsidRDefault="006B3CA3" w:rsidP="0011039D">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rsidRPr="00BE7DF9">
              <w:t>Exporter and</w:t>
            </w:r>
            <w:r w:rsidR="00DB3767" w:rsidRPr="00BE7DF9">
              <w:t xml:space="preserve"> Importer</w:t>
            </w:r>
          </w:p>
          <w:p w14:paraId="4A90B858" w14:textId="12B5D21D" w:rsidR="00DB3767" w:rsidRPr="00BE7DF9" w:rsidRDefault="006B3CA3" w:rsidP="0011039D">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rsidRPr="00BE7DF9">
              <w:t>Freight Forwarders</w:t>
            </w:r>
          </w:p>
          <w:p w14:paraId="2CFCF3F1" w14:textId="77777777" w:rsidR="00DB3767" w:rsidRPr="00BE7DF9" w:rsidRDefault="00DB3767" w:rsidP="0011039D">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rsidRPr="00BE7DF9">
              <w:t>Ground Handling Agency</w:t>
            </w:r>
          </w:p>
          <w:p w14:paraId="743BCFFF" w14:textId="77777777" w:rsidR="00DB3767" w:rsidRDefault="006B3CA3" w:rsidP="0011039D">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rsidRPr="00BE7DF9">
              <w:t>Airport</w:t>
            </w:r>
            <w:r w:rsidR="00DB3767" w:rsidRPr="00BE7DF9">
              <w:t xml:space="preserve"> Authority</w:t>
            </w:r>
          </w:p>
          <w:p w14:paraId="18CB48A4" w14:textId="77777777" w:rsidR="006B3CA3" w:rsidRPr="007842FE" w:rsidRDefault="006B3CA3" w:rsidP="0011039D">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rsidRPr="007842FE">
              <w:t>Warehouse Operators</w:t>
            </w:r>
          </w:p>
          <w:p w14:paraId="1E18C4F2" w14:textId="727E0CE5" w:rsidR="006B3CA3" w:rsidRPr="00BE7DF9" w:rsidRDefault="006B3CA3" w:rsidP="0011039D">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rsidRPr="007842FE">
              <w:t>Temporary Storage Operator</w:t>
            </w:r>
          </w:p>
        </w:tc>
        <w:tc>
          <w:tcPr>
            <w:tcW w:w="3118" w:type="dxa"/>
          </w:tcPr>
          <w:p w14:paraId="37482DCA" w14:textId="6DE051A5" w:rsidR="00DB3767" w:rsidRPr="00BE7DF9" w:rsidRDefault="00BA1498">
            <w:pPr>
              <w:cnfStyle w:val="000000000000" w:firstRow="0" w:lastRow="0" w:firstColumn="0" w:lastColumn="0" w:oddVBand="0" w:evenVBand="0" w:oddHBand="0" w:evenHBand="0" w:firstRowFirstColumn="0" w:firstRowLastColumn="0" w:lastRowFirstColumn="0" w:lastRowLastColumn="0"/>
            </w:pPr>
            <w:r>
              <w:t>TPN</w:t>
            </w:r>
            <w:r w:rsidR="00DB3767" w:rsidRPr="00BE7DF9">
              <w:t xml:space="preserve"> related fields are mandatory</w:t>
            </w:r>
          </w:p>
        </w:tc>
      </w:tr>
      <w:tr w:rsidR="00DB3767" w:rsidRPr="00BE7DF9" w14:paraId="40353639" w14:textId="77777777" w:rsidTr="00DE0483">
        <w:tc>
          <w:tcPr>
            <w:cnfStyle w:val="001000000000" w:firstRow="0" w:lastRow="0" w:firstColumn="1" w:lastColumn="0" w:oddVBand="0" w:evenVBand="0" w:oddHBand="0" w:evenHBand="0" w:firstRowFirstColumn="0" w:firstRowLastColumn="0" w:lastRowFirstColumn="0" w:lastRowLastColumn="0"/>
            <w:tcW w:w="1696" w:type="dxa"/>
          </w:tcPr>
          <w:p w14:paraId="21F0AEE5" w14:textId="77777777" w:rsidR="00DB3767" w:rsidRPr="00474D1D" w:rsidRDefault="00DB3767"/>
        </w:tc>
        <w:tc>
          <w:tcPr>
            <w:tcW w:w="1843" w:type="dxa"/>
          </w:tcPr>
          <w:p w14:paraId="29723B0B" w14:textId="51A910F7" w:rsidR="00DB3767" w:rsidRPr="00BE7DF9" w:rsidRDefault="00BA1498">
            <w:pPr>
              <w:cnfStyle w:val="000000000000" w:firstRow="0" w:lastRow="0" w:firstColumn="0" w:lastColumn="0" w:oddVBand="0" w:evenVBand="0" w:oddHBand="0" w:evenHBand="0" w:firstRowFirstColumn="0" w:firstRowLastColumn="0" w:lastRowFirstColumn="0" w:lastRowLastColumn="0"/>
            </w:pPr>
            <w:r w:rsidRPr="00BE7DF9">
              <w:t>Individuals</w:t>
            </w:r>
          </w:p>
        </w:tc>
        <w:tc>
          <w:tcPr>
            <w:tcW w:w="3119" w:type="dxa"/>
          </w:tcPr>
          <w:p w14:paraId="1E4FE326" w14:textId="5D7C4F21" w:rsidR="00DB3767" w:rsidRPr="00BE7DF9" w:rsidRDefault="006B3CA3" w:rsidP="0011039D">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rsidRPr="00BE7DF9">
              <w:t>Exporter and</w:t>
            </w:r>
            <w:r w:rsidR="00DB3767" w:rsidRPr="00BE7DF9">
              <w:t xml:space="preserve"> Importer</w:t>
            </w:r>
          </w:p>
          <w:p w14:paraId="79C9ED96" w14:textId="77777777" w:rsidR="00DB3767" w:rsidRPr="00BE7DF9" w:rsidRDefault="00DB3767">
            <w:pPr>
              <w:cnfStyle w:val="000000000000" w:firstRow="0" w:lastRow="0" w:firstColumn="0" w:lastColumn="0" w:oddVBand="0" w:evenVBand="0" w:oddHBand="0" w:evenHBand="0" w:firstRowFirstColumn="0" w:firstRowLastColumn="0" w:lastRowFirstColumn="0" w:lastRowLastColumn="0"/>
            </w:pPr>
          </w:p>
        </w:tc>
        <w:tc>
          <w:tcPr>
            <w:tcW w:w="3118" w:type="dxa"/>
          </w:tcPr>
          <w:p w14:paraId="4D58A645" w14:textId="315D6CF9" w:rsidR="00DB3767" w:rsidRDefault="00BA1498">
            <w:pPr>
              <w:cnfStyle w:val="000000000000" w:firstRow="0" w:lastRow="0" w:firstColumn="0" w:lastColumn="0" w:oddVBand="0" w:evenVBand="0" w:oddHBand="0" w:evenHBand="0" w:firstRowFirstColumn="0" w:firstRowLastColumn="0" w:lastRowFirstColumn="0" w:lastRowLastColumn="0"/>
            </w:pPr>
            <w:r>
              <w:t>TPN</w:t>
            </w:r>
            <w:r w:rsidR="00DB3767" w:rsidRPr="00BE7DF9">
              <w:t xml:space="preserve"> related fields are </w:t>
            </w:r>
            <w:r w:rsidR="00266484">
              <w:t>mandatory</w:t>
            </w:r>
            <w:r w:rsidR="00457EA9">
              <w:t xml:space="preserve"> in case of </w:t>
            </w:r>
            <w:r w:rsidR="003627F6">
              <w:t>Bhutanese.</w:t>
            </w:r>
            <w:r w:rsidR="00457EA9">
              <w:t xml:space="preserve"> </w:t>
            </w:r>
          </w:p>
          <w:p w14:paraId="52AC89F4" w14:textId="232F24E1" w:rsidR="00457EA9" w:rsidRPr="00BE7DF9" w:rsidRDefault="00457EA9" w:rsidP="0011039D">
            <w:pPr>
              <w:pStyle w:val="ListParagraph"/>
              <w:numPr>
                <w:ilvl w:val="0"/>
                <w:numId w:val="59"/>
              </w:numPr>
              <w:ind w:left="177" w:hanging="142"/>
              <w:cnfStyle w:val="000000000000" w:firstRow="0" w:lastRow="0" w:firstColumn="0" w:lastColumn="0" w:oddVBand="0" w:evenVBand="0" w:oddHBand="0" w:evenHBand="0" w:firstRowFirstColumn="0" w:firstRowLastColumn="0" w:lastRowFirstColumn="0" w:lastRowLastColumn="0"/>
            </w:pPr>
            <w:r>
              <w:t>Passport in case of non- Bhutanese.</w:t>
            </w:r>
            <w:r w:rsidR="00004303">
              <w:t xml:space="preserve"> </w:t>
            </w:r>
          </w:p>
        </w:tc>
      </w:tr>
      <w:tr w:rsidR="00DB3767" w:rsidRPr="00BE7DF9" w14:paraId="5204C374" w14:textId="77777777" w:rsidTr="00DE0483">
        <w:tc>
          <w:tcPr>
            <w:cnfStyle w:val="001000000000" w:firstRow="0" w:lastRow="0" w:firstColumn="1" w:lastColumn="0" w:oddVBand="0" w:evenVBand="0" w:oddHBand="0" w:evenHBand="0" w:firstRowFirstColumn="0" w:firstRowLastColumn="0" w:lastRowFirstColumn="0" w:lastRowLastColumn="0"/>
            <w:tcW w:w="1696" w:type="dxa"/>
          </w:tcPr>
          <w:p w14:paraId="546E07B7" w14:textId="77777777" w:rsidR="00DB3767" w:rsidRPr="00474D1D" w:rsidRDefault="00DB3767">
            <w:r w:rsidRPr="00474D1D">
              <w:t>Non-Commercial</w:t>
            </w:r>
          </w:p>
        </w:tc>
        <w:tc>
          <w:tcPr>
            <w:tcW w:w="1843" w:type="dxa"/>
          </w:tcPr>
          <w:p w14:paraId="1C2ADD9C" w14:textId="6E002C52" w:rsidR="00DB3767" w:rsidRPr="00BE7DF9" w:rsidRDefault="00DB3767">
            <w:pPr>
              <w:cnfStyle w:val="000000000000" w:firstRow="0" w:lastRow="0" w:firstColumn="0" w:lastColumn="0" w:oddVBand="0" w:evenVBand="0" w:oddHBand="0" w:evenHBand="0" w:firstRowFirstColumn="0" w:firstRowLastColumn="0" w:lastRowFirstColumn="0" w:lastRowLastColumn="0"/>
            </w:pPr>
            <w:r w:rsidRPr="00BE7DF9">
              <w:t xml:space="preserve">Government </w:t>
            </w:r>
            <w:r w:rsidR="006B3CA3" w:rsidRPr="00BE7DF9">
              <w:t>Agency (</w:t>
            </w:r>
            <w:r w:rsidRPr="00BE7DF9">
              <w:t>OGA)</w:t>
            </w:r>
          </w:p>
        </w:tc>
        <w:tc>
          <w:tcPr>
            <w:tcW w:w="3119" w:type="dxa"/>
          </w:tcPr>
          <w:p w14:paraId="33847341" w14:textId="77777777" w:rsidR="00DB3767" w:rsidRPr="00BE7DF9" w:rsidRDefault="00DB3767" w:rsidP="0011039D">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rsidRPr="00BE7DF9">
              <w:t>Other Government Agency</w:t>
            </w:r>
          </w:p>
        </w:tc>
        <w:tc>
          <w:tcPr>
            <w:tcW w:w="3118" w:type="dxa"/>
          </w:tcPr>
          <w:p w14:paraId="7B464652" w14:textId="611C5CC5" w:rsidR="00DB3767" w:rsidRPr="00BE7DF9" w:rsidRDefault="00457EA9">
            <w:pPr>
              <w:cnfStyle w:val="000000000000" w:firstRow="0" w:lastRow="0" w:firstColumn="0" w:lastColumn="0" w:oddVBand="0" w:evenVBand="0" w:oddHBand="0" w:evenHBand="0" w:firstRowFirstColumn="0" w:firstRowLastColumn="0" w:lastRowFirstColumn="0" w:lastRowLastColumn="0"/>
            </w:pPr>
            <w:r>
              <w:t>TPN</w:t>
            </w:r>
            <w:r w:rsidRPr="00BE7DF9">
              <w:t xml:space="preserve"> related fields are </w:t>
            </w:r>
            <w:r>
              <w:t>mandatory</w:t>
            </w:r>
          </w:p>
        </w:tc>
      </w:tr>
      <w:tr w:rsidR="00DB3767" w:rsidRPr="00BE7DF9" w14:paraId="55B42E90" w14:textId="77777777" w:rsidTr="00DE0483">
        <w:tc>
          <w:tcPr>
            <w:cnfStyle w:val="001000000000" w:firstRow="0" w:lastRow="0" w:firstColumn="1" w:lastColumn="0" w:oddVBand="0" w:evenVBand="0" w:oddHBand="0" w:evenHBand="0" w:firstRowFirstColumn="0" w:firstRowLastColumn="0" w:lastRowFirstColumn="0" w:lastRowLastColumn="0"/>
            <w:tcW w:w="1696" w:type="dxa"/>
          </w:tcPr>
          <w:p w14:paraId="0B593E9B" w14:textId="77777777" w:rsidR="00DB3767" w:rsidRPr="00474D1D" w:rsidRDefault="00DB3767"/>
        </w:tc>
        <w:tc>
          <w:tcPr>
            <w:tcW w:w="1843" w:type="dxa"/>
          </w:tcPr>
          <w:p w14:paraId="79C38889" w14:textId="77777777" w:rsidR="00DB3767" w:rsidRPr="00BE7DF9" w:rsidRDefault="00DB3767">
            <w:pPr>
              <w:cnfStyle w:val="000000000000" w:firstRow="0" w:lastRow="0" w:firstColumn="0" w:lastColumn="0" w:oddVBand="0" w:evenVBand="0" w:oddHBand="0" w:evenHBand="0" w:firstRowFirstColumn="0" w:firstRowLastColumn="0" w:lastRowFirstColumn="0" w:lastRowLastColumn="0"/>
            </w:pPr>
            <w:r w:rsidRPr="00BE7DF9">
              <w:t>Customs</w:t>
            </w:r>
          </w:p>
        </w:tc>
        <w:tc>
          <w:tcPr>
            <w:tcW w:w="3119" w:type="dxa"/>
          </w:tcPr>
          <w:p w14:paraId="5D59F3DE" w14:textId="0F1A5F9F" w:rsidR="00DB3767" w:rsidRPr="00BE7DF9" w:rsidRDefault="00BA1498" w:rsidP="0011039D">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rsidRPr="00BE7DF9">
              <w:t>Customs</w:t>
            </w:r>
          </w:p>
        </w:tc>
        <w:tc>
          <w:tcPr>
            <w:tcW w:w="3118" w:type="dxa"/>
          </w:tcPr>
          <w:p w14:paraId="5EED6E7A" w14:textId="77777777" w:rsidR="00DB3767" w:rsidRPr="00BE7DF9" w:rsidRDefault="00DB3767">
            <w:pPr>
              <w:cnfStyle w:val="000000000000" w:firstRow="0" w:lastRow="0" w:firstColumn="0" w:lastColumn="0" w:oddVBand="0" w:evenVBand="0" w:oddHBand="0" w:evenHBand="0" w:firstRowFirstColumn="0" w:firstRowLastColumn="0" w:lastRowFirstColumn="0" w:lastRowLastColumn="0"/>
            </w:pPr>
            <w:r w:rsidRPr="00BE7DF9">
              <w:t>Only one account for customs</w:t>
            </w:r>
          </w:p>
        </w:tc>
      </w:tr>
    </w:tbl>
    <w:p w14:paraId="5894226E" w14:textId="77777777" w:rsidR="00DB3767" w:rsidRDefault="00DB3767"/>
    <w:p w14:paraId="45F9C7C7" w14:textId="77777777" w:rsidR="00DB3767" w:rsidRDefault="00DB3767"/>
    <w:p w14:paraId="1A71F3C3" w14:textId="77777777" w:rsidR="00DB3767" w:rsidRDefault="00DB3767"/>
    <w:p w14:paraId="66C1137D" w14:textId="7558A636" w:rsidR="00DB3767" w:rsidRPr="00B45672" w:rsidRDefault="00DB3767">
      <w:pPr>
        <w:tabs>
          <w:tab w:val="clear" w:pos="360"/>
        </w:tabs>
        <w:rPr>
          <w:b/>
        </w:rPr>
      </w:pPr>
      <w:bookmarkStart w:id="243" w:name="_Toc19632758"/>
      <w:r>
        <w:br w:type="page"/>
      </w:r>
      <w:bookmarkEnd w:id="243"/>
    </w:p>
    <w:tbl>
      <w:tblPr>
        <w:tblStyle w:val="GridTable1Light-Accent2"/>
        <w:tblW w:w="9776" w:type="dxa"/>
        <w:tblLayout w:type="fixed"/>
        <w:tblLook w:val="04A0" w:firstRow="1" w:lastRow="0" w:firstColumn="1" w:lastColumn="0" w:noHBand="0" w:noVBand="1"/>
      </w:tblPr>
      <w:tblGrid>
        <w:gridCol w:w="1696"/>
        <w:gridCol w:w="1843"/>
        <w:gridCol w:w="3119"/>
        <w:gridCol w:w="3118"/>
      </w:tblGrid>
      <w:tr w:rsidR="00004303" w:rsidRPr="00BE7DF9" w14:paraId="6486AC3B" w14:textId="77777777" w:rsidTr="00110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54178E7" w14:textId="26D311C3" w:rsidR="00004303" w:rsidRPr="00BE7DF9" w:rsidRDefault="00004303" w:rsidP="00004303">
            <w:pPr>
              <w:rPr>
                <w:b/>
              </w:rPr>
            </w:pPr>
            <w:r w:rsidRPr="00BE7DF9">
              <w:rPr>
                <w:b/>
              </w:rPr>
              <w:t>Category</w:t>
            </w:r>
            <w:r>
              <w:rPr>
                <w:b/>
              </w:rPr>
              <w:t xml:space="preserve"> </w:t>
            </w:r>
            <w:r w:rsidRPr="00BE7DF9">
              <w:rPr>
                <w:b/>
              </w:rPr>
              <w:t>(Classification)</w:t>
            </w:r>
          </w:p>
        </w:tc>
        <w:tc>
          <w:tcPr>
            <w:tcW w:w="0" w:type="dxa"/>
          </w:tcPr>
          <w:p w14:paraId="1BC8165A" w14:textId="0E5083B5" w:rsidR="00004303" w:rsidRPr="00BE7DF9" w:rsidRDefault="00004303" w:rsidP="00004303">
            <w:pPr>
              <w:cnfStyle w:val="100000000000" w:firstRow="1" w:lastRow="0" w:firstColumn="0" w:lastColumn="0" w:oddVBand="0" w:evenVBand="0" w:oddHBand="0" w:evenHBand="0" w:firstRowFirstColumn="0" w:firstRowLastColumn="0" w:lastRowFirstColumn="0" w:lastRowLastColumn="0"/>
              <w:rPr>
                <w:b/>
              </w:rPr>
            </w:pPr>
            <w:r w:rsidRPr="00BE7DF9">
              <w:rPr>
                <w:b/>
              </w:rPr>
              <w:t>Company</w:t>
            </w:r>
            <w:r>
              <w:rPr>
                <w:b/>
              </w:rPr>
              <w:t xml:space="preserve"> </w:t>
            </w:r>
            <w:r w:rsidRPr="00BE7DF9">
              <w:rPr>
                <w:b/>
              </w:rPr>
              <w:t>(Party/Account) Type</w:t>
            </w:r>
          </w:p>
        </w:tc>
        <w:tc>
          <w:tcPr>
            <w:tcW w:w="0" w:type="dxa"/>
          </w:tcPr>
          <w:p w14:paraId="660E4BC4" w14:textId="682A4CBE" w:rsidR="00004303" w:rsidRPr="00BE7DF9" w:rsidRDefault="00004303" w:rsidP="00004303">
            <w:pPr>
              <w:cnfStyle w:val="100000000000" w:firstRow="1" w:lastRow="0" w:firstColumn="0" w:lastColumn="0" w:oddVBand="0" w:evenVBand="0" w:oddHBand="0" w:evenHBand="0" w:firstRowFirstColumn="0" w:firstRowLastColumn="0" w:lastRowFirstColumn="0" w:lastRowLastColumn="0"/>
              <w:rPr>
                <w:b/>
              </w:rPr>
            </w:pPr>
            <w:r w:rsidRPr="00300224">
              <w:rPr>
                <w:b/>
              </w:rPr>
              <w:t xml:space="preserve">User </w:t>
            </w:r>
            <w:r w:rsidR="0011039D" w:rsidRPr="00300224">
              <w:rPr>
                <w:b/>
              </w:rPr>
              <w:t>Role</w:t>
            </w:r>
          </w:p>
        </w:tc>
        <w:tc>
          <w:tcPr>
            <w:tcW w:w="3118" w:type="dxa"/>
          </w:tcPr>
          <w:p w14:paraId="4D7D8C92" w14:textId="77777777" w:rsidR="00004303" w:rsidRPr="00BE7DF9" w:rsidRDefault="00004303" w:rsidP="00004303">
            <w:pPr>
              <w:cnfStyle w:val="100000000000" w:firstRow="1" w:lastRow="0" w:firstColumn="0" w:lastColumn="0" w:oddVBand="0" w:evenVBand="0" w:oddHBand="0" w:evenHBand="0" w:firstRowFirstColumn="0" w:firstRowLastColumn="0" w:lastRowFirstColumn="0" w:lastRowLastColumn="0"/>
              <w:rPr>
                <w:b/>
              </w:rPr>
            </w:pPr>
            <w:r w:rsidRPr="00BE7DF9">
              <w:rPr>
                <w:b/>
              </w:rPr>
              <w:t>Remarks</w:t>
            </w:r>
          </w:p>
        </w:tc>
      </w:tr>
      <w:tr w:rsidR="00004303" w:rsidRPr="00BE7DF9" w14:paraId="0BD00C4C" w14:textId="77777777" w:rsidTr="0011039D">
        <w:tc>
          <w:tcPr>
            <w:cnfStyle w:val="001000000000" w:firstRow="0" w:lastRow="0" w:firstColumn="1" w:lastColumn="0" w:oddVBand="0" w:evenVBand="0" w:oddHBand="0" w:evenHBand="0" w:firstRowFirstColumn="0" w:firstRowLastColumn="0" w:lastRowFirstColumn="0" w:lastRowLastColumn="0"/>
            <w:tcW w:w="0" w:type="dxa"/>
          </w:tcPr>
          <w:p w14:paraId="1D8A428E" w14:textId="10A31510" w:rsidR="00004303" w:rsidRPr="00474D1D" w:rsidRDefault="00004303" w:rsidP="00004303">
            <w:r>
              <w:t>Commercial</w:t>
            </w:r>
          </w:p>
        </w:tc>
        <w:tc>
          <w:tcPr>
            <w:tcW w:w="0" w:type="dxa"/>
          </w:tcPr>
          <w:p w14:paraId="5C28035F" w14:textId="39CF0F62" w:rsidR="00004303" w:rsidRPr="00BE7DF9" w:rsidRDefault="00847621" w:rsidP="00004303">
            <w:pPr>
              <w:cnfStyle w:val="000000000000" w:firstRow="0" w:lastRow="0" w:firstColumn="0" w:lastColumn="0" w:oddVBand="0" w:evenVBand="0" w:oddHBand="0" w:evenHBand="0" w:firstRowFirstColumn="0" w:firstRowLastColumn="0" w:lastRowFirstColumn="0" w:lastRowLastColumn="0"/>
            </w:pPr>
            <w:r>
              <w:t>Clearing</w:t>
            </w:r>
            <w:r w:rsidR="00004303">
              <w:t xml:space="preserve"> Agent</w:t>
            </w:r>
          </w:p>
        </w:tc>
        <w:tc>
          <w:tcPr>
            <w:tcW w:w="0" w:type="dxa"/>
          </w:tcPr>
          <w:p w14:paraId="06163FC9" w14:textId="7AE9C5F0" w:rsidR="00004303" w:rsidRPr="00300224" w:rsidRDefault="002C0F54" w:rsidP="0011039D">
            <w:pPr>
              <w:pStyle w:val="ListParagraph"/>
              <w:numPr>
                <w:ilvl w:val="0"/>
                <w:numId w:val="59"/>
              </w:numPr>
              <w:tabs>
                <w:tab w:val="clear" w:pos="360"/>
              </w:tabs>
              <w:ind w:left="316" w:hanging="283"/>
              <w:contextualSpacing/>
              <w:cnfStyle w:val="000000000000" w:firstRow="0" w:lastRow="0" w:firstColumn="0" w:lastColumn="0" w:oddVBand="0" w:evenVBand="0" w:oddHBand="0" w:evenHBand="0" w:firstRowFirstColumn="0" w:firstRowLastColumn="0" w:lastRowFirstColumn="0" w:lastRowLastColumn="0"/>
            </w:pPr>
            <w:r w:rsidRPr="00300224">
              <w:t>Company Admin</w:t>
            </w:r>
          </w:p>
          <w:p w14:paraId="52FE8699" w14:textId="19EAC425" w:rsidR="00004303" w:rsidRPr="00BE7DF9" w:rsidRDefault="00004303" w:rsidP="0011039D">
            <w:pPr>
              <w:pStyle w:val="ListParagraph"/>
              <w:numPr>
                <w:ilvl w:val="0"/>
                <w:numId w:val="59"/>
              </w:numPr>
              <w:tabs>
                <w:tab w:val="clear" w:pos="360"/>
              </w:tabs>
              <w:ind w:left="316" w:hanging="283"/>
              <w:contextualSpacing/>
              <w:cnfStyle w:val="000000000000" w:firstRow="0" w:lastRow="0" w:firstColumn="0" w:lastColumn="0" w:oddVBand="0" w:evenVBand="0" w:oddHBand="0" w:evenHBand="0" w:firstRowFirstColumn="0" w:firstRowLastColumn="0" w:lastRowFirstColumn="0" w:lastRowLastColumn="0"/>
            </w:pPr>
            <w:r>
              <w:t>Declarant</w:t>
            </w:r>
          </w:p>
          <w:p w14:paraId="56893C08" w14:textId="4F1793C6" w:rsidR="00004303" w:rsidRPr="00BE7DF9" w:rsidRDefault="00004303" w:rsidP="0011039D">
            <w:pPr>
              <w:tabs>
                <w:tab w:val="clear" w:pos="360"/>
              </w:tabs>
              <w:contextualSpacing/>
              <w:cnfStyle w:val="000000000000" w:firstRow="0" w:lastRow="0" w:firstColumn="0" w:lastColumn="0" w:oddVBand="0" w:evenVBand="0" w:oddHBand="0" w:evenHBand="0" w:firstRowFirstColumn="0" w:firstRowLastColumn="0" w:lastRowFirstColumn="0" w:lastRowLastColumn="0"/>
            </w:pPr>
          </w:p>
        </w:tc>
        <w:tc>
          <w:tcPr>
            <w:tcW w:w="3118" w:type="dxa"/>
          </w:tcPr>
          <w:p w14:paraId="1A24BE1C" w14:textId="755B85EA" w:rsidR="00004303" w:rsidRDefault="00004303" w:rsidP="00004303">
            <w:pPr>
              <w:cnfStyle w:val="000000000000" w:firstRow="0" w:lastRow="0" w:firstColumn="0" w:lastColumn="0" w:oddVBand="0" w:evenVBand="0" w:oddHBand="0" w:evenHBand="0" w:firstRowFirstColumn="0" w:firstRowLastColumn="0" w:lastRowFirstColumn="0" w:lastRowLastColumn="0"/>
            </w:pPr>
            <w:r>
              <w:t>TPN</w:t>
            </w:r>
            <w:r w:rsidRPr="00BE7DF9">
              <w:t xml:space="preserve"> related fields are </w:t>
            </w:r>
            <w:r w:rsidR="003627F6" w:rsidRPr="00BE7DF9">
              <w:t>mandatory.</w:t>
            </w:r>
          </w:p>
          <w:p w14:paraId="69D0D6DF" w14:textId="2D254EAB" w:rsidR="00004303" w:rsidRPr="00BE7DF9" w:rsidRDefault="00004303" w:rsidP="00004303">
            <w:pPr>
              <w:cnfStyle w:val="000000000000" w:firstRow="0" w:lastRow="0" w:firstColumn="0" w:lastColumn="0" w:oddVBand="0" w:evenVBand="0" w:oddHBand="0" w:evenHBand="0" w:firstRowFirstColumn="0" w:firstRowLastColumn="0" w:lastRowFirstColumn="0" w:lastRowLastColumn="0"/>
            </w:pPr>
            <w:r>
              <w:t xml:space="preserve">The CFA will be given right to add the declarant in the system </w:t>
            </w:r>
          </w:p>
        </w:tc>
      </w:tr>
      <w:tr w:rsidR="00D119BF" w:rsidRPr="00BE7DF9" w14:paraId="0AB32909" w14:textId="77777777" w:rsidTr="0011039D">
        <w:tc>
          <w:tcPr>
            <w:cnfStyle w:val="001000000000" w:firstRow="0" w:lastRow="0" w:firstColumn="1" w:lastColumn="0" w:oddVBand="0" w:evenVBand="0" w:oddHBand="0" w:evenHBand="0" w:firstRowFirstColumn="0" w:firstRowLastColumn="0" w:lastRowFirstColumn="0" w:lastRowLastColumn="0"/>
            <w:tcW w:w="0" w:type="dxa"/>
          </w:tcPr>
          <w:p w14:paraId="0B104441" w14:textId="77777777" w:rsidR="00D119BF" w:rsidRPr="00474D1D" w:rsidRDefault="00D119BF" w:rsidP="00D119BF"/>
        </w:tc>
        <w:tc>
          <w:tcPr>
            <w:tcW w:w="0" w:type="dxa"/>
          </w:tcPr>
          <w:p w14:paraId="24A0B7D5" w14:textId="77777777" w:rsidR="00D119BF" w:rsidRPr="007842FE" w:rsidRDefault="00D119BF" w:rsidP="0011039D">
            <w:pPr>
              <w:tabs>
                <w:tab w:val="clear" w:pos="360"/>
              </w:tabs>
              <w:contextualSpacing/>
              <w:cnfStyle w:val="000000000000" w:firstRow="0" w:lastRow="0" w:firstColumn="0" w:lastColumn="0" w:oddVBand="0" w:evenVBand="0" w:oddHBand="0" w:evenHBand="0" w:firstRowFirstColumn="0" w:firstRowLastColumn="0" w:lastRowFirstColumn="0" w:lastRowLastColumn="0"/>
            </w:pPr>
            <w:r w:rsidRPr="007842FE">
              <w:t>Warehouse Operators</w:t>
            </w:r>
          </w:p>
          <w:p w14:paraId="0A172F6F" w14:textId="77777777" w:rsidR="00D119BF" w:rsidRPr="00BE7DF9" w:rsidRDefault="00D119BF" w:rsidP="00D119BF">
            <w:pPr>
              <w:cnfStyle w:val="000000000000" w:firstRow="0" w:lastRow="0" w:firstColumn="0" w:lastColumn="0" w:oddVBand="0" w:evenVBand="0" w:oddHBand="0" w:evenHBand="0" w:firstRowFirstColumn="0" w:firstRowLastColumn="0" w:lastRowFirstColumn="0" w:lastRowLastColumn="0"/>
            </w:pPr>
          </w:p>
        </w:tc>
        <w:tc>
          <w:tcPr>
            <w:tcW w:w="0" w:type="dxa"/>
          </w:tcPr>
          <w:p w14:paraId="7D79C9E0" w14:textId="532D5A6B" w:rsidR="00D119BF" w:rsidRDefault="002C0F54" w:rsidP="00D119BF">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t>Company</w:t>
            </w:r>
            <w:r w:rsidR="00D119BF">
              <w:t xml:space="preserve"> Admin</w:t>
            </w:r>
          </w:p>
          <w:p w14:paraId="3683632E" w14:textId="0DAB3E18" w:rsidR="00D119BF" w:rsidRDefault="00D119BF" w:rsidP="00D119BF">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t>User</w:t>
            </w:r>
          </w:p>
        </w:tc>
        <w:tc>
          <w:tcPr>
            <w:tcW w:w="3118" w:type="dxa"/>
          </w:tcPr>
          <w:p w14:paraId="540EC2F9" w14:textId="0DF290D1" w:rsidR="00D119BF" w:rsidRDefault="00D119BF" w:rsidP="00D119BF">
            <w:pPr>
              <w:cnfStyle w:val="000000000000" w:firstRow="0" w:lastRow="0" w:firstColumn="0" w:lastColumn="0" w:oddVBand="0" w:evenVBand="0" w:oddHBand="0" w:evenHBand="0" w:firstRowFirstColumn="0" w:firstRowLastColumn="0" w:lastRowFirstColumn="0" w:lastRowLastColumn="0"/>
            </w:pPr>
            <w:r w:rsidRPr="00A31AD3">
              <w:t xml:space="preserve">TPN related fields are </w:t>
            </w:r>
            <w:r w:rsidR="003627F6" w:rsidRPr="00A31AD3">
              <w:t>mandatory.</w:t>
            </w:r>
          </w:p>
          <w:p w14:paraId="6980BBD7" w14:textId="3B4CDB48" w:rsidR="00D119BF" w:rsidRDefault="00D119BF" w:rsidP="00D119BF">
            <w:pPr>
              <w:cnfStyle w:val="000000000000" w:firstRow="0" w:lastRow="0" w:firstColumn="0" w:lastColumn="0" w:oddVBand="0" w:evenVBand="0" w:oddHBand="0" w:evenHBand="0" w:firstRowFirstColumn="0" w:firstRowLastColumn="0" w:lastRowFirstColumn="0" w:lastRowLastColumn="0"/>
            </w:pPr>
            <w:r w:rsidRPr="00A31AD3">
              <w:t xml:space="preserve">The </w:t>
            </w:r>
            <w:r>
              <w:t>WHO</w:t>
            </w:r>
            <w:r w:rsidRPr="00A31AD3">
              <w:t xml:space="preserve"> will be given right to add the declarant in the system</w:t>
            </w:r>
          </w:p>
        </w:tc>
      </w:tr>
      <w:tr w:rsidR="00D119BF" w:rsidRPr="00BE7DF9" w14:paraId="04B0E1C6" w14:textId="77777777" w:rsidTr="0011039D">
        <w:tc>
          <w:tcPr>
            <w:cnfStyle w:val="001000000000" w:firstRow="0" w:lastRow="0" w:firstColumn="1" w:lastColumn="0" w:oddVBand="0" w:evenVBand="0" w:oddHBand="0" w:evenHBand="0" w:firstRowFirstColumn="0" w:firstRowLastColumn="0" w:lastRowFirstColumn="0" w:lastRowLastColumn="0"/>
            <w:tcW w:w="0" w:type="dxa"/>
          </w:tcPr>
          <w:p w14:paraId="7A6F584A" w14:textId="77777777" w:rsidR="00D119BF" w:rsidRPr="00474D1D" w:rsidRDefault="00D119BF" w:rsidP="00D119BF"/>
        </w:tc>
        <w:tc>
          <w:tcPr>
            <w:tcW w:w="0" w:type="dxa"/>
          </w:tcPr>
          <w:p w14:paraId="1C9B1B3A" w14:textId="6FE990B9" w:rsidR="00D119BF" w:rsidRPr="007842FE" w:rsidRDefault="00D119BF" w:rsidP="00D119BF">
            <w:pPr>
              <w:tabs>
                <w:tab w:val="clear" w:pos="360"/>
              </w:tabs>
              <w:contextualSpacing/>
              <w:cnfStyle w:val="000000000000" w:firstRow="0" w:lastRow="0" w:firstColumn="0" w:lastColumn="0" w:oddVBand="0" w:evenVBand="0" w:oddHBand="0" w:evenHBand="0" w:firstRowFirstColumn="0" w:firstRowLastColumn="0" w:lastRowFirstColumn="0" w:lastRowLastColumn="0"/>
            </w:pPr>
            <w:r w:rsidRPr="007842FE">
              <w:t>Temporary Storage Operator</w:t>
            </w:r>
          </w:p>
        </w:tc>
        <w:tc>
          <w:tcPr>
            <w:tcW w:w="0" w:type="dxa"/>
          </w:tcPr>
          <w:p w14:paraId="50363EE8" w14:textId="2DAA6284" w:rsidR="00D119BF" w:rsidRDefault="002C0F54" w:rsidP="00D119BF">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t>Company Admin</w:t>
            </w:r>
          </w:p>
          <w:p w14:paraId="05703BCB" w14:textId="7C922B74" w:rsidR="00D119BF" w:rsidRDefault="00D119BF" w:rsidP="00D119BF">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t xml:space="preserve">User to approve incoming and </w:t>
            </w:r>
            <w:r w:rsidR="003627F6">
              <w:t>outgoing</w:t>
            </w:r>
            <w:r>
              <w:t xml:space="preserve"> goods from the stores</w:t>
            </w:r>
          </w:p>
        </w:tc>
        <w:tc>
          <w:tcPr>
            <w:tcW w:w="3118" w:type="dxa"/>
          </w:tcPr>
          <w:p w14:paraId="4ECD21E2" w14:textId="0E9A089D" w:rsidR="00D119BF" w:rsidRDefault="00D119BF" w:rsidP="00D119BF">
            <w:pPr>
              <w:cnfStyle w:val="000000000000" w:firstRow="0" w:lastRow="0" w:firstColumn="0" w:lastColumn="0" w:oddVBand="0" w:evenVBand="0" w:oddHBand="0" w:evenHBand="0" w:firstRowFirstColumn="0" w:firstRowLastColumn="0" w:lastRowFirstColumn="0" w:lastRowLastColumn="0"/>
            </w:pPr>
            <w:r w:rsidRPr="00A31AD3">
              <w:t xml:space="preserve">TPN related fields are </w:t>
            </w:r>
            <w:r w:rsidR="003627F6" w:rsidRPr="00A31AD3">
              <w:t>mandatory.</w:t>
            </w:r>
          </w:p>
          <w:p w14:paraId="3DB2854E" w14:textId="56F930EF" w:rsidR="00D119BF" w:rsidRDefault="00D119BF" w:rsidP="00D119BF">
            <w:pPr>
              <w:cnfStyle w:val="000000000000" w:firstRow="0" w:lastRow="0" w:firstColumn="0" w:lastColumn="0" w:oddVBand="0" w:evenVBand="0" w:oddHBand="0" w:evenHBand="0" w:firstRowFirstColumn="0" w:firstRowLastColumn="0" w:lastRowFirstColumn="0" w:lastRowLastColumn="0"/>
            </w:pPr>
            <w:r w:rsidRPr="00A31AD3">
              <w:t xml:space="preserve">The </w:t>
            </w:r>
            <w:r>
              <w:t>TSO</w:t>
            </w:r>
            <w:r w:rsidRPr="00A31AD3">
              <w:t xml:space="preserve"> will be given right to add the declarant in the system</w:t>
            </w:r>
          </w:p>
        </w:tc>
      </w:tr>
      <w:tr w:rsidR="00D119BF" w:rsidRPr="00BE7DF9" w14:paraId="02C7C414" w14:textId="77777777" w:rsidTr="0011039D">
        <w:tc>
          <w:tcPr>
            <w:cnfStyle w:val="001000000000" w:firstRow="0" w:lastRow="0" w:firstColumn="1" w:lastColumn="0" w:oddVBand="0" w:evenVBand="0" w:oddHBand="0" w:evenHBand="0" w:firstRowFirstColumn="0" w:firstRowLastColumn="0" w:lastRowFirstColumn="0" w:lastRowLastColumn="0"/>
            <w:tcW w:w="0" w:type="dxa"/>
          </w:tcPr>
          <w:p w14:paraId="39D2348B" w14:textId="77777777" w:rsidR="00D119BF" w:rsidRPr="00474D1D" w:rsidRDefault="00D119BF" w:rsidP="00D119BF"/>
        </w:tc>
        <w:tc>
          <w:tcPr>
            <w:tcW w:w="0" w:type="dxa"/>
          </w:tcPr>
          <w:p w14:paraId="50369CF9" w14:textId="68E84FF4" w:rsidR="00D119BF" w:rsidRPr="00BE7DF9" w:rsidRDefault="00D119BF" w:rsidP="00D119BF">
            <w:pPr>
              <w:cnfStyle w:val="000000000000" w:firstRow="0" w:lastRow="0" w:firstColumn="0" w:lastColumn="0" w:oddVBand="0" w:evenVBand="0" w:oddHBand="0" w:evenHBand="0" w:firstRowFirstColumn="0" w:firstRowLastColumn="0" w:lastRowFirstColumn="0" w:lastRowLastColumn="0"/>
            </w:pPr>
            <w:r w:rsidRPr="00BE7DF9">
              <w:t>Freight Forwarders</w:t>
            </w:r>
          </w:p>
        </w:tc>
        <w:tc>
          <w:tcPr>
            <w:tcW w:w="0" w:type="dxa"/>
          </w:tcPr>
          <w:p w14:paraId="466F3713" w14:textId="46493219" w:rsidR="00D119BF" w:rsidRDefault="002C0F54" w:rsidP="00D119BF">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t>Company Admin</w:t>
            </w:r>
          </w:p>
          <w:p w14:paraId="5A30EC8C" w14:textId="74DBB6A4" w:rsidR="00D119BF" w:rsidRPr="00BE7DF9" w:rsidRDefault="00D119BF" w:rsidP="00D119BF">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t>User</w:t>
            </w:r>
          </w:p>
        </w:tc>
        <w:tc>
          <w:tcPr>
            <w:tcW w:w="3118" w:type="dxa"/>
          </w:tcPr>
          <w:p w14:paraId="031748EC" w14:textId="0113B25E" w:rsidR="00D119BF" w:rsidRDefault="00D119BF" w:rsidP="00D119BF">
            <w:pPr>
              <w:cnfStyle w:val="000000000000" w:firstRow="0" w:lastRow="0" w:firstColumn="0" w:lastColumn="0" w:oddVBand="0" w:evenVBand="0" w:oddHBand="0" w:evenHBand="0" w:firstRowFirstColumn="0" w:firstRowLastColumn="0" w:lastRowFirstColumn="0" w:lastRowLastColumn="0"/>
            </w:pPr>
            <w:r w:rsidRPr="00A31AD3">
              <w:t xml:space="preserve">TPN related fields are </w:t>
            </w:r>
            <w:r w:rsidR="003627F6" w:rsidRPr="00A31AD3">
              <w:t>mandatory.</w:t>
            </w:r>
          </w:p>
          <w:p w14:paraId="21EFACE0" w14:textId="059E4611" w:rsidR="00D119BF" w:rsidRDefault="00D119BF" w:rsidP="00D119BF">
            <w:pPr>
              <w:cnfStyle w:val="000000000000" w:firstRow="0" w:lastRow="0" w:firstColumn="0" w:lastColumn="0" w:oddVBand="0" w:evenVBand="0" w:oddHBand="0" w:evenHBand="0" w:firstRowFirstColumn="0" w:firstRowLastColumn="0" w:lastRowFirstColumn="0" w:lastRowLastColumn="0"/>
            </w:pPr>
            <w:r w:rsidRPr="00A31AD3">
              <w:t xml:space="preserve">The </w:t>
            </w:r>
            <w:r>
              <w:t>FF</w:t>
            </w:r>
            <w:r w:rsidRPr="00A31AD3">
              <w:t xml:space="preserve"> will be given right to add the declarant in the system</w:t>
            </w:r>
          </w:p>
        </w:tc>
      </w:tr>
      <w:tr w:rsidR="00D119BF" w:rsidRPr="00BE7DF9" w14:paraId="7C82541E" w14:textId="77777777" w:rsidTr="0011039D">
        <w:tc>
          <w:tcPr>
            <w:cnfStyle w:val="001000000000" w:firstRow="0" w:lastRow="0" w:firstColumn="1" w:lastColumn="0" w:oddVBand="0" w:evenVBand="0" w:oddHBand="0" w:evenHBand="0" w:firstRowFirstColumn="0" w:firstRowLastColumn="0" w:lastRowFirstColumn="0" w:lastRowLastColumn="0"/>
            <w:tcW w:w="0" w:type="dxa"/>
          </w:tcPr>
          <w:p w14:paraId="78AC008A" w14:textId="77777777" w:rsidR="00D119BF" w:rsidRPr="00474D1D" w:rsidRDefault="00D119BF" w:rsidP="00D119BF"/>
        </w:tc>
        <w:tc>
          <w:tcPr>
            <w:tcW w:w="0" w:type="dxa"/>
          </w:tcPr>
          <w:p w14:paraId="558B6938" w14:textId="77777777" w:rsidR="00D119BF" w:rsidRPr="00BE7DF9" w:rsidRDefault="00D119BF" w:rsidP="0011039D">
            <w:pPr>
              <w:tabs>
                <w:tab w:val="clear" w:pos="360"/>
              </w:tabs>
              <w:contextualSpacing/>
              <w:cnfStyle w:val="000000000000" w:firstRow="0" w:lastRow="0" w:firstColumn="0" w:lastColumn="0" w:oddVBand="0" w:evenVBand="0" w:oddHBand="0" w:evenHBand="0" w:firstRowFirstColumn="0" w:firstRowLastColumn="0" w:lastRowFirstColumn="0" w:lastRowLastColumn="0"/>
            </w:pPr>
            <w:r w:rsidRPr="00BE7DF9">
              <w:t>Ground Handling Agency</w:t>
            </w:r>
          </w:p>
          <w:p w14:paraId="799DAB09" w14:textId="01B78B2E" w:rsidR="00D119BF" w:rsidRPr="00BE7DF9" w:rsidRDefault="00D119BF" w:rsidP="00D119BF">
            <w:pPr>
              <w:cnfStyle w:val="000000000000" w:firstRow="0" w:lastRow="0" w:firstColumn="0" w:lastColumn="0" w:oddVBand="0" w:evenVBand="0" w:oddHBand="0" w:evenHBand="0" w:firstRowFirstColumn="0" w:firstRowLastColumn="0" w:lastRowFirstColumn="0" w:lastRowLastColumn="0"/>
            </w:pPr>
          </w:p>
        </w:tc>
        <w:tc>
          <w:tcPr>
            <w:tcW w:w="0" w:type="dxa"/>
          </w:tcPr>
          <w:p w14:paraId="183CADD6" w14:textId="6BAE65FC" w:rsidR="00D119BF" w:rsidRDefault="002C0F54" w:rsidP="00D119BF">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t>Company Admin</w:t>
            </w:r>
          </w:p>
          <w:p w14:paraId="30B770AE" w14:textId="41F2BCAA" w:rsidR="00D119BF" w:rsidRPr="00BE7DF9" w:rsidRDefault="00D119BF" w:rsidP="00D119BF">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t>User</w:t>
            </w:r>
          </w:p>
        </w:tc>
        <w:tc>
          <w:tcPr>
            <w:tcW w:w="3118" w:type="dxa"/>
          </w:tcPr>
          <w:p w14:paraId="6B932D66" w14:textId="1C8B6A56" w:rsidR="00D119BF" w:rsidRDefault="00D119BF" w:rsidP="00D119BF">
            <w:pPr>
              <w:cnfStyle w:val="000000000000" w:firstRow="0" w:lastRow="0" w:firstColumn="0" w:lastColumn="0" w:oddVBand="0" w:evenVBand="0" w:oddHBand="0" w:evenHBand="0" w:firstRowFirstColumn="0" w:firstRowLastColumn="0" w:lastRowFirstColumn="0" w:lastRowLastColumn="0"/>
            </w:pPr>
            <w:r w:rsidRPr="00A31AD3">
              <w:t xml:space="preserve">TPN related fields are </w:t>
            </w:r>
            <w:r w:rsidR="003627F6" w:rsidRPr="00A31AD3">
              <w:t>mandatory.</w:t>
            </w:r>
          </w:p>
          <w:p w14:paraId="086A9928" w14:textId="4B7BB598" w:rsidR="00D119BF" w:rsidRDefault="00D119BF" w:rsidP="00D119BF">
            <w:pPr>
              <w:cnfStyle w:val="000000000000" w:firstRow="0" w:lastRow="0" w:firstColumn="0" w:lastColumn="0" w:oddVBand="0" w:evenVBand="0" w:oddHBand="0" w:evenHBand="0" w:firstRowFirstColumn="0" w:firstRowLastColumn="0" w:lastRowFirstColumn="0" w:lastRowLastColumn="0"/>
            </w:pPr>
            <w:r w:rsidRPr="00A31AD3">
              <w:t xml:space="preserve">The </w:t>
            </w:r>
            <w:r>
              <w:t>GH</w:t>
            </w:r>
            <w:r w:rsidRPr="00A31AD3">
              <w:t xml:space="preserve"> will be given right to add the declarant in the system</w:t>
            </w:r>
          </w:p>
        </w:tc>
      </w:tr>
      <w:tr w:rsidR="00004303" w:rsidRPr="00BE7DF9" w14:paraId="037132E4" w14:textId="77777777" w:rsidTr="0011039D">
        <w:tc>
          <w:tcPr>
            <w:cnfStyle w:val="001000000000" w:firstRow="0" w:lastRow="0" w:firstColumn="1" w:lastColumn="0" w:oddVBand="0" w:evenVBand="0" w:oddHBand="0" w:evenHBand="0" w:firstRowFirstColumn="0" w:firstRowLastColumn="0" w:lastRowFirstColumn="0" w:lastRowLastColumn="0"/>
            <w:tcW w:w="0" w:type="dxa"/>
          </w:tcPr>
          <w:p w14:paraId="157CDE13" w14:textId="77777777" w:rsidR="00004303" w:rsidRPr="00474D1D" w:rsidRDefault="00004303" w:rsidP="00004303"/>
        </w:tc>
        <w:tc>
          <w:tcPr>
            <w:tcW w:w="0" w:type="dxa"/>
          </w:tcPr>
          <w:p w14:paraId="6DA40D31" w14:textId="1188744F" w:rsidR="00D119BF" w:rsidRDefault="00D119BF" w:rsidP="0011039D">
            <w:pPr>
              <w:tabs>
                <w:tab w:val="clear" w:pos="360"/>
              </w:tabs>
              <w:contextualSpacing/>
              <w:cnfStyle w:val="000000000000" w:firstRow="0" w:lastRow="0" w:firstColumn="0" w:lastColumn="0" w:oddVBand="0" w:evenVBand="0" w:oddHBand="0" w:evenHBand="0" w:firstRowFirstColumn="0" w:firstRowLastColumn="0" w:lastRowFirstColumn="0" w:lastRowLastColumn="0"/>
            </w:pPr>
            <w:r>
              <w:t>Airlines</w:t>
            </w:r>
          </w:p>
          <w:p w14:paraId="726033A6" w14:textId="77777777" w:rsidR="00004303" w:rsidRPr="00BE7DF9" w:rsidRDefault="00004303" w:rsidP="00004303">
            <w:pPr>
              <w:cnfStyle w:val="000000000000" w:firstRow="0" w:lastRow="0" w:firstColumn="0" w:lastColumn="0" w:oddVBand="0" w:evenVBand="0" w:oddHBand="0" w:evenHBand="0" w:firstRowFirstColumn="0" w:firstRowLastColumn="0" w:lastRowFirstColumn="0" w:lastRowLastColumn="0"/>
            </w:pPr>
          </w:p>
        </w:tc>
        <w:tc>
          <w:tcPr>
            <w:tcW w:w="0" w:type="dxa"/>
          </w:tcPr>
          <w:p w14:paraId="63B85729" w14:textId="2B7B38F0" w:rsidR="00D119BF" w:rsidRDefault="002C0F54" w:rsidP="00D119BF">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t>Company Admin</w:t>
            </w:r>
          </w:p>
          <w:p w14:paraId="6FAA62B6" w14:textId="5F8D2E26" w:rsidR="00004303" w:rsidRPr="00BE7DF9" w:rsidRDefault="00D119BF" w:rsidP="00D119BF">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t>User to upload manifest</w:t>
            </w:r>
          </w:p>
        </w:tc>
        <w:tc>
          <w:tcPr>
            <w:tcW w:w="3118" w:type="dxa"/>
          </w:tcPr>
          <w:p w14:paraId="5B6DAB35" w14:textId="314424E8" w:rsidR="00D119BF" w:rsidRDefault="00D119BF" w:rsidP="00D119BF">
            <w:pPr>
              <w:cnfStyle w:val="000000000000" w:firstRow="0" w:lastRow="0" w:firstColumn="0" w:lastColumn="0" w:oddVBand="0" w:evenVBand="0" w:oddHBand="0" w:evenHBand="0" w:firstRowFirstColumn="0" w:firstRowLastColumn="0" w:lastRowFirstColumn="0" w:lastRowLastColumn="0"/>
            </w:pPr>
            <w:r w:rsidRPr="00A31AD3">
              <w:t xml:space="preserve">TPN related fields are </w:t>
            </w:r>
            <w:r w:rsidR="003627F6" w:rsidRPr="00A31AD3">
              <w:t>mandatory.</w:t>
            </w:r>
          </w:p>
          <w:p w14:paraId="7699C03F" w14:textId="5229279D" w:rsidR="00004303" w:rsidRDefault="00D119BF" w:rsidP="00D119BF">
            <w:pPr>
              <w:cnfStyle w:val="000000000000" w:firstRow="0" w:lastRow="0" w:firstColumn="0" w:lastColumn="0" w:oddVBand="0" w:evenVBand="0" w:oddHBand="0" w:evenHBand="0" w:firstRowFirstColumn="0" w:firstRowLastColumn="0" w:lastRowFirstColumn="0" w:lastRowLastColumn="0"/>
            </w:pPr>
            <w:r w:rsidRPr="00A31AD3">
              <w:t xml:space="preserve">The </w:t>
            </w:r>
            <w:r>
              <w:t>Airlines</w:t>
            </w:r>
            <w:r w:rsidRPr="00A31AD3">
              <w:t xml:space="preserve"> will be given right to add the </w:t>
            </w:r>
            <w:r>
              <w:t>user</w:t>
            </w:r>
            <w:r w:rsidRPr="00A31AD3">
              <w:t xml:space="preserve"> in the system</w:t>
            </w:r>
            <w:r>
              <w:t xml:space="preserve"> as well as to upload manifest</w:t>
            </w:r>
          </w:p>
        </w:tc>
      </w:tr>
      <w:tr w:rsidR="00D119BF" w:rsidRPr="00BE7DF9" w14:paraId="3B97E31E" w14:textId="77777777" w:rsidTr="00D119BF">
        <w:tc>
          <w:tcPr>
            <w:cnfStyle w:val="001000000000" w:firstRow="0" w:lastRow="0" w:firstColumn="1" w:lastColumn="0" w:oddVBand="0" w:evenVBand="0" w:oddHBand="0" w:evenHBand="0" w:firstRowFirstColumn="0" w:firstRowLastColumn="0" w:lastRowFirstColumn="0" w:lastRowLastColumn="0"/>
            <w:tcW w:w="1696" w:type="dxa"/>
          </w:tcPr>
          <w:p w14:paraId="00160683" w14:textId="77777777" w:rsidR="00D119BF" w:rsidRPr="00474D1D" w:rsidRDefault="00D119BF" w:rsidP="00004303"/>
        </w:tc>
        <w:tc>
          <w:tcPr>
            <w:tcW w:w="1843" w:type="dxa"/>
          </w:tcPr>
          <w:p w14:paraId="68048BD4" w14:textId="038F09A3" w:rsidR="00D119BF" w:rsidRDefault="00D119BF" w:rsidP="00D119BF">
            <w:pPr>
              <w:tabs>
                <w:tab w:val="clear" w:pos="360"/>
              </w:tabs>
              <w:contextualSpacing/>
              <w:cnfStyle w:val="000000000000" w:firstRow="0" w:lastRow="0" w:firstColumn="0" w:lastColumn="0" w:oddVBand="0" w:evenVBand="0" w:oddHBand="0" w:evenHBand="0" w:firstRowFirstColumn="0" w:firstRowLastColumn="0" w:lastRowFirstColumn="0" w:lastRowLastColumn="0"/>
            </w:pPr>
            <w:r>
              <w:t>Duty Free Limited</w:t>
            </w:r>
          </w:p>
        </w:tc>
        <w:tc>
          <w:tcPr>
            <w:tcW w:w="3119" w:type="dxa"/>
          </w:tcPr>
          <w:p w14:paraId="1ED8E16D" w14:textId="1E48AA55" w:rsidR="00D119BF" w:rsidRDefault="002C0F54" w:rsidP="0011039D">
            <w:pPr>
              <w:tabs>
                <w:tab w:val="clear" w:pos="360"/>
              </w:tabs>
              <w:contextualSpacing/>
              <w:cnfStyle w:val="000000000000" w:firstRow="0" w:lastRow="0" w:firstColumn="0" w:lastColumn="0" w:oddVBand="0" w:evenVBand="0" w:oddHBand="0" w:evenHBand="0" w:firstRowFirstColumn="0" w:firstRowLastColumn="0" w:lastRowFirstColumn="0" w:lastRowLastColumn="0"/>
            </w:pPr>
            <w:r>
              <w:t>Company Admin</w:t>
            </w:r>
          </w:p>
          <w:p w14:paraId="117545B9" w14:textId="211DE0D7" w:rsidR="00D119BF" w:rsidRDefault="00D119BF" w:rsidP="0011039D">
            <w:pPr>
              <w:tabs>
                <w:tab w:val="clear" w:pos="360"/>
              </w:tabs>
              <w:contextualSpacing/>
              <w:cnfStyle w:val="000000000000" w:firstRow="0" w:lastRow="0" w:firstColumn="0" w:lastColumn="0" w:oddVBand="0" w:evenVBand="0" w:oddHBand="0" w:evenHBand="0" w:firstRowFirstColumn="0" w:firstRowLastColumn="0" w:lastRowFirstColumn="0" w:lastRowLastColumn="0"/>
            </w:pPr>
            <w:r w:rsidRPr="00300224">
              <w:t xml:space="preserve">User to upload </w:t>
            </w:r>
            <w:r w:rsidR="002C0F54">
              <w:t xml:space="preserve">duty free sales </w:t>
            </w:r>
          </w:p>
        </w:tc>
        <w:tc>
          <w:tcPr>
            <w:tcW w:w="3118" w:type="dxa"/>
          </w:tcPr>
          <w:p w14:paraId="1079B062" w14:textId="7BEF4595" w:rsidR="00D119BF" w:rsidRDefault="00D119BF" w:rsidP="00D119BF">
            <w:pPr>
              <w:cnfStyle w:val="000000000000" w:firstRow="0" w:lastRow="0" w:firstColumn="0" w:lastColumn="0" w:oddVBand="0" w:evenVBand="0" w:oddHBand="0" w:evenHBand="0" w:firstRowFirstColumn="0" w:firstRowLastColumn="0" w:lastRowFirstColumn="0" w:lastRowLastColumn="0"/>
            </w:pPr>
            <w:r w:rsidRPr="00A31AD3">
              <w:t xml:space="preserve">TPN related fields are </w:t>
            </w:r>
            <w:r w:rsidR="003627F6" w:rsidRPr="00A31AD3">
              <w:t>mandatory.</w:t>
            </w:r>
          </w:p>
          <w:p w14:paraId="5B007511" w14:textId="254D591F" w:rsidR="00D119BF" w:rsidRPr="00A31AD3" w:rsidRDefault="00D119BF" w:rsidP="00D119BF">
            <w:pPr>
              <w:cnfStyle w:val="000000000000" w:firstRow="0" w:lastRow="0" w:firstColumn="0" w:lastColumn="0" w:oddVBand="0" w:evenVBand="0" w:oddHBand="0" w:evenHBand="0" w:firstRowFirstColumn="0" w:firstRowLastColumn="0" w:lastRowFirstColumn="0" w:lastRowLastColumn="0"/>
            </w:pPr>
            <w:r w:rsidRPr="00A31AD3">
              <w:t xml:space="preserve">The </w:t>
            </w:r>
            <w:r>
              <w:t>BDFL</w:t>
            </w:r>
            <w:r w:rsidRPr="00A31AD3">
              <w:t xml:space="preserve"> will be given right to add the </w:t>
            </w:r>
            <w:r>
              <w:t>user</w:t>
            </w:r>
            <w:r w:rsidRPr="00A31AD3">
              <w:t xml:space="preserve"> in the system</w:t>
            </w:r>
            <w:r>
              <w:t xml:space="preserve"> as well as to upload the sales in the system </w:t>
            </w:r>
            <w:r w:rsidR="003627F6">
              <w:t>(simplified</w:t>
            </w:r>
            <w:r>
              <w:t xml:space="preserve"> declaration)</w:t>
            </w:r>
          </w:p>
        </w:tc>
      </w:tr>
      <w:tr w:rsidR="00D119BF" w:rsidRPr="00BE7DF9" w14:paraId="35E5BD5B" w14:textId="77777777" w:rsidTr="0011039D">
        <w:tc>
          <w:tcPr>
            <w:cnfStyle w:val="001000000000" w:firstRow="0" w:lastRow="0" w:firstColumn="1" w:lastColumn="0" w:oddVBand="0" w:evenVBand="0" w:oddHBand="0" w:evenHBand="0" w:firstRowFirstColumn="0" w:firstRowLastColumn="0" w:lastRowFirstColumn="0" w:lastRowLastColumn="0"/>
            <w:tcW w:w="0" w:type="dxa"/>
          </w:tcPr>
          <w:p w14:paraId="55A2E12F" w14:textId="77777777" w:rsidR="00D119BF" w:rsidRPr="00474D1D" w:rsidRDefault="00D119BF" w:rsidP="00004303"/>
        </w:tc>
        <w:tc>
          <w:tcPr>
            <w:tcW w:w="0" w:type="dxa"/>
          </w:tcPr>
          <w:p w14:paraId="64A5BC96" w14:textId="7F4C4297" w:rsidR="00D119BF" w:rsidRPr="00BE7DF9" w:rsidRDefault="00D119BF" w:rsidP="00D119BF">
            <w:pPr>
              <w:tabs>
                <w:tab w:val="clear" w:pos="360"/>
              </w:tabs>
              <w:contextualSpacing/>
              <w:cnfStyle w:val="000000000000" w:firstRow="0" w:lastRow="0" w:firstColumn="0" w:lastColumn="0" w:oddVBand="0" w:evenVBand="0" w:oddHBand="0" w:evenHBand="0" w:firstRowFirstColumn="0" w:firstRowLastColumn="0" w:lastRowFirstColumn="0" w:lastRowLastColumn="0"/>
            </w:pPr>
            <w:r>
              <w:t>Traders</w:t>
            </w:r>
          </w:p>
        </w:tc>
        <w:tc>
          <w:tcPr>
            <w:tcW w:w="0" w:type="dxa"/>
          </w:tcPr>
          <w:p w14:paraId="086E688D" w14:textId="077C3467" w:rsidR="00D119BF" w:rsidRDefault="00D119BF" w:rsidP="00D119BF">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t>Individual</w:t>
            </w:r>
          </w:p>
          <w:p w14:paraId="42F3197A" w14:textId="57F5FB30" w:rsidR="00D119BF" w:rsidRDefault="00D119BF" w:rsidP="00D119BF">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t>Business</w:t>
            </w:r>
          </w:p>
          <w:p w14:paraId="12B24D50" w14:textId="2360B4A2" w:rsidR="00D119BF" w:rsidRDefault="003627F6" w:rsidP="00D119BF">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t>Companies</w:t>
            </w:r>
          </w:p>
          <w:p w14:paraId="0B87E9E0" w14:textId="77777777" w:rsidR="00D119BF" w:rsidRDefault="00D119BF" w:rsidP="00D119BF">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t>Other Agencies</w:t>
            </w:r>
          </w:p>
          <w:p w14:paraId="4540B1A4" w14:textId="2493CAB2" w:rsidR="00D119BF" w:rsidRDefault="00D119BF" w:rsidP="00D119BF">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t>Passengers</w:t>
            </w:r>
          </w:p>
        </w:tc>
        <w:tc>
          <w:tcPr>
            <w:tcW w:w="3118" w:type="dxa"/>
          </w:tcPr>
          <w:p w14:paraId="3A5C431A" w14:textId="4FFE716F" w:rsidR="00D119BF" w:rsidRDefault="00D119BF" w:rsidP="00D119BF">
            <w:pPr>
              <w:cnfStyle w:val="000000000000" w:firstRow="0" w:lastRow="0" w:firstColumn="0" w:lastColumn="0" w:oddVBand="0" w:evenVBand="0" w:oddHBand="0" w:evenHBand="0" w:firstRowFirstColumn="0" w:firstRowLastColumn="0" w:lastRowFirstColumn="0" w:lastRowLastColumn="0"/>
            </w:pPr>
            <w:r>
              <w:t>TPN</w:t>
            </w:r>
            <w:r w:rsidRPr="00BE7DF9">
              <w:t xml:space="preserve"> related fields are </w:t>
            </w:r>
            <w:r>
              <w:t xml:space="preserve">mandatory in case of </w:t>
            </w:r>
            <w:r w:rsidR="003627F6">
              <w:t>Bhutanese.</w:t>
            </w:r>
            <w:r>
              <w:t xml:space="preserve"> </w:t>
            </w:r>
          </w:p>
          <w:p w14:paraId="5DEBB0AD" w14:textId="00871038" w:rsidR="00D119BF" w:rsidRDefault="00D119BF" w:rsidP="00D119BF">
            <w:pPr>
              <w:cnfStyle w:val="000000000000" w:firstRow="0" w:lastRow="0" w:firstColumn="0" w:lastColumn="0" w:oddVBand="0" w:evenVBand="0" w:oddHBand="0" w:evenHBand="0" w:firstRowFirstColumn="0" w:firstRowLastColumn="0" w:lastRowFirstColumn="0" w:lastRowLastColumn="0"/>
            </w:pPr>
            <w:r>
              <w:t>Passport in case of non- Bhutanese.</w:t>
            </w:r>
          </w:p>
        </w:tc>
      </w:tr>
      <w:tr w:rsidR="00004303" w:rsidRPr="00BE7DF9" w14:paraId="2DD12E88" w14:textId="77777777" w:rsidTr="0011039D">
        <w:tc>
          <w:tcPr>
            <w:cnfStyle w:val="001000000000" w:firstRow="0" w:lastRow="0" w:firstColumn="1" w:lastColumn="0" w:oddVBand="0" w:evenVBand="0" w:oddHBand="0" w:evenHBand="0" w:firstRowFirstColumn="0" w:firstRowLastColumn="0" w:lastRowFirstColumn="0" w:lastRowLastColumn="0"/>
            <w:tcW w:w="0" w:type="dxa"/>
          </w:tcPr>
          <w:p w14:paraId="3FCA79EC" w14:textId="77777777" w:rsidR="00004303" w:rsidRPr="00474D1D" w:rsidRDefault="00004303" w:rsidP="00004303">
            <w:r w:rsidRPr="00474D1D">
              <w:t>Non-Commercial</w:t>
            </w:r>
          </w:p>
        </w:tc>
        <w:tc>
          <w:tcPr>
            <w:tcW w:w="0" w:type="dxa"/>
          </w:tcPr>
          <w:p w14:paraId="55B436EA" w14:textId="77777777" w:rsidR="00004303" w:rsidRPr="00BE7DF9" w:rsidRDefault="00004303" w:rsidP="00004303">
            <w:pPr>
              <w:cnfStyle w:val="000000000000" w:firstRow="0" w:lastRow="0" w:firstColumn="0" w:lastColumn="0" w:oddVBand="0" w:evenVBand="0" w:oddHBand="0" w:evenHBand="0" w:firstRowFirstColumn="0" w:firstRowLastColumn="0" w:lastRowFirstColumn="0" w:lastRowLastColumn="0"/>
            </w:pPr>
            <w:r w:rsidRPr="00BE7DF9">
              <w:t>Government Agency (OGA)</w:t>
            </w:r>
          </w:p>
        </w:tc>
        <w:tc>
          <w:tcPr>
            <w:tcW w:w="0" w:type="dxa"/>
          </w:tcPr>
          <w:p w14:paraId="7DAB8339" w14:textId="77777777" w:rsidR="00004303" w:rsidRPr="00BE7DF9" w:rsidRDefault="00004303" w:rsidP="00004303">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rsidRPr="00BE7DF9">
              <w:t>Other Government Agency</w:t>
            </w:r>
          </w:p>
        </w:tc>
        <w:tc>
          <w:tcPr>
            <w:tcW w:w="3118" w:type="dxa"/>
          </w:tcPr>
          <w:p w14:paraId="37D62834" w14:textId="77777777" w:rsidR="00004303" w:rsidRPr="00BE7DF9" w:rsidRDefault="00004303" w:rsidP="00004303">
            <w:pPr>
              <w:cnfStyle w:val="000000000000" w:firstRow="0" w:lastRow="0" w:firstColumn="0" w:lastColumn="0" w:oddVBand="0" w:evenVBand="0" w:oddHBand="0" w:evenHBand="0" w:firstRowFirstColumn="0" w:firstRowLastColumn="0" w:lastRowFirstColumn="0" w:lastRowLastColumn="0"/>
            </w:pPr>
            <w:r>
              <w:t>TPN</w:t>
            </w:r>
            <w:r w:rsidRPr="00BE7DF9">
              <w:t xml:space="preserve"> related fields are </w:t>
            </w:r>
            <w:r>
              <w:t>mandatory</w:t>
            </w:r>
          </w:p>
        </w:tc>
      </w:tr>
      <w:tr w:rsidR="00004303" w:rsidRPr="00BE7DF9" w14:paraId="108BF7E2" w14:textId="77777777" w:rsidTr="0011039D">
        <w:tc>
          <w:tcPr>
            <w:cnfStyle w:val="001000000000" w:firstRow="0" w:lastRow="0" w:firstColumn="1" w:lastColumn="0" w:oddVBand="0" w:evenVBand="0" w:oddHBand="0" w:evenHBand="0" w:firstRowFirstColumn="0" w:firstRowLastColumn="0" w:lastRowFirstColumn="0" w:lastRowLastColumn="0"/>
            <w:tcW w:w="0" w:type="dxa"/>
          </w:tcPr>
          <w:p w14:paraId="4CF2D080" w14:textId="77777777" w:rsidR="00004303" w:rsidRPr="00474D1D" w:rsidRDefault="00004303" w:rsidP="00004303"/>
        </w:tc>
        <w:tc>
          <w:tcPr>
            <w:tcW w:w="0" w:type="dxa"/>
          </w:tcPr>
          <w:p w14:paraId="1A35A814" w14:textId="77777777" w:rsidR="00004303" w:rsidRPr="00BE7DF9" w:rsidRDefault="00004303" w:rsidP="00004303">
            <w:pPr>
              <w:cnfStyle w:val="000000000000" w:firstRow="0" w:lastRow="0" w:firstColumn="0" w:lastColumn="0" w:oddVBand="0" w:evenVBand="0" w:oddHBand="0" w:evenHBand="0" w:firstRowFirstColumn="0" w:firstRowLastColumn="0" w:lastRowFirstColumn="0" w:lastRowLastColumn="0"/>
            </w:pPr>
            <w:r w:rsidRPr="00BE7DF9">
              <w:t>Customs</w:t>
            </w:r>
          </w:p>
        </w:tc>
        <w:tc>
          <w:tcPr>
            <w:tcW w:w="0" w:type="dxa"/>
          </w:tcPr>
          <w:p w14:paraId="177DB81F" w14:textId="77777777" w:rsidR="00004303" w:rsidRPr="00BE7DF9" w:rsidRDefault="00004303" w:rsidP="00004303">
            <w:pPr>
              <w:pStyle w:val="ListParagraph"/>
              <w:numPr>
                <w:ilvl w:val="0"/>
                <w:numId w:val="14"/>
              </w:numPr>
              <w:tabs>
                <w:tab w:val="clear" w:pos="360"/>
              </w:tabs>
              <w:contextualSpacing/>
              <w:cnfStyle w:val="000000000000" w:firstRow="0" w:lastRow="0" w:firstColumn="0" w:lastColumn="0" w:oddVBand="0" w:evenVBand="0" w:oddHBand="0" w:evenHBand="0" w:firstRowFirstColumn="0" w:firstRowLastColumn="0" w:lastRowFirstColumn="0" w:lastRowLastColumn="0"/>
            </w:pPr>
            <w:r w:rsidRPr="00BE7DF9">
              <w:t>Customs</w:t>
            </w:r>
          </w:p>
        </w:tc>
        <w:tc>
          <w:tcPr>
            <w:tcW w:w="3118" w:type="dxa"/>
          </w:tcPr>
          <w:p w14:paraId="4D0D4139" w14:textId="77777777" w:rsidR="00004303" w:rsidRPr="00BE7DF9" w:rsidRDefault="00004303" w:rsidP="00004303">
            <w:pPr>
              <w:cnfStyle w:val="000000000000" w:firstRow="0" w:lastRow="0" w:firstColumn="0" w:lastColumn="0" w:oddVBand="0" w:evenVBand="0" w:oddHBand="0" w:evenHBand="0" w:firstRowFirstColumn="0" w:firstRowLastColumn="0" w:lastRowFirstColumn="0" w:lastRowLastColumn="0"/>
            </w:pPr>
            <w:r w:rsidRPr="00BE7DF9">
              <w:t>Only one account for customs</w:t>
            </w:r>
          </w:p>
        </w:tc>
      </w:tr>
    </w:tbl>
    <w:p w14:paraId="68290E98" w14:textId="1868E520" w:rsidR="00C43833" w:rsidRDefault="00C43833"/>
    <w:p w14:paraId="0B2AB32D" w14:textId="50BAFF80" w:rsidR="00004303" w:rsidRDefault="00004303"/>
    <w:p w14:paraId="44C882D8" w14:textId="47F51BF9" w:rsidR="00004303" w:rsidRDefault="00004303"/>
    <w:p w14:paraId="6C6C3E65" w14:textId="2EBAA266" w:rsidR="00C43833" w:rsidRDefault="00C43833" w:rsidP="0011039D">
      <w:pPr>
        <w:pStyle w:val="Heading3"/>
        <w:numPr>
          <w:ilvl w:val="2"/>
          <w:numId w:val="18"/>
        </w:numPr>
      </w:pPr>
      <w:bookmarkStart w:id="244" w:name="_Toc49527921"/>
      <w:bookmarkStart w:id="245" w:name="_Toc79608242"/>
      <w:r>
        <w:t xml:space="preserve">Entity Hierarchy in </w:t>
      </w:r>
      <w:bookmarkEnd w:id="244"/>
      <w:r>
        <w:t>Registration</w:t>
      </w:r>
      <w:bookmarkEnd w:id="245"/>
    </w:p>
    <w:p w14:paraId="3DAB3710" w14:textId="77777777" w:rsidR="00C43833" w:rsidRPr="007C168E" w:rsidRDefault="00C43833"/>
    <w:p w14:paraId="18158624" w14:textId="4A98864F" w:rsidR="00DB3767" w:rsidRDefault="00DB3767">
      <w:r w:rsidRPr="004D74DC">
        <w:t>The hierar</w:t>
      </w:r>
      <w:r>
        <w:t xml:space="preserve">chy maintained in the </w:t>
      </w:r>
      <w:proofErr w:type="spellStart"/>
      <w:r w:rsidR="006E19BD">
        <w:t>eCMS</w:t>
      </w:r>
      <w:proofErr w:type="spellEnd"/>
      <w:r w:rsidR="006E19BD">
        <w:t xml:space="preserve"> </w:t>
      </w:r>
      <w:r w:rsidR="006B3CA3">
        <w:t>Registration</w:t>
      </w:r>
      <w:r>
        <w:t xml:space="preserve"> module is as below:</w:t>
      </w:r>
    </w:p>
    <w:p w14:paraId="0CC7E3DB" w14:textId="77777777" w:rsidR="00DB3767" w:rsidRDefault="00DB3767">
      <w:pPr>
        <w:keepNext/>
      </w:pPr>
      <w:r w:rsidRPr="00F25160">
        <w:rPr>
          <w:noProof/>
        </w:rPr>
        <w:drawing>
          <wp:inline distT="0" distB="0" distL="0" distR="0" wp14:anchorId="167EE41B" wp14:editId="4610D957">
            <wp:extent cx="5486400" cy="3657600"/>
            <wp:effectExtent l="19050" t="0" r="0" b="0"/>
            <wp:docPr id="2" name="Diagram 2">
              <a:extLst xmlns:a="http://schemas.openxmlformats.org/drawingml/2006/main">
                <a:ext uri="{FF2B5EF4-FFF2-40B4-BE49-F238E27FC236}">
                  <a16:creationId xmlns:a16="http://schemas.microsoft.com/office/drawing/2014/main" id="{B94ABC14-E799-4C7C-909A-550EC4C72CB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6B7CF4B0" w14:textId="181696F3" w:rsidR="00DB3767" w:rsidRPr="00F333E4" w:rsidRDefault="00DB3767" w:rsidP="0011039D">
      <w:pPr>
        <w:pStyle w:val="Caption"/>
        <w:ind w:left="2160" w:firstLine="720"/>
        <w:jc w:val="both"/>
        <w:rPr>
          <w:sz w:val="18"/>
          <w:szCs w:val="18"/>
        </w:rPr>
      </w:pPr>
      <w:r w:rsidRPr="00F333E4">
        <w:rPr>
          <w:noProof/>
          <w:sz w:val="18"/>
          <w:szCs w:val="18"/>
        </w:rPr>
        <w:t xml:space="preserve">Entity HIErarchy in </w:t>
      </w:r>
      <w:r w:rsidR="006B3CA3">
        <w:rPr>
          <w:noProof/>
          <w:sz w:val="18"/>
          <w:szCs w:val="18"/>
        </w:rPr>
        <w:t>Registration</w:t>
      </w:r>
    </w:p>
    <w:p w14:paraId="33C4039E" w14:textId="77777777" w:rsidR="00DB3767" w:rsidRDefault="00DB3767"/>
    <w:p w14:paraId="01CB8BA9" w14:textId="77777777" w:rsidR="00DB3767" w:rsidRPr="004D74DC" w:rsidRDefault="00DB3767"/>
    <w:p w14:paraId="78B97BE7" w14:textId="2AFAE135" w:rsidR="00DB3767" w:rsidRPr="001F770B" w:rsidRDefault="001C178A">
      <w:r>
        <w:t>TPN</w:t>
      </w:r>
      <w:r w:rsidR="00DB3767" w:rsidRPr="001F770B">
        <w:t xml:space="preserve"> is the highest level. </w:t>
      </w:r>
      <w:r>
        <w:t>TPN</w:t>
      </w:r>
      <w:r w:rsidR="00DB3767">
        <w:t xml:space="preserve"> </w:t>
      </w:r>
      <w:r w:rsidR="00DB3767" w:rsidRPr="001F770B">
        <w:t xml:space="preserve">represents an entity with a unique </w:t>
      </w:r>
      <w:r w:rsidR="00266484">
        <w:t>Taxpayer number</w:t>
      </w:r>
      <w:r w:rsidR="00DB3767" w:rsidRPr="001F770B">
        <w:t>.</w:t>
      </w:r>
      <w:r w:rsidR="00DB3767">
        <w:t xml:space="preserve"> </w:t>
      </w:r>
      <w:r w:rsidR="006E19BD">
        <w:t>A Party</w:t>
      </w:r>
      <w:r w:rsidR="00DB3767">
        <w:t xml:space="preserve"> can be registered using the </w:t>
      </w:r>
      <w:r w:rsidR="00B45672">
        <w:t>TPN</w:t>
      </w:r>
      <w:r w:rsidR="00DB3767">
        <w:t xml:space="preserve">. Each party may belong to any user group for </w:t>
      </w:r>
      <w:r w:rsidR="006B3CA3">
        <w:t>e.g.,</w:t>
      </w:r>
      <w:r w:rsidR="00DB3767">
        <w:t xml:space="preserve"> Declarant etc. The user group is associated with the roles within the user group. User group is fixed list as it is tied to functionality in the </w:t>
      </w:r>
      <w:proofErr w:type="spellStart"/>
      <w:r w:rsidR="006B3CA3">
        <w:t>eCMS</w:t>
      </w:r>
      <w:proofErr w:type="spellEnd"/>
      <w:r w:rsidR="00DB3767">
        <w:t xml:space="preserve"> system. The roles may be user defined and they are associated to the user groups.</w:t>
      </w:r>
    </w:p>
    <w:p w14:paraId="7ED33EE2" w14:textId="77777777" w:rsidR="00DB3767" w:rsidRDefault="00DB3767"/>
    <w:p w14:paraId="09205F83" w14:textId="172CDECA" w:rsidR="00DB3767" w:rsidRDefault="00DB3767">
      <w:pPr>
        <w:tabs>
          <w:tab w:val="clear" w:pos="360"/>
        </w:tabs>
      </w:pPr>
      <w:r>
        <w:rPr>
          <w:rFonts w:eastAsia="SimSun"/>
        </w:rPr>
        <w:t xml:space="preserve">The privileges are controlled at the menu and function level. </w:t>
      </w:r>
      <w:r w:rsidR="006B3CA3">
        <w:rPr>
          <w:rFonts w:eastAsia="SimSun"/>
        </w:rPr>
        <w:t>Registration</w:t>
      </w:r>
      <w:r>
        <w:rPr>
          <w:rFonts w:eastAsia="SimSun"/>
        </w:rPr>
        <w:t xml:space="preserve"> module has implemented the generic way of managing the privileges. The function/sub-function level privileges are implemented inside the core framework. It can be easily configured at the module level.</w:t>
      </w:r>
    </w:p>
    <w:p w14:paraId="39FCDE5C" w14:textId="77777777" w:rsidR="00DB3767" w:rsidRDefault="00DB3767"/>
    <w:p w14:paraId="34EB4AFC" w14:textId="77777777" w:rsidR="00DB3767" w:rsidRDefault="00DB3767">
      <w:pPr>
        <w:tabs>
          <w:tab w:val="clear" w:pos="360"/>
        </w:tabs>
        <w:rPr>
          <w:b/>
        </w:rPr>
      </w:pPr>
      <w:bookmarkStart w:id="246" w:name="_Toc19632759"/>
      <w:r>
        <w:br w:type="page"/>
      </w:r>
    </w:p>
    <w:p w14:paraId="7AAFE29D" w14:textId="237AB958" w:rsidR="00C43833" w:rsidRDefault="00C43833" w:rsidP="0011039D">
      <w:pPr>
        <w:pStyle w:val="Heading3"/>
        <w:numPr>
          <w:ilvl w:val="2"/>
          <w:numId w:val="18"/>
        </w:numPr>
      </w:pPr>
      <w:bookmarkStart w:id="247" w:name="_Toc79608243"/>
      <w:bookmarkEnd w:id="246"/>
      <w:r>
        <w:t>Customs User Hierarchy</w:t>
      </w:r>
      <w:bookmarkEnd w:id="247"/>
    </w:p>
    <w:p w14:paraId="008BE4A2" w14:textId="2F51325A" w:rsidR="00C43833" w:rsidRDefault="00C43833"/>
    <w:p w14:paraId="59056303" w14:textId="0834D5CF" w:rsidR="00F73756" w:rsidRDefault="00F73756">
      <w:r w:rsidRPr="00F73756">
        <w:rPr>
          <w:noProof/>
        </w:rPr>
        <mc:AlternateContent>
          <mc:Choice Requires="wps">
            <w:drawing>
              <wp:anchor distT="0" distB="0" distL="114300" distR="114300" simplePos="0" relativeHeight="252044288" behindDoc="0" locked="0" layoutInCell="1" allowOverlap="1" wp14:anchorId="4C0AB286" wp14:editId="1A48B112">
                <wp:simplePos x="0" y="0"/>
                <wp:positionH relativeFrom="column">
                  <wp:posOffset>0</wp:posOffset>
                </wp:positionH>
                <wp:positionV relativeFrom="paragraph">
                  <wp:posOffset>95885</wp:posOffset>
                </wp:positionV>
                <wp:extent cx="5303520" cy="493395"/>
                <wp:effectExtent l="0" t="0" r="0" b="1905"/>
                <wp:wrapNone/>
                <wp:docPr id="98" name="Rectangle 4"/>
                <wp:cNvGraphicFramePr/>
                <a:graphic xmlns:a="http://schemas.openxmlformats.org/drawingml/2006/main">
                  <a:graphicData uri="http://schemas.microsoft.com/office/word/2010/wordprocessingShape">
                    <wps:wsp>
                      <wps:cNvSpPr/>
                      <wps:spPr>
                        <a:xfrm>
                          <a:off x="0" y="0"/>
                          <a:ext cx="5303520" cy="493395"/>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7CD9E4E0" id="Rectangle 4" o:spid="_x0000_s1026" style="position:absolute;margin-left:0;margin-top:7.55pt;width:417.6pt;height:38.85pt;z-index:252044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" fillcolor="#daeef3 [664]" stroked="f" strokeweight="2pt"/>
            </w:pict>
          </mc:Fallback>
        </mc:AlternateContent>
      </w:r>
      <w:r w:rsidRPr="00F73756">
        <w:rPr>
          <w:noProof/>
        </w:rPr>
        <mc:AlternateContent>
          <mc:Choice Requires="wps">
            <w:drawing>
              <wp:anchor distT="0" distB="0" distL="114300" distR="114300" simplePos="0" relativeHeight="252045312" behindDoc="0" locked="0" layoutInCell="1" allowOverlap="1" wp14:anchorId="41719588" wp14:editId="71BDB57C">
                <wp:simplePos x="0" y="0"/>
                <wp:positionH relativeFrom="column">
                  <wp:posOffset>2653030</wp:posOffset>
                </wp:positionH>
                <wp:positionV relativeFrom="paragraph">
                  <wp:posOffset>154305</wp:posOffset>
                </wp:positionV>
                <wp:extent cx="834390" cy="389255"/>
                <wp:effectExtent l="0" t="0" r="22860" b="10795"/>
                <wp:wrapNone/>
                <wp:docPr id="99" name="Rectangle 7"/>
                <wp:cNvGraphicFramePr/>
                <a:graphic xmlns:a="http://schemas.openxmlformats.org/drawingml/2006/main">
                  <a:graphicData uri="http://schemas.microsoft.com/office/word/2010/wordprocessingShape">
                    <wps:wsp>
                      <wps:cNvSpPr/>
                      <wps:spPr>
                        <a:xfrm>
                          <a:off x="0" y="0"/>
                          <a:ext cx="834390" cy="389255"/>
                        </a:xfrm>
                        <a:prstGeom prst="rect">
                          <a:avLst/>
                        </a:prstGeom>
                        <a:solidFill>
                          <a:srgbClr val="A66BD3"/>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166721" w14:textId="77777777" w:rsidR="00A20091" w:rsidRPr="00EF6DEF" w:rsidRDefault="00A20091" w:rsidP="00F73756">
                            <w:pPr>
                              <w:jc w:val="center"/>
                              <w:rPr>
                                <w:rFonts w:cstheme="minorBidi"/>
                                <w:color w:val="FFFFFF" w:themeColor="light1"/>
                                <w:kern w:val="24"/>
                                <w:sz w:val="18"/>
                                <w:szCs w:val="18"/>
                              </w:rPr>
                            </w:pPr>
                            <w:r w:rsidRPr="00EF6DEF">
                              <w:rPr>
                                <w:rFonts w:cstheme="minorBidi"/>
                                <w:color w:val="FFFFFF" w:themeColor="light1"/>
                                <w:kern w:val="24"/>
                                <w:sz w:val="18"/>
                                <w:szCs w:val="18"/>
                              </w:rPr>
                              <w:t>National</w:t>
                            </w:r>
                          </w:p>
                        </w:txbxContent>
                      </wps:txbx>
                      <wps:bodyPr rtlCol="0" anchor="ctr"/>
                    </wps:wsp>
                  </a:graphicData>
                </a:graphic>
              </wp:anchor>
            </w:drawing>
          </mc:Choice>
          <mc:Fallback>
            <w:pict>
              <v:rect w14:anchorId="41719588" id="Rectangle 7" o:spid="_x0000_s1026" style="position:absolute;left:0;text-align:left;margin-left:208.9pt;margin-top:12.15pt;width:65.7pt;height:30.65pt;z-index:252045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" fillcolor="#a66bd3" strokecolor="white [3212]" strokeweight="2pt">
                <v:textbox>
                  <w:txbxContent>
                    <w:p w14:paraId="16166721" w14:textId="77777777" w:rsidR="00A20091" w:rsidRPr="00EF6DEF" w:rsidRDefault="00A20091" w:rsidP="00F73756">
                      <w:pPr>
                        <w:jc w:val="center"/>
                        <w:rPr>
                          <w:rFonts w:cstheme="minorBidi"/>
                          <w:color w:val="FFFFFF" w:themeColor="light1"/>
                          <w:kern w:val="24"/>
                          <w:sz w:val="18"/>
                          <w:szCs w:val="18"/>
                        </w:rPr>
                      </w:pPr>
                      <w:r w:rsidRPr="00EF6DEF">
                        <w:rPr>
                          <w:rFonts w:cstheme="minorBidi"/>
                          <w:color w:val="FFFFFF" w:themeColor="light1"/>
                          <w:kern w:val="24"/>
                          <w:sz w:val="18"/>
                          <w:szCs w:val="18"/>
                        </w:rPr>
                        <w:t>National</w:t>
                      </w:r>
                    </w:p>
                  </w:txbxContent>
                </v:textbox>
              </v:rect>
            </w:pict>
          </mc:Fallback>
        </mc:AlternateContent>
      </w:r>
      <w:r w:rsidRPr="00F73756">
        <w:rPr>
          <w:noProof/>
        </w:rPr>
        <mc:AlternateContent>
          <mc:Choice Requires="wps">
            <w:drawing>
              <wp:anchor distT="0" distB="0" distL="114300" distR="114300" simplePos="0" relativeHeight="252046336" behindDoc="0" locked="0" layoutInCell="1" allowOverlap="1" wp14:anchorId="4CCC120D" wp14:editId="15E84DDC">
                <wp:simplePos x="0" y="0"/>
                <wp:positionH relativeFrom="column">
                  <wp:posOffset>243840</wp:posOffset>
                </wp:positionH>
                <wp:positionV relativeFrom="paragraph">
                  <wp:posOffset>187325</wp:posOffset>
                </wp:positionV>
                <wp:extent cx="819150" cy="276860"/>
                <wp:effectExtent l="0" t="0" r="0" b="0"/>
                <wp:wrapNone/>
                <wp:docPr id="100" name="TextBox 53"/>
                <wp:cNvGraphicFramePr/>
                <a:graphic xmlns:a="http://schemas.openxmlformats.org/drawingml/2006/main">
                  <a:graphicData uri="http://schemas.microsoft.com/office/word/2010/wordprocessingShape">
                    <wps:wsp>
                      <wps:cNvSpPr txBox="1"/>
                      <wps:spPr>
                        <a:xfrm>
                          <a:off x="0" y="0"/>
                          <a:ext cx="819150" cy="276860"/>
                        </a:xfrm>
                        <a:prstGeom prst="rect">
                          <a:avLst/>
                        </a:prstGeom>
                        <a:noFill/>
                      </wps:spPr>
                      <wps:txbx>
                        <w:txbxContent>
                          <w:p w14:paraId="747F17F4" w14:textId="77777777" w:rsidR="00A20091" w:rsidRPr="00EF6DEF" w:rsidRDefault="00A20091" w:rsidP="00F73756">
                            <w:pPr>
                              <w:rPr>
                                <w:rFonts w:cstheme="minorBidi"/>
                                <w:color w:val="000000" w:themeColor="text1"/>
                                <w:kern w:val="24"/>
                                <w:sz w:val="22"/>
                                <w:szCs w:val="22"/>
                              </w:rPr>
                            </w:pPr>
                            <w:r w:rsidRPr="00EF6DEF">
                              <w:rPr>
                                <w:rFonts w:cstheme="minorBidi"/>
                                <w:color w:val="000000" w:themeColor="text1"/>
                                <w:kern w:val="24"/>
                                <w:sz w:val="18"/>
                                <w:szCs w:val="18"/>
                              </w:rPr>
                              <w:t>National</w:t>
                            </w:r>
                          </w:p>
                        </w:txbxContent>
                      </wps:txbx>
                      <wps:bodyPr wrap="none" rtlCol="0">
                        <a:spAutoFit/>
                      </wps:bodyPr>
                    </wps:wsp>
                  </a:graphicData>
                </a:graphic>
              </wp:anchor>
            </w:drawing>
          </mc:Choice>
          <mc:Fallback>
            <w:pict>
              <v:shapetype w14:anchorId="4CCC120D" id="_x0000_t202" coordsize="21600,21600" o:spt="202" path="m,l,21600r21600,l21600,xe">
                <v:stroke joinstyle="miter"/>
                <v:path gradientshapeok="t" o:connecttype="rect"/>
              </v:shapetype>
              <v:shape id="TextBox 53" o:spid="_x0000_s1027" type="#_x0000_t202" style="position:absolute;left:0;text-align:left;margin-left:19.2pt;margin-top:14.75pt;width:64.5pt;height:21.8pt;z-index:252046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" filled="f" stroked="f">
                <v:textbox style="mso-fit-shape-to-text:t">
                  <w:txbxContent>
                    <w:p w14:paraId="747F17F4" w14:textId="77777777" w:rsidR="00A20091" w:rsidRPr="00EF6DEF" w:rsidRDefault="00A20091" w:rsidP="00F73756">
                      <w:pPr>
                        <w:rPr>
                          <w:rFonts w:cstheme="minorBidi"/>
                          <w:color w:val="000000" w:themeColor="text1"/>
                          <w:kern w:val="24"/>
                          <w:sz w:val="22"/>
                          <w:szCs w:val="22"/>
                        </w:rPr>
                      </w:pPr>
                      <w:r w:rsidRPr="00EF6DEF">
                        <w:rPr>
                          <w:rFonts w:cstheme="minorBidi"/>
                          <w:color w:val="000000" w:themeColor="text1"/>
                          <w:kern w:val="24"/>
                          <w:sz w:val="18"/>
                          <w:szCs w:val="18"/>
                        </w:rPr>
                        <w:t>National</w:t>
                      </w:r>
                    </w:p>
                  </w:txbxContent>
                </v:textbox>
              </v:shape>
            </w:pict>
          </mc:Fallback>
        </mc:AlternateContent>
      </w:r>
    </w:p>
    <w:p w14:paraId="0075E558" w14:textId="653EE501" w:rsidR="00F73756" w:rsidRDefault="00F73756"/>
    <w:p w14:paraId="0C82EEF8" w14:textId="51F36176" w:rsidR="00F73756" w:rsidRDefault="00F73756"/>
    <w:p w14:paraId="25E3A485" w14:textId="791E3BB5" w:rsidR="00F73756" w:rsidRDefault="00F73756">
      <w:r w:rsidRPr="00F73756">
        <w:rPr>
          <w:noProof/>
        </w:rPr>
        <mc:AlternateContent>
          <mc:Choice Requires="wps">
            <w:drawing>
              <wp:anchor distT="0" distB="0" distL="114300" distR="114300" simplePos="0" relativeHeight="252051456" behindDoc="0" locked="0" layoutInCell="1" allowOverlap="1" wp14:anchorId="3B182596" wp14:editId="0BFFB57C">
                <wp:simplePos x="0" y="0"/>
                <wp:positionH relativeFrom="column">
                  <wp:posOffset>3060700</wp:posOffset>
                </wp:positionH>
                <wp:positionV relativeFrom="paragraph">
                  <wp:posOffset>117475</wp:posOffset>
                </wp:positionV>
                <wp:extent cx="0" cy="79375"/>
                <wp:effectExtent l="0" t="0" r="38100" b="34925"/>
                <wp:wrapNone/>
                <wp:docPr id="122"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79375"/>
                        </a:xfrm>
                        <a:prstGeom prst="line">
                          <a:avLst/>
                        </a:prstGeom>
                        <a:ln w="1905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A68F5A" id="Straight Connector 26" o:spid="_x0000_s1026" style="position:absolute;z-index:252051456;visibility:visible;mso-wrap-style:square;mso-wrap-distance-left:9pt;mso-wrap-distance-top:0;mso-wrap-distance-right:9pt;mso-wrap-distance-bottom:0;mso-position-horizontal:absolute;mso-position-horizontal-relative:text;mso-position-vertical:absolute;mso-position-vertical-relative:text" from="241pt,9.25pt" to="24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" strokecolor="#622423 [1605]" strokeweight="1.5pt">
                <o:lock v:ext="edit" shapetype="f"/>
              </v:line>
            </w:pict>
          </mc:Fallback>
        </mc:AlternateContent>
      </w:r>
      <w:r w:rsidRPr="00F73756">
        <w:rPr>
          <w:noProof/>
        </w:rPr>
        <mc:AlternateContent>
          <mc:Choice Requires="wps">
            <w:drawing>
              <wp:anchor distT="0" distB="0" distL="114300" distR="114300" simplePos="0" relativeHeight="252049408" behindDoc="0" locked="0" layoutInCell="1" allowOverlap="1" wp14:anchorId="07211170" wp14:editId="6BE2113D">
                <wp:simplePos x="0" y="0"/>
                <wp:positionH relativeFrom="column">
                  <wp:posOffset>2191385</wp:posOffset>
                </wp:positionH>
                <wp:positionV relativeFrom="paragraph">
                  <wp:posOffset>196850</wp:posOffset>
                </wp:positionV>
                <wp:extent cx="1918335" cy="0"/>
                <wp:effectExtent l="0" t="0" r="0" b="0"/>
                <wp:wrapNone/>
                <wp:docPr id="118"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18335" cy="0"/>
                        </a:xfrm>
                        <a:prstGeom prst="line">
                          <a:avLst/>
                        </a:prstGeom>
                        <a:ln w="1905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58C4F8" id="Straight Connector 24" o:spid="_x0000_s1026" style="position:absolute;z-index:252049408;visibility:visible;mso-wrap-style:square;mso-wrap-distance-left:9pt;mso-wrap-distance-top:0;mso-wrap-distance-right:9pt;mso-wrap-distance-bottom:0;mso-position-horizontal:absolute;mso-position-horizontal-relative:text;mso-position-vertical:absolute;mso-position-vertical-relative:text" from="172.55pt,15.5pt" to="323.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" strokecolor="#622423 [1605]" strokeweight="1.5pt">
                <o:lock v:ext="edit" shapetype="f"/>
              </v:line>
            </w:pict>
          </mc:Fallback>
        </mc:AlternateContent>
      </w:r>
      <w:r w:rsidRPr="00F73756">
        <w:rPr>
          <w:noProof/>
        </w:rPr>
        <mc:AlternateContent>
          <mc:Choice Requires="wps">
            <w:drawing>
              <wp:anchor distT="0" distB="0" distL="114300" distR="114300" simplePos="0" relativeHeight="252048384" behindDoc="0" locked="0" layoutInCell="1" allowOverlap="1" wp14:anchorId="41B92EF7" wp14:editId="5ABC3E08">
                <wp:simplePos x="0" y="0"/>
                <wp:positionH relativeFrom="column">
                  <wp:posOffset>2191385</wp:posOffset>
                </wp:positionH>
                <wp:positionV relativeFrom="paragraph">
                  <wp:posOffset>187960</wp:posOffset>
                </wp:positionV>
                <wp:extent cx="0" cy="161290"/>
                <wp:effectExtent l="0" t="0" r="38100" b="29210"/>
                <wp:wrapNone/>
                <wp:docPr id="10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61290"/>
                        </a:xfrm>
                        <a:prstGeom prst="line">
                          <a:avLst/>
                        </a:prstGeom>
                        <a:ln w="1905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A789D4" id="Straight Connector 22" o:spid="_x0000_s1026" style="position:absolute;z-index:252048384;visibility:visible;mso-wrap-style:square;mso-wrap-distance-left:9pt;mso-wrap-distance-top:0;mso-wrap-distance-right:9pt;mso-wrap-distance-bottom:0;mso-position-horizontal:absolute;mso-position-horizontal-relative:text;mso-position-vertical:absolute;mso-position-vertical-relative:text" from="172.55pt,14.8pt" to="172.5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" strokecolor="#622423 [1605]" strokeweight="1.5pt">
                <o:lock v:ext="edit" shapetype="f"/>
              </v:line>
            </w:pict>
          </mc:Fallback>
        </mc:AlternateContent>
      </w:r>
    </w:p>
    <w:p w14:paraId="7E9DE628" w14:textId="17E597A7" w:rsidR="00F73756" w:rsidRPr="007C168E" w:rsidRDefault="00123AE3">
      <w:r w:rsidRPr="00F73756">
        <w:rPr>
          <w:noProof/>
        </w:rPr>
        <mc:AlternateContent>
          <mc:Choice Requires="wps">
            <w:drawing>
              <wp:anchor distT="0" distB="0" distL="114300" distR="114300" simplePos="0" relativeHeight="252050432" behindDoc="0" locked="0" layoutInCell="1" allowOverlap="1" wp14:anchorId="0760FA2D" wp14:editId="02A48FE7">
                <wp:simplePos x="0" y="0"/>
                <wp:positionH relativeFrom="column">
                  <wp:posOffset>4114800</wp:posOffset>
                </wp:positionH>
                <wp:positionV relativeFrom="paragraph">
                  <wp:posOffset>33655</wp:posOffset>
                </wp:positionV>
                <wp:extent cx="0" cy="152400"/>
                <wp:effectExtent l="0" t="0" r="38100" b="19050"/>
                <wp:wrapNone/>
                <wp:docPr id="119"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2400"/>
                        </a:xfrm>
                        <a:prstGeom prst="line">
                          <a:avLst/>
                        </a:prstGeom>
                        <a:ln w="1905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7C0D9F" id="Straight Connector 25" o:spid="_x0000_s1026" style="position:absolute;z-index:252050432;visibility:visible;mso-wrap-style:square;mso-wrap-distance-left:9pt;mso-wrap-distance-top:0;mso-wrap-distance-right:9pt;mso-wrap-distance-bottom:0;mso-position-horizontal:absolute;mso-position-horizontal-relative:text;mso-position-vertical:absolute;mso-position-vertical-relative:text" from="324pt,2.65pt" to="324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" strokecolor="#622423 [1605]" strokeweight="1.5pt">
                <o:lock v:ext="edit" shapetype="f"/>
              </v:line>
            </w:pict>
          </mc:Fallback>
        </mc:AlternateContent>
      </w:r>
    </w:p>
    <w:p w14:paraId="77F80CF6" w14:textId="0D293E41" w:rsidR="00DB3767" w:rsidRDefault="005945A1">
      <w:r w:rsidRPr="00EF6DEF">
        <w:rPr>
          <w:noProof/>
        </w:rPr>
        <mc:AlternateContent>
          <mc:Choice Requires="wps">
            <w:drawing>
              <wp:anchor distT="0" distB="0" distL="114300" distR="114300" simplePos="0" relativeHeight="251584512" behindDoc="0" locked="0" layoutInCell="1" allowOverlap="1" wp14:anchorId="09407CCF" wp14:editId="7E313FF8">
                <wp:simplePos x="0" y="0"/>
                <wp:positionH relativeFrom="column">
                  <wp:posOffset>67310</wp:posOffset>
                </wp:positionH>
                <wp:positionV relativeFrom="paragraph">
                  <wp:posOffset>123190</wp:posOffset>
                </wp:positionV>
                <wp:extent cx="843280" cy="276860"/>
                <wp:effectExtent l="0" t="0" r="0" b="0"/>
                <wp:wrapNone/>
                <wp:docPr id="55" name="TextBox 54">
                  <a:extLst xmlns:a="http://schemas.openxmlformats.org/drawingml/2006/main">
                    <a:ext uri="{FF2B5EF4-FFF2-40B4-BE49-F238E27FC236}">
                      <a16:creationId xmlns:a16="http://schemas.microsoft.com/office/drawing/2014/main" id="{2BC9E075-88AC-4489-9E17-E7D97E0958AB}"/>
                    </a:ext>
                  </a:extLst>
                </wp:docPr>
                <wp:cNvGraphicFramePr/>
                <a:graphic xmlns:a="http://schemas.openxmlformats.org/drawingml/2006/main">
                  <a:graphicData uri="http://schemas.microsoft.com/office/word/2010/wordprocessingShape">
                    <wps:wsp>
                      <wps:cNvSpPr txBox="1"/>
                      <wps:spPr>
                        <a:xfrm>
                          <a:off x="0" y="0"/>
                          <a:ext cx="843280" cy="276860"/>
                        </a:xfrm>
                        <a:prstGeom prst="rect">
                          <a:avLst/>
                        </a:prstGeom>
                        <a:noFill/>
                      </wps:spPr>
                      <wps:txbx>
                        <w:txbxContent>
                          <w:p w14:paraId="59A7B2CF" w14:textId="77777777" w:rsidR="00A20091" w:rsidRPr="00EF6DEF" w:rsidRDefault="00A20091" w:rsidP="00EF6DEF">
                            <w:pPr>
                              <w:rPr>
                                <w:rFonts w:cstheme="minorBidi"/>
                                <w:color w:val="000000" w:themeColor="text1"/>
                                <w:kern w:val="24"/>
                                <w:sz w:val="22"/>
                                <w:szCs w:val="22"/>
                              </w:rPr>
                            </w:pPr>
                            <w:r w:rsidRPr="00EF6DEF">
                              <w:rPr>
                                <w:rFonts w:cstheme="minorBidi"/>
                                <w:color w:val="000000" w:themeColor="text1"/>
                                <w:kern w:val="24"/>
                                <w:sz w:val="18"/>
                                <w:szCs w:val="18"/>
                              </w:rPr>
                              <w:t>Regional</w:t>
                            </w:r>
                          </w:p>
                        </w:txbxContent>
                      </wps:txbx>
                      <wps:bodyPr wrap="none" rtlCol="0">
                        <a:spAutoFit/>
                      </wps:bodyPr>
                    </wps:wsp>
                  </a:graphicData>
                </a:graphic>
              </wp:anchor>
            </w:drawing>
          </mc:Choice>
          <mc:Fallback>
            <w:pict>
              <v:shape w14:anchorId="09407CCF" id="TextBox 54" o:spid="_x0000_s1028" type="#_x0000_t202" style="position:absolute;left:0;text-align:left;margin-left:5.3pt;margin-top:9.7pt;width:66.4pt;height:21.8pt;z-index:2515845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" filled="f" stroked="f">
                <v:textbox style="mso-fit-shape-to-text:t">
                  <w:txbxContent>
                    <w:p w14:paraId="59A7B2CF" w14:textId="77777777" w:rsidR="00A20091" w:rsidRPr="00EF6DEF" w:rsidRDefault="00A20091" w:rsidP="00EF6DEF">
                      <w:pPr>
                        <w:rPr>
                          <w:rFonts w:cstheme="minorBidi"/>
                          <w:color w:val="000000" w:themeColor="text1"/>
                          <w:kern w:val="24"/>
                          <w:sz w:val="22"/>
                          <w:szCs w:val="22"/>
                        </w:rPr>
                      </w:pPr>
                      <w:r w:rsidRPr="00EF6DEF">
                        <w:rPr>
                          <w:rFonts w:cstheme="minorBidi"/>
                          <w:color w:val="000000" w:themeColor="text1"/>
                          <w:kern w:val="24"/>
                          <w:sz w:val="18"/>
                          <w:szCs w:val="18"/>
                        </w:rPr>
                        <w:t>Regional</w:t>
                      </w:r>
                    </w:p>
                  </w:txbxContent>
                </v:textbox>
              </v:shape>
            </w:pict>
          </mc:Fallback>
        </mc:AlternateContent>
      </w:r>
      <w:r w:rsidRPr="00EF6DEF">
        <w:rPr>
          <w:noProof/>
        </w:rPr>
        <mc:AlternateContent>
          <mc:Choice Requires="wps">
            <w:drawing>
              <wp:anchor distT="0" distB="0" distL="114300" distR="114300" simplePos="0" relativeHeight="251543552" behindDoc="0" locked="0" layoutInCell="1" allowOverlap="1" wp14:anchorId="17953789" wp14:editId="42700FFF">
                <wp:simplePos x="0" y="0"/>
                <wp:positionH relativeFrom="column">
                  <wp:posOffset>3676650</wp:posOffset>
                </wp:positionH>
                <wp:positionV relativeFrom="paragraph">
                  <wp:posOffset>80010</wp:posOffset>
                </wp:positionV>
                <wp:extent cx="886460" cy="323215"/>
                <wp:effectExtent l="0" t="0" r="27940" b="19685"/>
                <wp:wrapNone/>
                <wp:docPr id="50" name="Rectangle 10"/>
                <wp:cNvGraphicFramePr/>
                <a:graphic xmlns:a="http://schemas.openxmlformats.org/drawingml/2006/main">
                  <a:graphicData uri="http://schemas.microsoft.com/office/word/2010/wordprocessingShape">
                    <wps:wsp>
                      <wps:cNvSpPr/>
                      <wps:spPr>
                        <a:xfrm>
                          <a:off x="0" y="0"/>
                          <a:ext cx="886460" cy="323215"/>
                        </a:xfrm>
                        <a:prstGeom prst="rect">
                          <a:avLst/>
                        </a:prstGeom>
                        <a:solidFill>
                          <a:schemeClr val="accent2">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5A6B4C" w14:textId="77777777" w:rsidR="00A20091" w:rsidRDefault="00A20091" w:rsidP="00EF6DEF">
                            <w:pPr>
                              <w:jc w:val="center"/>
                              <w:rPr>
                                <w:rFonts w:cstheme="minorBidi"/>
                                <w:color w:val="FFFFFF" w:themeColor="light1"/>
                                <w:kern w:val="24"/>
                              </w:rPr>
                            </w:pPr>
                            <w:r w:rsidRPr="0011039D">
                              <w:rPr>
                                <w:rFonts w:cstheme="minorBidi"/>
                                <w:color w:val="FFFFFF" w:themeColor="light1"/>
                                <w:kern w:val="24"/>
                                <w:sz w:val="18"/>
                                <w:szCs w:val="18"/>
                              </w:rPr>
                              <w:t>Regional</w:t>
                            </w:r>
                            <w:r>
                              <w:rPr>
                                <w:rFonts w:cstheme="minorBidi"/>
                                <w:color w:val="FFFFFF" w:themeColor="light1"/>
                                <w:kern w:val="24"/>
                              </w:rPr>
                              <w:t xml:space="preserve"> </w:t>
                            </w:r>
                            <w:r w:rsidRPr="0011039D">
                              <w:rPr>
                                <w:rFonts w:cstheme="minorBidi"/>
                                <w:color w:val="FFFFFF" w:themeColor="light1"/>
                                <w:kern w:val="24"/>
                                <w:sz w:val="18"/>
                                <w:szCs w:val="18"/>
                              </w:rPr>
                              <w:t>2</w:t>
                            </w:r>
                          </w:p>
                        </w:txbxContent>
                      </wps:txbx>
                      <wps:bodyPr rtlCol="0" anchor="ctr"/>
                    </wps:wsp>
                  </a:graphicData>
                </a:graphic>
              </wp:anchor>
            </w:drawing>
          </mc:Choice>
          <mc:Fallback>
            <w:pict>
              <v:rect w14:anchorId="17953789" id="Rectangle 10" o:spid="_x0000_s1029" style="position:absolute;left:0;text-align:left;margin-left:289.5pt;margin-top:6.3pt;width:69.8pt;height:25.45pt;z-index:251543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" fillcolor="#943634 [2405]" strokecolor="white [3212]" strokeweight="2pt">
                <v:textbox>
                  <w:txbxContent>
                    <w:p w14:paraId="345A6B4C" w14:textId="77777777" w:rsidR="00A20091" w:rsidRDefault="00A20091" w:rsidP="00EF6DEF">
                      <w:pPr>
                        <w:jc w:val="center"/>
                        <w:rPr>
                          <w:rFonts w:cstheme="minorBidi"/>
                          <w:color w:val="FFFFFF" w:themeColor="light1"/>
                          <w:kern w:val="24"/>
                        </w:rPr>
                      </w:pPr>
                      <w:r w:rsidRPr="0011039D">
                        <w:rPr>
                          <w:rFonts w:cstheme="minorBidi"/>
                          <w:color w:val="FFFFFF" w:themeColor="light1"/>
                          <w:kern w:val="24"/>
                          <w:sz w:val="18"/>
                          <w:szCs w:val="18"/>
                        </w:rPr>
                        <w:t>Regional</w:t>
                      </w:r>
                      <w:r>
                        <w:rPr>
                          <w:rFonts w:cstheme="minorBidi"/>
                          <w:color w:val="FFFFFF" w:themeColor="light1"/>
                          <w:kern w:val="24"/>
                        </w:rPr>
                        <w:t xml:space="preserve"> </w:t>
                      </w:r>
                      <w:r w:rsidRPr="0011039D">
                        <w:rPr>
                          <w:rFonts w:cstheme="minorBidi"/>
                          <w:color w:val="FFFFFF" w:themeColor="light1"/>
                          <w:kern w:val="24"/>
                          <w:sz w:val="18"/>
                          <w:szCs w:val="18"/>
                        </w:rPr>
                        <w:t>2</w:t>
                      </w:r>
                    </w:p>
                  </w:txbxContent>
                </v:textbox>
              </v:rect>
            </w:pict>
          </mc:Fallback>
        </mc:AlternateContent>
      </w:r>
      <w:r w:rsidRPr="00EF6DEF">
        <w:rPr>
          <w:noProof/>
        </w:rPr>
        <mc:AlternateContent>
          <mc:Choice Requires="wps">
            <w:drawing>
              <wp:anchor distT="0" distB="0" distL="114300" distR="114300" simplePos="0" relativeHeight="251541504" behindDoc="0" locked="0" layoutInCell="1" allowOverlap="1" wp14:anchorId="7F9D4EA5" wp14:editId="602280A0">
                <wp:simplePos x="0" y="0"/>
                <wp:positionH relativeFrom="column">
                  <wp:posOffset>1778000</wp:posOffset>
                </wp:positionH>
                <wp:positionV relativeFrom="paragraph">
                  <wp:posOffset>72390</wp:posOffset>
                </wp:positionV>
                <wp:extent cx="886460" cy="342900"/>
                <wp:effectExtent l="0" t="0" r="27940" b="19050"/>
                <wp:wrapNone/>
                <wp:docPr id="10" name="Rectangle 9">
                  <a:extLst xmlns:a="http://schemas.openxmlformats.org/drawingml/2006/main">
                    <a:ext uri="{FF2B5EF4-FFF2-40B4-BE49-F238E27FC236}">
                      <a16:creationId xmlns:a16="http://schemas.microsoft.com/office/drawing/2014/main" id="{D9208352-6685-4674-BE9B-6B53F4B3E13E}"/>
                    </a:ext>
                  </a:extLst>
                </wp:docPr>
                <wp:cNvGraphicFramePr/>
                <a:graphic xmlns:a="http://schemas.openxmlformats.org/drawingml/2006/main">
                  <a:graphicData uri="http://schemas.microsoft.com/office/word/2010/wordprocessingShape">
                    <wps:wsp>
                      <wps:cNvSpPr/>
                      <wps:spPr>
                        <a:xfrm>
                          <a:off x="0" y="0"/>
                          <a:ext cx="886460" cy="342900"/>
                        </a:xfrm>
                        <a:prstGeom prst="rect">
                          <a:avLst/>
                        </a:prstGeom>
                        <a:solidFill>
                          <a:schemeClr val="accent2">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0F9F2E" w14:textId="77777777" w:rsidR="00A20091" w:rsidRPr="00EF6DEF" w:rsidRDefault="00A20091" w:rsidP="00EF6DEF">
                            <w:pPr>
                              <w:jc w:val="center"/>
                              <w:rPr>
                                <w:rFonts w:cstheme="minorBidi"/>
                                <w:color w:val="FFFFFF" w:themeColor="light1"/>
                                <w:kern w:val="24"/>
                                <w:sz w:val="18"/>
                                <w:szCs w:val="18"/>
                              </w:rPr>
                            </w:pPr>
                            <w:r w:rsidRPr="00EF6DEF">
                              <w:rPr>
                                <w:rFonts w:cstheme="minorBidi"/>
                                <w:color w:val="FFFFFF" w:themeColor="light1"/>
                                <w:kern w:val="24"/>
                                <w:sz w:val="18"/>
                                <w:szCs w:val="18"/>
                              </w:rPr>
                              <w:t>Regional 1</w:t>
                            </w:r>
                          </w:p>
                        </w:txbxContent>
                      </wps:txbx>
                      <wps:bodyPr rtlCol="0" anchor="ctr"/>
                    </wps:wsp>
                  </a:graphicData>
                </a:graphic>
              </wp:anchor>
            </w:drawing>
          </mc:Choice>
          <mc:Fallback>
            <w:pict>
              <v:rect w14:anchorId="7F9D4EA5" id="Rectangle 9" o:spid="_x0000_s1030" style="position:absolute;left:0;text-align:left;margin-left:140pt;margin-top:5.7pt;width:69.8pt;height:27pt;z-index:25154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" fillcolor="#943634 [2405]" strokecolor="white [3212]" strokeweight="2pt">
                <v:textbox>
                  <w:txbxContent>
                    <w:p w14:paraId="2A0F9F2E" w14:textId="77777777" w:rsidR="00A20091" w:rsidRPr="00EF6DEF" w:rsidRDefault="00A20091" w:rsidP="00EF6DEF">
                      <w:pPr>
                        <w:jc w:val="center"/>
                        <w:rPr>
                          <w:rFonts w:cstheme="minorBidi"/>
                          <w:color w:val="FFFFFF" w:themeColor="light1"/>
                          <w:kern w:val="24"/>
                          <w:sz w:val="18"/>
                          <w:szCs w:val="18"/>
                        </w:rPr>
                      </w:pPr>
                      <w:r w:rsidRPr="00EF6DEF">
                        <w:rPr>
                          <w:rFonts w:cstheme="minorBidi"/>
                          <w:color w:val="FFFFFF" w:themeColor="light1"/>
                          <w:kern w:val="24"/>
                          <w:sz w:val="18"/>
                          <w:szCs w:val="18"/>
                        </w:rPr>
                        <w:t>Regional 1</w:t>
                      </w:r>
                    </w:p>
                  </w:txbxContent>
                </v:textbox>
              </v:rect>
            </w:pict>
          </mc:Fallback>
        </mc:AlternateContent>
      </w:r>
      <w:r w:rsidRPr="00EF6DEF">
        <w:rPr>
          <w:noProof/>
        </w:rPr>
        <mc:AlternateContent>
          <mc:Choice Requires="wps">
            <w:drawing>
              <wp:anchor distT="0" distB="0" distL="114300" distR="114300" simplePos="0" relativeHeight="251535360" behindDoc="0" locked="0" layoutInCell="1" allowOverlap="1" wp14:anchorId="0950C893" wp14:editId="26AD75E9">
                <wp:simplePos x="0" y="0"/>
                <wp:positionH relativeFrom="column">
                  <wp:posOffset>-13335</wp:posOffset>
                </wp:positionH>
                <wp:positionV relativeFrom="paragraph">
                  <wp:posOffset>29166</wp:posOffset>
                </wp:positionV>
                <wp:extent cx="5303520" cy="427990"/>
                <wp:effectExtent l="0" t="0" r="0" b="0"/>
                <wp:wrapNone/>
                <wp:docPr id="45" name="Rectangle 5"/>
                <wp:cNvGraphicFramePr/>
                <a:graphic xmlns:a="http://schemas.openxmlformats.org/drawingml/2006/main">
                  <a:graphicData uri="http://schemas.microsoft.com/office/word/2010/wordprocessingShape">
                    <wps:wsp>
                      <wps:cNvSpPr/>
                      <wps:spPr>
                        <a:xfrm>
                          <a:off x="0" y="0"/>
                          <a:ext cx="5303520" cy="427990"/>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15B9AEB9" id="Rectangle 5" o:spid="_x0000_s1026" style="position:absolute;margin-left:-1.05pt;margin-top:2.3pt;width:417.6pt;height:33.7pt;z-index:251535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" fillcolor="#daeef3 [664]" stroked="f" strokeweight="2pt"/>
            </w:pict>
          </mc:Fallback>
        </mc:AlternateContent>
      </w:r>
    </w:p>
    <w:p w14:paraId="312D2C2F" w14:textId="601B4D85" w:rsidR="00EF6DEF" w:rsidRDefault="00EF6DEF"/>
    <w:p w14:paraId="0E35EBE2" w14:textId="21B77B7E" w:rsidR="00EF6DEF" w:rsidRDefault="00F73756">
      <w:r w:rsidRPr="00EF6DEF">
        <w:rPr>
          <w:noProof/>
        </w:rPr>
        <mc:AlternateContent>
          <mc:Choice Requires="wps">
            <w:drawing>
              <wp:anchor distT="0" distB="0" distL="114300" distR="114300" simplePos="0" relativeHeight="251570176" behindDoc="0" locked="0" layoutInCell="1" allowOverlap="1" wp14:anchorId="42789E0E" wp14:editId="36269D2E">
                <wp:simplePos x="0" y="0"/>
                <wp:positionH relativeFrom="column">
                  <wp:posOffset>2181225</wp:posOffset>
                </wp:positionH>
                <wp:positionV relativeFrom="paragraph">
                  <wp:posOffset>116846</wp:posOffset>
                </wp:positionV>
                <wp:extent cx="0" cy="181610"/>
                <wp:effectExtent l="0" t="0" r="38100" b="27940"/>
                <wp:wrapNone/>
                <wp:docPr id="63"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1610"/>
                        </a:xfrm>
                        <a:prstGeom prst="line">
                          <a:avLst/>
                        </a:prstGeom>
                        <a:ln w="19050">
                          <a:solidFill>
                            <a:schemeClr val="accent5">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9871B2" id="Straight Connector 40" o:spid="_x0000_s1026" style="position:absolute;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75pt,9.2pt" to="171.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" strokecolor="#205867 [1608]" strokeweight="1.5pt">
                <o:lock v:ext="edit" shapetype="f"/>
              </v:line>
            </w:pict>
          </mc:Fallback>
        </mc:AlternateContent>
      </w:r>
      <w:r w:rsidRPr="00EF6DEF">
        <w:rPr>
          <w:noProof/>
        </w:rPr>
        <mc:AlternateContent>
          <mc:Choice Requires="wps">
            <w:drawing>
              <wp:anchor distT="0" distB="0" distL="114300" distR="114300" simplePos="0" relativeHeight="251578368" behindDoc="0" locked="0" layoutInCell="1" allowOverlap="1" wp14:anchorId="62FB56EB" wp14:editId="0268CFA5">
                <wp:simplePos x="0" y="0"/>
                <wp:positionH relativeFrom="column">
                  <wp:posOffset>4134776</wp:posOffset>
                </wp:positionH>
                <wp:positionV relativeFrom="paragraph">
                  <wp:posOffset>90354</wp:posOffset>
                </wp:positionV>
                <wp:extent cx="0" cy="186431"/>
                <wp:effectExtent l="0" t="0" r="38100" b="23495"/>
                <wp:wrapNone/>
                <wp:docPr id="49" name="Straight Connector 48">
                  <a:extLst xmlns:a="http://schemas.openxmlformats.org/drawingml/2006/main">
                    <a:ext uri="{FF2B5EF4-FFF2-40B4-BE49-F238E27FC236}">
                      <a16:creationId xmlns:a16="http://schemas.microsoft.com/office/drawing/2014/main" id="{41995A7B-98D2-4355-9905-082FBBF392C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6431"/>
                        </a:xfrm>
                        <a:prstGeom prst="line">
                          <a:avLst/>
                        </a:prstGeom>
                        <a:ln w="19050">
                          <a:solidFill>
                            <a:schemeClr val="accent5">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80EE76" id="Straight Connector 48" o:spid="_x0000_s1026" style="position:absolute;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55pt,7.1pt" to="325.5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" strokecolor="#205867 [1608]" strokeweight="1.5pt">
                <o:lock v:ext="edit" shapetype="f"/>
              </v:line>
            </w:pict>
          </mc:Fallback>
        </mc:AlternateContent>
      </w:r>
    </w:p>
    <w:p w14:paraId="31CF7F46" w14:textId="47CCCCDB" w:rsidR="00EF6DEF" w:rsidRDefault="00F73756">
      <w:r w:rsidRPr="00EF6DEF">
        <w:rPr>
          <w:noProof/>
        </w:rPr>
        <mc:AlternateContent>
          <mc:Choice Requires="wps">
            <w:drawing>
              <wp:anchor distT="0" distB="0" distL="114300" distR="114300" simplePos="0" relativeHeight="251564032" behindDoc="0" locked="0" layoutInCell="1" allowOverlap="1" wp14:anchorId="66F45C2A" wp14:editId="09F2AFEE">
                <wp:simplePos x="0" y="0"/>
                <wp:positionH relativeFrom="column">
                  <wp:posOffset>1734820</wp:posOffset>
                </wp:positionH>
                <wp:positionV relativeFrom="paragraph">
                  <wp:posOffset>158750</wp:posOffset>
                </wp:positionV>
                <wp:extent cx="881380" cy="0"/>
                <wp:effectExtent l="0" t="0" r="0" b="0"/>
                <wp:wrapNone/>
                <wp:docPr id="30" name="Straight Connector 29">
                  <a:extLst xmlns:a="http://schemas.openxmlformats.org/drawingml/2006/main">
                    <a:ext uri="{FF2B5EF4-FFF2-40B4-BE49-F238E27FC236}">
                      <a16:creationId xmlns:a16="http://schemas.microsoft.com/office/drawing/2014/main" id="{F2F7B195-D066-4FAB-A8D2-A4D17496FA2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81380" cy="0"/>
                        </a:xfrm>
                        <a:prstGeom prst="line">
                          <a:avLst/>
                        </a:prstGeom>
                        <a:ln w="19050">
                          <a:solidFill>
                            <a:schemeClr val="accent5">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CEF6DD" id="Straight Connector 29" o:spid="_x0000_s1026" style="position:absolute;z-index:251564032;visibility:visible;mso-wrap-style:square;mso-wrap-distance-left:9pt;mso-wrap-distance-top:0;mso-wrap-distance-right:9pt;mso-wrap-distance-bottom:0;mso-position-horizontal:absolute;mso-position-horizontal-relative:text;mso-position-vertical:absolute;mso-position-vertical-relative:text" from="136.6pt,12.5pt" to="20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" strokecolor="#205867 [1608]" strokeweight="1.5pt">
                <o:lock v:ext="edit" shapetype="f"/>
              </v:line>
            </w:pict>
          </mc:Fallback>
        </mc:AlternateContent>
      </w:r>
    </w:p>
    <w:p w14:paraId="74A2B7D5" w14:textId="2A2A3DFF" w:rsidR="00EF6DEF" w:rsidRDefault="00F73756">
      <w:r w:rsidRPr="00EF6DEF">
        <w:rPr>
          <w:noProof/>
        </w:rPr>
        <mc:AlternateContent>
          <mc:Choice Requires="wps">
            <w:drawing>
              <wp:anchor distT="0" distB="0" distL="114300" distR="114300" simplePos="0" relativeHeight="251545600" behindDoc="0" locked="0" layoutInCell="1" allowOverlap="1" wp14:anchorId="2011CDFF" wp14:editId="3E53FFC6">
                <wp:simplePos x="0" y="0"/>
                <wp:positionH relativeFrom="column">
                  <wp:posOffset>1476375</wp:posOffset>
                </wp:positionH>
                <wp:positionV relativeFrom="paragraph">
                  <wp:posOffset>136525</wp:posOffset>
                </wp:positionV>
                <wp:extent cx="701675" cy="389255"/>
                <wp:effectExtent l="0" t="0" r="22225" b="10795"/>
                <wp:wrapNone/>
                <wp:docPr id="51" name="Rectangle 11"/>
                <wp:cNvGraphicFramePr/>
                <a:graphic xmlns:a="http://schemas.openxmlformats.org/drawingml/2006/main">
                  <a:graphicData uri="http://schemas.microsoft.com/office/word/2010/wordprocessingShape">
                    <wps:wsp>
                      <wps:cNvSpPr/>
                      <wps:spPr>
                        <a:xfrm>
                          <a:off x="0" y="0"/>
                          <a:ext cx="701675" cy="389255"/>
                        </a:xfrm>
                        <a:prstGeom prst="rect">
                          <a:avLst/>
                        </a:prstGeom>
                        <a:solidFill>
                          <a:schemeClr val="accent5">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D3164F" w14:textId="77777777" w:rsidR="00A20091" w:rsidRPr="00EF6DEF" w:rsidRDefault="00A20091" w:rsidP="00EF6DEF">
                            <w:pPr>
                              <w:jc w:val="center"/>
                              <w:rPr>
                                <w:rFonts w:cstheme="minorBidi"/>
                                <w:color w:val="FFFFFF" w:themeColor="light1"/>
                                <w:kern w:val="24"/>
                                <w:sz w:val="16"/>
                                <w:szCs w:val="16"/>
                              </w:rPr>
                            </w:pPr>
                            <w:r w:rsidRPr="00EF6DEF">
                              <w:rPr>
                                <w:rFonts w:cstheme="minorBidi"/>
                                <w:color w:val="FFFFFF" w:themeColor="light1"/>
                                <w:kern w:val="24"/>
                                <w:sz w:val="16"/>
                                <w:szCs w:val="16"/>
                              </w:rPr>
                              <w:t>Local Office 1</w:t>
                            </w:r>
                          </w:p>
                        </w:txbxContent>
                      </wps:txbx>
                      <wps:bodyPr rtlCol="0" anchor="ctr"/>
                    </wps:wsp>
                  </a:graphicData>
                </a:graphic>
              </wp:anchor>
            </w:drawing>
          </mc:Choice>
          <mc:Fallback>
            <w:pict>
              <v:rect w14:anchorId="2011CDFF" id="Rectangle 11" o:spid="_x0000_s1031" style="position:absolute;left:0;text-align:left;margin-left:116.25pt;margin-top:10.75pt;width:55.25pt;height:30.65pt;z-index:251545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" fillcolor="#31849b [2408]" strokecolor="white [3212]" strokeweight="2pt">
                <v:textbox>
                  <w:txbxContent>
                    <w:p w14:paraId="0BD3164F" w14:textId="77777777" w:rsidR="00A20091" w:rsidRPr="00EF6DEF" w:rsidRDefault="00A20091" w:rsidP="00EF6DEF">
                      <w:pPr>
                        <w:jc w:val="center"/>
                        <w:rPr>
                          <w:rFonts w:cstheme="minorBidi"/>
                          <w:color w:val="FFFFFF" w:themeColor="light1"/>
                          <w:kern w:val="24"/>
                          <w:sz w:val="16"/>
                          <w:szCs w:val="16"/>
                        </w:rPr>
                      </w:pPr>
                      <w:r w:rsidRPr="00EF6DEF">
                        <w:rPr>
                          <w:rFonts w:cstheme="minorBidi"/>
                          <w:color w:val="FFFFFF" w:themeColor="light1"/>
                          <w:kern w:val="24"/>
                          <w:sz w:val="16"/>
                          <w:szCs w:val="16"/>
                        </w:rPr>
                        <w:t>Local Office 1</w:t>
                      </w:r>
                    </w:p>
                  </w:txbxContent>
                </v:textbox>
              </v:rect>
            </w:pict>
          </mc:Fallback>
        </mc:AlternateContent>
      </w:r>
      <w:r w:rsidRPr="00EF6DEF">
        <w:rPr>
          <w:noProof/>
        </w:rPr>
        <mc:AlternateContent>
          <mc:Choice Requires="wps">
            <w:drawing>
              <wp:anchor distT="0" distB="0" distL="114300" distR="114300" simplePos="0" relativeHeight="251586560" behindDoc="0" locked="0" layoutInCell="1" allowOverlap="1" wp14:anchorId="5CED16D8" wp14:editId="3788363F">
                <wp:simplePos x="0" y="0"/>
                <wp:positionH relativeFrom="column">
                  <wp:posOffset>29210</wp:posOffset>
                </wp:positionH>
                <wp:positionV relativeFrom="paragraph">
                  <wp:posOffset>193040</wp:posOffset>
                </wp:positionV>
                <wp:extent cx="1320800" cy="276860"/>
                <wp:effectExtent l="0" t="0" r="0" b="0"/>
                <wp:wrapNone/>
                <wp:docPr id="56" name="TextBox 55">
                  <a:extLst xmlns:a="http://schemas.openxmlformats.org/drawingml/2006/main">
                    <a:ext uri="{FF2B5EF4-FFF2-40B4-BE49-F238E27FC236}">
                      <a16:creationId xmlns:a16="http://schemas.microsoft.com/office/drawing/2014/main" id="{CA7B23DB-73AB-41A4-B00E-D37E2C3BB700}"/>
                    </a:ext>
                  </a:extLst>
                </wp:docPr>
                <wp:cNvGraphicFramePr/>
                <a:graphic xmlns:a="http://schemas.openxmlformats.org/drawingml/2006/main">
                  <a:graphicData uri="http://schemas.microsoft.com/office/word/2010/wordprocessingShape">
                    <wps:wsp>
                      <wps:cNvSpPr txBox="1"/>
                      <wps:spPr>
                        <a:xfrm>
                          <a:off x="0" y="0"/>
                          <a:ext cx="1320800" cy="276860"/>
                        </a:xfrm>
                        <a:prstGeom prst="rect">
                          <a:avLst/>
                        </a:prstGeom>
                        <a:noFill/>
                      </wps:spPr>
                      <wps:txbx>
                        <w:txbxContent>
                          <w:p w14:paraId="11839C26" w14:textId="77777777" w:rsidR="00A20091" w:rsidRPr="00EF6DEF" w:rsidRDefault="00A20091" w:rsidP="00EF6DEF">
                            <w:pPr>
                              <w:rPr>
                                <w:rFonts w:cstheme="minorBidi"/>
                                <w:color w:val="000000" w:themeColor="text1"/>
                                <w:kern w:val="24"/>
                                <w:sz w:val="22"/>
                                <w:szCs w:val="22"/>
                              </w:rPr>
                            </w:pPr>
                            <w:r w:rsidRPr="00EF6DEF">
                              <w:rPr>
                                <w:rFonts w:cstheme="minorBidi"/>
                                <w:color w:val="000000" w:themeColor="text1"/>
                                <w:kern w:val="24"/>
                                <w:sz w:val="18"/>
                                <w:szCs w:val="18"/>
                              </w:rPr>
                              <w:t>Customs Office</w:t>
                            </w:r>
                          </w:p>
                        </w:txbxContent>
                      </wps:txbx>
                      <wps:bodyPr wrap="none" rtlCol="0">
                        <a:spAutoFit/>
                      </wps:bodyPr>
                    </wps:wsp>
                  </a:graphicData>
                </a:graphic>
              </wp:anchor>
            </w:drawing>
          </mc:Choice>
          <mc:Fallback>
            <w:pict>
              <v:shape w14:anchorId="5CED16D8" id="TextBox 55" o:spid="_x0000_s1032" type="#_x0000_t202" style="position:absolute;left:0;text-align:left;margin-left:2.3pt;margin-top:15.2pt;width:104pt;height:21.8pt;z-index:2515865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" filled="f" stroked="f">
                <v:textbox style="mso-fit-shape-to-text:t">
                  <w:txbxContent>
                    <w:p w14:paraId="11839C26" w14:textId="77777777" w:rsidR="00A20091" w:rsidRPr="00EF6DEF" w:rsidRDefault="00A20091" w:rsidP="00EF6DEF">
                      <w:pPr>
                        <w:rPr>
                          <w:rFonts w:cstheme="minorBidi"/>
                          <w:color w:val="000000" w:themeColor="text1"/>
                          <w:kern w:val="24"/>
                          <w:sz w:val="22"/>
                          <w:szCs w:val="22"/>
                        </w:rPr>
                      </w:pPr>
                      <w:r w:rsidRPr="00EF6DEF">
                        <w:rPr>
                          <w:rFonts w:cstheme="minorBidi"/>
                          <w:color w:val="000000" w:themeColor="text1"/>
                          <w:kern w:val="24"/>
                          <w:sz w:val="18"/>
                          <w:szCs w:val="18"/>
                        </w:rPr>
                        <w:t>Customs Office</w:t>
                      </w:r>
                    </w:p>
                  </w:txbxContent>
                </v:textbox>
              </v:shape>
            </w:pict>
          </mc:Fallback>
        </mc:AlternateContent>
      </w:r>
      <w:r w:rsidRPr="00EF6DEF">
        <w:rPr>
          <w:noProof/>
        </w:rPr>
        <mc:AlternateContent>
          <mc:Choice Requires="wps">
            <w:drawing>
              <wp:anchor distT="0" distB="0" distL="114300" distR="114300" simplePos="0" relativeHeight="251537408" behindDoc="0" locked="0" layoutInCell="1" allowOverlap="1" wp14:anchorId="49830EA9" wp14:editId="7F95EBF2">
                <wp:simplePos x="0" y="0"/>
                <wp:positionH relativeFrom="column">
                  <wp:posOffset>0</wp:posOffset>
                </wp:positionH>
                <wp:positionV relativeFrom="paragraph">
                  <wp:posOffset>97155</wp:posOffset>
                </wp:positionV>
                <wp:extent cx="5303520" cy="488950"/>
                <wp:effectExtent l="0" t="0" r="0" b="6350"/>
                <wp:wrapNone/>
                <wp:docPr id="7" name="Rectangle 6">
                  <a:extLst xmlns:a="http://schemas.openxmlformats.org/drawingml/2006/main">
                    <a:ext uri="{FF2B5EF4-FFF2-40B4-BE49-F238E27FC236}">
                      <a16:creationId xmlns:a16="http://schemas.microsoft.com/office/drawing/2014/main" id="{5E43C70D-A83B-4275-BCD9-B276590C7112}"/>
                    </a:ext>
                  </a:extLst>
                </wp:docPr>
                <wp:cNvGraphicFramePr/>
                <a:graphic xmlns:a="http://schemas.openxmlformats.org/drawingml/2006/main">
                  <a:graphicData uri="http://schemas.microsoft.com/office/word/2010/wordprocessingShape">
                    <wps:wsp>
                      <wps:cNvSpPr/>
                      <wps:spPr>
                        <a:xfrm>
                          <a:off x="0" y="0"/>
                          <a:ext cx="5303520" cy="488950"/>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127C8E2A" id="Rectangle 6" o:spid="_x0000_s1026" style="position:absolute;margin-left:0;margin-top:7.65pt;width:417.6pt;height:38.5pt;z-index:25153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" fillcolor="#daeef3 [664]" stroked="f" strokeweight="2pt"/>
            </w:pict>
          </mc:Fallback>
        </mc:AlternateContent>
      </w:r>
      <w:r w:rsidRPr="00EF6DEF">
        <w:rPr>
          <w:noProof/>
        </w:rPr>
        <mc:AlternateContent>
          <mc:Choice Requires="wps">
            <w:drawing>
              <wp:anchor distT="0" distB="0" distL="114300" distR="114300" simplePos="0" relativeHeight="251553792" behindDoc="0" locked="0" layoutInCell="1" allowOverlap="1" wp14:anchorId="69E4D786" wp14:editId="358993AF">
                <wp:simplePos x="0" y="0"/>
                <wp:positionH relativeFrom="column">
                  <wp:posOffset>4568190</wp:posOffset>
                </wp:positionH>
                <wp:positionV relativeFrom="paragraph">
                  <wp:posOffset>133985</wp:posOffset>
                </wp:positionV>
                <wp:extent cx="697865" cy="389255"/>
                <wp:effectExtent l="0" t="0" r="26035" b="10795"/>
                <wp:wrapNone/>
                <wp:docPr id="17" name="Rectangle 16">
                  <a:extLst xmlns:a="http://schemas.openxmlformats.org/drawingml/2006/main">
                    <a:ext uri="{FF2B5EF4-FFF2-40B4-BE49-F238E27FC236}">
                      <a16:creationId xmlns:a16="http://schemas.microsoft.com/office/drawing/2014/main" id="{47C5F998-9666-4492-A5D1-2B39F6B11CFA}"/>
                    </a:ext>
                  </a:extLst>
                </wp:docPr>
                <wp:cNvGraphicFramePr/>
                <a:graphic xmlns:a="http://schemas.openxmlformats.org/drawingml/2006/main">
                  <a:graphicData uri="http://schemas.microsoft.com/office/word/2010/wordprocessingShape">
                    <wps:wsp>
                      <wps:cNvSpPr/>
                      <wps:spPr>
                        <a:xfrm>
                          <a:off x="0" y="0"/>
                          <a:ext cx="697865" cy="389255"/>
                        </a:xfrm>
                        <a:prstGeom prst="rect">
                          <a:avLst/>
                        </a:prstGeom>
                        <a:solidFill>
                          <a:schemeClr val="accent5">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7BD154" w14:textId="77777777" w:rsidR="00A20091" w:rsidRPr="00EF6DEF" w:rsidRDefault="00A20091" w:rsidP="00EF6DEF">
                            <w:pPr>
                              <w:jc w:val="center"/>
                              <w:rPr>
                                <w:rFonts w:cstheme="minorBidi"/>
                                <w:color w:val="FFFFFF" w:themeColor="light1"/>
                                <w:kern w:val="24"/>
                                <w:sz w:val="16"/>
                                <w:szCs w:val="16"/>
                              </w:rPr>
                            </w:pPr>
                            <w:r w:rsidRPr="00EF6DEF">
                              <w:rPr>
                                <w:rFonts w:cstheme="minorBidi"/>
                                <w:color w:val="FFFFFF" w:themeColor="light1"/>
                                <w:kern w:val="24"/>
                                <w:sz w:val="16"/>
                                <w:szCs w:val="16"/>
                              </w:rPr>
                              <w:t>Local Office 5</w:t>
                            </w:r>
                          </w:p>
                        </w:txbxContent>
                      </wps:txbx>
                      <wps:bodyPr rtlCol="0" anchor="ctr"/>
                    </wps:wsp>
                  </a:graphicData>
                </a:graphic>
              </wp:anchor>
            </w:drawing>
          </mc:Choice>
          <mc:Fallback>
            <w:pict>
              <v:rect w14:anchorId="69E4D786" id="Rectangle 16" o:spid="_x0000_s1033" style="position:absolute;left:0;text-align:left;margin-left:359.7pt;margin-top:10.55pt;width:54.95pt;height:30.65pt;z-index:25155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" fillcolor="#31849b [2408]" strokecolor="white [3212]" strokeweight="2pt">
                <v:textbox>
                  <w:txbxContent>
                    <w:p w14:paraId="287BD154" w14:textId="77777777" w:rsidR="00A20091" w:rsidRPr="00EF6DEF" w:rsidRDefault="00A20091" w:rsidP="00EF6DEF">
                      <w:pPr>
                        <w:jc w:val="center"/>
                        <w:rPr>
                          <w:rFonts w:cstheme="minorBidi"/>
                          <w:color w:val="FFFFFF" w:themeColor="light1"/>
                          <w:kern w:val="24"/>
                          <w:sz w:val="16"/>
                          <w:szCs w:val="16"/>
                        </w:rPr>
                      </w:pPr>
                      <w:r w:rsidRPr="00EF6DEF">
                        <w:rPr>
                          <w:rFonts w:cstheme="minorBidi"/>
                          <w:color w:val="FFFFFF" w:themeColor="light1"/>
                          <w:kern w:val="24"/>
                          <w:sz w:val="16"/>
                          <w:szCs w:val="16"/>
                        </w:rPr>
                        <w:t>Local Office 5</w:t>
                      </w:r>
                    </w:p>
                  </w:txbxContent>
                </v:textbox>
              </v:rect>
            </w:pict>
          </mc:Fallback>
        </mc:AlternateContent>
      </w:r>
      <w:r w:rsidRPr="00EF6DEF">
        <w:rPr>
          <w:noProof/>
        </w:rPr>
        <mc:AlternateContent>
          <mc:Choice Requires="wps">
            <w:drawing>
              <wp:anchor distT="0" distB="0" distL="114300" distR="114300" simplePos="0" relativeHeight="251551744" behindDoc="0" locked="0" layoutInCell="1" allowOverlap="1" wp14:anchorId="0AA60E62" wp14:editId="79F36248">
                <wp:simplePos x="0" y="0"/>
                <wp:positionH relativeFrom="column">
                  <wp:posOffset>3810000</wp:posOffset>
                </wp:positionH>
                <wp:positionV relativeFrom="paragraph">
                  <wp:posOffset>132080</wp:posOffset>
                </wp:positionV>
                <wp:extent cx="683260" cy="389255"/>
                <wp:effectExtent l="0" t="0" r="21590" b="10795"/>
                <wp:wrapNone/>
                <wp:docPr id="16" name="Rectangle 15">
                  <a:extLst xmlns:a="http://schemas.openxmlformats.org/drawingml/2006/main">
                    <a:ext uri="{FF2B5EF4-FFF2-40B4-BE49-F238E27FC236}">
                      <a16:creationId xmlns:a16="http://schemas.microsoft.com/office/drawing/2014/main" id="{13874B98-A27E-4D66-914A-B953FFD00AA2}"/>
                    </a:ext>
                  </a:extLst>
                </wp:docPr>
                <wp:cNvGraphicFramePr/>
                <a:graphic xmlns:a="http://schemas.openxmlformats.org/drawingml/2006/main">
                  <a:graphicData uri="http://schemas.microsoft.com/office/word/2010/wordprocessingShape">
                    <wps:wsp>
                      <wps:cNvSpPr/>
                      <wps:spPr>
                        <a:xfrm>
                          <a:off x="0" y="0"/>
                          <a:ext cx="683260" cy="389255"/>
                        </a:xfrm>
                        <a:prstGeom prst="rect">
                          <a:avLst/>
                        </a:prstGeom>
                        <a:solidFill>
                          <a:schemeClr val="accent5">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DDF138" w14:textId="77777777" w:rsidR="00A20091" w:rsidRPr="00EF6DEF" w:rsidRDefault="00A20091" w:rsidP="00EF6DEF">
                            <w:pPr>
                              <w:jc w:val="center"/>
                              <w:rPr>
                                <w:rFonts w:cstheme="minorBidi"/>
                                <w:color w:val="FFFFFF" w:themeColor="light1"/>
                                <w:kern w:val="24"/>
                                <w:sz w:val="16"/>
                                <w:szCs w:val="16"/>
                              </w:rPr>
                            </w:pPr>
                            <w:r w:rsidRPr="00EF6DEF">
                              <w:rPr>
                                <w:rFonts w:cstheme="minorBidi"/>
                                <w:color w:val="FFFFFF" w:themeColor="light1"/>
                                <w:kern w:val="24"/>
                                <w:sz w:val="16"/>
                                <w:szCs w:val="16"/>
                              </w:rPr>
                              <w:t>Local Office 4</w:t>
                            </w:r>
                          </w:p>
                        </w:txbxContent>
                      </wps:txbx>
                      <wps:bodyPr rtlCol="0" anchor="ctr"/>
                    </wps:wsp>
                  </a:graphicData>
                </a:graphic>
              </wp:anchor>
            </w:drawing>
          </mc:Choice>
          <mc:Fallback>
            <w:pict>
              <v:rect w14:anchorId="0AA60E62" id="Rectangle 15" o:spid="_x0000_s1034" style="position:absolute;left:0;text-align:left;margin-left:300pt;margin-top:10.4pt;width:53.8pt;height:30.65pt;z-index:251551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" fillcolor="#31849b [2408]" strokecolor="white [3212]" strokeweight="2pt">
                <v:textbox>
                  <w:txbxContent>
                    <w:p w14:paraId="47DDF138" w14:textId="77777777" w:rsidR="00A20091" w:rsidRPr="00EF6DEF" w:rsidRDefault="00A20091" w:rsidP="00EF6DEF">
                      <w:pPr>
                        <w:jc w:val="center"/>
                        <w:rPr>
                          <w:rFonts w:cstheme="minorBidi"/>
                          <w:color w:val="FFFFFF" w:themeColor="light1"/>
                          <w:kern w:val="24"/>
                          <w:sz w:val="16"/>
                          <w:szCs w:val="16"/>
                        </w:rPr>
                      </w:pPr>
                      <w:r w:rsidRPr="00EF6DEF">
                        <w:rPr>
                          <w:rFonts w:cstheme="minorBidi"/>
                          <w:color w:val="FFFFFF" w:themeColor="light1"/>
                          <w:kern w:val="24"/>
                          <w:sz w:val="16"/>
                          <w:szCs w:val="16"/>
                        </w:rPr>
                        <w:t>Local Office 4</w:t>
                      </w:r>
                    </w:p>
                  </w:txbxContent>
                </v:textbox>
              </v:rect>
            </w:pict>
          </mc:Fallback>
        </mc:AlternateContent>
      </w:r>
      <w:r w:rsidRPr="00EF6DEF">
        <w:rPr>
          <w:noProof/>
        </w:rPr>
        <mc:AlternateContent>
          <mc:Choice Requires="wps">
            <w:drawing>
              <wp:anchor distT="0" distB="0" distL="114300" distR="114300" simplePos="0" relativeHeight="251549696" behindDoc="0" locked="0" layoutInCell="1" allowOverlap="1" wp14:anchorId="57E6A1BF" wp14:editId="090E6FD4">
                <wp:simplePos x="0" y="0"/>
                <wp:positionH relativeFrom="column">
                  <wp:posOffset>3026410</wp:posOffset>
                </wp:positionH>
                <wp:positionV relativeFrom="paragraph">
                  <wp:posOffset>132080</wp:posOffset>
                </wp:positionV>
                <wp:extent cx="697865" cy="389255"/>
                <wp:effectExtent l="0" t="0" r="26035" b="10795"/>
                <wp:wrapNone/>
                <wp:docPr id="58" name="Rectangle 14"/>
                <wp:cNvGraphicFramePr/>
                <a:graphic xmlns:a="http://schemas.openxmlformats.org/drawingml/2006/main">
                  <a:graphicData uri="http://schemas.microsoft.com/office/word/2010/wordprocessingShape">
                    <wps:wsp>
                      <wps:cNvSpPr/>
                      <wps:spPr>
                        <a:xfrm>
                          <a:off x="0" y="0"/>
                          <a:ext cx="697865" cy="389255"/>
                        </a:xfrm>
                        <a:prstGeom prst="rect">
                          <a:avLst/>
                        </a:prstGeom>
                        <a:solidFill>
                          <a:schemeClr val="accent5">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D5DF22" w14:textId="77777777" w:rsidR="00A20091" w:rsidRPr="00EF6DEF" w:rsidRDefault="00A20091" w:rsidP="00EF6DEF">
                            <w:pPr>
                              <w:jc w:val="center"/>
                              <w:rPr>
                                <w:rFonts w:cstheme="minorBidi"/>
                                <w:color w:val="FFFFFF" w:themeColor="light1"/>
                                <w:kern w:val="24"/>
                                <w:sz w:val="16"/>
                                <w:szCs w:val="16"/>
                              </w:rPr>
                            </w:pPr>
                            <w:r w:rsidRPr="00EF6DEF">
                              <w:rPr>
                                <w:rFonts w:cstheme="minorBidi"/>
                                <w:color w:val="FFFFFF" w:themeColor="light1"/>
                                <w:kern w:val="24"/>
                                <w:sz w:val="16"/>
                                <w:szCs w:val="16"/>
                              </w:rPr>
                              <w:t>Local Office 3</w:t>
                            </w:r>
                          </w:p>
                        </w:txbxContent>
                      </wps:txbx>
                      <wps:bodyPr rtlCol="0" anchor="ctr"/>
                    </wps:wsp>
                  </a:graphicData>
                </a:graphic>
              </wp:anchor>
            </w:drawing>
          </mc:Choice>
          <mc:Fallback>
            <w:pict>
              <v:rect w14:anchorId="57E6A1BF" id="Rectangle 14" o:spid="_x0000_s1035" style="position:absolute;left:0;text-align:left;margin-left:238.3pt;margin-top:10.4pt;width:54.95pt;height:30.65pt;z-index:251549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" fillcolor="#31849b [2408]" strokecolor="white [3212]" strokeweight="2pt">
                <v:textbox>
                  <w:txbxContent>
                    <w:p w14:paraId="20D5DF22" w14:textId="77777777" w:rsidR="00A20091" w:rsidRPr="00EF6DEF" w:rsidRDefault="00A20091" w:rsidP="00EF6DEF">
                      <w:pPr>
                        <w:jc w:val="center"/>
                        <w:rPr>
                          <w:rFonts w:cstheme="minorBidi"/>
                          <w:color w:val="FFFFFF" w:themeColor="light1"/>
                          <w:kern w:val="24"/>
                          <w:sz w:val="16"/>
                          <w:szCs w:val="16"/>
                        </w:rPr>
                      </w:pPr>
                      <w:r w:rsidRPr="00EF6DEF">
                        <w:rPr>
                          <w:rFonts w:cstheme="minorBidi"/>
                          <w:color w:val="FFFFFF" w:themeColor="light1"/>
                          <w:kern w:val="24"/>
                          <w:sz w:val="16"/>
                          <w:szCs w:val="16"/>
                        </w:rPr>
                        <w:t>Local Office 3</w:t>
                      </w:r>
                    </w:p>
                  </w:txbxContent>
                </v:textbox>
              </v:rect>
            </w:pict>
          </mc:Fallback>
        </mc:AlternateContent>
      </w:r>
      <w:r w:rsidRPr="00EF6DEF">
        <w:rPr>
          <w:noProof/>
        </w:rPr>
        <mc:AlternateContent>
          <mc:Choice Requires="wps">
            <w:drawing>
              <wp:anchor distT="0" distB="0" distL="114300" distR="114300" simplePos="0" relativeHeight="251547648" behindDoc="0" locked="0" layoutInCell="1" allowOverlap="1" wp14:anchorId="508B021D" wp14:editId="09E4BB4F">
                <wp:simplePos x="0" y="0"/>
                <wp:positionH relativeFrom="column">
                  <wp:posOffset>2271395</wp:posOffset>
                </wp:positionH>
                <wp:positionV relativeFrom="paragraph">
                  <wp:posOffset>136531</wp:posOffset>
                </wp:positionV>
                <wp:extent cx="701675" cy="389255"/>
                <wp:effectExtent l="0" t="0" r="22225" b="10795"/>
                <wp:wrapNone/>
                <wp:docPr id="57" name="Rectangle 13"/>
                <wp:cNvGraphicFramePr/>
                <a:graphic xmlns:a="http://schemas.openxmlformats.org/drawingml/2006/main">
                  <a:graphicData uri="http://schemas.microsoft.com/office/word/2010/wordprocessingShape">
                    <wps:wsp>
                      <wps:cNvSpPr/>
                      <wps:spPr>
                        <a:xfrm>
                          <a:off x="0" y="0"/>
                          <a:ext cx="701675" cy="389255"/>
                        </a:xfrm>
                        <a:prstGeom prst="rect">
                          <a:avLst/>
                        </a:prstGeom>
                        <a:solidFill>
                          <a:schemeClr val="accent5">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0B840E" w14:textId="77777777" w:rsidR="00A20091" w:rsidRPr="00EF6DEF" w:rsidRDefault="00A20091" w:rsidP="00EF6DEF">
                            <w:pPr>
                              <w:jc w:val="center"/>
                              <w:rPr>
                                <w:rFonts w:cstheme="minorBidi"/>
                                <w:color w:val="FFFFFF" w:themeColor="light1"/>
                                <w:kern w:val="24"/>
                                <w:sz w:val="16"/>
                                <w:szCs w:val="16"/>
                              </w:rPr>
                            </w:pPr>
                            <w:r w:rsidRPr="00EF6DEF">
                              <w:rPr>
                                <w:rFonts w:cstheme="minorBidi"/>
                                <w:color w:val="FFFFFF" w:themeColor="light1"/>
                                <w:kern w:val="24"/>
                                <w:sz w:val="16"/>
                                <w:szCs w:val="16"/>
                              </w:rPr>
                              <w:t>Local Office 2</w:t>
                            </w:r>
                          </w:p>
                        </w:txbxContent>
                      </wps:txbx>
                      <wps:bodyPr rtlCol="0" anchor="ctr"/>
                    </wps:wsp>
                  </a:graphicData>
                </a:graphic>
              </wp:anchor>
            </w:drawing>
          </mc:Choice>
          <mc:Fallback>
            <w:pict>
              <v:rect w14:anchorId="508B021D" id="Rectangle 13" o:spid="_x0000_s1036" style="position:absolute;left:0;text-align:left;margin-left:178.85pt;margin-top:10.75pt;width:55.25pt;height:30.65pt;z-index:251547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" fillcolor="#31849b [2408]" strokecolor="white [3212]" strokeweight="2pt">
                <v:textbox>
                  <w:txbxContent>
                    <w:p w14:paraId="3C0B840E" w14:textId="77777777" w:rsidR="00A20091" w:rsidRPr="00EF6DEF" w:rsidRDefault="00A20091" w:rsidP="00EF6DEF">
                      <w:pPr>
                        <w:jc w:val="center"/>
                        <w:rPr>
                          <w:rFonts w:cstheme="minorBidi"/>
                          <w:color w:val="FFFFFF" w:themeColor="light1"/>
                          <w:kern w:val="24"/>
                          <w:sz w:val="16"/>
                          <w:szCs w:val="16"/>
                        </w:rPr>
                      </w:pPr>
                      <w:r w:rsidRPr="00EF6DEF">
                        <w:rPr>
                          <w:rFonts w:cstheme="minorBidi"/>
                          <w:color w:val="FFFFFF" w:themeColor="light1"/>
                          <w:kern w:val="24"/>
                          <w:sz w:val="16"/>
                          <w:szCs w:val="16"/>
                        </w:rPr>
                        <w:t>Local Office 2</w:t>
                      </w:r>
                    </w:p>
                  </w:txbxContent>
                </v:textbox>
              </v:rect>
            </w:pict>
          </mc:Fallback>
        </mc:AlternateContent>
      </w:r>
      <w:r w:rsidRPr="00EF6DEF">
        <w:rPr>
          <w:noProof/>
        </w:rPr>
        <mc:AlternateContent>
          <mc:Choice Requires="wps">
            <w:drawing>
              <wp:anchor distT="0" distB="0" distL="114300" distR="114300" simplePos="0" relativeHeight="251574272" behindDoc="0" locked="0" layoutInCell="1" allowOverlap="1" wp14:anchorId="11B60309" wp14:editId="26F28E62">
                <wp:simplePos x="0" y="0"/>
                <wp:positionH relativeFrom="column">
                  <wp:posOffset>3340735</wp:posOffset>
                </wp:positionH>
                <wp:positionV relativeFrom="paragraph">
                  <wp:posOffset>12065</wp:posOffset>
                </wp:positionV>
                <wp:extent cx="0" cy="97790"/>
                <wp:effectExtent l="0" t="0" r="38100" b="35560"/>
                <wp:wrapNone/>
                <wp:docPr id="47" name="Straight Connector 46">
                  <a:extLst xmlns:a="http://schemas.openxmlformats.org/drawingml/2006/main">
                    <a:ext uri="{FF2B5EF4-FFF2-40B4-BE49-F238E27FC236}">
                      <a16:creationId xmlns:a16="http://schemas.microsoft.com/office/drawing/2014/main" id="{1D67A990-6691-4ADC-BDF1-F9B2063939C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7790"/>
                        </a:xfrm>
                        <a:prstGeom prst="line">
                          <a:avLst/>
                        </a:prstGeom>
                        <a:ln w="19050">
                          <a:solidFill>
                            <a:schemeClr val="accent5">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28104D" id="Straight Connector 46" o:spid="_x0000_s1026" style="position:absolute;z-index:251574272;visibility:visible;mso-wrap-style:square;mso-wrap-distance-left:9pt;mso-wrap-distance-top:0;mso-wrap-distance-right:9pt;mso-wrap-distance-bottom:0;mso-position-horizontal:absolute;mso-position-horizontal-relative:text;mso-position-vertical:absolute;mso-position-vertical-relative:text" from="263.05pt,.95pt" to="263.0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" strokecolor="#205867 [1608]" strokeweight="1.5pt">
                <o:lock v:ext="edit" shapetype="f"/>
              </v:line>
            </w:pict>
          </mc:Fallback>
        </mc:AlternateContent>
      </w:r>
      <w:r w:rsidRPr="00EF6DEF">
        <w:rPr>
          <w:noProof/>
        </w:rPr>
        <mc:AlternateContent>
          <mc:Choice Requires="wps">
            <w:drawing>
              <wp:anchor distT="0" distB="0" distL="114300" distR="114300" simplePos="0" relativeHeight="251580416" behindDoc="0" locked="0" layoutInCell="1" allowOverlap="1" wp14:anchorId="116673F1" wp14:editId="424D006C">
                <wp:simplePos x="0" y="0"/>
                <wp:positionH relativeFrom="column">
                  <wp:posOffset>4920275</wp:posOffset>
                </wp:positionH>
                <wp:positionV relativeFrom="paragraph">
                  <wp:posOffset>7792</wp:posOffset>
                </wp:positionV>
                <wp:extent cx="0" cy="85725"/>
                <wp:effectExtent l="0" t="0" r="38100" b="28575"/>
                <wp:wrapNone/>
                <wp:docPr id="52" name="Straight Connector 51">
                  <a:extLst xmlns:a="http://schemas.openxmlformats.org/drawingml/2006/main">
                    <a:ext uri="{FF2B5EF4-FFF2-40B4-BE49-F238E27FC236}">
                      <a16:creationId xmlns:a16="http://schemas.microsoft.com/office/drawing/2014/main" id="{1EBC3DBD-77F2-40D7-B226-F8FF58F5A37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5725"/>
                        </a:xfrm>
                        <a:prstGeom prst="line">
                          <a:avLst/>
                        </a:prstGeom>
                        <a:ln w="19050">
                          <a:solidFill>
                            <a:schemeClr val="accent5">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4D5586" id="Straight Connector 51" o:spid="_x0000_s1026" style="position:absolute;z-index:251580416;visibility:visible;mso-wrap-style:square;mso-wrap-distance-left:9pt;mso-wrap-distance-top:0;mso-wrap-distance-right:9pt;mso-wrap-distance-bottom:0;mso-position-horizontal:absolute;mso-position-horizontal-relative:text;mso-position-vertical:absolute;mso-position-vertical-relative:text" from="387.4pt,.6pt" to="387.4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" strokecolor="#205867 [1608]" strokeweight="1.5pt">
                <o:lock v:ext="edit" shapetype="f"/>
              </v:line>
            </w:pict>
          </mc:Fallback>
        </mc:AlternateContent>
      </w:r>
      <w:r w:rsidRPr="00EF6DEF">
        <w:rPr>
          <w:noProof/>
        </w:rPr>
        <mc:AlternateContent>
          <mc:Choice Requires="wps">
            <w:drawing>
              <wp:anchor distT="0" distB="0" distL="114300" distR="114300" simplePos="0" relativeHeight="251576320" behindDoc="0" locked="0" layoutInCell="1" allowOverlap="1" wp14:anchorId="0950B1E4" wp14:editId="1F15F944">
                <wp:simplePos x="0" y="0"/>
                <wp:positionH relativeFrom="column">
                  <wp:posOffset>4130700</wp:posOffset>
                </wp:positionH>
                <wp:positionV relativeFrom="paragraph">
                  <wp:posOffset>31281</wp:posOffset>
                </wp:positionV>
                <wp:extent cx="0" cy="85725"/>
                <wp:effectExtent l="0" t="0" r="38100" b="28575"/>
                <wp:wrapNone/>
                <wp:docPr id="48" name="Straight Connector 47">
                  <a:extLst xmlns:a="http://schemas.openxmlformats.org/drawingml/2006/main">
                    <a:ext uri="{FF2B5EF4-FFF2-40B4-BE49-F238E27FC236}">
                      <a16:creationId xmlns:a16="http://schemas.microsoft.com/office/drawing/2014/main" id="{AD58C370-C55D-4E4A-9A36-D70AC99B02B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5725"/>
                        </a:xfrm>
                        <a:prstGeom prst="line">
                          <a:avLst/>
                        </a:prstGeom>
                        <a:ln w="19050">
                          <a:solidFill>
                            <a:schemeClr val="accent5">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9748B9" id="Straight Connector 47" o:spid="_x0000_s1026" style="position:absolute;z-index:251576320;visibility:visible;mso-wrap-style:square;mso-wrap-distance-left:9pt;mso-wrap-distance-top:0;mso-wrap-distance-right:9pt;mso-wrap-distance-bottom:0;mso-position-horizontal:absolute;mso-position-horizontal-relative:text;mso-position-vertical:absolute;mso-position-vertical-relative:text" from="325.25pt,2.45pt" to="325.2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" strokecolor="#205867 [1608]" strokeweight="1.5pt">
                <o:lock v:ext="edit" shapetype="f"/>
              </v:line>
            </w:pict>
          </mc:Fallback>
        </mc:AlternateContent>
      </w:r>
      <w:r w:rsidRPr="00EF6DEF">
        <w:rPr>
          <w:noProof/>
        </w:rPr>
        <mc:AlternateContent>
          <mc:Choice Requires="wps">
            <w:drawing>
              <wp:anchor distT="0" distB="0" distL="114300" distR="114300" simplePos="0" relativeHeight="251572224" behindDoc="0" locked="0" layoutInCell="1" allowOverlap="1" wp14:anchorId="45466064" wp14:editId="29086ADD">
                <wp:simplePos x="0" y="0"/>
                <wp:positionH relativeFrom="column">
                  <wp:posOffset>3337265</wp:posOffset>
                </wp:positionH>
                <wp:positionV relativeFrom="paragraph">
                  <wp:posOffset>4611</wp:posOffset>
                </wp:positionV>
                <wp:extent cx="1584325" cy="5080"/>
                <wp:effectExtent l="0" t="0" r="34925" b="33020"/>
                <wp:wrapNone/>
                <wp:docPr id="46" name="Straight Connector 45">
                  <a:extLst xmlns:a="http://schemas.openxmlformats.org/drawingml/2006/main">
                    <a:ext uri="{FF2B5EF4-FFF2-40B4-BE49-F238E27FC236}">
                      <a16:creationId xmlns:a16="http://schemas.microsoft.com/office/drawing/2014/main" id="{482E094C-F099-4D76-918D-F12A0DB7147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84325" cy="5080"/>
                        </a:xfrm>
                        <a:prstGeom prst="line">
                          <a:avLst/>
                        </a:prstGeom>
                        <a:ln w="19050">
                          <a:solidFill>
                            <a:schemeClr val="accent5">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CE6ADD" id="Straight Connector 45" o:spid="_x0000_s1026" style="position:absolute;z-index:251572224;visibility:visible;mso-wrap-style:square;mso-wrap-distance-left:9pt;mso-wrap-distance-top:0;mso-wrap-distance-right:9pt;mso-wrap-distance-bottom:0;mso-position-horizontal:absolute;mso-position-horizontal-relative:text;mso-position-vertical:absolute;mso-position-vertical-relative:text" from="262.8pt,.35pt" to="387.5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" strokecolor="#205867 [1608]" strokeweight="1.5pt">
                <o:lock v:ext="edit" shapetype="f"/>
              </v:line>
            </w:pict>
          </mc:Fallback>
        </mc:AlternateContent>
      </w:r>
      <w:r w:rsidRPr="00EF6DEF">
        <w:rPr>
          <w:noProof/>
        </w:rPr>
        <mc:AlternateContent>
          <mc:Choice Requires="wps">
            <w:drawing>
              <wp:anchor distT="0" distB="0" distL="114300" distR="114300" simplePos="0" relativeHeight="251568128" behindDoc="0" locked="0" layoutInCell="1" allowOverlap="1" wp14:anchorId="26559AD3" wp14:editId="42F86CDD">
                <wp:simplePos x="0" y="0"/>
                <wp:positionH relativeFrom="column">
                  <wp:posOffset>2609215</wp:posOffset>
                </wp:positionH>
                <wp:positionV relativeFrom="paragraph">
                  <wp:posOffset>8255</wp:posOffset>
                </wp:positionV>
                <wp:extent cx="0" cy="85725"/>
                <wp:effectExtent l="0" t="0" r="38100" b="28575"/>
                <wp:wrapNone/>
                <wp:docPr id="36" name="Straight Connector 35">
                  <a:extLst xmlns:a="http://schemas.openxmlformats.org/drawingml/2006/main">
                    <a:ext uri="{FF2B5EF4-FFF2-40B4-BE49-F238E27FC236}">
                      <a16:creationId xmlns:a16="http://schemas.microsoft.com/office/drawing/2014/main" id="{0583FDE9-3E8B-43CE-AD89-A1FABAEFE8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5725"/>
                        </a:xfrm>
                        <a:prstGeom prst="line">
                          <a:avLst/>
                        </a:prstGeom>
                        <a:ln w="19050">
                          <a:solidFill>
                            <a:schemeClr val="accent5">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470106" id="Straight Connector 35" o:spid="_x0000_s1026" style="position:absolute;z-index:251568128;visibility:visible;mso-wrap-style:square;mso-wrap-distance-left:9pt;mso-wrap-distance-top:0;mso-wrap-distance-right:9pt;mso-wrap-distance-bottom:0;mso-position-horizontal:absolute;mso-position-horizontal-relative:text;mso-position-vertical:absolute;mso-position-vertical-relative:text" from="205.45pt,.65pt" to="205.4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" strokecolor="#205867 [1608]" strokeweight="1.5pt">
                <o:lock v:ext="edit" shapetype="f"/>
              </v:line>
            </w:pict>
          </mc:Fallback>
        </mc:AlternateContent>
      </w:r>
      <w:r w:rsidRPr="00EF6DEF">
        <w:rPr>
          <w:noProof/>
        </w:rPr>
        <mc:AlternateContent>
          <mc:Choice Requires="wps">
            <w:drawing>
              <wp:anchor distT="0" distB="0" distL="114300" distR="114300" simplePos="0" relativeHeight="251566080" behindDoc="0" locked="0" layoutInCell="1" allowOverlap="1" wp14:anchorId="2FB4BF6C" wp14:editId="4F752630">
                <wp:simplePos x="0" y="0"/>
                <wp:positionH relativeFrom="column">
                  <wp:posOffset>1733544</wp:posOffset>
                </wp:positionH>
                <wp:positionV relativeFrom="paragraph">
                  <wp:posOffset>6985</wp:posOffset>
                </wp:positionV>
                <wp:extent cx="0" cy="97790"/>
                <wp:effectExtent l="0" t="0" r="38100" b="35560"/>
                <wp:wrapNone/>
                <wp:docPr id="62"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7790"/>
                        </a:xfrm>
                        <a:prstGeom prst="line">
                          <a:avLst/>
                        </a:prstGeom>
                        <a:ln w="19050">
                          <a:solidFill>
                            <a:schemeClr val="accent5">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B3D803" id="Straight Connector 34" o:spid="_x0000_s1026" style="position:absolute;z-index:251566080;visibility:visible;mso-wrap-style:square;mso-wrap-distance-left:9pt;mso-wrap-distance-top:0;mso-wrap-distance-right:9pt;mso-wrap-distance-bottom:0;mso-position-horizontal:absolute;mso-position-horizontal-relative:text;mso-position-vertical:absolute;mso-position-vertical-relative:text" from="136.5pt,.55pt" to="136.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" strokecolor="#205867 [1608]" strokeweight="1.5pt">
                <o:lock v:ext="edit" shapetype="f"/>
              </v:line>
            </w:pict>
          </mc:Fallback>
        </mc:AlternateContent>
      </w:r>
    </w:p>
    <w:p w14:paraId="641C17B6" w14:textId="0EB731EB" w:rsidR="00EF6DEF" w:rsidRDefault="00EF6DEF"/>
    <w:p w14:paraId="6E566FF0" w14:textId="5FF183CD" w:rsidR="00EF6DEF" w:rsidRDefault="00EF6DEF"/>
    <w:p w14:paraId="03CA0B38" w14:textId="05192AF6" w:rsidR="00EF6DEF" w:rsidRDefault="00EF6DEF"/>
    <w:p w14:paraId="29386CF6" w14:textId="067CDE79" w:rsidR="00DB3767" w:rsidRPr="00F333E4" w:rsidRDefault="00F73756">
      <w:pPr>
        <w:pStyle w:val="Caption"/>
        <w:jc w:val="both"/>
        <w:rPr>
          <w:sz w:val="18"/>
          <w:szCs w:val="18"/>
        </w:rPr>
      </w:pPr>
      <w:r>
        <w:tab/>
      </w:r>
      <w:r>
        <w:tab/>
      </w:r>
      <w:r>
        <w:tab/>
      </w:r>
      <w:r>
        <w:tab/>
      </w:r>
      <w:r w:rsidR="00EF6DEF">
        <w:rPr>
          <w:noProof/>
          <w:sz w:val="18"/>
          <w:szCs w:val="18"/>
        </w:rPr>
        <w:t>Customs</w:t>
      </w:r>
      <w:r w:rsidR="00DB3767" w:rsidRPr="00F333E4">
        <w:rPr>
          <w:noProof/>
          <w:sz w:val="18"/>
          <w:szCs w:val="18"/>
        </w:rPr>
        <w:t xml:space="preserve"> User Hierarchy</w:t>
      </w:r>
    </w:p>
    <w:p w14:paraId="74B8DEC0" w14:textId="7B8D805F" w:rsidR="00DB3767" w:rsidRDefault="00DB3767"/>
    <w:p w14:paraId="7346643B" w14:textId="75FA40DC" w:rsidR="00DB3767" w:rsidRPr="00BE7DF9" w:rsidRDefault="006B3CA3">
      <w:pPr>
        <w:tabs>
          <w:tab w:val="clear" w:pos="360"/>
        </w:tabs>
        <w:rPr>
          <w:rFonts w:eastAsia="SimSun"/>
        </w:rPr>
      </w:pPr>
      <w:r>
        <w:rPr>
          <w:rFonts w:eastAsia="SimSun"/>
        </w:rPr>
        <w:t>Customs</w:t>
      </w:r>
      <w:r w:rsidR="00DB3767" w:rsidRPr="00BE7DF9">
        <w:rPr>
          <w:rFonts w:eastAsia="SimSun"/>
        </w:rPr>
        <w:t xml:space="preserve"> user levels</w:t>
      </w:r>
      <w:r w:rsidR="00DB3767">
        <w:rPr>
          <w:rFonts w:eastAsia="SimSun"/>
        </w:rPr>
        <w:t xml:space="preserve"> is defined as below:</w:t>
      </w:r>
    </w:p>
    <w:p w14:paraId="6E802EA1" w14:textId="2BF27E06" w:rsidR="00DB3767" w:rsidRPr="00BE7DF9" w:rsidRDefault="00DB3767">
      <w:pPr>
        <w:pStyle w:val="ListParagraph"/>
        <w:numPr>
          <w:ilvl w:val="0"/>
          <w:numId w:val="15"/>
        </w:numPr>
        <w:tabs>
          <w:tab w:val="clear" w:pos="360"/>
        </w:tabs>
        <w:contextualSpacing/>
        <w:rPr>
          <w:rFonts w:eastAsia="SimSun"/>
        </w:rPr>
      </w:pPr>
      <w:r w:rsidRPr="00BE7DF9">
        <w:rPr>
          <w:rFonts w:eastAsia="SimSun"/>
        </w:rPr>
        <w:t xml:space="preserve">User level type maintained </w:t>
      </w:r>
      <w:r>
        <w:rPr>
          <w:rFonts w:eastAsia="SimSun"/>
        </w:rPr>
        <w:t xml:space="preserve">at </w:t>
      </w:r>
      <w:r w:rsidRPr="00BE7DF9">
        <w:rPr>
          <w:rFonts w:eastAsia="SimSun"/>
        </w:rPr>
        <w:t>National</w:t>
      </w:r>
      <w:r>
        <w:rPr>
          <w:rFonts w:eastAsia="SimSun"/>
        </w:rPr>
        <w:t xml:space="preserve">, </w:t>
      </w:r>
      <w:r w:rsidR="00EF6DEF">
        <w:rPr>
          <w:rFonts w:eastAsia="SimSun"/>
        </w:rPr>
        <w:t>Regional</w:t>
      </w:r>
      <w:r>
        <w:rPr>
          <w:rFonts w:eastAsia="SimSun"/>
        </w:rPr>
        <w:t xml:space="preserve"> and </w:t>
      </w:r>
      <w:r w:rsidRPr="00BE7DF9">
        <w:rPr>
          <w:rFonts w:eastAsia="SimSun"/>
        </w:rPr>
        <w:t>Local users.</w:t>
      </w:r>
    </w:p>
    <w:p w14:paraId="4689D8CA" w14:textId="37010A16" w:rsidR="00DB3767" w:rsidRPr="00BE7DF9" w:rsidRDefault="006B3CA3">
      <w:pPr>
        <w:pStyle w:val="ListParagraph"/>
        <w:numPr>
          <w:ilvl w:val="0"/>
          <w:numId w:val="15"/>
        </w:numPr>
        <w:tabs>
          <w:tab w:val="clear" w:pos="360"/>
        </w:tabs>
        <w:contextualSpacing/>
        <w:rPr>
          <w:rFonts w:eastAsia="SimSun"/>
        </w:rPr>
      </w:pPr>
      <w:r>
        <w:rPr>
          <w:rFonts w:eastAsia="SimSun"/>
        </w:rPr>
        <w:t>Customs</w:t>
      </w:r>
      <w:r w:rsidR="00DB3767" w:rsidRPr="00BE7DF9">
        <w:rPr>
          <w:rFonts w:eastAsia="SimSun"/>
        </w:rPr>
        <w:t xml:space="preserve"> users </w:t>
      </w:r>
      <w:r w:rsidR="00696F36">
        <w:rPr>
          <w:rFonts w:eastAsia="SimSun"/>
        </w:rPr>
        <w:t>have</w:t>
      </w:r>
      <w:r w:rsidR="00DB3767" w:rsidRPr="00BE7DF9">
        <w:rPr>
          <w:rFonts w:eastAsia="SimSun"/>
        </w:rPr>
        <w:t xml:space="preserve"> these fields: </w:t>
      </w:r>
      <w:r w:rsidR="00EF6DEF">
        <w:rPr>
          <w:rFonts w:eastAsia="SimSun"/>
        </w:rPr>
        <w:t>Regional</w:t>
      </w:r>
      <w:r w:rsidR="00DB3767" w:rsidRPr="00BE7DF9">
        <w:rPr>
          <w:rFonts w:eastAsia="SimSun"/>
        </w:rPr>
        <w:t>, Customs Office</w:t>
      </w:r>
      <w:r w:rsidR="00886655">
        <w:rPr>
          <w:rFonts w:eastAsia="SimSun"/>
        </w:rPr>
        <w:t xml:space="preserve"> (Check post)</w:t>
      </w:r>
      <w:r w:rsidR="00696F36">
        <w:rPr>
          <w:rFonts w:eastAsia="SimSun"/>
        </w:rPr>
        <w:t xml:space="preserve"> which essentially</w:t>
      </w:r>
      <w:r w:rsidR="00DB3767" w:rsidRPr="00BE7DF9">
        <w:rPr>
          <w:rFonts w:eastAsia="SimSun"/>
        </w:rPr>
        <w:t xml:space="preserve"> </w:t>
      </w:r>
      <w:r w:rsidR="00696F36">
        <w:rPr>
          <w:rFonts w:eastAsia="SimSun"/>
        </w:rPr>
        <w:t>s</w:t>
      </w:r>
      <w:r w:rsidR="00DB3767" w:rsidRPr="00BE7DF9">
        <w:rPr>
          <w:rFonts w:eastAsia="SimSun"/>
        </w:rPr>
        <w:t>erve as the same meaning of working location.</w:t>
      </w:r>
    </w:p>
    <w:p w14:paraId="22A78437" w14:textId="339DE5D6" w:rsidR="00DB3767" w:rsidRDefault="00DB3767" w:rsidP="005A52E7">
      <w:r w:rsidRPr="00BE7DF9">
        <w:rPr>
          <w:rFonts w:eastAsia="SimSun"/>
        </w:rPr>
        <w:t xml:space="preserve">National users </w:t>
      </w:r>
      <w:r w:rsidR="00696F36">
        <w:rPr>
          <w:rFonts w:eastAsia="SimSun"/>
        </w:rPr>
        <w:t xml:space="preserve">have access to </w:t>
      </w:r>
      <w:r w:rsidRPr="00BE7DF9">
        <w:rPr>
          <w:rFonts w:eastAsia="SimSun"/>
        </w:rPr>
        <w:t>all transactional data</w:t>
      </w:r>
      <w:r w:rsidR="00696F36">
        <w:rPr>
          <w:rFonts w:eastAsia="SimSun"/>
        </w:rPr>
        <w:t xml:space="preserve"> in </w:t>
      </w:r>
      <w:proofErr w:type="spellStart"/>
      <w:r w:rsidR="00696F36">
        <w:rPr>
          <w:rFonts w:eastAsia="SimSun"/>
        </w:rPr>
        <w:t>eCMS</w:t>
      </w:r>
      <w:proofErr w:type="spellEnd"/>
      <w:r w:rsidRPr="00BE7DF9">
        <w:rPr>
          <w:rFonts w:eastAsia="SimSun"/>
        </w:rPr>
        <w:t xml:space="preserve">; </w:t>
      </w:r>
      <w:r w:rsidR="00EF6DEF">
        <w:rPr>
          <w:rFonts w:eastAsia="SimSun"/>
        </w:rPr>
        <w:t>Regional</w:t>
      </w:r>
      <w:r w:rsidRPr="00BE7DF9">
        <w:rPr>
          <w:rFonts w:eastAsia="SimSun"/>
        </w:rPr>
        <w:t xml:space="preserve"> user </w:t>
      </w:r>
      <w:r w:rsidR="00696F36">
        <w:rPr>
          <w:rFonts w:eastAsia="SimSun"/>
        </w:rPr>
        <w:t xml:space="preserve">have access to </w:t>
      </w:r>
      <w:r w:rsidRPr="00BE7DF9">
        <w:rPr>
          <w:rFonts w:eastAsia="SimSun"/>
        </w:rPr>
        <w:t xml:space="preserve">transactions under </w:t>
      </w:r>
      <w:r w:rsidR="00696F36">
        <w:rPr>
          <w:rFonts w:eastAsia="SimSun"/>
        </w:rPr>
        <w:t>their</w:t>
      </w:r>
      <w:r w:rsidRPr="00BE7DF9">
        <w:rPr>
          <w:rFonts w:eastAsia="SimSun"/>
        </w:rPr>
        <w:t xml:space="preserve"> own </w:t>
      </w:r>
      <w:r w:rsidR="007B7D8F">
        <w:rPr>
          <w:rFonts w:eastAsia="SimSun"/>
        </w:rPr>
        <w:t>region</w:t>
      </w:r>
      <w:r w:rsidR="0065738A">
        <w:rPr>
          <w:rFonts w:eastAsia="SimSun"/>
        </w:rPr>
        <w:t xml:space="preserve"> </w:t>
      </w:r>
      <w:r w:rsidR="007B7D8F">
        <w:rPr>
          <w:rFonts w:eastAsia="SimSun"/>
        </w:rPr>
        <w:t>(includes</w:t>
      </w:r>
      <w:r w:rsidR="00886655">
        <w:rPr>
          <w:rFonts w:eastAsia="SimSun"/>
        </w:rPr>
        <w:t xml:space="preserve"> all the check post under the regional office)</w:t>
      </w:r>
      <w:r w:rsidRPr="00BE7DF9">
        <w:rPr>
          <w:rFonts w:eastAsia="SimSun"/>
        </w:rPr>
        <w:t>; local</w:t>
      </w:r>
      <w:r w:rsidR="00886655">
        <w:rPr>
          <w:rFonts w:eastAsia="SimSun"/>
        </w:rPr>
        <w:t xml:space="preserve"> (check post)</w:t>
      </w:r>
      <w:r w:rsidRPr="00BE7DF9">
        <w:rPr>
          <w:rFonts w:eastAsia="SimSun"/>
        </w:rPr>
        <w:t xml:space="preserve"> user </w:t>
      </w:r>
      <w:r w:rsidR="00696F36">
        <w:rPr>
          <w:rFonts w:eastAsia="SimSun"/>
        </w:rPr>
        <w:t xml:space="preserve">have access to </w:t>
      </w:r>
      <w:r w:rsidRPr="00BE7DF9">
        <w:rPr>
          <w:rFonts w:eastAsia="SimSun"/>
        </w:rPr>
        <w:t>transactions</w:t>
      </w:r>
      <w:r w:rsidR="00696F36">
        <w:rPr>
          <w:rFonts w:eastAsia="SimSun"/>
        </w:rPr>
        <w:t xml:space="preserve"> under their assigned local office</w:t>
      </w:r>
      <w:r w:rsidRPr="00BE7DF9">
        <w:rPr>
          <w:rFonts w:eastAsia="SimSun"/>
        </w:rPr>
        <w:t>.</w:t>
      </w:r>
      <w:r w:rsidR="00597E09">
        <w:rPr>
          <w:rFonts w:eastAsia="SimSun"/>
        </w:rPr>
        <w:t xml:space="preserve"> Reginal and National offices are logical linkage to the customs offices. </w:t>
      </w:r>
    </w:p>
    <w:p w14:paraId="76F6C2E7" w14:textId="062156EF" w:rsidR="00C43833" w:rsidRDefault="00C43833" w:rsidP="0011039D">
      <w:pPr>
        <w:pStyle w:val="Heading3"/>
        <w:numPr>
          <w:ilvl w:val="2"/>
          <w:numId w:val="18"/>
        </w:numPr>
      </w:pPr>
      <w:bookmarkStart w:id="248" w:name="_Toc19632761"/>
      <w:bookmarkStart w:id="249" w:name="_Toc49527924"/>
      <w:bookmarkStart w:id="250" w:name="_Toc79608244"/>
      <w:r>
        <w:t>Additional Design Considerations</w:t>
      </w:r>
      <w:bookmarkEnd w:id="248"/>
      <w:bookmarkEnd w:id="249"/>
      <w:bookmarkEnd w:id="250"/>
    </w:p>
    <w:p w14:paraId="0F87E516" w14:textId="77777777" w:rsidR="00DB3767" w:rsidRDefault="00DB3767">
      <w:pPr>
        <w:pStyle w:val="StyleBodyTextCharCenturyGothic10ptNotItalicAuto"/>
      </w:pPr>
    </w:p>
    <w:tbl>
      <w:tblPr>
        <w:tblStyle w:val="GridTable1Light-Accent2"/>
        <w:tblW w:w="8642" w:type="dxa"/>
        <w:tblLayout w:type="fixed"/>
        <w:tblLook w:val="04A0" w:firstRow="1" w:lastRow="0" w:firstColumn="1" w:lastColumn="0" w:noHBand="0" w:noVBand="1"/>
      </w:tblPr>
      <w:tblGrid>
        <w:gridCol w:w="704"/>
        <w:gridCol w:w="7938"/>
      </w:tblGrid>
      <w:tr w:rsidR="00DB3767" w:rsidRPr="00BE7DF9" w14:paraId="5A098DDF" w14:textId="77777777" w:rsidTr="006B5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B6C2BD2" w14:textId="77777777" w:rsidR="00DB3767" w:rsidRPr="00BE7DF9" w:rsidRDefault="00DB3767">
            <w:pPr>
              <w:pStyle w:val="ListParagraph"/>
              <w:tabs>
                <w:tab w:val="clear" w:pos="360"/>
              </w:tabs>
              <w:ind w:left="0"/>
              <w:contextualSpacing/>
              <w:rPr>
                <w:rFonts w:eastAsia="SimSun"/>
              </w:rPr>
            </w:pPr>
            <w:r>
              <w:rPr>
                <w:rFonts w:eastAsia="SimSun"/>
              </w:rPr>
              <w:t>S/N</w:t>
            </w:r>
          </w:p>
        </w:tc>
        <w:tc>
          <w:tcPr>
            <w:tcW w:w="7938" w:type="dxa"/>
          </w:tcPr>
          <w:p w14:paraId="2FDA0549" w14:textId="77777777" w:rsidR="00DB3767" w:rsidRPr="00BE7DF9" w:rsidRDefault="00DB3767">
            <w:pPr>
              <w:tabs>
                <w:tab w:val="clear" w:pos="360"/>
              </w:tabs>
              <w:cnfStyle w:val="100000000000" w:firstRow="1" w:lastRow="0" w:firstColumn="0" w:lastColumn="0" w:oddVBand="0" w:evenVBand="0" w:oddHBand="0" w:evenHBand="0" w:firstRowFirstColumn="0" w:firstRowLastColumn="0" w:lastRowFirstColumn="0" w:lastRowLastColumn="0"/>
              <w:rPr>
                <w:rFonts w:eastAsia="SimSun"/>
              </w:rPr>
            </w:pPr>
            <w:r>
              <w:rPr>
                <w:rFonts w:eastAsia="SimSun"/>
              </w:rPr>
              <w:t>Design Consideration</w:t>
            </w:r>
          </w:p>
        </w:tc>
      </w:tr>
      <w:tr w:rsidR="00DB3767" w:rsidRPr="00BE7DF9" w14:paraId="24E8BFE7" w14:textId="77777777" w:rsidTr="006B51B1">
        <w:tc>
          <w:tcPr>
            <w:cnfStyle w:val="001000000000" w:firstRow="0" w:lastRow="0" w:firstColumn="1" w:lastColumn="0" w:oddVBand="0" w:evenVBand="0" w:oddHBand="0" w:evenHBand="0" w:firstRowFirstColumn="0" w:firstRowLastColumn="0" w:lastRowFirstColumn="0" w:lastRowLastColumn="0"/>
            <w:tcW w:w="704" w:type="dxa"/>
          </w:tcPr>
          <w:p w14:paraId="3B94815F" w14:textId="77777777" w:rsidR="00DB3767" w:rsidRPr="00BE7DF9" w:rsidRDefault="00DB3767" w:rsidP="0011039D">
            <w:pPr>
              <w:pStyle w:val="ListParagraph"/>
              <w:numPr>
                <w:ilvl w:val="0"/>
                <w:numId w:val="16"/>
              </w:numPr>
              <w:tabs>
                <w:tab w:val="clear" w:pos="360"/>
              </w:tabs>
              <w:ind w:left="470" w:hanging="357"/>
              <w:contextualSpacing/>
              <w:rPr>
                <w:rFonts w:eastAsia="SimSun"/>
              </w:rPr>
            </w:pPr>
          </w:p>
        </w:tc>
        <w:tc>
          <w:tcPr>
            <w:tcW w:w="7938" w:type="dxa"/>
          </w:tcPr>
          <w:p w14:paraId="4B33FFCA" w14:textId="77777777" w:rsidR="00DB3767" w:rsidRPr="00BE7DF9" w:rsidRDefault="00DB3767">
            <w:pPr>
              <w:tabs>
                <w:tab w:val="clear" w:pos="360"/>
              </w:tabs>
              <w:cnfStyle w:val="000000000000" w:firstRow="0" w:lastRow="0" w:firstColumn="0" w:lastColumn="0" w:oddVBand="0" w:evenVBand="0" w:oddHBand="0" w:evenHBand="0" w:firstRowFirstColumn="0" w:firstRowLastColumn="0" w:lastRowFirstColumn="0" w:lastRowLastColumn="0"/>
              <w:rPr>
                <w:rFonts w:eastAsia="SimSun"/>
              </w:rPr>
            </w:pPr>
            <w:r w:rsidRPr="00BE7DF9">
              <w:t>Audit trail for user logins;</w:t>
            </w:r>
            <w:r w:rsidRPr="00BE7DF9">
              <w:rPr>
                <w:rFonts w:eastAsia="SimSun"/>
              </w:rPr>
              <w:t xml:space="preserve"> register/deregister/reregister.</w:t>
            </w:r>
          </w:p>
        </w:tc>
      </w:tr>
      <w:tr w:rsidR="00DB3767" w:rsidRPr="00BE7DF9" w14:paraId="4132D86E" w14:textId="77777777" w:rsidTr="006B51B1">
        <w:tc>
          <w:tcPr>
            <w:cnfStyle w:val="001000000000" w:firstRow="0" w:lastRow="0" w:firstColumn="1" w:lastColumn="0" w:oddVBand="0" w:evenVBand="0" w:oddHBand="0" w:evenHBand="0" w:firstRowFirstColumn="0" w:firstRowLastColumn="0" w:lastRowFirstColumn="0" w:lastRowLastColumn="0"/>
            <w:tcW w:w="704" w:type="dxa"/>
          </w:tcPr>
          <w:p w14:paraId="1016BA64" w14:textId="77777777" w:rsidR="00DB3767" w:rsidRPr="00474D1D" w:rsidRDefault="00DB3767" w:rsidP="0011039D">
            <w:pPr>
              <w:pStyle w:val="ListParagraph"/>
              <w:numPr>
                <w:ilvl w:val="0"/>
                <w:numId w:val="16"/>
              </w:numPr>
              <w:tabs>
                <w:tab w:val="clear" w:pos="360"/>
              </w:tabs>
              <w:ind w:left="470" w:hanging="357"/>
              <w:contextualSpacing/>
              <w:rPr>
                <w:rFonts w:eastAsia="SimSun"/>
              </w:rPr>
            </w:pPr>
          </w:p>
        </w:tc>
        <w:tc>
          <w:tcPr>
            <w:tcW w:w="7938" w:type="dxa"/>
          </w:tcPr>
          <w:p w14:paraId="52F94E04" w14:textId="7BF0D3F4" w:rsidR="00DB3767" w:rsidRPr="00BE7DF9" w:rsidRDefault="00DB3767">
            <w:pPr>
              <w:tabs>
                <w:tab w:val="clear" w:pos="360"/>
              </w:tabs>
              <w:cnfStyle w:val="000000000000" w:firstRow="0" w:lastRow="0" w:firstColumn="0" w:lastColumn="0" w:oddVBand="0" w:evenVBand="0" w:oddHBand="0" w:evenHBand="0" w:firstRowFirstColumn="0" w:firstRowLastColumn="0" w:lastRowFirstColumn="0" w:lastRowLastColumn="0"/>
              <w:rPr>
                <w:rFonts w:eastAsia="SimSun"/>
              </w:rPr>
            </w:pPr>
            <w:r w:rsidRPr="00BE7DF9">
              <w:rPr>
                <w:rFonts w:eastAsia="SimSun"/>
              </w:rPr>
              <w:t xml:space="preserve">Audit trail and notification for </w:t>
            </w:r>
            <w:r w:rsidR="00696F36">
              <w:rPr>
                <w:rFonts w:eastAsia="SimSun"/>
              </w:rPr>
              <w:t xml:space="preserve">registration, </w:t>
            </w:r>
            <w:r>
              <w:rPr>
                <w:rFonts w:eastAsia="SimSun"/>
              </w:rPr>
              <w:t>suspen</w:t>
            </w:r>
            <w:r w:rsidR="00696F36">
              <w:rPr>
                <w:rFonts w:eastAsia="SimSun"/>
              </w:rPr>
              <w:t>sion</w:t>
            </w:r>
            <w:r>
              <w:rPr>
                <w:rFonts w:eastAsia="SimSun"/>
              </w:rPr>
              <w:t>/reinstate</w:t>
            </w:r>
            <w:r w:rsidR="00696F36">
              <w:rPr>
                <w:rFonts w:eastAsia="SimSun"/>
              </w:rPr>
              <w:t>ment</w:t>
            </w:r>
            <w:r>
              <w:rPr>
                <w:rFonts w:eastAsia="SimSun"/>
              </w:rPr>
              <w:t>, deregister</w:t>
            </w:r>
            <w:r w:rsidR="00696F36">
              <w:rPr>
                <w:rFonts w:eastAsia="SimSun"/>
              </w:rPr>
              <w:t>/</w:t>
            </w:r>
            <w:r w:rsidRPr="00BE7DF9">
              <w:rPr>
                <w:rFonts w:eastAsia="SimSun"/>
              </w:rPr>
              <w:t>reregister</w:t>
            </w:r>
            <w:r w:rsidR="00696F36">
              <w:rPr>
                <w:rFonts w:eastAsia="SimSun"/>
              </w:rPr>
              <w:t xml:space="preserve"> of companies.</w:t>
            </w:r>
          </w:p>
        </w:tc>
      </w:tr>
      <w:tr w:rsidR="00DB3767" w:rsidRPr="00BE7DF9" w14:paraId="50760B06" w14:textId="77777777" w:rsidTr="0011039D">
        <w:tc>
          <w:tcPr>
            <w:cnfStyle w:val="001000000000" w:firstRow="0" w:lastRow="0" w:firstColumn="1" w:lastColumn="0" w:oddVBand="0" w:evenVBand="0" w:oddHBand="0" w:evenHBand="0" w:firstRowFirstColumn="0" w:firstRowLastColumn="0" w:lastRowFirstColumn="0" w:lastRowLastColumn="0"/>
            <w:tcW w:w="0" w:type="dxa"/>
          </w:tcPr>
          <w:p w14:paraId="56A5B9CB" w14:textId="77777777" w:rsidR="00DB3767" w:rsidRDefault="00DB3767" w:rsidP="0011039D">
            <w:pPr>
              <w:pStyle w:val="ListParagraph"/>
              <w:numPr>
                <w:ilvl w:val="0"/>
                <w:numId w:val="16"/>
              </w:numPr>
              <w:tabs>
                <w:tab w:val="clear" w:pos="360"/>
              </w:tabs>
              <w:ind w:left="470" w:hanging="357"/>
              <w:contextualSpacing/>
              <w:rPr>
                <w:rFonts w:eastAsia="SimSun"/>
              </w:rPr>
            </w:pPr>
          </w:p>
        </w:tc>
        <w:tc>
          <w:tcPr>
            <w:tcW w:w="0" w:type="dxa"/>
            <w:shd w:val="clear" w:color="auto" w:fill="FFFFFF" w:themeFill="background1"/>
          </w:tcPr>
          <w:p w14:paraId="2ED585AD" w14:textId="4B8715B0" w:rsidR="00DB3767" w:rsidRPr="00BE7DF9" w:rsidRDefault="00DB3767" w:rsidP="00684AB5">
            <w:pPr>
              <w:tabs>
                <w:tab w:val="clear" w:pos="360"/>
              </w:tabs>
              <w:cnfStyle w:val="000000000000" w:firstRow="0" w:lastRow="0" w:firstColumn="0" w:lastColumn="0" w:oddVBand="0" w:evenVBand="0" w:oddHBand="0" w:evenHBand="0" w:firstRowFirstColumn="0" w:firstRowLastColumn="0" w:lastRowFirstColumn="0" w:lastRowLastColumn="0"/>
              <w:rPr>
                <w:rFonts w:eastAsia="SimSun"/>
              </w:rPr>
            </w:pPr>
            <w:r w:rsidRPr="0011039D">
              <w:rPr>
                <w:rFonts w:eastAsia="SimSun"/>
              </w:rPr>
              <w:t xml:space="preserve">Re-login feature – </w:t>
            </w:r>
            <w:r w:rsidR="004E518A" w:rsidRPr="0011039D">
              <w:rPr>
                <w:rFonts w:eastAsia="SimSun"/>
              </w:rPr>
              <w:t xml:space="preserve">A </w:t>
            </w:r>
            <w:r w:rsidRPr="0011039D">
              <w:rPr>
                <w:rFonts w:eastAsia="SimSun"/>
              </w:rPr>
              <w:t>user on system timeout may be asked to re-login. The system will not re-direct to the login page but will remain in the last accessed function</w:t>
            </w:r>
            <w:r w:rsidR="00684AB5">
              <w:rPr>
                <w:rFonts w:eastAsia="SimSun"/>
              </w:rPr>
              <w:t xml:space="preserve"> </w:t>
            </w:r>
          </w:p>
        </w:tc>
      </w:tr>
      <w:tr w:rsidR="00DB3767" w:rsidRPr="00BE7DF9" w14:paraId="1E074346" w14:textId="77777777" w:rsidTr="006B51B1">
        <w:tc>
          <w:tcPr>
            <w:cnfStyle w:val="001000000000" w:firstRow="0" w:lastRow="0" w:firstColumn="1" w:lastColumn="0" w:oddVBand="0" w:evenVBand="0" w:oddHBand="0" w:evenHBand="0" w:firstRowFirstColumn="0" w:firstRowLastColumn="0" w:lastRowFirstColumn="0" w:lastRowLastColumn="0"/>
            <w:tcW w:w="704" w:type="dxa"/>
          </w:tcPr>
          <w:p w14:paraId="42174807" w14:textId="77777777" w:rsidR="00DB3767" w:rsidRDefault="00DB3767" w:rsidP="0011039D">
            <w:pPr>
              <w:pStyle w:val="ListParagraph"/>
              <w:numPr>
                <w:ilvl w:val="0"/>
                <w:numId w:val="16"/>
              </w:numPr>
              <w:tabs>
                <w:tab w:val="clear" w:pos="360"/>
              </w:tabs>
              <w:ind w:left="470" w:hanging="357"/>
              <w:contextualSpacing/>
              <w:rPr>
                <w:rFonts w:eastAsia="SimSun"/>
              </w:rPr>
            </w:pPr>
          </w:p>
        </w:tc>
        <w:tc>
          <w:tcPr>
            <w:tcW w:w="7938" w:type="dxa"/>
          </w:tcPr>
          <w:p w14:paraId="4BC9F6A0" w14:textId="336A2E3B" w:rsidR="00DB3767" w:rsidRPr="00BE7DF9" w:rsidRDefault="00DB3767">
            <w:pPr>
              <w:tabs>
                <w:tab w:val="clear" w:pos="360"/>
              </w:tabs>
              <w:cnfStyle w:val="000000000000" w:firstRow="0" w:lastRow="0" w:firstColumn="0" w:lastColumn="0" w:oddVBand="0" w:evenVBand="0" w:oddHBand="0" w:evenHBand="0" w:firstRowFirstColumn="0" w:firstRowLastColumn="0" w:lastRowFirstColumn="0" w:lastRowLastColumn="0"/>
              <w:rPr>
                <w:rFonts w:eastAsia="SimSun"/>
              </w:rPr>
            </w:pPr>
            <w:r>
              <w:rPr>
                <w:rFonts w:eastAsia="SimSun"/>
              </w:rPr>
              <w:t>Apache Shiro</w:t>
            </w:r>
            <w:r w:rsidRPr="00BE7DF9">
              <w:rPr>
                <w:rFonts w:eastAsia="SimSun"/>
              </w:rPr>
              <w:t xml:space="preserve"> </w:t>
            </w:r>
            <w:r>
              <w:rPr>
                <w:rFonts w:eastAsia="SimSun"/>
              </w:rPr>
              <w:t>authentication types will be s</w:t>
            </w:r>
            <w:r w:rsidRPr="00BE7DF9">
              <w:rPr>
                <w:rFonts w:eastAsia="SimSun"/>
              </w:rPr>
              <w:t>upported</w:t>
            </w:r>
            <w:r>
              <w:rPr>
                <w:rFonts w:eastAsia="SimSun"/>
              </w:rPr>
              <w:t xml:space="preserve"> in </w:t>
            </w:r>
            <w:proofErr w:type="spellStart"/>
            <w:r w:rsidR="004E518A">
              <w:rPr>
                <w:rFonts w:eastAsia="SimSun"/>
              </w:rPr>
              <w:t>eCMS</w:t>
            </w:r>
            <w:proofErr w:type="spellEnd"/>
            <w:r w:rsidRPr="00BE7DF9">
              <w:rPr>
                <w:rFonts w:eastAsia="SimSun"/>
              </w:rPr>
              <w:t>.</w:t>
            </w:r>
          </w:p>
        </w:tc>
      </w:tr>
      <w:tr w:rsidR="00DB3767" w:rsidRPr="00BE7DF9" w14:paraId="4E9788E7" w14:textId="77777777" w:rsidTr="006B51B1">
        <w:tc>
          <w:tcPr>
            <w:cnfStyle w:val="001000000000" w:firstRow="0" w:lastRow="0" w:firstColumn="1" w:lastColumn="0" w:oddVBand="0" w:evenVBand="0" w:oddHBand="0" w:evenHBand="0" w:firstRowFirstColumn="0" w:firstRowLastColumn="0" w:lastRowFirstColumn="0" w:lastRowLastColumn="0"/>
            <w:tcW w:w="704" w:type="dxa"/>
          </w:tcPr>
          <w:p w14:paraId="17ACA488" w14:textId="77777777" w:rsidR="00DB3767" w:rsidRDefault="00DB3767" w:rsidP="0011039D">
            <w:pPr>
              <w:pStyle w:val="ListParagraph"/>
              <w:numPr>
                <w:ilvl w:val="0"/>
                <w:numId w:val="16"/>
              </w:numPr>
              <w:tabs>
                <w:tab w:val="clear" w:pos="360"/>
              </w:tabs>
              <w:ind w:left="470" w:hanging="357"/>
              <w:contextualSpacing/>
              <w:rPr>
                <w:rFonts w:eastAsia="SimSun"/>
              </w:rPr>
            </w:pPr>
          </w:p>
        </w:tc>
        <w:tc>
          <w:tcPr>
            <w:tcW w:w="7938" w:type="dxa"/>
          </w:tcPr>
          <w:p w14:paraId="5530AF8D" w14:textId="77777777" w:rsidR="00DB3767" w:rsidRPr="00ED1757" w:rsidRDefault="00DB3767">
            <w:pPr>
              <w:tabs>
                <w:tab w:val="clear" w:pos="360"/>
              </w:tabs>
              <w:cnfStyle w:val="000000000000" w:firstRow="0" w:lastRow="0" w:firstColumn="0" w:lastColumn="0" w:oddVBand="0" w:evenVBand="0" w:oddHBand="0" w:evenHBand="0" w:firstRowFirstColumn="0" w:firstRowLastColumn="0" w:lastRowFirstColumn="0" w:lastRowLastColumn="0"/>
              <w:rPr>
                <w:rFonts w:eastAsia="SimSun"/>
                <w:b/>
              </w:rPr>
            </w:pPr>
            <w:r w:rsidRPr="00ED1757">
              <w:rPr>
                <w:rFonts w:eastAsia="SimSun"/>
                <w:b/>
              </w:rPr>
              <w:t>Data security filter</w:t>
            </w:r>
          </w:p>
          <w:p w14:paraId="47CB8C43" w14:textId="77777777" w:rsidR="00DB3767" w:rsidRDefault="00DB3767">
            <w:pPr>
              <w:tabs>
                <w:tab w:val="clear" w:pos="360"/>
              </w:tabs>
              <w:contextualSpacing/>
              <w:cnfStyle w:val="000000000000" w:firstRow="0" w:lastRow="0" w:firstColumn="0" w:lastColumn="0" w:oddVBand="0" w:evenVBand="0" w:oddHBand="0" w:evenHBand="0" w:firstRowFirstColumn="0" w:firstRowLastColumn="0" w:lastRowFirstColumn="0" w:lastRowLastColumn="0"/>
              <w:rPr>
                <w:rFonts w:eastAsia="SimSun"/>
              </w:rPr>
            </w:pPr>
          </w:p>
          <w:p w14:paraId="66D0D096" w14:textId="661E6DA8" w:rsidR="00DB3767" w:rsidRPr="00ED1757" w:rsidRDefault="00DB3767" w:rsidP="0011039D">
            <w:pPr>
              <w:shd w:val="clear" w:color="auto" w:fill="FFFFFF" w:themeFill="background1"/>
              <w:tabs>
                <w:tab w:val="clear" w:pos="360"/>
              </w:tabs>
              <w:contextualSpacing/>
              <w:cnfStyle w:val="000000000000" w:firstRow="0" w:lastRow="0" w:firstColumn="0" w:lastColumn="0" w:oddVBand="0" w:evenVBand="0" w:oddHBand="0" w:evenHBand="0" w:firstRowFirstColumn="0" w:firstRowLastColumn="0" w:lastRowFirstColumn="0" w:lastRowLastColumn="0"/>
              <w:rPr>
                <w:rFonts w:eastAsia="SimSun"/>
              </w:rPr>
            </w:pPr>
            <w:r w:rsidRPr="00ED1757">
              <w:rPr>
                <w:rFonts w:eastAsia="SimSun"/>
              </w:rPr>
              <w:t xml:space="preserve">To filter the transactional data based on logged in user’s office/port. </w:t>
            </w:r>
          </w:p>
          <w:p w14:paraId="73DEFA0F" w14:textId="77777777" w:rsidR="00DB3767" w:rsidRDefault="00DB3767" w:rsidP="0011039D">
            <w:pPr>
              <w:shd w:val="clear" w:color="auto" w:fill="FFFFFF" w:themeFill="background1"/>
              <w:tabs>
                <w:tab w:val="clear" w:pos="360"/>
              </w:tabs>
              <w:cnfStyle w:val="000000000000" w:firstRow="0" w:lastRow="0" w:firstColumn="0" w:lastColumn="0" w:oddVBand="0" w:evenVBand="0" w:oddHBand="0" w:evenHBand="0" w:firstRowFirstColumn="0" w:firstRowLastColumn="0" w:lastRowFirstColumn="0" w:lastRowLastColumn="0"/>
              <w:rPr>
                <w:rFonts w:eastAsia="SimSun"/>
              </w:rPr>
            </w:pPr>
          </w:p>
          <w:p w14:paraId="606F1FC8" w14:textId="5D93D05C" w:rsidR="00DB3767" w:rsidRDefault="00DB3767" w:rsidP="0011039D">
            <w:pPr>
              <w:shd w:val="clear" w:color="auto" w:fill="FFFFFF" w:themeFill="background1"/>
              <w:tabs>
                <w:tab w:val="clear" w:pos="360"/>
              </w:tabs>
              <w:cnfStyle w:val="000000000000" w:firstRow="0" w:lastRow="0" w:firstColumn="0" w:lastColumn="0" w:oddVBand="0" w:evenVBand="0" w:oddHBand="0" w:evenHBand="0" w:firstRowFirstColumn="0" w:firstRowLastColumn="0" w:lastRowFirstColumn="0" w:lastRowLastColumn="0"/>
              <w:rPr>
                <w:rFonts w:eastAsia="SimSun"/>
              </w:rPr>
            </w:pPr>
            <w:r w:rsidRPr="00BE7DF9">
              <w:rPr>
                <w:rFonts w:eastAsia="SimSun"/>
              </w:rPr>
              <w:t xml:space="preserve">Transactional data </w:t>
            </w:r>
            <w:r w:rsidR="00282E90">
              <w:rPr>
                <w:rFonts w:eastAsia="SimSun"/>
              </w:rPr>
              <w:t>will</w:t>
            </w:r>
            <w:r w:rsidRPr="00BE7DF9">
              <w:rPr>
                <w:rFonts w:eastAsia="SimSun"/>
              </w:rPr>
              <w:t xml:space="preserve"> have company/account/party</w:t>
            </w:r>
            <w:r w:rsidR="005945A1">
              <w:rPr>
                <w:rFonts w:eastAsia="SimSun"/>
              </w:rPr>
              <w:t xml:space="preserve"> </w:t>
            </w:r>
            <w:r w:rsidRPr="00BE7DF9">
              <w:rPr>
                <w:rFonts w:eastAsia="SimSun"/>
              </w:rPr>
              <w:t>id and user</w:t>
            </w:r>
            <w:r w:rsidR="005945A1">
              <w:rPr>
                <w:rFonts w:eastAsia="SimSun"/>
              </w:rPr>
              <w:t xml:space="preserve"> </w:t>
            </w:r>
            <w:r w:rsidRPr="00BE7DF9">
              <w:rPr>
                <w:rFonts w:eastAsia="SimSun"/>
              </w:rPr>
              <w:t xml:space="preserve">id fields. </w:t>
            </w:r>
            <w:r w:rsidR="00282E90">
              <w:rPr>
                <w:rFonts w:eastAsia="SimSun"/>
              </w:rPr>
              <w:t>This will cove</w:t>
            </w:r>
            <w:r w:rsidR="00684AB5">
              <w:rPr>
                <w:rFonts w:eastAsia="SimSun"/>
              </w:rPr>
              <w:t>r</w:t>
            </w:r>
            <w:r w:rsidR="00282E90">
              <w:rPr>
                <w:rFonts w:eastAsia="SimSun"/>
              </w:rPr>
              <w:t xml:space="preserve"> the case when </w:t>
            </w:r>
            <w:r w:rsidR="005945A1">
              <w:rPr>
                <w:rFonts w:eastAsia="SimSun"/>
              </w:rPr>
              <w:t>in</w:t>
            </w:r>
            <w:r w:rsidR="00282E90">
              <w:rPr>
                <w:rFonts w:eastAsia="SimSun"/>
              </w:rPr>
              <w:t xml:space="preserve"> case a specific user profile is invalidated in the System, other </w:t>
            </w:r>
            <w:r w:rsidRPr="00BE7DF9">
              <w:rPr>
                <w:rFonts w:eastAsia="SimSun"/>
              </w:rPr>
              <w:t>users under the same account/party/company still can operate on these transactional data</w:t>
            </w:r>
            <w:r w:rsidR="00282E90">
              <w:rPr>
                <w:rFonts w:eastAsia="SimSun"/>
              </w:rPr>
              <w:t xml:space="preserve"> and complete the business process pending for these transactions.</w:t>
            </w:r>
          </w:p>
          <w:p w14:paraId="4C2BFD0C" w14:textId="3FF4CB8E" w:rsidR="00684AB5" w:rsidRPr="00BE7DF9" w:rsidRDefault="00684AB5" w:rsidP="0011039D">
            <w:pPr>
              <w:shd w:val="clear" w:color="auto" w:fill="FFFFFF" w:themeFill="background1"/>
              <w:tabs>
                <w:tab w:val="clear" w:pos="360"/>
              </w:tabs>
              <w:cnfStyle w:val="000000000000" w:firstRow="0" w:lastRow="0" w:firstColumn="0" w:lastColumn="0" w:oddVBand="0" w:evenVBand="0" w:oddHBand="0" w:evenHBand="0" w:firstRowFirstColumn="0" w:firstRowLastColumn="0" w:lastRowFirstColumn="0" w:lastRowLastColumn="0"/>
              <w:rPr>
                <w:rFonts w:eastAsia="SimSun"/>
              </w:rPr>
            </w:pPr>
          </w:p>
        </w:tc>
      </w:tr>
    </w:tbl>
    <w:p w14:paraId="266BF410" w14:textId="2205BEBE" w:rsidR="00DB3767" w:rsidRDefault="00DB3767">
      <w:pPr>
        <w:pStyle w:val="StyleBodyTextCharCenturyGothic10ptNotItalicAuto"/>
      </w:pPr>
    </w:p>
    <w:p w14:paraId="3CE302B8" w14:textId="77777777" w:rsidR="005945A1" w:rsidRDefault="005945A1" w:rsidP="00300224">
      <w:pPr>
        <w:tabs>
          <w:tab w:val="clear" w:pos="360"/>
        </w:tabs>
        <w:rPr>
          <w:rFonts w:ascii="Century Gothic Bold" w:hAnsi="Century Gothic Bold"/>
          <w:b/>
          <w:bCs/>
          <w:smallCaps/>
          <w:color w:val="000000"/>
          <w:sz w:val="22"/>
          <w:szCs w:val="22"/>
        </w:rPr>
      </w:pPr>
      <w:bookmarkStart w:id="251" w:name="_Toc19632769"/>
      <w:bookmarkStart w:id="252" w:name="_Toc26549022"/>
      <w:r>
        <w:br w:type="page"/>
      </w:r>
    </w:p>
    <w:p w14:paraId="34CF576C" w14:textId="42EA9856" w:rsidR="00F427AC" w:rsidRDefault="00F427AC" w:rsidP="0011039D">
      <w:pPr>
        <w:pStyle w:val="Heading2"/>
        <w:numPr>
          <w:ilvl w:val="1"/>
          <w:numId w:val="12"/>
        </w:numPr>
        <w:tabs>
          <w:tab w:val="num" w:pos="426"/>
        </w:tabs>
        <w:spacing w:after="60"/>
        <w:ind w:left="0" w:firstLine="0"/>
      </w:pPr>
      <w:bookmarkStart w:id="253" w:name="_Toc79608245"/>
      <w:r>
        <w:t>Party Management</w:t>
      </w:r>
      <w:bookmarkEnd w:id="253"/>
    </w:p>
    <w:p w14:paraId="0F7C0417" w14:textId="77777777" w:rsidR="005B705C" w:rsidRPr="00241A0F" w:rsidRDefault="005B705C"/>
    <w:p w14:paraId="394A4FC6" w14:textId="365BF0B0" w:rsidR="00F427AC" w:rsidRDefault="005B705C">
      <w:pPr>
        <w:pStyle w:val="Heading3"/>
        <w:numPr>
          <w:ilvl w:val="2"/>
          <w:numId w:val="12"/>
        </w:numPr>
      </w:pPr>
      <w:bookmarkStart w:id="254" w:name="_Toc79608246"/>
      <w:r>
        <w:t>Description</w:t>
      </w:r>
      <w:bookmarkEnd w:id="254"/>
    </w:p>
    <w:bookmarkEnd w:id="251"/>
    <w:bookmarkEnd w:id="252"/>
    <w:p w14:paraId="29B51630" w14:textId="041B4E08" w:rsidR="00F427AC" w:rsidRDefault="00F427AC">
      <w:r w:rsidRPr="004D35C8">
        <w:t xml:space="preserve">In </w:t>
      </w:r>
      <w:proofErr w:type="spellStart"/>
      <w:r>
        <w:t>eCMS</w:t>
      </w:r>
      <w:proofErr w:type="spellEnd"/>
      <w:r w:rsidRPr="004D35C8">
        <w:t xml:space="preserve">, users are assigned to </w:t>
      </w:r>
      <w:r>
        <w:t xml:space="preserve">a Party (for </w:t>
      </w:r>
      <w:r w:rsidR="00CF669C">
        <w:t>e.g.,</w:t>
      </w:r>
      <w:r w:rsidRPr="004D35C8">
        <w:t xml:space="preserve"> </w:t>
      </w:r>
      <w:r>
        <w:t xml:space="preserve">Traders, Warehouse Operator Clearing and Forwarding </w:t>
      </w:r>
      <w:r w:rsidR="005945A1">
        <w:t>a</w:t>
      </w:r>
      <w:r>
        <w:t>gents, Customs, OGA etc.</w:t>
      </w:r>
      <w:r w:rsidRPr="004D35C8">
        <w:t xml:space="preserve">). This module helps </w:t>
      </w:r>
      <w:r>
        <w:t xml:space="preserve">the </w:t>
      </w:r>
      <w:proofErr w:type="spellStart"/>
      <w:r>
        <w:t>eCMS</w:t>
      </w:r>
      <w:proofErr w:type="spellEnd"/>
      <w:r>
        <w:t xml:space="preserve"> </w:t>
      </w:r>
      <w:r w:rsidRPr="004D35C8">
        <w:t xml:space="preserve">administrator </w:t>
      </w:r>
      <w:r>
        <w:t>to</w:t>
      </w:r>
      <w:r w:rsidRPr="004D35C8">
        <w:t xml:space="preserve"> manage the party account in </w:t>
      </w:r>
      <w:proofErr w:type="spellStart"/>
      <w:r>
        <w:t>eCMS</w:t>
      </w:r>
      <w:proofErr w:type="spellEnd"/>
      <w:r>
        <w:t xml:space="preserve"> </w:t>
      </w:r>
      <w:r w:rsidRPr="004D35C8">
        <w:t xml:space="preserve">by providing the appropriate web interface. </w:t>
      </w:r>
    </w:p>
    <w:p w14:paraId="2320F832" w14:textId="77777777" w:rsidR="00F427AC" w:rsidRDefault="00F427AC"/>
    <w:p w14:paraId="2AA471FE" w14:textId="268D4513" w:rsidR="005945A1" w:rsidRPr="004D35C8" w:rsidRDefault="00F427AC">
      <w:r w:rsidRPr="004D35C8">
        <w:t xml:space="preserve">To perform any transactions, </w:t>
      </w:r>
      <w:r w:rsidR="00CF669C" w:rsidRPr="004D35C8">
        <w:t>each</w:t>
      </w:r>
      <w:r w:rsidRPr="004D35C8">
        <w:t xml:space="preserve"> user of the system should belong to any one of the parties which</w:t>
      </w:r>
      <w:r>
        <w:t xml:space="preserve"> is</w:t>
      </w:r>
      <w:r w:rsidRPr="004D35C8">
        <w:t xml:space="preserve"> already registered in the system.</w:t>
      </w:r>
    </w:p>
    <w:p w14:paraId="66E0F18C" w14:textId="77777777" w:rsidR="00F427AC" w:rsidRDefault="00F427AC"/>
    <w:tbl>
      <w:tblPr>
        <w:tblStyle w:val="GridTable1Light-Accent2"/>
        <w:tblW w:w="5000" w:type="pct"/>
        <w:tblLook w:val="01A0" w:firstRow="1" w:lastRow="0" w:firstColumn="1" w:lastColumn="1" w:noHBand="0" w:noVBand="0"/>
      </w:tblPr>
      <w:tblGrid>
        <w:gridCol w:w="2243"/>
        <w:gridCol w:w="3123"/>
        <w:gridCol w:w="3264"/>
      </w:tblGrid>
      <w:tr w:rsidR="00F427AC" w:rsidRPr="004D35C8" w14:paraId="38FE7CF7" w14:textId="77777777" w:rsidTr="00110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shd w:val="clear" w:color="auto" w:fill="auto"/>
          </w:tcPr>
          <w:p w14:paraId="5E9F73C1" w14:textId="77777777" w:rsidR="00F427AC" w:rsidRPr="0065738A" w:rsidRDefault="00F427AC">
            <w:pPr>
              <w:rPr>
                <w:b/>
                <w:color w:val="auto"/>
              </w:rPr>
            </w:pPr>
            <w:r w:rsidRPr="0065738A">
              <w:rPr>
                <w:b/>
                <w:color w:val="auto"/>
              </w:rPr>
              <w:t>S/N</w:t>
            </w:r>
          </w:p>
        </w:tc>
        <w:tc>
          <w:tcPr>
            <w:tcW w:w="0" w:type="pct"/>
            <w:shd w:val="clear" w:color="auto" w:fill="auto"/>
          </w:tcPr>
          <w:p w14:paraId="2628A289" w14:textId="77777777" w:rsidR="00F427AC" w:rsidRPr="0065738A" w:rsidRDefault="00F427AC">
            <w:pPr>
              <w:cnfStyle w:val="100000000000" w:firstRow="1" w:lastRow="0" w:firstColumn="0" w:lastColumn="0" w:oddVBand="0" w:evenVBand="0" w:oddHBand="0" w:evenHBand="0" w:firstRowFirstColumn="0" w:firstRowLastColumn="0" w:lastRowFirstColumn="0" w:lastRowLastColumn="0"/>
              <w:rPr>
                <w:b/>
                <w:color w:val="auto"/>
              </w:rPr>
            </w:pPr>
            <w:r w:rsidRPr="0065738A">
              <w:rPr>
                <w:b/>
                <w:color w:val="auto"/>
              </w:rPr>
              <w:t>Functionality</w:t>
            </w:r>
          </w:p>
        </w:tc>
        <w:tc>
          <w:tcPr>
            <w:cnfStyle w:val="000100000000" w:firstRow="0" w:lastRow="0" w:firstColumn="0" w:lastColumn="1" w:oddVBand="0" w:evenVBand="0" w:oddHBand="0" w:evenHBand="0" w:firstRowFirstColumn="0" w:firstRowLastColumn="0" w:lastRowFirstColumn="0" w:lastRowLastColumn="0"/>
            <w:tcW w:w="0" w:type="pct"/>
            <w:shd w:val="clear" w:color="auto" w:fill="auto"/>
          </w:tcPr>
          <w:p w14:paraId="7FF01910" w14:textId="77777777" w:rsidR="00F427AC" w:rsidRPr="0065738A" w:rsidRDefault="00F427AC">
            <w:pPr>
              <w:rPr>
                <w:b/>
                <w:color w:val="auto"/>
              </w:rPr>
            </w:pPr>
            <w:r w:rsidRPr="0065738A">
              <w:rPr>
                <w:b/>
                <w:color w:val="auto"/>
              </w:rPr>
              <w:t>Description</w:t>
            </w:r>
          </w:p>
        </w:tc>
      </w:tr>
      <w:tr w:rsidR="00F427AC" w:rsidRPr="004D35C8" w14:paraId="7DB788C2" w14:textId="77777777" w:rsidTr="0011039D">
        <w:tc>
          <w:tcPr>
            <w:cnfStyle w:val="001000000000" w:firstRow="0" w:lastRow="0" w:firstColumn="1" w:lastColumn="0" w:oddVBand="0" w:evenVBand="0" w:oddHBand="0" w:evenHBand="0" w:firstRowFirstColumn="0" w:firstRowLastColumn="0" w:lastRowFirstColumn="0" w:lastRowLastColumn="0"/>
            <w:tcW w:w="0" w:type="pct"/>
            <w:shd w:val="clear" w:color="auto" w:fill="auto"/>
          </w:tcPr>
          <w:p w14:paraId="160CD6D7" w14:textId="77777777" w:rsidR="00F427AC" w:rsidRPr="004D35C8" w:rsidRDefault="00F427AC">
            <w:r w:rsidRPr="004D35C8">
              <w:t>1</w:t>
            </w:r>
          </w:p>
        </w:tc>
        <w:tc>
          <w:tcPr>
            <w:tcW w:w="0" w:type="pct"/>
            <w:shd w:val="clear" w:color="auto" w:fill="auto"/>
          </w:tcPr>
          <w:p w14:paraId="059AB80C" w14:textId="77777777" w:rsidR="00F427AC" w:rsidRPr="004D35C8" w:rsidRDefault="00F427AC">
            <w:pPr>
              <w:cnfStyle w:val="000000000000" w:firstRow="0" w:lastRow="0" w:firstColumn="0" w:lastColumn="0" w:oddVBand="0" w:evenVBand="0" w:oddHBand="0" w:evenHBand="0" w:firstRowFirstColumn="0" w:firstRowLastColumn="0" w:lastRowFirstColumn="0" w:lastRowLastColumn="0"/>
            </w:pPr>
            <w:r>
              <w:t>Create P</w:t>
            </w:r>
            <w:r w:rsidRPr="004D35C8">
              <w:t>arty</w:t>
            </w:r>
          </w:p>
        </w:tc>
        <w:tc>
          <w:tcPr>
            <w:cnfStyle w:val="000100000000" w:firstRow="0" w:lastRow="0" w:firstColumn="0" w:lastColumn="1" w:oddVBand="0" w:evenVBand="0" w:oddHBand="0" w:evenHBand="0" w:firstRowFirstColumn="0" w:firstRowLastColumn="0" w:lastRowFirstColumn="0" w:lastRowLastColumn="0"/>
            <w:tcW w:w="0" w:type="pct"/>
            <w:shd w:val="clear" w:color="auto" w:fill="auto"/>
          </w:tcPr>
          <w:p w14:paraId="1B9351D8" w14:textId="77777777" w:rsidR="00F427AC" w:rsidRPr="004D35C8" w:rsidRDefault="00F427AC">
            <w:r w:rsidRPr="004D35C8">
              <w:t xml:space="preserve">Enables </w:t>
            </w:r>
            <w:r>
              <w:t xml:space="preserve">the Administrative Officer </w:t>
            </w:r>
            <w:r w:rsidRPr="004D35C8">
              <w:t xml:space="preserve">to create </w:t>
            </w:r>
            <w:r>
              <w:t xml:space="preserve">a </w:t>
            </w:r>
            <w:r w:rsidRPr="004D35C8">
              <w:t>party</w:t>
            </w:r>
          </w:p>
        </w:tc>
      </w:tr>
      <w:tr w:rsidR="00F427AC" w:rsidRPr="004D35C8" w14:paraId="710AEF7F" w14:textId="77777777" w:rsidTr="0011039D">
        <w:tc>
          <w:tcPr>
            <w:cnfStyle w:val="001000000000" w:firstRow="0" w:lastRow="0" w:firstColumn="1" w:lastColumn="0" w:oddVBand="0" w:evenVBand="0" w:oddHBand="0" w:evenHBand="0" w:firstRowFirstColumn="0" w:firstRowLastColumn="0" w:lastRowFirstColumn="0" w:lastRowLastColumn="0"/>
            <w:tcW w:w="0" w:type="pct"/>
            <w:shd w:val="clear" w:color="auto" w:fill="auto"/>
          </w:tcPr>
          <w:p w14:paraId="05066AA6" w14:textId="77777777" w:rsidR="00F427AC" w:rsidRPr="004D35C8" w:rsidRDefault="00F427AC">
            <w:r w:rsidRPr="004D35C8">
              <w:t>2</w:t>
            </w:r>
          </w:p>
        </w:tc>
        <w:tc>
          <w:tcPr>
            <w:tcW w:w="0" w:type="pct"/>
            <w:shd w:val="clear" w:color="auto" w:fill="auto"/>
          </w:tcPr>
          <w:p w14:paraId="623612A2" w14:textId="77777777" w:rsidR="00F427AC" w:rsidRPr="004D35C8" w:rsidRDefault="00F427AC">
            <w:pPr>
              <w:cnfStyle w:val="000000000000" w:firstRow="0" w:lastRow="0" w:firstColumn="0" w:lastColumn="0" w:oddVBand="0" w:evenVBand="0" w:oddHBand="0" w:evenHBand="0" w:firstRowFirstColumn="0" w:firstRowLastColumn="0" w:lastRowFirstColumn="0" w:lastRowLastColumn="0"/>
            </w:pPr>
            <w:r>
              <w:t>Search P</w:t>
            </w:r>
            <w:r w:rsidRPr="004D35C8">
              <w:t>arty</w:t>
            </w:r>
          </w:p>
        </w:tc>
        <w:tc>
          <w:tcPr>
            <w:cnfStyle w:val="000100000000" w:firstRow="0" w:lastRow="0" w:firstColumn="0" w:lastColumn="1" w:oddVBand="0" w:evenVBand="0" w:oddHBand="0" w:evenHBand="0" w:firstRowFirstColumn="0" w:firstRowLastColumn="0" w:lastRowFirstColumn="0" w:lastRowLastColumn="0"/>
            <w:tcW w:w="0" w:type="pct"/>
            <w:shd w:val="clear" w:color="auto" w:fill="auto"/>
          </w:tcPr>
          <w:p w14:paraId="4F75B0C2" w14:textId="77777777" w:rsidR="00F427AC" w:rsidRPr="004D35C8" w:rsidRDefault="00F427AC">
            <w:r w:rsidRPr="004D35C8">
              <w:t xml:space="preserve">Enables </w:t>
            </w:r>
            <w:r>
              <w:t>the A</w:t>
            </w:r>
            <w:r w:rsidRPr="004D35C8">
              <w:t>dmin</w:t>
            </w:r>
            <w:r>
              <w:t>istrative O</w:t>
            </w:r>
            <w:r w:rsidRPr="004D35C8">
              <w:t xml:space="preserve">fficer to search </w:t>
            </w:r>
            <w:r>
              <w:t xml:space="preserve">for </w:t>
            </w:r>
            <w:r w:rsidRPr="004D35C8">
              <w:t xml:space="preserve">party according to </w:t>
            </w:r>
            <w:r>
              <w:t xml:space="preserve">the search </w:t>
            </w:r>
            <w:r w:rsidRPr="004D35C8">
              <w:t>criteria</w:t>
            </w:r>
          </w:p>
        </w:tc>
      </w:tr>
      <w:tr w:rsidR="00F427AC" w:rsidRPr="004D35C8" w14:paraId="10DAF613" w14:textId="77777777" w:rsidTr="0011039D">
        <w:tc>
          <w:tcPr>
            <w:cnfStyle w:val="001000000000" w:firstRow="0" w:lastRow="0" w:firstColumn="1" w:lastColumn="0" w:oddVBand="0" w:evenVBand="0" w:oddHBand="0" w:evenHBand="0" w:firstRowFirstColumn="0" w:firstRowLastColumn="0" w:lastRowFirstColumn="0" w:lastRowLastColumn="0"/>
            <w:tcW w:w="0" w:type="pct"/>
            <w:shd w:val="clear" w:color="auto" w:fill="auto"/>
          </w:tcPr>
          <w:p w14:paraId="4B92BFFD" w14:textId="77777777" w:rsidR="00F427AC" w:rsidRPr="004D35C8" w:rsidRDefault="00F427AC">
            <w:r w:rsidRPr="004D35C8">
              <w:t>3</w:t>
            </w:r>
          </w:p>
        </w:tc>
        <w:tc>
          <w:tcPr>
            <w:tcW w:w="0" w:type="pct"/>
            <w:shd w:val="clear" w:color="auto" w:fill="auto"/>
          </w:tcPr>
          <w:p w14:paraId="57DC39A1" w14:textId="77777777" w:rsidR="00F427AC" w:rsidRPr="004D35C8" w:rsidRDefault="00F427AC">
            <w:pPr>
              <w:cnfStyle w:val="000000000000" w:firstRow="0" w:lastRow="0" w:firstColumn="0" w:lastColumn="0" w:oddVBand="0" w:evenVBand="0" w:oddHBand="0" w:evenHBand="0" w:firstRowFirstColumn="0" w:firstRowLastColumn="0" w:lastRowFirstColumn="0" w:lastRowLastColumn="0"/>
            </w:pPr>
            <w:r w:rsidRPr="004D35C8">
              <w:t xml:space="preserve">Update </w:t>
            </w:r>
            <w:r>
              <w:t>P</w:t>
            </w:r>
            <w:r w:rsidRPr="004D35C8">
              <w:t>arty</w:t>
            </w:r>
          </w:p>
        </w:tc>
        <w:tc>
          <w:tcPr>
            <w:cnfStyle w:val="000100000000" w:firstRow="0" w:lastRow="0" w:firstColumn="0" w:lastColumn="1" w:oddVBand="0" w:evenVBand="0" w:oddHBand="0" w:evenHBand="0" w:firstRowFirstColumn="0" w:firstRowLastColumn="0" w:lastRowFirstColumn="0" w:lastRowLastColumn="0"/>
            <w:tcW w:w="0" w:type="pct"/>
            <w:shd w:val="clear" w:color="auto" w:fill="auto"/>
          </w:tcPr>
          <w:p w14:paraId="369BC4D5" w14:textId="12FC8587" w:rsidR="00F427AC" w:rsidRPr="004D35C8" w:rsidRDefault="00F427AC">
            <w:r w:rsidRPr="004D35C8">
              <w:t xml:space="preserve">Enables </w:t>
            </w:r>
            <w:r>
              <w:t>the A</w:t>
            </w:r>
            <w:r w:rsidRPr="004D35C8">
              <w:t>dmin</w:t>
            </w:r>
            <w:r>
              <w:t xml:space="preserve">istrative </w:t>
            </w:r>
            <w:r w:rsidRPr="004D35C8">
              <w:t xml:space="preserve">Officer to update </w:t>
            </w:r>
            <w:r>
              <w:t xml:space="preserve">the </w:t>
            </w:r>
            <w:r w:rsidRPr="004D35C8">
              <w:t>party’s info</w:t>
            </w:r>
            <w:r>
              <w:t>rmation</w:t>
            </w:r>
          </w:p>
        </w:tc>
      </w:tr>
    </w:tbl>
    <w:p w14:paraId="3B1EF073" w14:textId="002D710C" w:rsidR="00F427AC" w:rsidRDefault="00F427AC">
      <w:pPr>
        <w:pStyle w:val="BodyText"/>
        <w:spacing w:after="100" w:afterAutospacing="1"/>
        <w:rPr>
          <w:i w:val="0"/>
          <w:color w:val="auto"/>
        </w:rPr>
      </w:pPr>
    </w:p>
    <w:p w14:paraId="2CFB3270" w14:textId="60E0CF55" w:rsidR="00F427AC" w:rsidRDefault="005B705C">
      <w:pPr>
        <w:pStyle w:val="Heading3"/>
        <w:numPr>
          <w:ilvl w:val="2"/>
          <w:numId w:val="12"/>
        </w:numPr>
      </w:pPr>
      <w:bookmarkStart w:id="255" w:name="_Toc79608247"/>
      <w:r>
        <w:t>Pre-Requisites</w:t>
      </w:r>
      <w:bookmarkEnd w:id="255"/>
    </w:p>
    <w:p w14:paraId="56BD2F0C" w14:textId="11A9ADF1" w:rsidR="002911B9" w:rsidRDefault="00F427AC">
      <w:pPr>
        <w:pStyle w:val="ListParagraph"/>
        <w:numPr>
          <w:ilvl w:val="0"/>
          <w:numId w:val="32"/>
        </w:numPr>
      </w:pPr>
      <w:r>
        <w:t>The TPN (</w:t>
      </w:r>
      <w:r w:rsidR="00CF669C" w:rsidRPr="009A24A2">
        <w:t>Tax</w:t>
      </w:r>
      <w:r w:rsidR="00CF669C">
        <w:t>payer</w:t>
      </w:r>
      <w:r>
        <w:t xml:space="preserve"> Number) Registration needs to be completed prior to the creation of Party.</w:t>
      </w:r>
    </w:p>
    <w:p w14:paraId="3582BDE2" w14:textId="149FBE46" w:rsidR="002911B9" w:rsidRDefault="002911B9">
      <w:pPr>
        <w:pStyle w:val="ListParagraph"/>
        <w:numPr>
          <w:ilvl w:val="0"/>
          <w:numId w:val="32"/>
        </w:numPr>
      </w:pPr>
      <w:r>
        <w:t>Trade License shall be applied separately by CFA / Warehouse</w:t>
      </w:r>
      <w:r w:rsidR="005945A1">
        <w:t>/Temporary Storage</w:t>
      </w:r>
      <w:r>
        <w:t xml:space="preserve"> Operator with the required Trade Department</w:t>
      </w:r>
      <w:r w:rsidR="005945A1">
        <w:t xml:space="preserve"> and this process is done outside the system.</w:t>
      </w:r>
    </w:p>
    <w:p w14:paraId="69FBF7EB" w14:textId="49765109" w:rsidR="00F427AC" w:rsidRDefault="00F427AC">
      <w:pPr>
        <w:pStyle w:val="ListParagraph"/>
        <w:numPr>
          <w:ilvl w:val="0"/>
          <w:numId w:val="32"/>
        </w:numPr>
      </w:pPr>
      <w:r>
        <w:t>The user has the right</w:t>
      </w:r>
      <w:r w:rsidRPr="004D35C8">
        <w:t xml:space="preserve"> to access </w:t>
      </w:r>
      <w:proofErr w:type="spellStart"/>
      <w:r w:rsidR="00CF669C">
        <w:t>eCMS</w:t>
      </w:r>
      <w:proofErr w:type="spellEnd"/>
      <w:r w:rsidRPr="004D35C8">
        <w:t xml:space="preserve"> application </w:t>
      </w:r>
      <w:r w:rsidR="00D33BCF">
        <w:t>a</w:t>
      </w:r>
      <w:r w:rsidR="002911B9">
        <w:t>nd</w:t>
      </w:r>
      <w:r w:rsidRPr="004D35C8">
        <w:t xml:space="preserve"> access Party Management.</w:t>
      </w:r>
    </w:p>
    <w:p w14:paraId="10D49289" w14:textId="77777777" w:rsidR="00D33BCF" w:rsidRDefault="00D33BCF"/>
    <w:p w14:paraId="081323EA" w14:textId="2D31D496" w:rsidR="00AB5AA9" w:rsidRDefault="00AB5AA9" w:rsidP="0011039D">
      <w:pPr>
        <w:pStyle w:val="Heading2"/>
        <w:numPr>
          <w:ilvl w:val="1"/>
          <w:numId w:val="12"/>
        </w:numPr>
        <w:tabs>
          <w:tab w:val="num" w:pos="426"/>
        </w:tabs>
        <w:spacing w:after="60"/>
        <w:ind w:left="0" w:firstLine="0"/>
      </w:pPr>
      <w:bookmarkStart w:id="256" w:name="_Toc79608248"/>
      <w:r w:rsidRPr="00AB5AA9">
        <w:t xml:space="preserve">Login Credentials, Password Management </w:t>
      </w:r>
      <w:r w:rsidR="00847621" w:rsidRPr="00AB5AA9">
        <w:t>Etc.</w:t>
      </w:r>
      <w:bookmarkEnd w:id="256"/>
    </w:p>
    <w:p w14:paraId="48447FEB" w14:textId="77777777" w:rsidR="00AB5AA9" w:rsidRDefault="00AB5AA9">
      <w:r>
        <w:t xml:space="preserve">Following are the functions supported in </w:t>
      </w:r>
      <w:proofErr w:type="spellStart"/>
      <w:r>
        <w:t>eCMS</w:t>
      </w:r>
      <w:proofErr w:type="spellEnd"/>
      <w:r>
        <w:t xml:space="preserve"> for any user in the System.</w:t>
      </w:r>
    </w:p>
    <w:p w14:paraId="40484A87" w14:textId="6A41C848" w:rsidR="00AB5AA9" w:rsidRDefault="00AB5AA9">
      <w:pPr>
        <w:pStyle w:val="ListParagraph"/>
        <w:numPr>
          <w:ilvl w:val="0"/>
          <w:numId w:val="29"/>
        </w:numPr>
      </w:pPr>
      <w:r>
        <w:t xml:space="preserve">Upon successful registration, System will send an email to the user with the login credentials (Login ID and Password). User can use the provided credentials and login to </w:t>
      </w:r>
      <w:proofErr w:type="spellStart"/>
      <w:r>
        <w:t>eCMS</w:t>
      </w:r>
      <w:proofErr w:type="spellEnd"/>
      <w:r>
        <w:t>.</w:t>
      </w:r>
    </w:p>
    <w:p w14:paraId="20CBFBCC" w14:textId="28649BF8" w:rsidR="00AB5AA9" w:rsidRDefault="00AB5AA9">
      <w:pPr>
        <w:pStyle w:val="ListParagraph"/>
        <w:numPr>
          <w:ilvl w:val="0"/>
          <w:numId w:val="29"/>
        </w:numPr>
      </w:pPr>
      <w:r>
        <w:t xml:space="preserve">Upon first logging with System provided password, </w:t>
      </w:r>
      <w:proofErr w:type="spellStart"/>
      <w:r>
        <w:t>eCMS</w:t>
      </w:r>
      <w:proofErr w:type="spellEnd"/>
      <w:r>
        <w:t xml:space="preserve"> will force the user to provide a user</w:t>
      </w:r>
      <w:r w:rsidR="00E52554">
        <w:t xml:space="preserve"> defined</w:t>
      </w:r>
      <w:r>
        <w:t xml:space="preserve"> password which should be as per the password policy of </w:t>
      </w:r>
      <w:proofErr w:type="spellStart"/>
      <w:r>
        <w:t>eCMS</w:t>
      </w:r>
      <w:proofErr w:type="spellEnd"/>
      <w:r>
        <w:t>.</w:t>
      </w:r>
    </w:p>
    <w:p w14:paraId="426607C5" w14:textId="5B0F9F82" w:rsidR="00AB5AA9" w:rsidRDefault="00AB5AA9">
      <w:pPr>
        <w:pStyle w:val="ListParagraph"/>
        <w:numPr>
          <w:ilvl w:val="0"/>
          <w:numId w:val="29"/>
        </w:numPr>
      </w:pPr>
      <w:r>
        <w:t xml:space="preserve">As per the </w:t>
      </w:r>
      <w:r w:rsidR="00E52554">
        <w:t xml:space="preserve">configured </w:t>
      </w:r>
      <w:r>
        <w:t xml:space="preserve">password expiry policy, user will be required to change the password periodically. </w:t>
      </w:r>
    </w:p>
    <w:p w14:paraId="73FB4F69" w14:textId="4CB2EF74" w:rsidR="00AB5AA9" w:rsidRDefault="00AB5AA9">
      <w:pPr>
        <w:pStyle w:val="ListParagraph"/>
        <w:numPr>
          <w:ilvl w:val="0"/>
          <w:numId w:val="29"/>
        </w:numPr>
      </w:pPr>
      <w:r>
        <w:t xml:space="preserve">User can change the password anytime from </w:t>
      </w:r>
      <w:proofErr w:type="spellStart"/>
      <w:r>
        <w:t>eCMS</w:t>
      </w:r>
      <w:proofErr w:type="spellEnd"/>
      <w:r>
        <w:t xml:space="preserve"> using the Change password option after logging in.</w:t>
      </w:r>
    </w:p>
    <w:p w14:paraId="03BE6E19" w14:textId="016724E2" w:rsidR="00AB5AA9" w:rsidRDefault="00AB5AA9" w:rsidP="00295DE1">
      <w:pPr>
        <w:pStyle w:val="ListParagraph"/>
        <w:numPr>
          <w:ilvl w:val="0"/>
          <w:numId w:val="29"/>
        </w:numPr>
      </w:pPr>
      <w:r w:rsidRPr="00295DE1">
        <w:t xml:space="preserve">In case user forgets his/her password, they can use the forget password option or request Company Admin / System admin to reset their password. After receiving new password, user </w:t>
      </w:r>
      <w:r w:rsidR="00E52554" w:rsidRPr="00295DE1">
        <w:t>must</w:t>
      </w:r>
      <w:r w:rsidRPr="00295DE1">
        <w:t xml:space="preserve"> follow the same steps as laid down in Step 2 </w:t>
      </w:r>
      <w:r w:rsidR="00D33BCF" w:rsidRPr="00295DE1">
        <w:t>abo</w:t>
      </w:r>
      <w:r w:rsidR="00D33BCF" w:rsidRPr="00C17538">
        <w:t>ve</w:t>
      </w:r>
      <w:r w:rsidR="00D33BCF">
        <w:t>.</w:t>
      </w:r>
    </w:p>
    <w:p w14:paraId="1C615040" w14:textId="5C712011" w:rsidR="002467A2" w:rsidRDefault="002467A2">
      <w:pPr>
        <w:tabs>
          <w:tab w:val="clear" w:pos="360"/>
        </w:tabs>
        <w:jc w:val="left"/>
      </w:pPr>
      <w:r>
        <w:br w:type="page"/>
      </w:r>
    </w:p>
    <w:p w14:paraId="2A29400C" w14:textId="172C4488" w:rsidR="00080581" w:rsidRDefault="00080581" w:rsidP="00080581">
      <w:pPr>
        <w:pStyle w:val="Heading2"/>
        <w:numPr>
          <w:ilvl w:val="1"/>
          <w:numId w:val="12"/>
        </w:numPr>
        <w:tabs>
          <w:tab w:val="num" w:pos="426"/>
        </w:tabs>
        <w:spacing w:after="60"/>
        <w:ind w:left="0" w:firstLine="0"/>
      </w:pPr>
      <w:bookmarkStart w:id="257" w:name="_Toc79608249"/>
      <w:r>
        <w:t>Fast Track TPN (BITS Integration)</w:t>
      </w:r>
      <w:bookmarkEnd w:id="257"/>
    </w:p>
    <w:p w14:paraId="15C90929" w14:textId="688CA026" w:rsidR="002467A2" w:rsidRDefault="002467A2" w:rsidP="002467A2"/>
    <w:p w14:paraId="75E8B4C8" w14:textId="4FDE5F9C" w:rsidR="002467A2" w:rsidRDefault="002467A2" w:rsidP="002467A2">
      <w:pPr>
        <w:rPr>
          <w:b/>
          <w:color w:val="FF0000"/>
        </w:rPr>
      </w:pPr>
      <w:r w:rsidRPr="00DB61E4">
        <w:t xml:space="preserve">For </w:t>
      </w:r>
      <w:r w:rsidR="003E36A3" w:rsidRPr="00DB61E4">
        <w:t>Traders</w:t>
      </w:r>
      <w:r w:rsidRPr="00DB61E4">
        <w:t xml:space="preserve"> who do not have a TPN, </w:t>
      </w:r>
      <w:proofErr w:type="spellStart"/>
      <w:r w:rsidRPr="00DB61E4">
        <w:t>eCMS</w:t>
      </w:r>
      <w:proofErr w:type="spellEnd"/>
      <w:r w:rsidRPr="00DB61E4">
        <w:t xml:space="preserve"> </w:t>
      </w:r>
      <w:r w:rsidR="00DB61E4">
        <w:t xml:space="preserve">will provide a </w:t>
      </w:r>
      <w:r w:rsidR="00DA476B">
        <w:t>SSP (</w:t>
      </w:r>
      <w:r w:rsidR="001647F5">
        <w:t>Self Service Portal)</w:t>
      </w:r>
      <w:r w:rsidR="00DB61E4">
        <w:t xml:space="preserve"> link of BITS in the portal.</w:t>
      </w:r>
      <w:r w:rsidRPr="00DB61E4">
        <w:t xml:space="preserve"> Once the fast-track TPN is created in BITS, it shall be updated in </w:t>
      </w:r>
      <w:proofErr w:type="spellStart"/>
      <w:r w:rsidRPr="00DB61E4">
        <w:t>eCMS</w:t>
      </w:r>
      <w:proofErr w:type="spellEnd"/>
      <w:r w:rsidRPr="00DB61E4">
        <w:t xml:space="preserve"> PIN Master through webservice integration with BITS</w:t>
      </w:r>
      <w:r w:rsidRPr="005F5686">
        <w:rPr>
          <w:b/>
          <w:color w:val="FF0000"/>
        </w:rPr>
        <w:t>.</w:t>
      </w:r>
    </w:p>
    <w:p w14:paraId="1FA947C5" w14:textId="310A3DAC" w:rsidR="002467A2" w:rsidRPr="00D771A6" w:rsidRDefault="004F0ECB" w:rsidP="002467A2">
      <w:pPr>
        <w:rPr>
          <w:b/>
          <w:color w:val="000000" w:themeColor="text1"/>
        </w:rPr>
      </w:pPr>
      <w:r w:rsidRPr="00D771A6">
        <w:rPr>
          <w:color w:val="000000" w:themeColor="text1"/>
        </w:rPr>
        <w:t xml:space="preserve">In case where a CFA is declaring on behalf </w:t>
      </w:r>
      <w:r w:rsidR="00686A51" w:rsidRPr="00D771A6">
        <w:rPr>
          <w:color w:val="000000" w:themeColor="text1"/>
        </w:rPr>
        <w:t xml:space="preserve">of an </w:t>
      </w:r>
      <w:r w:rsidRPr="00D771A6">
        <w:rPr>
          <w:color w:val="000000" w:themeColor="text1"/>
        </w:rPr>
        <w:t xml:space="preserve">individual, with no TPN </w:t>
      </w:r>
      <w:r w:rsidR="001647F5" w:rsidRPr="00D771A6">
        <w:rPr>
          <w:color w:val="000000" w:themeColor="text1"/>
        </w:rPr>
        <w:t xml:space="preserve">available in PIN master </w:t>
      </w:r>
      <w:r w:rsidR="00D771A6" w:rsidRPr="00D771A6">
        <w:rPr>
          <w:color w:val="000000" w:themeColor="text1"/>
        </w:rPr>
        <w:t>i.e.,</w:t>
      </w:r>
      <w:r w:rsidR="001647F5" w:rsidRPr="00D771A6">
        <w:rPr>
          <w:color w:val="000000" w:themeColor="text1"/>
        </w:rPr>
        <w:t xml:space="preserve"> not </w:t>
      </w:r>
      <w:r w:rsidRPr="00D771A6">
        <w:rPr>
          <w:color w:val="000000" w:themeColor="text1"/>
        </w:rPr>
        <w:t xml:space="preserve">registered in BITS, the system will give an option for the CFA to fast track register the importer. </w:t>
      </w:r>
    </w:p>
    <w:p w14:paraId="1CBDD351" w14:textId="77777777" w:rsidR="002467A2" w:rsidRPr="00D771A6" w:rsidRDefault="002467A2" w:rsidP="002467A2">
      <w:pPr>
        <w:pStyle w:val="Heading3"/>
        <w:numPr>
          <w:ilvl w:val="2"/>
          <w:numId w:val="12"/>
        </w:numPr>
        <w:rPr>
          <w:color w:val="000000" w:themeColor="text1"/>
        </w:rPr>
      </w:pPr>
      <w:bookmarkStart w:id="258" w:name="_Toc79608250"/>
      <w:r w:rsidRPr="00D771A6">
        <w:rPr>
          <w:color w:val="000000" w:themeColor="text1"/>
        </w:rPr>
        <w:t>Pre-Requisites</w:t>
      </w:r>
      <w:bookmarkEnd w:id="258"/>
    </w:p>
    <w:p w14:paraId="70504758" w14:textId="40A8D438" w:rsidR="002467A2" w:rsidRPr="00D771A6" w:rsidRDefault="002467A2" w:rsidP="002467A2">
      <w:pPr>
        <w:pStyle w:val="ListParagraph"/>
        <w:numPr>
          <w:ilvl w:val="0"/>
          <w:numId w:val="49"/>
        </w:numPr>
        <w:rPr>
          <w:bCs/>
          <w:color w:val="000000" w:themeColor="text1"/>
        </w:rPr>
      </w:pPr>
      <w:r w:rsidRPr="00D771A6">
        <w:rPr>
          <w:bCs/>
          <w:color w:val="000000" w:themeColor="text1"/>
        </w:rPr>
        <w:t>The applicant has valid ID for registering a fast-track TPN.</w:t>
      </w:r>
    </w:p>
    <w:p w14:paraId="4AC97F08" w14:textId="41FE1289" w:rsidR="002467A2" w:rsidRPr="00D771A6" w:rsidRDefault="002467A2" w:rsidP="002467A2">
      <w:pPr>
        <w:pStyle w:val="ListParagraph"/>
        <w:numPr>
          <w:ilvl w:val="0"/>
          <w:numId w:val="49"/>
        </w:numPr>
        <w:rPr>
          <w:bCs/>
          <w:color w:val="000000" w:themeColor="text1"/>
        </w:rPr>
      </w:pPr>
      <w:proofErr w:type="spellStart"/>
      <w:r w:rsidRPr="00D771A6">
        <w:rPr>
          <w:bCs/>
          <w:color w:val="000000" w:themeColor="text1"/>
        </w:rPr>
        <w:t>eCMS</w:t>
      </w:r>
      <w:proofErr w:type="spellEnd"/>
      <w:r w:rsidRPr="00D771A6">
        <w:rPr>
          <w:bCs/>
          <w:color w:val="000000" w:themeColor="text1"/>
        </w:rPr>
        <w:t xml:space="preserve"> and BITS are integrated and both services are up.</w:t>
      </w:r>
    </w:p>
    <w:p w14:paraId="4B19F14E" w14:textId="70ECC1FA" w:rsidR="00686A51" w:rsidRPr="00D771A6" w:rsidRDefault="00686A51" w:rsidP="002467A2">
      <w:pPr>
        <w:pStyle w:val="ListParagraph"/>
        <w:numPr>
          <w:ilvl w:val="0"/>
          <w:numId w:val="49"/>
        </w:numPr>
        <w:rPr>
          <w:bCs/>
          <w:color w:val="000000" w:themeColor="text1"/>
        </w:rPr>
      </w:pPr>
      <w:r w:rsidRPr="00D771A6">
        <w:rPr>
          <w:bCs/>
          <w:color w:val="000000" w:themeColor="text1"/>
        </w:rPr>
        <w:t xml:space="preserve">CFA </w:t>
      </w:r>
      <w:r w:rsidR="00D771A6" w:rsidRPr="00D771A6">
        <w:rPr>
          <w:bCs/>
          <w:color w:val="000000" w:themeColor="text1"/>
        </w:rPr>
        <w:t>must</w:t>
      </w:r>
      <w:r w:rsidRPr="00D771A6">
        <w:rPr>
          <w:bCs/>
          <w:color w:val="000000" w:themeColor="text1"/>
        </w:rPr>
        <w:t xml:space="preserve"> be registered in </w:t>
      </w:r>
      <w:proofErr w:type="spellStart"/>
      <w:r w:rsidRPr="00D771A6">
        <w:rPr>
          <w:bCs/>
          <w:color w:val="000000" w:themeColor="text1"/>
        </w:rPr>
        <w:t>eCMS</w:t>
      </w:r>
      <w:proofErr w:type="spellEnd"/>
    </w:p>
    <w:p w14:paraId="192432CE" w14:textId="77777777" w:rsidR="002467A2" w:rsidRPr="00D771A6" w:rsidRDefault="002467A2" w:rsidP="002467A2">
      <w:pPr>
        <w:rPr>
          <w:b/>
          <w:color w:val="000000" w:themeColor="text1"/>
        </w:rPr>
      </w:pPr>
    </w:p>
    <w:p w14:paraId="349D2643" w14:textId="33B80F6F" w:rsidR="002467A2" w:rsidRPr="00D771A6" w:rsidRDefault="002467A2" w:rsidP="002467A2">
      <w:pPr>
        <w:pStyle w:val="Heading3"/>
        <w:numPr>
          <w:ilvl w:val="2"/>
          <w:numId w:val="12"/>
        </w:numPr>
        <w:rPr>
          <w:color w:val="000000" w:themeColor="text1"/>
        </w:rPr>
      </w:pPr>
      <w:bookmarkStart w:id="259" w:name="_Toc79608251"/>
      <w:r w:rsidRPr="00D771A6">
        <w:rPr>
          <w:color w:val="000000" w:themeColor="text1"/>
        </w:rPr>
        <w:t>Process Flow for Fast Track TPN</w:t>
      </w:r>
      <w:bookmarkEnd w:id="259"/>
    </w:p>
    <w:p w14:paraId="4AB6E560" w14:textId="658A797A" w:rsidR="002847AF" w:rsidRDefault="002847AF" w:rsidP="00DA476B">
      <w:pPr>
        <w:ind w:left="720"/>
      </w:pPr>
    </w:p>
    <w:p w14:paraId="1CC26440" w14:textId="2ABEAC9B" w:rsidR="002467A2" w:rsidRPr="00DA476B" w:rsidRDefault="002847AF" w:rsidP="00DE3260">
      <w:pPr>
        <w:rPr>
          <w:b/>
          <w:bCs/>
        </w:rPr>
      </w:pPr>
      <w:r>
        <w:rPr>
          <w:b/>
          <w:bCs/>
        </w:rPr>
        <w:tab/>
      </w:r>
      <w:r>
        <w:rPr>
          <w:b/>
          <w:bCs/>
        </w:rPr>
        <w:tab/>
      </w:r>
      <w:r w:rsidRPr="00D80C15">
        <w:rPr>
          <w:b/>
          <w:bCs/>
        </w:rPr>
        <w:t>Process ID: 0</w:t>
      </w:r>
      <w:r>
        <w:rPr>
          <w:b/>
          <w:bCs/>
        </w:rPr>
        <w:t>2</w:t>
      </w:r>
      <w:r w:rsidRPr="00D80C15">
        <w:rPr>
          <w:b/>
          <w:bCs/>
        </w:rPr>
        <w:t>.0</w:t>
      </w:r>
      <w:r>
        <w:rPr>
          <w:b/>
          <w:bCs/>
        </w:rPr>
        <w:t>1 – Fast Track TPN</w:t>
      </w:r>
    </w:p>
    <w:p w14:paraId="2B8833FA" w14:textId="77D06D1B" w:rsidR="002467A2" w:rsidRDefault="003E36A3" w:rsidP="002467A2">
      <w:pPr>
        <w:pStyle w:val="ListParagraph"/>
      </w:pPr>
      <w:r>
        <w:rPr>
          <w:noProof/>
        </w:rPr>
        <w:drawing>
          <wp:inline distT="0" distB="0" distL="0" distR="0" wp14:anchorId="11F6AF34" wp14:editId="64935401">
            <wp:extent cx="5175250" cy="4360627"/>
            <wp:effectExtent l="0" t="0" r="635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79009" cy="4363794"/>
                    </a:xfrm>
                    <a:prstGeom prst="rect">
                      <a:avLst/>
                    </a:prstGeom>
                  </pic:spPr>
                </pic:pic>
              </a:graphicData>
            </a:graphic>
          </wp:inline>
        </w:drawing>
      </w:r>
    </w:p>
    <w:p w14:paraId="7318ADA8" w14:textId="77777777" w:rsidR="002467A2" w:rsidRDefault="002467A2" w:rsidP="00477F4D"/>
    <w:tbl>
      <w:tblPr>
        <w:tblStyle w:val="GridTable6Colorful-Accent211"/>
        <w:tblW w:w="5000" w:type="pct"/>
        <w:tblLook w:val="01A0" w:firstRow="1" w:lastRow="0" w:firstColumn="1" w:lastColumn="1" w:noHBand="0" w:noVBand="0"/>
      </w:tblPr>
      <w:tblGrid>
        <w:gridCol w:w="8630"/>
      </w:tblGrid>
      <w:tr w:rsidR="002467A2" w:rsidRPr="0099601A" w14:paraId="5DA8EE49" w14:textId="77777777" w:rsidTr="00DE04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99594" w:themeFill="accent2" w:themeFillTint="99"/>
          </w:tcPr>
          <w:p w14:paraId="1528EA15" w14:textId="77777777" w:rsidR="002467A2" w:rsidRPr="0099601A" w:rsidRDefault="002467A2" w:rsidP="00DE0483">
            <w:pPr>
              <w:pStyle w:val="BodyText"/>
              <w:rPr>
                <w:i w:val="0"/>
                <w:color w:val="auto"/>
              </w:rPr>
            </w:pPr>
            <w:r w:rsidRPr="0099601A">
              <w:rPr>
                <w:i w:val="0"/>
                <w:color w:val="auto"/>
              </w:rPr>
              <w:t>Process Steps</w:t>
            </w:r>
          </w:p>
        </w:tc>
      </w:tr>
      <w:tr w:rsidR="002467A2" w:rsidRPr="0099601A" w14:paraId="4FBA6815" w14:textId="77777777" w:rsidTr="00DE0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4CA4B60" w14:textId="0C55C3C1" w:rsidR="002467A2" w:rsidRPr="0099601A" w:rsidRDefault="002467A2" w:rsidP="00DE0483">
            <w:pPr>
              <w:pStyle w:val="BodyText"/>
              <w:rPr>
                <w:i w:val="0"/>
                <w:color w:val="auto"/>
              </w:rPr>
            </w:pPr>
            <w:r w:rsidRPr="00114261">
              <w:rPr>
                <w:i w:val="0"/>
                <w:color w:val="auto"/>
              </w:rPr>
              <w:t xml:space="preserve">P01: </w:t>
            </w:r>
            <w:r>
              <w:rPr>
                <w:i w:val="0"/>
                <w:color w:val="auto"/>
              </w:rPr>
              <w:t>Submit Fast Track TPN Request</w:t>
            </w:r>
          </w:p>
        </w:tc>
      </w:tr>
      <w:tr w:rsidR="002467A2" w:rsidRPr="0099601A" w14:paraId="4133890D" w14:textId="77777777" w:rsidTr="00DE0483">
        <w:tc>
          <w:tcPr>
            <w:cnfStyle w:val="001000000000" w:firstRow="0" w:lastRow="0" w:firstColumn="1" w:lastColumn="0" w:oddVBand="0" w:evenVBand="0" w:oddHBand="0" w:evenHBand="0" w:firstRowFirstColumn="0" w:firstRowLastColumn="0" w:lastRowFirstColumn="0" w:lastRowLastColumn="0"/>
            <w:tcW w:w="5000" w:type="pct"/>
          </w:tcPr>
          <w:p w14:paraId="6F292E98" w14:textId="00A54FBF" w:rsidR="0060525C" w:rsidRDefault="00DA476B" w:rsidP="0060525C">
            <w:pPr>
              <w:tabs>
                <w:tab w:val="clear" w:pos="360"/>
              </w:tabs>
              <w:rPr>
                <w:b w:val="0"/>
                <w:color w:val="auto"/>
              </w:rPr>
            </w:pPr>
            <w:r>
              <w:rPr>
                <w:b w:val="0"/>
                <w:color w:val="auto"/>
              </w:rPr>
              <w:t>A trader</w:t>
            </w:r>
            <w:r w:rsidR="0060525C">
              <w:rPr>
                <w:b w:val="0"/>
                <w:color w:val="auto"/>
              </w:rPr>
              <w:t xml:space="preserve"> with no TPN can access the SSP link from </w:t>
            </w:r>
            <w:proofErr w:type="spellStart"/>
            <w:r w:rsidR="0060525C">
              <w:rPr>
                <w:b w:val="0"/>
                <w:color w:val="auto"/>
              </w:rPr>
              <w:t>eCMS</w:t>
            </w:r>
            <w:proofErr w:type="spellEnd"/>
            <w:r w:rsidR="0060525C">
              <w:rPr>
                <w:b w:val="0"/>
                <w:color w:val="auto"/>
              </w:rPr>
              <w:t xml:space="preserve"> portal (Outside login), and register a TPN in BITS, which will be sent to </w:t>
            </w:r>
            <w:proofErr w:type="spellStart"/>
            <w:r w:rsidR="0060525C">
              <w:rPr>
                <w:b w:val="0"/>
                <w:color w:val="auto"/>
              </w:rPr>
              <w:t>eCMS</w:t>
            </w:r>
            <w:proofErr w:type="spellEnd"/>
            <w:r w:rsidR="0060525C">
              <w:rPr>
                <w:b w:val="0"/>
                <w:color w:val="auto"/>
              </w:rPr>
              <w:t xml:space="preserve"> PIN Master. </w:t>
            </w:r>
            <w:proofErr w:type="spellStart"/>
            <w:r w:rsidR="0060525C">
              <w:rPr>
                <w:b w:val="0"/>
                <w:color w:val="auto"/>
              </w:rPr>
              <w:t>eCMS</w:t>
            </w:r>
            <w:proofErr w:type="spellEnd"/>
            <w:r w:rsidR="0060525C">
              <w:rPr>
                <w:b w:val="0"/>
                <w:color w:val="auto"/>
              </w:rPr>
              <w:t xml:space="preserve"> will validate for mandatory fields and will send the information to BITS through a webservice call</w:t>
            </w:r>
          </w:p>
          <w:p w14:paraId="3D37CF09" w14:textId="5E531EC7" w:rsidR="002467A2" w:rsidRDefault="002467A2" w:rsidP="00DE0483">
            <w:pPr>
              <w:tabs>
                <w:tab w:val="clear" w:pos="360"/>
              </w:tabs>
              <w:rPr>
                <w:b w:val="0"/>
                <w:color w:val="auto"/>
              </w:rPr>
            </w:pPr>
            <w:r>
              <w:rPr>
                <w:b w:val="0"/>
                <w:color w:val="auto"/>
              </w:rPr>
              <w:t>.</w:t>
            </w:r>
          </w:p>
          <w:p w14:paraId="06A4A961" w14:textId="5DE453D6" w:rsidR="00686A51" w:rsidRDefault="00686A51" w:rsidP="00DE0483">
            <w:pPr>
              <w:tabs>
                <w:tab w:val="clear" w:pos="360"/>
              </w:tabs>
              <w:rPr>
                <w:b w:val="0"/>
                <w:color w:val="auto"/>
              </w:rPr>
            </w:pPr>
            <w:r>
              <w:rPr>
                <w:b w:val="0"/>
                <w:color w:val="auto"/>
              </w:rPr>
              <w:t xml:space="preserve">In case where a CFA is declaring on behalf of </w:t>
            </w:r>
            <w:r w:rsidR="00F84963">
              <w:rPr>
                <w:b w:val="0"/>
                <w:color w:val="auto"/>
              </w:rPr>
              <w:t>an</w:t>
            </w:r>
            <w:r>
              <w:rPr>
                <w:b w:val="0"/>
                <w:color w:val="auto"/>
              </w:rPr>
              <w:t xml:space="preserve"> individual importer with no TPN, the system will give an interface for the CFA to fast track register the importer through BITS integration.</w:t>
            </w:r>
          </w:p>
          <w:p w14:paraId="210E6B35" w14:textId="77777777" w:rsidR="002467A2" w:rsidRPr="0099601A" w:rsidRDefault="002467A2" w:rsidP="00DE0483">
            <w:pPr>
              <w:tabs>
                <w:tab w:val="clear" w:pos="360"/>
              </w:tabs>
              <w:rPr>
                <w:b w:val="0"/>
                <w:color w:val="auto"/>
              </w:rPr>
            </w:pPr>
          </w:p>
        </w:tc>
      </w:tr>
      <w:tr w:rsidR="002467A2" w:rsidRPr="0099601A" w14:paraId="149467F0" w14:textId="77777777" w:rsidTr="00DE0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11D856C" w14:textId="18FBFBF0" w:rsidR="002467A2" w:rsidRPr="0099601A" w:rsidRDefault="002467A2" w:rsidP="00DE0483">
            <w:pPr>
              <w:pStyle w:val="BodyText"/>
              <w:rPr>
                <w:b w:val="0"/>
              </w:rPr>
            </w:pPr>
            <w:r w:rsidRPr="00114261">
              <w:rPr>
                <w:i w:val="0"/>
                <w:color w:val="auto"/>
              </w:rPr>
              <w:t xml:space="preserve">P02: </w:t>
            </w:r>
            <w:r>
              <w:rPr>
                <w:i w:val="0"/>
                <w:color w:val="auto"/>
              </w:rPr>
              <w:t>Register Fast-track TPN (BITS)</w:t>
            </w:r>
          </w:p>
        </w:tc>
      </w:tr>
      <w:tr w:rsidR="002467A2" w:rsidRPr="0099601A" w14:paraId="48DED290" w14:textId="77777777" w:rsidTr="00DE0483">
        <w:tc>
          <w:tcPr>
            <w:cnfStyle w:val="001000000000" w:firstRow="0" w:lastRow="0" w:firstColumn="1" w:lastColumn="0" w:oddVBand="0" w:evenVBand="0" w:oddHBand="0" w:evenHBand="0" w:firstRowFirstColumn="0" w:firstRowLastColumn="0" w:lastRowFirstColumn="0" w:lastRowLastColumn="0"/>
            <w:tcW w:w="5000" w:type="pct"/>
          </w:tcPr>
          <w:p w14:paraId="1C6424A7" w14:textId="0A51FB85" w:rsidR="002467A2" w:rsidRPr="00C769A7" w:rsidRDefault="002467A2" w:rsidP="00DE0483">
            <w:pPr>
              <w:tabs>
                <w:tab w:val="clear" w:pos="360"/>
              </w:tabs>
              <w:rPr>
                <w:b w:val="0"/>
                <w:color w:val="auto"/>
              </w:rPr>
            </w:pPr>
            <w:r>
              <w:rPr>
                <w:b w:val="0"/>
                <w:color w:val="auto"/>
              </w:rPr>
              <w:t>BITS will validate and register a fast-track TPN for the applicant.</w:t>
            </w:r>
          </w:p>
        </w:tc>
      </w:tr>
      <w:tr w:rsidR="002467A2" w:rsidRPr="0099601A" w14:paraId="7BCB2078" w14:textId="77777777" w:rsidTr="00DE0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740CB7C" w14:textId="0F704791" w:rsidR="002467A2" w:rsidRPr="00190E04" w:rsidRDefault="002467A2" w:rsidP="00DE0483">
            <w:pPr>
              <w:pStyle w:val="BodyText"/>
              <w:rPr>
                <w:szCs w:val="24"/>
                <w:lang w:val="en-SG"/>
              </w:rPr>
            </w:pPr>
            <w:r>
              <w:rPr>
                <w:i w:val="0"/>
                <w:color w:val="auto"/>
              </w:rPr>
              <w:t>P03</w:t>
            </w:r>
            <w:r w:rsidRPr="00114261">
              <w:rPr>
                <w:i w:val="0"/>
                <w:color w:val="auto"/>
              </w:rPr>
              <w:t xml:space="preserve">: </w:t>
            </w:r>
            <w:r>
              <w:rPr>
                <w:i w:val="0"/>
                <w:color w:val="auto"/>
              </w:rPr>
              <w:t xml:space="preserve">Send Fast-track TPN to </w:t>
            </w:r>
            <w:proofErr w:type="spellStart"/>
            <w:r>
              <w:rPr>
                <w:i w:val="0"/>
                <w:color w:val="auto"/>
              </w:rPr>
              <w:t>eCMS</w:t>
            </w:r>
            <w:proofErr w:type="spellEnd"/>
            <w:r>
              <w:rPr>
                <w:i w:val="0"/>
                <w:color w:val="auto"/>
              </w:rPr>
              <w:t xml:space="preserve"> (BITS)</w:t>
            </w:r>
          </w:p>
        </w:tc>
      </w:tr>
      <w:tr w:rsidR="002467A2" w:rsidRPr="0099601A" w14:paraId="24BE449C" w14:textId="77777777" w:rsidTr="00DE0483">
        <w:tc>
          <w:tcPr>
            <w:cnfStyle w:val="001000000000" w:firstRow="0" w:lastRow="0" w:firstColumn="1" w:lastColumn="0" w:oddVBand="0" w:evenVBand="0" w:oddHBand="0" w:evenHBand="0" w:firstRowFirstColumn="0" w:firstRowLastColumn="0" w:lastRowFirstColumn="0" w:lastRowLastColumn="0"/>
            <w:tcW w:w="5000" w:type="pct"/>
          </w:tcPr>
          <w:p w14:paraId="195D20C1" w14:textId="02BFB430" w:rsidR="002467A2" w:rsidRPr="00241A0F" w:rsidRDefault="002467A2" w:rsidP="00DE0483">
            <w:pPr>
              <w:tabs>
                <w:tab w:val="clear" w:pos="360"/>
              </w:tabs>
              <w:rPr>
                <w:bCs w:val="0"/>
                <w:color w:val="auto"/>
              </w:rPr>
            </w:pPr>
            <w:r>
              <w:rPr>
                <w:b w:val="0"/>
                <w:color w:val="auto"/>
              </w:rPr>
              <w:t xml:space="preserve">BITS will send the newly generated fast-track TPN to </w:t>
            </w:r>
            <w:proofErr w:type="spellStart"/>
            <w:r>
              <w:rPr>
                <w:b w:val="0"/>
                <w:color w:val="auto"/>
              </w:rPr>
              <w:t>eCMS</w:t>
            </w:r>
            <w:proofErr w:type="spellEnd"/>
            <w:r>
              <w:rPr>
                <w:b w:val="0"/>
                <w:color w:val="auto"/>
              </w:rPr>
              <w:t xml:space="preserve"> through webservice call.</w:t>
            </w:r>
          </w:p>
        </w:tc>
      </w:tr>
      <w:tr w:rsidR="002467A2" w:rsidRPr="0099601A" w14:paraId="653DAC1B" w14:textId="77777777" w:rsidTr="00DE0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25AECDD" w14:textId="5CF554F7" w:rsidR="002467A2" w:rsidRPr="00C769A7" w:rsidRDefault="002467A2" w:rsidP="00DE0483">
            <w:pPr>
              <w:tabs>
                <w:tab w:val="clear" w:pos="360"/>
              </w:tabs>
            </w:pPr>
            <w:r>
              <w:rPr>
                <w:color w:val="auto"/>
              </w:rPr>
              <w:t>P04</w:t>
            </w:r>
            <w:r w:rsidRPr="00114261">
              <w:rPr>
                <w:color w:val="auto"/>
              </w:rPr>
              <w:t xml:space="preserve">: </w:t>
            </w:r>
            <w:r>
              <w:rPr>
                <w:color w:val="auto"/>
              </w:rPr>
              <w:t xml:space="preserve">Register TPN in </w:t>
            </w:r>
            <w:proofErr w:type="spellStart"/>
            <w:r>
              <w:rPr>
                <w:color w:val="auto"/>
              </w:rPr>
              <w:t>eCMS</w:t>
            </w:r>
            <w:proofErr w:type="spellEnd"/>
          </w:p>
        </w:tc>
      </w:tr>
      <w:tr w:rsidR="002467A2" w:rsidRPr="0099601A" w14:paraId="69F33857" w14:textId="77777777" w:rsidTr="00DE0483">
        <w:tc>
          <w:tcPr>
            <w:cnfStyle w:val="001000000000" w:firstRow="0" w:lastRow="0" w:firstColumn="1" w:lastColumn="0" w:oddVBand="0" w:evenVBand="0" w:oddHBand="0" w:evenHBand="0" w:firstRowFirstColumn="0" w:firstRowLastColumn="0" w:lastRowFirstColumn="0" w:lastRowLastColumn="0"/>
            <w:tcW w:w="5000" w:type="pct"/>
          </w:tcPr>
          <w:p w14:paraId="2D4F37C7" w14:textId="77777777" w:rsidR="002467A2" w:rsidRDefault="002467A2" w:rsidP="00DE0483">
            <w:pPr>
              <w:tabs>
                <w:tab w:val="clear" w:pos="360"/>
              </w:tabs>
              <w:rPr>
                <w:b w:val="0"/>
                <w:color w:val="auto"/>
              </w:rPr>
            </w:pPr>
            <w:proofErr w:type="spellStart"/>
            <w:r>
              <w:rPr>
                <w:b w:val="0"/>
                <w:color w:val="auto"/>
              </w:rPr>
              <w:t>eCMS</w:t>
            </w:r>
            <w:proofErr w:type="spellEnd"/>
            <w:r>
              <w:rPr>
                <w:b w:val="0"/>
                <w:color w:val="auto"/>
              </w:rPr>
              <w:t xml:space="preserve"> will receive the fast-track TPN from BITS and will proceed to register it in PIN Master as a regular TPN. </w:t>
            </w:r>
          </w:p>
          <w:p w14:paraId="1A953A88" w14:textId="180B9724" w:rsidR="00686A51" w:rsidRPr="00C769A7" w:rsidRDefault="00686A51" w:rsidP="00DE0483">
            <w:pPr>
              <w:tabs>
                <w:tab w:val="clear" w:pos="360"/>
              </w:tabs>
            </w:pPr>
            <w:r>
              <w:rPr>
                <w:b w:val="0"/>
                <w:color w:val="auto"/>
              </w:rPr>
              <w:t>TPN details will have to be updated in PIN master as and when new TPN are registered in BITS</w:t>
            </w:r>
          </w:p>
        </w:tc>
      </w:tr>
    </w:tbl>
    <w:p w14:paraId="7B2F7613" w14:textId="240F1EAE" w:rsidR="005945A1" w:rsidRPr="0065738A" w:rsidRDefault="005945A1" w:rsidP="00DE3260">
      <w:pPr>
        <w:pStyle w:val="ListParagraph"/>
      </w:pPr>
      <w:r>
        <w:br w:type="page"/>
      </w:r>
    </w:p>
    <w:p w14:paraId="0C3F0101" w14:textId="765D7A73" w:rsidR="00112A5E" w:rsidRDefault="00112A5E" w:rsidP="0065738A">
      <w:pPr>
        <w:pStyle w:val="Heading2"/>
        <w:numPr>
          <w:ilvl w:val="1"/>
          <w:numId w:val="12"/>
        </w:numPr>
        <w:tabs>
          <w:tab w:val="num" w:pos="426"/>
        </w:tabs>
        <w:spacing w:after="60"/>
        <w:ind w:left="0" w:firstLine="0"/>
      </w:pPr>
      <w:bookmarkStart w:id="260" w:name="_Toc79608252"/>
      <w:r>
        <w:t>Application Process</w:t>
      </w:r>
      <w:bookmarkEnd w:id="260"/>
    </w:p>
    <w:p w14:paraId="51735018" w14:textId="421F7BB0" w:rsidR="00F427AC" w:rsidRDefault="00F427AC">
      <w:pPr>
        <w:pStyle w:val="StyleBodyTextCharCenturyGothic10ptNotItalicAuto"/>
      </w:pPr>
    </w:p>
    <w:p w14:paraId="6AE09480" w14:textId="2CD8C6AE" w:rsidR="00112A5E" w:rsidRDefault="00112A5E">
      <w:pPr>
        <w:pStyle w:val="StyleBodyTextCharCenturyGothic10ptNotItalicAuto"/>
      </w:pPr>
      <w:proofErr w:type="spellStart"/>
      <w:r>
        <w:t>eCMS</w:t>
      </w:r>
      <w:proofErr w:type="spellEnd"/>
      <w:r>
        <w:t xml:space="preserve"> will allow unregistered </w:t>
      </w:r>
      <w:r w:rsidR="00EF349C">
        <w:t>Companies and users</w:t>
      </w:r>
      <w:r>
        <w:t xml:space="preserve"> to apply for registration through </w:t>
      </w:r>
      <w:r w:rsidR="007A5DDC">
        <w:t xml:space="preserve">an </w:t>
      </w:r>
      <w:r>
        <w:t>application process</w:t>
      </w:r>
      <w:r w:rsidR="00E52554">
        <w:t xml:space="preserve"> through</w:t>
      </w:r>
      <w:r>
        <w:t xml:space="preserve"> </w:t>
      </w:r>
      <w:r w:rsidR="00E52554">
        <w:t>a</w:t>
      </w:r>
      <w:r>
        <w:t xml:space="preserve"> link provided in the </w:t>
      </w:r>
      <w:proofErr w:type="spellStart"/>
      <w:r>
        <w:t>eCMS</w:t>
      </w:r>
      <w:proofErr w:type="spellEnd"/>
      <w:r>
        <w:t xml:space="preserve"> login page</w:t>
      </w:r>
      <w:r w:rsidR="000C27CF">
        <w:t>. After submission of application, it shall be reviewed by Customs. Based on review outcomes if the application is approved</w:t>
      </w:r>
      <w:r w:rsidR="005945A1">
        <w:t>,</w:t>
      </w:r>
      <w:r w:rsidR="000C27CF">
        <w:t xml:space="preserve"> th</w:t>
      </w:r>
      <w:r w:rsidR="005945A1">
        <w:t>e</w:t>
      </w:r>
      <w:r w:rsidR="000C27CF">
        <w:t>n</w:t>
      </w:r>
      <w:r w:rsidR="005945A1">
        <w:t>,</w:t>
      </w:r>
      <w:r w:rsidR="000C27CF">
        <w:t xml:space="preserve"> it shall be registered in </w:t>
      </w:r>
      <w:proofErr w:type="spellStart"/>
      <w:r w:rsidR="000C27CF">
        <w:t>eCMS</w:t>
      </w:r>
      <w:proofErr w:type="spellEnd"/>
      <w:r w:rsidR="000C27CF">
        <w:t>.</w:t>
      </w:r>
    </w:p>
    <w:p w14:paraId="183345F8" w14:textId="37471493" w:rsidR="00112A5E" w:rsidRDefault="00112A5E">
      <w:pPr>
        <w:pStyle w:val="StyleBodyTextCharCenturyGothic10ptNotItalicAuto"/>
      </w:pPr>
      <w:r>
        <w:t xml:space="preserve">The following types of application </w:t>
      </w:r>
      <w:r w:rsidR="000C27CF">
        <w:t>shall</w:t>
      </w:r>
      <w:r>
        <w:t xml:space="preserve"> be supported</w:t>
      </w:r>
      <w:r w:rsidR="00EF349C">
        <w:t xml:space="preserve"> which are grouped as Party/Company or User based on the type of application:</w:t>
      </w:r>
    </w:p>
    <w:p w14:paraId="49476309" w14:textId="77777777" w:rsidR="00633C53" w:rsidRDefault="00633C53">
      <w:pPr>
        <w:pStyle w:val="StyleBodyTextCharCenturyGothic10ptNotItalicAuto"/>
      </w:pPr>
    </w:p>
    <w:p w14:paraId="7BB266AB" w14:textId="55F3043D" w:rsidR="002007CD" w:rsidRPr="00EB766C" w:rsidRDefault="00EF349C" w:rsidP="0065738A">
      <w:pPr>
        <w:pStyle w:val="StyleBodyTextCharCenturyGothic10ptNotItalicAuto"/>
        <w:numPr>
          <w:ilvl w:val="0"/>
          <w:numId w:val="26"/>
        </w:numPr>
        <w:tabs>
          <w:tab w:val="clear" w:pos="720"/>
          <w:tab w:val="num" w:pos="426"/>
        </w:tabs>
        <w:ind w:hanging="578"/>
        <w:rPr>
          <w:b/>
          <w:bCs/>
        </w:rPr>
      </w:pPr>
      <w:r>
        <w:rPr>
          <w:b/>
          <w:bCs/>
        </w:rPr>
        <w:t>Party/Company</w:t>
      </w:r>
    </w:p>
    <w:p w14:paraId="48C4CB99" w14:textId="77777777" w:rsidR="002C5C37" w:rsidRPr="00241A0F" w:rsidRDefault="002C5C37">
      <w:pPr>
        <w:pStyle w:val="StyleBodyTextCharCenturyGothic10ptNotItalicAuto"/>
        <w:ind w:left="720"/>
        <w:rPr>
          <w:b/>
          <w:bCs/>
        </w:rPr>
      </w:pPr>
    </w:p>
    <w:p w14:paraId="241D0B83" w14:textId="77777777" w:rsidR="00633C53" w:rsidRDefault="00633C53" w:rsidP="0065738A">
      <w:pPr>
        <w:pStyle w:val="StyleBodyTextCharCenturyGothic10ptNotItalicAuto"/>
        <w:numPr>
          <w:ilvl w:val="3"/>
          <w:numId w:val="26"/>
        </w:numPr>
        <w:tabs>
          <w:tab w:val="clear" w:pos="2880"/>
        </w:tabs>
        <w:ind w:left="709" w:hanging="283"/>
      </w:pPr>
      <w:r>
        <w:t>Clearing Agents and Forwarding Agents</w:t>
      </w:r>
    </w:p>
    <w:p w14:paraId="094F6B12" w14:textId="77777777" w:rsidR="00633C53" w:rsidRDefault="00633C53" w:rsidP="0065738A">
      <w:pPr>
        <w:pStyle w:val="StyleBodyTextCharCenturyGothic10ptNotItalicAuto"/>
        <w:numPr>
          <w:ilvl w:val="3"/>
          <w:numId w:val="26"/>
        </w:numPr>
        <w:tabs>
          <w:tab w:val="clear" w:pos="2880"/>
        </w:tabs>
        <w:ind w:left="709" w:hanging="283"/>
      </w:pPr>
      <w:r>
        <w:t>Warehouse Operators</w:t>
      </w:r>
    </w:p>
    <w:p w14:paraId="1EC95CDA" w14:textId="6BB55BB3" w:rsidR="00CA0EC3" w:rsidRDefault="00633C53" w:rsidP="0065738A">
      <w:pPr>
        <w:pStyle w:val="StyleBodyTextCharCenturyGothic10ptNotItalicAuto"/>
        <w:numPr>
          <w:ilvl w:val="3"/>
          <w:numId w:val="26"/>
        </w:numPr>
        <w:tabs>
          <w:tab w:val="clear" w:pos="2880"/>
        </w:tabs>
        <w:ind w:left="709" w:hanging="283"/>
      </w:pPr>
      <w:r>
        <w:t>Temporary Storage Operators</w:t>
      </w:r>
    </w:p>
    <w:p w14:paraId="7D5E8E9E" w14:textId="278BE0BC" w:rsidR="00CA0EC3" w:rsidRDefault="00F2692D" w:rsidP="00CA0EC3">
      <w:pPr>
        <w:pStyle w:val="StyleBodyTextCharCenturyGothic10ptNotItalicAuto"/>
        <w:numPr>
          <w:ilvl w:val="3"/>
          <w:numId w:val="26"/>
        </w:numPr>
        <w:tabs>
          <w:tab w:val="clear" w:pos="2880"/>
        </w:tabs>
        <w:ind w:left="709" w:hanging="283"/>
      </w:pPr>
      <w:r w:rsidRPr="00FB0C33">
        <w:t>Traders</w:t>
      </w:r>
      <w:r w:rsidR="00603210" w:rsidRPr="00FB0C33">
        <w:t xml:space="preserve"> (EXIM) </w:t>
      </w:r>
      <w:r w:rsidR="00E52554" w:rsidRPr="00E52554">
        <w:t>/ Individual</w:t>
      </w:r>
    </w:p>
    <w:p w14:paraId="0052C4A1" w14:textId="73836F30" w:rsidR="005945A1" w:rsidRPr="00241A0F" w:rsidRDefault="005945A1">
      <w:pPr>
        <w:pStyle w:val="StyleBodyTextCharCenturyGothic10ptNotItalicAuto"/>
        <w:ind w:left="709"/>
        <w:rPr>
          <w:highlight w:val="yellow"/>
        </w:rPr>
      </w:pPr>
    </w:p>
    <w:p w14:paraId="2356035C" w14:textId="48F75FB8" w:rsidR="00D73E5F" w:rsidRDefault="00D73E5F" w:rsidP="0065738A">
      <w:pPr>
        <w:pStyle w:val="StyleBodyTextCharCenturyGothic10ptNotItalicAuto"/>
        <w:numPr>
          <w:ilvl w:val="0"/>
          <w:numId w:val="26"/>
        </w:numPr>
        <w:tabs>
          <w:tab w:val="clear" w:pos="720"/>
        </w:tabs>
        <w:ind w:left="426" w:hanging="284"/>
      </w:pPr>
      <w:r w:rsidRPr="00241A0F">
        <w:rPr>
          <w:b/>
          <w:bCs/>
        </w:rPr>
        <w:t xml:space="preserve">Users: </w:t>
      </w:r>
      <w:r>
        <w:t>These types of applicants shall be registered as users in the System once the application is approved by Customs. Following categories of application shall be registered as users upon approval:</w:t>
      </w:r>
    </w:p>
    <w:p w14:paraId="0236D351" w14:textId="77777777" w:rsidR="00D50321" w:rsidRDefault="00E52554" w:rsidP="0065738A">
      <w:pPr>
        <w:pStyle w:val="StyleBodyTextCharCenturyGothic10ptNotItalicAuto"/>
        <w:numPr>
          <w:ilvl w:val="3"/>
          <w:numId w:val="26"/>
        </w:numPr>
        <w:tabs>
          <w:tab w:val="clear" w:pos="2880"/>
        </w:tabs>
        <w:ind w:left="709" w:hanging="283"/>
      </w:pPr>
      <w:r w:rsidRPr="00FB0C33">
        <w:t>Declarants</w:t>
      </w:r>
    </w:p>
    <w:p w14:paraId="0B9DCB6B" w14:textId="62D3007A" w:rsidR="00D50321" w:rsidRDefault="00B4770B" w:rsidP="0065738A">
      <w:pPr>
        <w:pStyle w:val="StyleBodyTextCharCenturyGothic10ptNotItalicAuto"/>
        <w:numPr>
          <w:ilvl w:val="3"/>
          <w:numId w:val="26"/>
        </w:numPr>
        <w:tabs>
          <w:tab w:val="clear" w:pos="2880"/>
        </w:tabs>
        <w:ind w:left="709" w:hanging="283"/>
      </w:pPr>
      <w:r>
        <w:t>Company Admin</w:t>
      </w:r>
      <w:r w:rsidR="00D50321">
        <w:t xml:space="preserve"> (</w:t>
      </w:r>
      <w:r w:rsidR="00DA476B">
        <w:t>e.g.,</w:t>
      </w:r>
      <w:r w:rsidR="00D50321">
        <w:t xml:space="preserve"> for other government agencies airlines, CFA, Warehouse operators </w:t>
      </w:r>
      <w:r w:rsidR="00DA476B">
        <w:t>etc.</w:t>
      </w:r>
      <w:r w:rsidR="00D50321">
        <w:t>)</w:t>
      </w:r>
    </w:p>
    <w:p w14:paraId="2957A062" w14:textId="5600B9B7" w:rsidR="00D50321" w:rsidRDefault="00CA0EC3" w:rsidP="0065738A">
      <w:pPr>
        <w:pStyle w:val="StyleBodyTextCharCenturyGothic10ptNotItalicAuto"/>
        <w:numPr>
          <w:ilvl w:val="3"/>
          <w:numId w:val="26"/>
        </w:numPr>
        <w:tabs>
          <w:tab w:val="clear" w:pos="2880"/>
        </w:tabs>
        <w:ind w:left="709" w:hanging="283"/>
      </w:pPr>
      <w:r>
        <w:t>C</w:t>
      </w:r>
      <w:r w:rsidR="00D50321">
        <w:t>ustoms</w:t>
      </w:r>
    </w:p>
    <w:p w14:paraId="0A81E242" w14:textId="74E17F23" w:rsidR="00D50321" w:rsidRPr="00FB0C33" w:rsidRDefault="00D50321" w:rsidP="0065738A">
      <w:pPr>
        <w:pStyle w:val="StyleBodyTextCharCenturyGothic10ptNotItalicAuto"/>
        <w:numPr>
          <w:ilvl w:val="3"/>
          <w:numId w:val="26"/>
        </w:numPr>
        <w:tabs>
          <w:tab w:val="clear" w:pos="2880"/>
        </w:tabs>
        <w:ind w:left="709" w:hanging="283"/>
      </w:pPr>
      <w:r>
        <w:t xml:space="preserve">Other Government agencies for viewing </w:t>
      </w:r>
      <w:r w:rsidR="00597E09">
        <w:t xml:space="preserve">declaration in </w:t>
      </w:r>
      <w:proofErr w:type="spellStart"/>
      <w:r w:rsidR="00597E09">
        <w:t>eCMS</w:t>
      </w:r>
      <w:proofErr w:type="spellEnd"/>
      <w:r w:rsidR="00597E09">
        <w:t xml:space="preserve"> system</w:t>
      </w:r>
    </w:p>
    <w:p w14:paraId="552002F0" w14:textId="77777777" w:rsidR="00E52554" w:rsidRDefault="00E52554">
      <w:pPr>
        <w:pStyle w:val="StyleBodyTextCharCenturyGothic10ptNotItalicAuto"/>
        <w:ind w:left="426"/>
      </w:pPr>
    </w:p>
    <w:p w14:paraId="15AD5544" w14:textId="1F51DA26" w:rsidR="00E52554" w:rsidRDefault="00E52554" w:rsidP="0065738A">
      <w:pPr>
        <w:pStyle w:val="StyleBodyTextCharCenturyGothic10ptNotItalicAuto"/>
        <w:numPr>
          <w:ilvl w:val="0"/>
          <w:numId w:val="26"/>
        </w:numPr>
        <w:tabs>
          <w:tab w:val="clear" w:pos="720"/>
        </w:tabs>
        <w:ind w:left="426" w:hanging="284"/>
      </w:pPr>
      <w:r>
        <w:rPr>
          <w:b/>
          <w:bCs/>
        </w:rPr>
        <w:t>Customs Administrator Process:</w:t>
      </w:r>
      <w:r>
        <w:t xml:space="preserve"> Customs administrator shall have access to all Parties and users in the Systems and can manage all users and parties. In addition, Customs Administrator can register:</w:t>
      </w:r>
    </w:p>
    <w:p w14:paraId="151997F5" w14:textId="77777777" w:rsidR="002E0A10" w:rsidRDefault="002E0A10" w:rsidP="0065738A">
      <w:pPr>
        <w:pStyle w:val="StyleBodyTextCharCenturyGothic10ptNotItalicAuto"/>
        <w:numPr>
          <w:ilvl w:val="3"/>
          <w:numId w:val="26"/>
        </w:numPr>
        <w:tabs>
          <w:tab w:val="clear" w:pos="2880"/>
          <w:tab w:val="num" w:pos="851"/>
        </w:tabs>
        <w:ind w:hanging="2454"/>
      </w:pPr>
      <w:r>
        <w:t>Customs Users / Customs Officers</w:t>
      </w:r>
    </w:p>
    <w:p w14:paraId="11E74149" w14:textId="4AB05615" w:rsidR="002E0A10" w:rsidRDefault="002E0A10" w:rsidP="0065738A">
      <w:pPr>
        <w:pStyle w:val="StyleBodyTextCharCenturyGothic10ptNotItalicAuto"/>
        <w:numPr>
          <w:ilvl w:val="3"/>
          <w:numId w:val="26"/>
        </w:numPr>
        <w:tabs>
          <w:tab w:val="clear" w:pos="2880"/>
          <w:tab w:val="num" w:pos="851"/>
        </w:tabs>
        <w:ind w:hanging="2454"/>
      </w:pPr>
      <w:r>
        <w:t xml:space="preserve">Other Government </w:t>
      </w:r>
      <w:r w:rsidR="00E52554">
        <w:t>Agencies.</w:t>
      </w:r>
    </w:p>
    <w:p w14:paraId="69E32E41" w14:textId="77777777" w:rsidR="00103989" w:rsidRDefault="00103989" w:rsidP="00DA476B">
      <w:pPr>
        <w:pStyle w:val="StyleBodyTextCharCenturyGothic10ptNotItalicAuto"/>
        <w:ind w:left="2880"/>
      </w:pPr>
    </w:p>
    <w:p w14:paraId="153CAA07" w14:textId="2AB4DCC0" w:rsidR="000566BA" w:rsidRPr="00DA476B" w:rsidRDefault="00103989" w:rsidP="0084701B">
      <w:pPr>
        <w:pStyle w:val="StyleBodyTextCharCenturyGothic10ptNotItalicAuto"/>
        <w:numPr>
          <w:ilvl w:val="0"/>
          <w:numId w:val="26"/>
        </w:numPr>
        <w:tabs>
          <w:tab w:val="clear" w:pos="720"/>
        </w:tabs>
        <w:ind w:left="426" w:hanging="284"/>
      </w:pPr>
      <w:r w:rsidRPr="00125A4A">
        <w:rPr>
          <w:b/>
          <w:bCs/>
        </w:rPr>
        <w:t>Review and approval Process:</w:t>
      </w:r>
      <w:r>
        <w:t xml:space="preserve"> After submission of an application, it shall be routed to </w:t>
      </w:r>
      <w:r w:rsidR="00EC0872">
        <w:t xml:space="preserve">the work queue of </w:t>
      </w:r>
      <w:r w:rsidR="00296BE6">
        <w:t xml:space="preserve">the </w:t>
      </w:r>
      <w:r w:rsidR="0031195A">
        <w:t>designated</w:t>
      </w:r>
      <w:r w:rsidR="00EC0872">
        <w:t xml:space="preserve"> </w:t>
      </w:r>
      <w:r>
        <w:t>Customs officer for verification</w:t>
      </w:r>
      <w:r w:rsidR="0031195A">
        <w:t xml:space="preserve"> by the Resource allocation module using a round-robin method</w:t>
      </w:r>
      <w:r>
        <w:t>. For instance, if the application needs review from a Verifier at Customs head office, then the application shall be allotted to</w:t>
      </w:r>
      <w:r w:rsidR="00EC0872">
        <w:t xml:space="preserve"> the work queue of Verifiers. If after verification by Verifier, the application needs further review by an Assessor, </w:t>
      </w:r>
      <w:r w:rsidR="0031195A">
        <w:t xml:space="preserve">then it shall be allotted to the work queue of the next available Assessor </w:t>
      </w:r>
      <w:r w:rsidR="00EC0872">
        <w:t xml:space="preserve">by the </w:t>
      </w:r>
      <w:r w:rsidR="0031195A">
        <w:t xml:space="preserve">Resource Allocation module of the </w:t>
      </w:r>
      <w:r w:rsidR="00EC0872">
        <w:t>System.</w:t>
      </w:r>
      <w:r w:rsidR="00645614">
        <w:t xml:space="preserve"> </w:t>
      </w:r>
      <w:r w:rsidR="00645614" w:rsidRPr="00DA476B">
        <w:rPr>
          <w:b/>
          <w:bCs/>
          <w:i/>
          <w:iCs/>
          <w:u w:val="single"/>
        </w:rPr>
        <w:t>This shall apply to any review done by a Customs officer in this document and shall apply even if not explicitly stated</w:t>
      </w:r>
      <w:r w:rsidR="00645614" w:rsidRPr="00125A4A">
        <w:rPr>
          <w:b/>
          <w:bCs/>
          <w:i/>
          <w:iCs/>
          <w:u w:val="single"/>
        </w:rPr>
        <w:t xml:space="preserve"> in the process</w:t>
      </w:r>
      <w:r w:rsidR="00645614" w:rsidRPr="00DA476B">
        <w:rPr>
          <w:b/>
          <w:bCs/>
          <w:i/>
          <w:iCs/>
          <w:u w:val="single"/>
        </w:rPr>
        <w:t>.</w:t>
      </w:r>
    </w:p>
    <w:p w14:paraId="77857BA0" w14:textId="77777777" w:rsidR="00F57027" w:rsidRPr="00DA476B" w:rsidRDefault="00F57027" w:rsidP="00DA476B">
      <w:pPr>
        <w:pStyle w:val="StyleBodyTextCharCenturyGothic10ptNotItalicAuto"/>
        <w:ind w:left="426"/>
      </w:pPr>
    </w:p>
    <w:p w14:paraId="7AB04326" w14:textId="698484F8" w:rsidR="00F57027" w:rsidRDefault="00F57027" w:rsidP="0084701B">
      <w:pPr>
        <w:pStyle w:val="StyleBodyTextCharCenturyGothic10ptNotItalicAuto"/>
        <w:numPr>
          <w:ilvl w:val="0"/>
          <w:numId w:val="26"/>
        </w:numPr>
        <w:tabs>
          <w:tab w:val="clear" w:pos="720"/>
        </w:tabs>
        <w:ind w:left="426" w:hanging="284"/>
      </w:pPr>
      <w:r>
        <w:rPr>
          <w:b/>
          <w:bCs/>
        </w:rPr>
        <w:t xml:space="preserve">Application authentication process: </w:t>
      </w:r>
      <w:r>
        <w:t>To ensure that the applicant is authorized to apply, system will require the applicant to provide additional field to fetch the TPN details in the application</w:t>
      </w:r>
      <w:r w:rsidR="00DC5E3E">
        <w:t xml:space="preserve"> based on the Category of application.</w:t>
      </w:r>
    </w:p>
    <w:p w14:paraId="00981D1F" w14:textId="77777777" w:rsidR="00F57027" w:rsidRDefault="00F57027" w:rsidP="00F57027">
      <w:r>
        <w:tab/>
      </w:r>
    </w:p>
    <w:tbl>
      <w:tblPr>
        <w:tblStyle w:val="GridTable1Light-Accent211"/>
        <w:tblW w:w="0" w:type="auto"/>
        <w:tblLook w:val="04A0" w:firstRow="1" w:lastRow="0" w:firstColumn="1" w:lastColumn="0" w:noHBand="0" w:noVBand="1"/>
      </w:tblPr>
      <w:tblGrid>
        <w:gridCol w:w="4315"/>
        <w:gridCol w:w="4315"/>
      </w:tblGrid>
      <w:tr w:rsidR="00F57027" w14:paraId="2C2298D9" w14:textId="77777777" w:rsidTr="00F570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740CFF52" w14:textId="52BE1DF6" w:rsidR="00F57027" w:rsidRDefault="00F57027" w:rsidP="00F57027">
            <w:r>
              <w:t>CATEGORY</w:t>
            </w:r>
          </w:p>
        </w:tc>
        <w:tc>
          <w:tcPr>
            <w:tcW w:w="4315" w:type="dxa"/>
          </w:tcPr>
          <w:p w14:paraId="31ABEFFD" w14:textId="270B9B6C" w:rsidR="00F57027" w:rsidRDefault="00F57027" w:rsidP="00F57027">
            <w:pPr>
              <w:cnfStyle w:val="100000000000" w:firstRow="1" w:lastRow="0" w:firstColumn="0" w:lastColumn="0" w:oddVBand="0" w:evenVBand="0" w:oddHBand="0" w:evenHBand="0" w:firstRowFirstColumn="0" w:firstRowLastColumn="0" w:lastRowFirstColumn="0" w:lastRowLastColumn="0"/>
            </w:pPr>
            <w:r>
              <w:t>VALIDATION FIELD</w:t>
            </w:r>
          </w:p>
        </w:tc>
      </w:tr>
      <w:tr w:rsidR="00F57027" w14:paraId="5538F307" w14:textId="77777777" w:rsidTr="00F57027">
        <w:tc>
          <w:tcPr>
            <w:cnfStyle w:val="001000000000" w:firstRow="0" w:lastRow="0" w:firstColumn="1" w:lastColumn="0" w:oddVBand="0" w:evenVBand="0" w:oddHBand="0" w:evenHBand="0" w:firstRowFirstColumn="0" w:firstRowLastColumn="0" w:lastRowFirstColumn="0" w:lastRowLastColumn="0"/>
            <w:tcW w:w="4315" w:type="dxa"/>
          </w:tcPr>
          <w:p w14:paraId="464E91CD" w14:textId="4B19EAB8" w:rsidR="00F57027" w:rsidRDefault="00EC3116" w:rsidP="00F57027">
            <w:r>
              <w:t>Individual</w:t>
            </w:r>
          </w:p>
        </w:tc>
        <w:tc>
          <w:tcPr>
            <w:tcW w:w="4315" w:type="dxa"/>
          </w:tcPr>
          <w:p w14:paraId="4F3C3E90" w14:textId="39479725" w:rsidR="00F57027" w:rsidRDefault="00F57027" w:rsidP="00F57027">
            <w:pPr>
              <w:cnfStyle w:val="000000000000" w:firstRow="0" w:lastRow="0" w:firstColumn="0" w:lastColumn="0" w:oddVBand="0" w:evenVBand="0" w:oddHBand="0" w:evenHBand="0" w:firstRowFirstColumn="0" w:firstRowLastColumn="0" w:lastRowFirstColumn="0" w:lastRowLastColumn="0"/>
            </w:pPr>
            <w:r>
              <w:t xml:space="preserve">CID </w:t>
            </w:r>
            <w:r w:rsidR="00EC3116">
              <w:t>Number</w:t>
            </w:r>
          </w:p>
        </w:tc>
      </w:tr>
      <w:tr w:rsidR="00F57027" w14:paraId="5DB4C552" w14:textId="77777777" w:rsidTr="00F57027">
        <w:tc>
          <w:tcPr>
            <w:cnfStyle w:val="001000000000" w:firstRow="0" w:lastRow="0" w:firstColumn="1" w:lastColumn="0" w:oddVBand="0" w:evenVBand="0" w:oddHBand="0" w:evenHBand="0" w:firstRowFirstColumn="0" w:firstRowLastColumn="0" w:lastRowFirstColumn="0" w:lastRowLastColumn="0"/>
            <w:tcW w:w="4315" w:type="dxa"/>
          </w:tcPr>
          <w:p w14:paraId="04D02FC9" w14:textId="03126299" w:rsidR="00F57027" w:rsidRDefault="00EC3116" w:rsidP="00F57027">
            <w:r>
              <w:t>Business</w:t>
            </w:r>
          </w:p>
        </w:tc>
        <w:tc>
          <w:tcPr>
            <w:tcW w:w="4315" w:type="dxa"/>
          </w:tcPr>
          <w:p w14:paraId="41C5D623" w14:textId="217E1EBF" w:rsidR="00F57027" w:rsidRDefault="00EC3116" w:rsidP="00F57027">
            <w:pPr>
              <w:cnfStyle w:val="000000000000" w:firstRow="0" w:lastRow="0" w:firstColumn="0" w:lastColumn="0" w:oddVBand="0" w:evenVBand="0" w:oddHBand="0" w:evenHBand="0" w:firstRowFirstColumn="0" w:firstRowLastColumn="0" w:lastRowFirstColumn="0" w:lastRowLastColumn="0"/>
            </w:pPr>
            <w:r>
              <w:t>Business License Number</w:t>
            </w:r>
          </w:p>
        </w:tc>
      </w:tr>
      <w:tr w:rsidR="00EC3116" w14:paraId="24753A21" w14:textId="77777777" w:rsidTr="00F57027">
        <w:tc>
          <w:tcPr>
            <w:cnfStyle w:val="001000000000" w:firstRow="0" w:lastRow="0" w:firstColumn="1" w:lastColumn="0" w:oddVBand="0" w:evenVBand="0" w:oddHBand="0" w:evenHBand="0" w:firstRowFirstColumn="0" w:firstRowLastColumn="0" w:lastRowFirstColumn="0" w:lastRowLastColumn="0"/>
            <w:tcW w:w="4315" w:type="dxa"/>
          </w:tcPr>
          <w:p w14:paraId="1DEF4C40" w14:textId="190799DA" w:rsidR="00EC3116" w:rsidRDefault="00EC3116" w:rsidP="00F57027">
            <w:r>
              <w:t>Company</w:t>
            </w:r>
          </w:p>
        </w:tc>
        <w:tc>
          <w:tcPr>
            <w:tcW w:w="4315" w:type="dxa"/>
          </w:tcPr>
          <w:p w14:paraId="004CFC3C" w14:textId="39D19D49" w:rsidR="00EC3116" w:rsidRDefault="00EC3116" w:rsidP="00F57027">
            <w:pPr>
              <w:cnfStyle w:val="000000000000" w:firstRow="0" w:lastRow="0" w:firstColumn="0" w:lastColumn="0" w:oddVBand="0" w:evenVBand="0" w:oddHBand="0" w:evenHBand="0" w:firstRowFirstColumn="0" w:firstRowLastColumn="0" w:lastRowFirstColumn="0" w:lastRowLastColumn="0"/>
            </w:pPr>
            <w:r>
              <w:t>Company Registration Number</w:t>
            </w:r>
          </w:p>
        </w:tc>
      </w:tr>
    </w:tbl>
    <w:p w14:paraId="014F1125" w14:textId="41BCBC7F" w:rsidR="00F57027" w:rsidRDefault="00F57027" w:rsidP="00DA476B"/>
    <w:p w14:paraId="50BD1803" w14:textId="77777777" w:rsidR="00F57027" w:rsidRDefault="00F57027" w:rsidP="00DA476B">
      <w:pPr>
        <w:pStyle w:val="StyleBodyTextCharCenturyGothic10ptNotItalicAuto"/>
        <w:ind w:left="426"/>
      </w:pPr>
    </w:p>
    <w:p w14:paraId="53539BB8" w14:textId="77777777" w:rsidR="000566BA" w:rsidRDefault="000566BA">
      <w:pPr>
        <w:pStyle w:val="Heading3"/>
        <w:numPr>
          <w:ilvl w:val="2"/>
          <w:numId w:val="12"/>
        </w:numPr>
      </w:pPr>
      <w:bookmarkStart w:id="261" w:name="_Toc79608253"/>
      <w:bookmarkStart w:id="262" w:name="_Toc74244577"/>
      <w:bookmarkStart w:id="263" w:name="_Toc79608254"/>
      <w:bookmarkStart w:id="264" w:name="_Hlk74335903"/>
      <w:bookmarkEnd w:id="261"/>
      <w:r>
        <w:t>Pre-Requisites</w:t>
      </w:r>
      <w:bookmarkEnd w:id="262"/>
      <w:bookmarkEnd w:id="263"/>
    </w:p>
    <w:p w14:paraId="4989D622" w14:textId="21FC27C9" w:rsidR="000566BA" w:rsidRDefault="000566BA" w:rsidP="00DA476B">
      <w:pPr>
        <w:pStyle w:val="ListParagraph"/>
        <w:numPr>
          <w:ilvl w:val="0"/>
          <w:numId w:val="118"/>
        </w:numPr>
      </w:pPr>
      <w:r>
        <w:t>The Applicant is a valid citizen of Bhutan and has a valid CID and has a valid TPN.</w:t>
      </w:r>
    </w:p>
    <w:p w14:paraId="47E8AC98" w14:textId="77777777" w:rsidR="000566BA" w:rsidRDefault="000566BA" w:rsidP="00DA476B">
      <w:pPr>
        <w:pStyle w:val="ListParagraph"/>
        <w:numPr>
          <w:ilvl w:val="0"/>
          <w:numId w:val="118"/>
        </w:numPr>
      </w:pPr>
      <w:r>
        <w:t xml:space="preserve">The TPN is available in </w:t>
      </w:r>
      <w:proofErr w:type="spellStart"/>
      <w:r>
        <w:t>eCMS</w:t>
      </w:r>
      <w:proofErr w:type="spellEnd"/>
      <w:r>
        <w:t xml:space="preserve"> through BITS integration and the TPN should be active.</w:t>
      </w:r>
    </w:p>
    <w:p w14:paraId="44321FAE" w14:textId="77777777" w:rsidR="000566BA" w:rsidRDefault="000566BA" w:rsidP="00DA476B">
      <w:pPr>
        <w:pStyle w:val="ListParagraph"/>
        <w:numPr>
          <w:ilvl w:val="0"/>
          <w:numId w:val="118"/>
        </w:numPr>
      </w:pPr>
      <w:r>
        <w:t xml:space="preserve">In case of CFA, Warehouse &amp; Temporary storage applications, the applicant should procure the trade license and TPN from the respective departments separately (outside </w:t>
      </w:r>
      <w:proofErr w:type="spellStart"/>
      <w:r>
        <w:t>eCMS</w:t>
      </w:r>
      <w:proofErr w:type="spellEnd"/>
      <w:r>
        <w:t>).</w:t>
      </w:r>
    </w:p>
    <w:p w14:paraId="51F63598" w14:textId="77777777" w:rsidR="000566BA" w:rsidRDefault="000566BA" w:rsidP="00DA476B">
      <w:pPr>
        <w:pStyle w:val="ListParagraph"/>
        <w:numPr>
          <w:ilvl w:val="0"/>
          <w:numId w:val="118"/>
        </w:numPr>
      </w:pPr>
      <w:r>
        <w:t>In case of CFA, Warehouse applications, applicant will need to provide valid Bank guarantees. Guarantee is non-mandatory in case of Temporary storage.</w:t>
      </w:r>
    </w:p>
    <w:p w14:paraId="6D72EAD2" w14:textId="16E5341D" w:rsidR="000566BA" w:rsidRDefault="000566BA" w:rsidP="0031195A">
      <w:pPr>
        <w:pStyle w:val="ListParagraph"/>
        <w:numPr>
          <w:ilvl w:val="0"/>
          <w:numId w:val="118"/>
        </w:numPr>
      </w:pPr>
      <w:r>
        <w:t>The applicant has the right</w:t>
      </w:r>
      <w:r w:rsidRPr="004D35C8">
        <w:t xml:space="preserve"> to access </w:t>
      </w:r>
      <w:proofErr w:type="spellStart"/>
      <w:r>
        <w:t>eCMS</w:t>
      </w:r>
      <w:proofErr w:type="spellEnd"/>
      <w:r w:rsidRPr="004D35C8">
        <w:t xml:space="preserve"> application</w:t>
      </w:r>
      <w:r>
        <w:t xml:space="preserve"> and apply for registration</w:t>
      </w:r>
      <w:r w:rsidRPr="004D35C8">
        <w:t>.</w:t>
      </w:r>
    </w:p>
    <w:p w14:paraId="720D0789" w14:textId="77777777" w:rsidR="00DC5E3E" w:rsidRDefault="00DC5E3E" w:rsidP="00DA476B">
      <w:pPr>
        <w:pStyle w:val="ListParagraph"/>
      </w:pPr>
    </w:p>
    <w:p w14:paraId="1708577E" w14:textId="571CCC1E" w:rsidR="0009045A" w:rsidRDefault="00D913D3" w:rsidP="004D42F4">
      <w:pPr>
        <w:pStyle w:val="Heading3"/>
        <w:numPr>
          <w:ilvl w:val="2"/>
          <w:numId w:val="12"/>
        </w:numPr>
      </w:pPr>
      <w:bookmarkStart w:id="265" w:name="_Toc79608255"/>
      <w:bookmarkStart w:id="266" w:name="_Toc79608256"/>
      <w:bookmarkEnd w:id="264"/>
      <w:bookmarkEnd w:id="265"/>
      <w:r>
        <w:t>Process Flow for Application</w:t>
      </w:r>
      <w:r w:rsidR="0009045A">
        <w:t xml:space="preserve"> (Generic)</w:t>
      </w:r>
      <w:bookmarkEnd w:id="266"/>
    </w:p>
    <w:p w14:paraId="5AB9B399" w14:textId="09D763DE" w:rsidR="00D913D3" w:rsidRDefault="00E003B7">
      <w:pPr>
        <w:pStyle w:val="Heading5"/>
      </w:pPr>
      <w:r>
        <w:rPr>
          <w:noProof/>
        </w:rPr>
        <w:drawing>
          <wp:inline distT="0" distB="0" distL="0" distR="0" wp14:anchorId="1F23FF35" wp14:editId="571BA4CD">
            <wp:extent cx="5486400" cy="46520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4652010"/>
                    </a:xfrm>
                    <a:prstGeom prst="rect">
                      <a:avLst/>
                    </a:prstGeom>
                  </pic:spPr>
                </pic:pic>
              </a:graphicData>
            </a:graphic>
          </wp:inline>
        </w:drawing>
      </w:r>
    </w:p>
    <w:p w14:paraId="760A163C" w14:textId="2BC39069" w:rsidR="003235F5" w:rsidRDefault="003235F5" w:rsidP="003235F5">
      <w:pPr>
        <w:pStyle w:val="BodyText"/>
        <w:rPr>
          <w:b/>
          <w:bCs/>
          <w:i w:val="0"/>
          <w:color w:val="auto"/>
        </w:rPr>
      </w:pPr>
      <w:r w:rsidRPr="00E33E01">
        <w:rPr>
          <w:i w:val="0"/>
          <w:color w:val="auto"/>
        </w:rPr>
        <w:t>A</w:t>
      </w:r>
      <w:r>
        <w:rPr>
          <w:i w:val="0"/>
          <w:color w:val="auto"/>
        </w:rPr>
        <w:t>n external</w:t>
      </w:r>
      <w:r w:rsidRPr="00E33E01">
        <w:rPr>
          <w:i w:val="0"/>
          <w:color w:val="auto"/>
        </w:rPr>
        <w:t xml:space="preserve"> user will</w:t>
      </w:r>
      <w:r>
        <w:rPr>
          <w:i w:val="0"/>
          <w:color w:val="auto"/>
        </w:rPr>
        <w:t xml:space="preserve"> register with </w:t>
      </w:r>
      <w:proofErr w:type="spellStart"/>
      <w:r>
        <w:rPr>
          <w:i w:val="0"/>
          <w:color w:val="auto"/>
        </w:rPr>
        <w:t>eCMS</w:t>
      </w:r>
      <w:proofErr w:type="spellEnd"/>
      <w:r>
        <w:rPr>
          <w:i w:val="0"/>
          <w:color w:val="auto"/>
        </w:rPr>
        <w:t xml:space="preserve"> and</w:t>
      </w:r>
      <w:r w:rsidRPr="00E33E01">
        <w:rPr>
          <w:i w:val="0"/>
          <w:color w:val="auto"/>
        </w:rPr>
        <w:t xml:space="preserve"> prepare an application for </w:t>
      </w:r>
      <w:r>
        <w:rPr>
          <w:i w:val="0"/>
          <w:color w:val="auto"/>
        </w:rPr>
        <w:t xml:space="preserve">Registration. </w:t>
      </w:r>
    </w:p>
    <w:p w14:paraId="7C03DFAC" w14:textId="77777777" w:rsidR="003235F5" w:rsidRPr="00C274D9" w:rsidRDefault="003235F5" w:rsidP="003235F5">
      <w:pPr>
        <w:pStyle w:val="BodyText"/>
        <w:rPr>
          <w:bCs/>
          <w:i w:val="0"/>
          <w:iCs/>
          <w:color w:val="auto"/>
          <w:lang w:val="en-IN"/>
        </w:rPr>
      </w:pPr>
      <w:r>
        <w:rPr>
          <w:i w:val="0"/>
          <w:iCs/>
          <w:color w:val="auto"/>
        </w:rPr>
        <w:t>The applicant will be required to provide either the BITS validated TPN or the importer’s CID</w:t>
      </w:r>
    </w:p>
    <w:p w14:paraId="3BA8CEA2" w14:textId="77777777" w:rsidR="003235F5" w:rsidRPr="00DA476B" w:rsidRDefault="003235F5" w:rsidP="003235F5">
      <w:pPr>
        <w:pStyle w:val="BodyText"/>
        <w:numPr>
          <w:ilvl w:val="0"/>
          <w:numId w:val="42"/>
        </w:numPr>
        <w:rPr>
          <w:i w:val="0"/>
          <w:iCs/>
          <w:color w:val="auto"/>
          <w:lang w:val="en-IN"/>
        </w:rPr>
      </w:pPr>
      <w:r w:rsidRPr="00DA476B">
        <w:rPr>
          <w:i w:val="0"/>
          <w:iCs/>
          <w:color w:val="auto"/>
        </w:rPr>
        <w:t>User shall provide the CID/TPN number.</w:t>
      </w:r>
    </w:p>
    <w:p w14:paraId="560BEE26" w14:textId="77777777" w:rsidR="003235F5" w:rsidRPr="00DA476B" w:rsidRDefault="003235F5" w:rsidP="003235F5">
      <w:pPr>
        <w:pStyle w:val="BodyText"/>
        <w:numPr>
          <w:ilvl w:val="0"/>
          <w:numId w:val="42"/>
        </w:numPr>
        <w:rPr>
          <w:i w:val="0"/>
          <w:iCs/>
          <w:color w:val="auto"/>
          <w:lang w:val="en-IN"/>
        </w:rPr>
      </w:pPr>
      <w:r w:rsidRPr="00DA476B">
        <w:rPr>
          <w:i w:val="0"/>
          <w:iCs/>
          <w:color w:val="auto"/>
        </w:rPr>
        <w:t xml:space="preserve">The system shall allow the applicant to key in CID as well as TPN. If the applicant keys in the CID, the same should hit the Pin Master, and list all the TPN registered against the CID. </w:t>
      </w:r>
    </w:p>
    <w:p w14:paraId="5E8B7541" w14:textId="6FEE1992" w:rsidR="00883474" w:rsidRPr="00DA476B" w:rsidRDefault="003235F5" w:rsidP="00AC7D44">
      <w:pPr>
        <w:pStyle w:val="BodyText"/>
        <w:numPr>
          <w:ilvl w:val="0"/>
          <w:numId w:val="42"/>
        </w:numPr>
        <w:rPr>
          <w:bCs/>
          <w:i w:val="0"/>
          <w:iCs/>
          <w:color w:val="000000" w:themeColor="text1"/>
          <w:lang w:val="en-IN"/>
        </w:rPr>
      </w:pPr>
      <w:r w:rsidRPr="00DA476B">
        <w:rPr>
          <w:bCs/>
          <w:i w:val="0"/>
          <w:iCs/>
          <w:color w:val="000000" w:themeColor="text1"/>
        </w:rPr>
        <w:t>If the information could not be fetched from the P</w:t>
      </w:r>
      <w:r w:rsidR="00883474" w:rsidRPr="00DA476B">
        <w:rPr>
          <w:bCs/>
          <w:i w:val="0"/>
          <w:iCs/>
          <w:color w:val="000000" w:themeColor="text1"/>
        </w:rPr>
        <w:t>IN</w:t>
      </w:r>
      <w:r w:rsidRPr="00DA476B">
        <w:rPr>
          <w:bCs/>
          <w:i w:val="0"/>
          <w:iCs/>
          <w:color w:val="000000" w:themeColor="text1"/>
        </w:rPr>
        <w:t xml:space="preserve"> Master, the system </w:t>
      </w:r>
      <w:r w:rsidR="00990BB5" w:rsidRPr="00DA476B">
        <w:rPr>
          <w:bCs/>
          <w:i w:val="0"/>
          <w:iCs/>
          <w:color w:val="000000" w:themeColor="text1"/>
        </w:rPr>
        <w:t xml:space="preserve">will provide an </w:t>
      </w:r>
      <w:r w:rsidR="00883474" w:rsidRPr="00DA476B">
        <w:rPr>
          <w:bCs/>
          <w:i w:val="0"/>
          <w:iCs/>
          <w:color w:val="000000" w:themeColor="text1"/>
        </w:rPr>
        <w:t xml:space="preserve">SSP </w:t>
      </w:r>
      <w:r w:rsidR="00686A51" w:rsidRPr="00DA476B">
        <w:rPr>
          <w:bCs/>
          <w:i w:val="0"/>
          <w:iCs/>
          <w:color w:val="000000" w:themeColor="text1"/>
        </w:rPr>
        <w:t>link in the portal</w:t>
      </w:r>
      <w:r w:rsidR="00883474" w:rsidRPr="00DA476B">
        <w:rPr>
          <w:bCs/>
          <w:i w:val="0"/>
          <w:iCs/>
          <w:color w:val="000000" w:themeColor="text1"/>
        </w:rPr>
        <w:t xml:space="preserve"> (outside login)</w:t>
      </w:r>
      <w:r w:rsidR="00990BB5" w:rsidRPr="00DA476B">
        <w:rPr>
          <w:bCs/>
          <w:i w:val="0"/>
          <w:iCs/>
          <w:color w:val="000000" w:themeColor="text1"/>
        </w:rPr>
        <w:t xml:space="preserve"> the user to apply for a TPN </w:t>
      </w:r>
      <w:r w:rsidR="00883474" w:rsidRPr="00DA476B">
        <w:rPr>
          <w:bCs/>
          <w:i w:val="0"/>
          <w:iCs/>
          <w:color w:val="000000" w:themeColor="text1"/>
        </w:rPr>
        <w:t xml:space="preserve">registration </w:t>
      </w:r>
      <w:r w:rsidR="00990BB5" w:rsidRPr="00DA476B">
        <w:rPr>
          <w:bCs/>
          <w:i w:val="0"/>
          <w:iCs/>
          <w:color w:val="000000" w:themeColor="text1"/>
        </w:rPr>
        <w:t xml:space="preserve">with BITS. After the user applies </w:t>
      </w:r>
      <w:proofErr w:type="gramStart"/>
      <w:r w:rsidR="00990BB5" w:rsidRPr="00DA476B">
        <w:rPr>
          <w:bCs/>
          <w:i w:val="0"/>
          <w:iCs/>
          <w:color w:val="000000" w:themeColor="text1"/>
        </w:rPr>
        <w:t>for  TPN</w:t>
      </w:r>
      <w:proofErr w:type="gramEnd"/>
      <w:r w:rsidR="00990BB5" w:rsidRPr="00DA476B">
        <w:rPr>
          <w:bCs/>
          <w:i w:val="0"/>
          <w:iCs/>
          <w:color w:val="000000" w:themeColor="text1"/>
        </w:rPr>
        <w:t xml:space="preserve"> in </w:t>
      </w:r>
      <w:proofErr w:type="spellStart"/>
      <w:r w:rsidR="00990BB5" w:rsidRPr="00DA476B">
        <w:rPr>
          <w:bCs/>
          <w:i w:val="0"/>
          <w:iCs/>
          <w:color w:val="000000" w:themeColor="text1"/>
        </w:rPr>
        <w:t>eCMS</w:t>
      </w:r>
      <w:proofErr w:type="spellEnd"/>
      <w:r w:rsidR="00990BB5" w:rsidRPr="00DA476B">
        <w:rPr>
          <w:bCs/>
          <w:i w:val="0"/>
          <w:iCs/>
          <w:color w:val="000000" w:themeColor="text1"/>
        </w:rPr>
        <w:t>, BITS will validate and generate a TPN and update it back to PIN Master.</w:t>
      </w:r>
      <w:r w:rsidR="00FC6121" w:rsidRPr="00DA476B">
        <w:rPr>
          <w:bCs/>
          <w:i w:val="0"/>
          <w:iCs/>
          <w:color w:val="000000" w:themeColor="text1"/>
        </w:rPr>
        <w:t xml:space="preserve"> </w:t>
      </w:r>
    </w:p>
    <w:p w14:paraId="220DC350" w14:textId="58C5D263" w:rsidR="003235F5" w:rsidRPr="00DA476B" w:rsidRDefault="0060525C" w:rsidP="00AC7D44">
      <w:pPr>
        <w:pStyle w:val="BodyText"/>
        <w:numPr>
          <w:ilvl w:val="0"/>
          <w:numId w:val="42"/>
        </w:numPr>
        <w:rPr>
          <w:bCs/>
          <w:i w:val="0"/>
          <w:iCs/>
          <w:color w:val="000000" w:themeColor="text1"/>
          <w:lang w:val="en-IN"/>
        </w:rPr>
      </w:pPr>
      <w:r w:rsidRPr="00DA476B">
        <w:rPr>
          <w:bCs/>
          <w:i w:val="0"/>
          <w:iCs/>
          <w:color w:val="000000" w:themeColor="text1"/>
        </w:rPr>
        <w:t xml:space="preserve">Beside the link provided in e CMS for </w:t>
      </w:r>
      <w:r w:rsidR="00DA6D58" w:rsidRPr="00DA6D58">
        <w:rPr>
          <w:bCs/>
          <w:i w:val="0"/>
          <w:iCs/>
          <w:color w:val="000000" w:themeColor="text1"/>
        </w:rPr>
        <w:t>fast-track</w:t>
      </w:r>
      <w:r w:rsidRPr="00DA476B">
        <w:rPr>
          <w:bCs/>
          <w:i w:val="0"/>
          <w:iCs/>
          <w:color w:val="000000" w:themeColor="text1"/>
        </w:rPr>
        <w:t xml:space="preserve"> registration, after </w:t>
      </w:r>
      <w:r w:rsidR="00DA6D58" w:rsidRPr="00DA6D58">
        <w:rPr>
          <w:bCs/>
          <w:i w:val="0"/>
          <w:iCs/>
          <w:color w:val="000000" w:themeColor="text1"/>
        </w:rPr>
        <w:t>logging</w:t>
      </w:r>
      <w:r w:rsidRPr="00DA476B">
        <w:rPr>
          <w:bCs/>
          <w:i w:val="0"/>
          <w:iCs/>
          <w:color w:val="000000" w:themeColor="text1"/>
        </w:rPr>
        <w:t xml:space="preserve"> in into e CMS, the right is given to CFA and Customs to apply for </w:t>
      </w:r>
      <w:r w:rsidR="00DA6D58" w:rsidRPr="00DA6D58">
        <w:rPr>
          <w:bCs/>
          <w:i w:val="0"/>
          <w:iCs/>
          <w:color w:val="000000" w:themeColor="text1"/>
        </w:rPr>
        <w:t>fast-track</w:t>
      </w:r>
      <w:r w:rsidRPr="00DA476B">
        <w:rPr>
          <w:bCs/>
          <w:i w:val="0"/>
          <w:iCs/>
          <w:color w:val="000000" w:themeColor="text1"/>
        </w:rPr>
        <w:t xml:space="preserve"> registration on behalf of the </w:t>
      </w:r>
      <w:r w:rsidR="00DA6D58" w:rsidRPr="00DA6D58">
        <w:rPr>
          <w:bCs/>
          <w:i w:val="0"/>
          <w:iCs/>
          <w:color w:val="000000" w:themeColor="text1"/>
        </w:rPr>
        <w:t>traders.</w:t>
      </w:r>
    </w:p>
    <w:p w14:paraId="050A9DF2" w14:textId="51F57D7C" w:rsidR="003235F5" w:rsidRPr="005F5686" w:rsidRDefault="003235F5" w:rsidP="003235F5">
      <w:pPr>
        <w:pStyle w:val="BodyText"/>
        <w:numPr>
          <w:ilvl w:val="0"/>
          <w:numId w:val="42"/>
        </w:numPr>
        <w:rPr>
          <w:b/>
          <w:i w:val="0"/>
          <w:iCs/>
          <w:color w:val="auto"/>
          <w:lang w:val="en-IN"/>
        </w:rPr>
      </w:pPr>
      <w:r>
        <w:rPr>
          <w:i w:val="0"/>
          <w:iCs/>
          <w:color w:val="auto"/>
          <w:lang w:val="en-IN"/>
        </w:rPr>
        <w:t xml:space="preserve">If the </w:t>
      </w:r>
      <w:r w:rsidR="005F5686">
        <w:rPr>
          <w:i w:val="0"/>
          <w:iCs/>
          <w:color w:val="auto"/>
          <w:lang w:val="en-IN"/>
        </w:rPr>
        <w:t>TPN keyed</w:t>
      </w:r>
      <w:r>
        <w:rPr>
          <w:i w:val="0"/>
          <w:iCs/>
          <w:color w:val="auto"/>
          <w:lang w:val="en-IN"/>
        </w:rPr>
        <w:t xml:space="preserve"> in is </w:t>
      </w:r>
      <w:r w:rsidR="005F5686">
        <w:rPr>
          <w:i w:val="0"/>
          <w:iCs/>
          <w:color w:val="auto"/>
          <w:lang w:val="en-IN"/>
        </w:rPr>
        <w:t>valid then</w:t>
      </w:r>
      <w:r>
        <w:rPr>
          <w:i w:val="0"/>
          <w:iCs/>
          <w:color w:val="auto"/>
          <w:lang w:val="en-IN"/>
        </w:rPr>
        <w:t xml:space="preserve"> System will fetch the </w:t>
      </w:r>
      <w:r w:rsidR="005F5686">
        <w:rPr>
          <w:i w:val="0"/>
          <w:iCs/>
          <w:color w:val="auto"/>
          <w:lang w:val="en-IN"/>
        </w:rPr>
        <w:t>related TPN</w:t>
      </w:r>
      <w:r>
        <w:rPr>
          <w:i w:val="0"/>
          <w:iCs/>
          <w:color w:val="auto"/>
          <w:lang w:val="en-IN"/>
        </w:rPr>
        <w:t xml:space="preserve"> details and display in the application.</w:t>
      </w:r>
    </w:p>
    <w:p w14:paraId="51DBD497" w14:textId="01B7D200" w:rsidR="005F5686" w:rsidRDefault="005F5686" w:rsidP="005F5686">
      <w:pPr>
        <w:pStyle w:val="BodyText"/>
        <w:rPr>
          <w:i w:val="0"/>
          <w:iCs/>
          <w:color w:val="auto"/>
          <w:lang w:val="en-IN"/>
        </w:rPr>
      </w:pPr>
    </w:p>
    <w:p w14:paraId="2CCDE68A" w14:textId="4448399A" w:rsidR="00D913D3" w:rsidRDefault="00D913D3"/>
    <w:tbl>
      <w:tblPr>
        <w:tblStyle w:val="GridTable6Colorful-Accent211"/>
        <w:tblW w:w="5000" w:type="pct"/>
        <w:tblLook w:val="01A0" w:firstRow="1" w:lastRow="0" w:firstColumn="1" w:lastColumn="1" w:noHBand="0" w:noVBand="0"/>
      </w:tblPr>
      <w:tblGrid>
        <w:gridCol w:w="8630"/>
      </w:tblGrid>
      <w:tr w:rsidR="000C27CF" w:rsidRPr="0099601A" w14:paraId="67439317" w14:textId="77777777" w:rsidTr="00633C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99594" w:themeFill="accent2" w:themeFillTint="99"/>
          </w:tcPr>
          <w:p w14:paraId="5DE9A3F3" w14:textId="77777777" w:rsidR="000C27CF" w:rsidRPr="0099601A" w:rsidRDefault="000C27CF" w:rsidP="00D40F26">
            <w:pPr>
              <w:pStyle w:val="BodyText"/>
              <w:rPr>
                <w:i w:val="0"/>
                <w:color w:val="auto"/>
              </w:rPr>
            </w:pPr>
            <w:r w:rsidRPr="0099601A">
              <w:rPr>
                <w:i w:val="0"/>
                <w:color w:val="auto"/>
              </w:rPr>
              <w:t>Process Steps</w:t>
            </w:r>
          </w:p>
        </w:tc>
      </w:tr>
      <w:tr w:rsidR="000C27CF" w:rsidRPr="0099601A" w14:paraId="051BBA72" w14:textId="77777777" w:rsidTr="00633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66ED630" w14:textId="77777777" w:rsidR="000C27CF" w:rsidRPr="0099601A" w:rsidRDefault="000C27CF">
            <w:pPr>
              <w:pStyle w:val="BodyText"/>
              <w:rPr>
                <w:i w:val="0"/>
                <w:color w:val="auto"/>
              </w:rPr>
            </w:pPr>
            <w:r w:rsidRPr="00114261">
              <w:rPr>
                <w:i w:val="0"/>
                <w:color w:val="auto"/>
              </w:rPr>
              <w:t xml:space="preserve">P01: </w:t>
            </w:r>
            <w:r>
              <w:rPr>
                <w:i w:val="0"/>
                <w:color w:val="auto"/>
              </w:rPr>
              <w:t>Submit Application</w:t>
            </w:r>
          </w:p>
        </w:tc>
      </w:tr>
      <w:tr w:rsidR="000C27CF" w:rsidRPr="0099601A" w14:paraId="20C21A45" w14:textId="77777777" w:rsidTr="00633C53">
        <w:tc>
          <w:tcPr>
            <w:cnfStyle w:val="001000000000" w:firstRow="0" w:lastRow="0" w:firstColumn="1" w:lastColumn="0" w:oddVBand="0" w:evenVBand="0" w:oddHBand="0" w:evenHBand="0" w:firstRowFirstColumn="0" w:firstRowLastColumn="0" w:lastRowFirstColumn="0" w:lastRowLastColumn="0"/>
            <w:tcW w:w="5000" w:type="pct"/>
          </w:tcPr>
          <w:p w14:paraId="6B1F5993" w14:textId="77777777" w:rsidR="000C27CF" w:rsidRDefault="000C27CF">
            <w:pPr>
              <w:tabs>
                <w:tab w:val="clear" w:pos="360"/>
              </w:tabs>
              <w:rPr>
                <w:b w:val="0"/>
                <w:color w:val="auto"/>
              </w:rPr>
            </w:pPr>
            <w:r>
              <w:rPr>
                <w:b w:val="0"/>
                <w:color w:val="auto"/>
              </w:rPr>
              <w:t xml:space="preserve">User will submit online application form by providing mandatory information based on the type of application. </w:t>
            </w:r>
            <w:r w:rsidR="00122885">
              <w:rPr>
                <w:b w:val="0"/>
                <w:color w:val="auto"/>
              </w:rPr>
              <w:t>Upon submission, the status of the Application shall be “Pending Review”.</w:t>
            </w:r>
          </w:p>
          <w:p w14:paraId="13CC5413" w14:textId="5EAE988E" w:rsidR="003235F5" w:rsidRPr="0099601A" w:rsidRDefault="003235F5">
            <w:pPr>
              <w:tabs>
                <w:tab w:val="clear" w:pos="360"/>
              </w:tabs>
              <w:rPr>
                <w:b w:val="0"/>
                <w:color w:val="auto"/>
              </w:rPr>
            </w:pPr>
          </w:p>
        </w:tc>
      </w:tr>
      <w:tr w:rsidR="000C27CF" w:rsidRPr="0099601A" w14:paraId="4DF89F9A" w14:textId="77777777" w:rsidTr="00633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17699D7" w14:textId="4CE141D2" w:rsidR="000C27CF" w:rsidRPr="0099601A" w:rsidRDefault="000C27CF">
            <w:pPr>
              <w:pStyle w:val="BodyText"/>
              <w:rPr>
                <w:b w:val="0"/>
              </w:rPr>
            </w:pPr>
            <w:r w:rsidRPr="00114261">
              <w:rPr>
                <w:i w:val="0"/>
                <w:color w:val="auto"/>
              </w:rPr>
              <w:t xml:space="preserve">P02: </w:t>
            </w:r>
            <w:r w:rsidR="007A5DDC">
              <w:rPr>
                <w:i w:val="0"/>
                <w:color w:val="auto"/>
              </w:rPr>
              <w:t>Review Application</w:t>
            </w:r>
          </w:p>
        </w:tc>
      </w:tr>
      <w:tr w:rsidR="000C27CF" w:rsidRPr="0099601A" w14:paraId="32E9C199" w14:textId="77777777" w:rsidTr="00633C53">
        <w:tc>
          <w:tcPr>
            <w:cnfStyle w:val="001000000000" w:firstRow="0" w:lastRow="0" w:firstColumn="1" w:lastColumn="0" w:oddVBand="0" w:evenVBand="0" w:oddHBand="0" w:evenHBand="0" w:firstRowFirstColumn="0" w:firstRowLastColumn="0" w:lastRowFirstColumn="0" w:lastRowLastColumn="0"/>
            <w:tcW w:w="5000" w:type="pct"/>
          </w:tcPr>
          <w:p w14:paraId="63E2BA35" w14:textId="757BC90E" w:rsidR="000C27CF" w:rsidRDefault="007A5DDC">
            <w:pPr>
              <w:tabs>
                <w:tab w:val="clear" w:pos="360"/>
              </w:tabs>
              <w:rPr>
                <w:bCs w:val="0"/>
                <w:color w:val="auto"/>
              </w:rPr>
            </w:pPr>
            <w:r>
              <w:rPr>
                <w:b w:val="0"/>
                <w:color w:val="auto"/>
              </w:rPr>
              <w:t>Customs will review the application details submitted by the Applicant. Based on the type of application, different branch of Customs may be involved in the application review process.</w:t>
            </w:r>
            <w:r w:rsidR="00EC0872">
              <w:rPr>
                <w:b w:val="0"/>
                <w:color w:val="auto"/>
              </w:rPr>
              <w:t xml:space="preserve"> The Application shall be routed to the work queue of the </w:t>
            </w:r>
            <w:r w:rsidR="00326F4A">
              <w:rPr>
                <w:b w:val="0"/>
                <w:color w:val="auto"/>
              </w:rPr>
              <w:t xml:space="preserve">designated </w:t>
            </w:r>
            <w:r w:rsidR="00EC0872">
              <w:rPr>
                <w:b w:val="0"/>
                <w:color w:val="auto"/>
              </w:rPr>
              <w:t>officer in a round-robin method which shall be handled by Resource Allocation module.</w:t>
            </w:r>
          </w:p>
          <w:p w14:paraId="560FB042" w14:textId="135CA2EB" w:rsidR="00EC0872" w:rsidRPr="00C769A7" w:rsidRDefault="00EC0872">
            <w:pPr>
              <w:tabs>
                <w:tab w:val="clear" w:pos="360"/>
              </w:tabs>
              <w:rPr>
                <w:b w:val="0"/>
                <w:color w:val="auto"/>
              </w:rPr>
            </w:pPr>
          </w:p>
        </w:tc>
      </w:tr>
      <w:tr w:rsidR="000C27CF" w:rsidRPr="0099601A" w14:paraId="48D9FA6F" w14:textId="77777777" w:rsidTr="00633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9DA5ACA" w14:textId="628854F3" w:rsidR="000C27CF" w:rsidRPr="00190E04" w:rsidRDefault="000C27CF">
            <w:pPr>
              <w:pStyle w:val="BodyText"/>
              <w:rPr>
                <w:szCs w:val="24"/>
                <w:lang w:val="en-SG"/>
              </w:rPr>
            </w:pPr>
            <w:r>
              <w:rPr>
                <w:i w:val="0"/>
                <w:color w:val="auto"/>
              </w:rPr>
              <w:t>P0</w:t>
            </w:r>
            <w:r w:rsidR="007A5DDC">
              <w:rPr>
                <w:i w:val="0"/>
                <w:color w:val="auto"/>
              </w:rPr>
              <w:t>3</w:t>
            </w:r>
            <w:r w:rsidRPr="00114261">
              <w:rPr>
                <w:i w:val="0"/>
                <w:color w:val="auto"/>
              </w:rPr>
              <w:t xml:space="preserve">: </w:t>
            </w:r>
            <w:r>
              <w:rPr>
                <w:i w:val="0"/>
                <w:color w:val="auto"/>
              </w:rPr>
              <w:t xml:space="preserve">Register </w:t>
            </w:r>
            <w:r w:rsidR="007A5DDC">
              <w:rPr>
                <w:i w:val="0"/>
                <w:color w:val="auto"/>
              </w:rPr>
              <w:t xml:space="preserve">in </w:t>
            </w:r>
            <w:proofErr w:type="spellStart"/>
            <w:r w:rsidR="007A5DDC">
              <w:rPr>
                <w:i w:val="0"/>
                <w:color w:val="auto"/>
              </w:rPr>
              <w:t>eCMS</w:t>
            </w:r>
            <w:proofErr w:type="spellEnd"/>
          </w:p>
        </w:tc>
      </w:tr>
      <w:tr w:rsidR="000C27CF" w:rsidRPr="0099601A" w14:paraId="7A22475C" w14:textId="77777777" w:rsidTr="00633C53">
        <w:tc>
          <w:tcPr>
            <w:cnfStyle w:val="001000000000" w:firstRow="0" w:lastRow="0" w:firstColumn="1" w:lastColumn="0" w:oddVBand="0" w:evenVBand="0" w:oddHBand="0" w:evenHBand="0" w:firstRowFirstColumn="0" w:firstRowLastColumn="0" w:lastRowFirstColumn="0" w:lastRowLastColumn="0"/>
            <w:tcW w:w="5000" w:type="pct"/>
          </w:tcPr>
          <w:p w14:paraId="3239E054" w14:textId="6EE811C4" w:rsidR="00122885" w:rsidRDefault="000C27CF">
            <w:pPr>
              <w:tabs>
                <w:tab w:val="clear" w:pos="360"/>
              </w:tabs>
              <w:rPr>
                <w:bCs w:val="0"/>
                <w:color w:val="auto"/>
              </w:rPr>
            </w:pPr>
            <w:r w:rsidRPr="00C769A7">
              <w:rPr>
                <w:b w:val="0"/>
                <w:color w:val="auto"/>
              </w:rPr>
              <w:t xml:space="preserve">If the application is </w:t>
            </w:r>
            <w:r>
              <w:rPr>
                <w:b w:val="0"/>
                <w:color w:val="auto"/>
              </w:rPr>
              <w:t xml:space="preserve">determined to be acceptable by </w:t>
            </w:r>
            <w:r w:rsidR="007A5DDC">
              <w:rPr>
                <w:b w:val="0"/>
                <w:color w:val="auto"/>
              </w:rPr>
              <w:t>Customs</w:t>
            </w:r>
            <w:r>
              <w:rPr>
                <w:b w:val="0"/>
                <w:color w:val="auto"/>
              </w:rPr>
              <w:t xml:space="preserve">, </w:t>
            </w:r>
            <w:r w:rsidR="007A5DDC">
              <w:rPr>
                <w:b w:val="0"/>
                <w:color w:val="auto"/>
              </w:rPr>
              <w:t xml:space="preserve">then Customs </w:t>
            </w:r>
            <w:r>
              <w:rPr>
                <w:b w:val="0"/>
                <w:color w:val="auto"/>
              </w:rPr>
              <w:t>shall approve the application.</w:t>
            </w:r>
            <w:r w:rsidR="00122885">
              <w:rPr>
                <w:b w:val="0"/>
                <w:color w:val="auto"/>
              </w:rPr>
              <w:t xml:space="preserve"> The Status of the application shall be set to “Approved”</w:t>
            </w:r>
            <w:r>
              <w:rPr>
                <w:b w:val="0"/>
                <w:color w:val="auto"/>
              </w:rPr>
              <w:t xml:space="preserve"> </w:t>
            </w:r>
            <w:r w:rsidR="00122885">
              <w:rPr>
                <w:b w:val="0"/>
                <w:color w:val="auto"/>
              </w:rPr>
              <w:t xml:space="preserve">and </w:t>
            </w:r>
            <w:r>
              <w:rPr>
                <w:b w:val="0"/>
                <w:color w:val="auto"/>
              </w:rPr>
              <w:t xml:space="preserve">System will then </w:t>
            </w:r>
            <w:r w:rsidR="007A5DDC">
              <w:rPr>
                <w:b w:val="0"/>
                <w:color w:val="auto"/>
              </w:rPr>
              <w:t xml:space="preserve">proceed to register </w:t>
            </w:r>
            <w:r w:rsidR="00EF349C">
              <w:rPr>
                <w:b w:val="0"/>
                <w:color w:val="auto"/>
              </w:rPr>
              <w:t>a P</w:t>
            </w:r>
            <w:r w:rsidR="00122885">
              <w:rPr>
                <w:b w:val="0"/>
                <w:color w:val="auto"/>
              </w:rPr>
              <w:t xml:space="preserve">arty </w:t>
            </w:r>
            <w:r w:rsidR="00EF349C">
              <w:rPr>
                <w:b w:val="0"/>
                <w:color w:val="auto"/>
              </w:rPr>
              <w:t>or U</w:t>
            </w:r>
            <w:r w:rsidR="00122885">
              <w:rPr>
                <w:b w:val="0"/>
                <w:color w:val="auto"/>
              </w:rPr>
              <w:t xml:space="preserve">ser </w:t>
            </w:r>
            <w:r w:rsidR="007A5DDC">
              <w:rPr>
                <w:b w:val="0"/>
                <w:color w:val="auto"/>
              </w:rPr>
              <w:t xml:space="preserve">in </w:t>
            </w:r>
            <w:proofErr w:type="spellStart"/>
            <w:r w:rsidRPr="00C769A7">
              <w:rPr>
                <w:b w:val="0"/>
                <w:color w:val="auto"/>
              </w:rPr>
              <w:t>eCMS</w:t>
            </w:r>
            <w:proofErr w:type="spellEnd"/>
            <w:r w:rsidR="00122885">
              <w:rPr>
                <w:b w:val="0"/>
                <w:color w:val="auto"/>
              </w:rPr>
              <w:t xml:space="preserve"> based on the details provided in the application.</w:t>
            </w:r>
          </w:p>
          <w:p w14:paraId="6D694252" w14:textId="3FA8185C" w:rsidR="00122885" w:rsidRPr="00241A0F" w:rsidRDefault="00122885">
            <w:pPr>
              <w:tabs>
                <w:tab w:val="clear" w:pos="360"/>
              </w:tabs>
              <w:rPr>
                <w:bCs w:val="0"/>
                <w:color w:val="auto"/>
              </w:rPr>
            </w:pPr>
            <w:r>
              <w:rPr>
                <w:b w:val="0"/>
                <w:color w:val="auto"/>
              </w:rPr>
              <w:t xml:space="preserve">If the application is determined to be un-acceptable, then Customs will reject the application and, in this case, the status of the application shall be “Rejected”. </w:t>
            </w:r>
          </w:p>
        </w:tc>
      </w:tr>
      <w:tr w:rsidR="00E003B7" w:rsidRPr="0099601A" w14:paraId="0006CF15" w14:textId="77777777" w:rsidTr="00633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05393DDC" w14:textId="3AB61C8C" w:rsidR="00E003B7" w:rsidRPr="00C769A7" w:rsidRDefault="00E003B7">
            <w:pPr>
              <w:tabs>
                <w:tab w:val="clear" w:pos="360"/>
              </w:tabs>
            </w:pPr>
            <w:r>
              <w:rPr>
                <w:color w:val="auto"/>
              </w:rPr>
              <w:t>P04</w:t>
            </w:r>
            <w:r w:rsidRPr="00114261">
              <w:rPr>
                <w:color w:val="auto"/>
              </w:rPr>
              <w:t xml:space="preserve">: </w:t>
            </w:r>
            <w:r>
              <w:rPr>
                <w:color w:val="auto"/>
              </w:rPr>
              <w:t>Rejection of application</w:t>
            </w:r>
          </w:p>
        </w:tc>
      </w:tr>
      <w:tr w:rsidR="00E003B7" w:rsidRPr="0099601A" w14:paraId="1A26E0D6" w14:textId="77777777" w:rsidTr="00633C53">
        <w:tc>
          <w:tcPr>
            <w:cnfStyle w:val="001000000000" w:firstRow="0" w:lastRow="0" w:firstColumn="1" w:lastColumn="0" w:oddVBand="0" w:evenVBand="0" w:oddHBand="0" w:evenHBand="0" w:firstRowFirstColumn="0" w:firstRowLastColumn="0" w:lastRowFirstColumn="0" w:lastRowLastColumn="0"/>
            <w:tcW w:w="5000" w:type="pct"/>
          </w:tcPr>
          <w:p w14:paraId="11AB7221" w14:textId="409DD51E" w:rsidR="00E003B7" w:rsidRDefault="00E003B7">
            <w:pPr>
              <w:tabs>
                <w:tab w:val="clear" w:pos="360"/>
              </w:tabs>
              <w:rPr>
                <w:bCs w:val="0"/>
                <w:color w:val="auto"/>
              </w:rPr>
            </w:pPr>
            <w:r>
              <w:rPr>
                <w:b w:val="0"/>
                <w:color w:val="auto"/>
              </w:rPr>
              <w:t>If the application is determined to be un-acceptable, then Customs can either:</w:t>
            </w:r>
          </w:p>
          <w:p w14:paraId="752A0003" w14:textId="2358690C" w:rsidR="00E003B7" w:rsidRDefault="00E003B7">
            <w:pPr>
              <w:tabs>
                <w:tab w:val="clear" w:pos="360"/>
              </w:tabs>
              <w:rPr>
                <w:bCs w:val="0"/>
                <w:color w:val="auto"/>
              </w:rPr>
            </w:pPr>
            <w:r>
              <w:rPr>
                <w:b w:val="0"/>
                <w:color w:val="auto"/>
              </w:rPr>
              <w:t xml:space="preserve">1. </w:t>
            </w:r>
            <w:r w:rsidRPr="00E003B7">
              <w:t>Reject it for amendment:</w:t>
            </w:r>
            <w:r>
              <w:rPr>
                <w:b w:val="0"/>
                <w:color w:val="auto"/>
              </w:rPr>
              <w:t xml:space="preserve"> In this case, applicant will need to required amendment in the application and re-submit for review by Customs</w:t>
            </w:r>
          </w:p>
          <w:p w14:paraId="469340B9" w14:textId="7701B853" w:rsidR="00E003B7" w:rsidRPr="00C769A7" w:rsidRDefault="00E003B7">
            <w:pPr>
              <w:tabs>
                <w:tab w:val="clear" w:pos="360"/>
              </w:tabs>
            </w:pPr>
            <w:r>
              <w:rPr>
                <w:b w:val="0"/>
                <w:color w:val="auto"/>
              </w:rPr>
              <w:t xml:space="preserve">2. </w:t>
            </w:r>
            <w:r w:rsidRPr="00E003B7">
              <w:t>Reject the application:</w:t>
            </w:r>
            <w:r>
              <w:rPr>
                <w:b w:val="0"/>
                <w:color w:val="auto"/>
              </w:rPr>
              <w:t xml:space="preserve"> In this case, officer shall provide remarks for rejection and reject the application. The status of the application shall be “Rejected</w:t>
            </w:r>
            <w:r w:rsidR="00DA476B">
              <w:rPr>
                <w:b w:val="0"/>
                <w:color w:val="auto"/>
              </w:rPr>
              <w:t>”,</w:t>
            </w:r>
            <w:r>
              <w:rPr>
                <w:b w:val="0"/>
                <w:color w:val="auto"/>
              </w:rPr>
              <w:t xml:space="preserve"> and no further actions are possible on the </w:t>
            </w:r>
            <w:r w:rsidR="006D5CFB">
              <w:rPr>
                <w:b w:val="0"/>
                <w:color w:val="auto"/>
              </w:rPr>
              <w:t>application</w:t>
            </w:r>
            <w:r w:rsidR="00597E09">
              <w:rPr>
                <w:b w:val="0"/>
                <w:color w:val="auto"/>
              </w:rPr>
              <w:t xml:space="preserve">. Hence applicate </w:t>
            </w:r>
            <w:r w:rsidR="00DA476B">
              <w:rPr>
                <w:b w:val="0"/>
                <w:color w:val="auto"/>
              </w:rPr>
              <w:t>must</w:t>
            </w:r>
            <w:r w:rsidR="00597E09">
              <w:rPr>
                <w:b w:val="0"/>
                <w:color w:val="auto"/>
              </w:rPr>
              <w:t xml:space="preserve"> submit new application for the customs processing. </w:t>
            </w:r>
          </w:p>
        </w:tc>
      </w:tr>
    </w:tbl>
    <w:p w14:paraId="21D69AEB" w14:textId="77777777" w:rsidR="000C27CF" w:rsidRPr="00241A0F" w:rsidRDefault="000C27CF"/>
    <w:p w14:paraId="267A5533" w14:textId="1624E186" w:rsidR="00230F78" w:rsidRDefault="00230F78" w:rsidP="00D40F26">
      <w:pPr>
        <w:tabs>
          <w:tab w:val="clear" w:pos="360"/>
        </w:tabs>
        <w:rPr>
          <w:b/>
          <w:bCs/>
        </w:rPr>
      </w:pPr>
      <w:bookmarkStart w:id="267" w:name="_Toc70327643"/>
      <w:bookmarkStart w:id="268" w:name="_Toc70327721"/>
      <w:bookmarkStart w:id="269" w:name="_Toc70338707"/>
      <w:bookmarkStart w:id="270" w:name="_Toc70338731"/>
      <w:bookmarkStart w:id="271" w:name="_Toc70345303"/>
      <w:bookmarkEnd w:id="267"/>
      <w:bookmarkEnd w:id="268"/>
      <w:bookmarkEnd w:id="269"/>
      <w:bookmarkEnd w:id="270"/>
      <w:bookmarkEnd w:id="271"/>
      <w:r w:rsidRPr="00A97127">
        <w:rPr>
          <w:b/>
          <w:bCs/>
        </w:rPr>
        <w:t>Additional functionalities</w:t>
      </w:r>
    </w:p>
    <w:p w14:paraId="1FEC7C8A" w14:textId="4E729013" w:rsidR="009402B5" w:rsidRDefault="009402B5" w:rsidP="00D40F26">
      <w:pPr>
        <w:tabs>
          <w:tab w:val="clear" w:pos="360"/>
        </w:tabs>
        <w:rPr>
          <w:b/>
          <w:bCs/>
        </w:rPr>
      </w:pPr>
    </w:p>
    <w:tbl>
      <w:tblPr>
        <w:tblStyle w:val="GridTable1Light-Accent211"/>
        <w:tblW w:w="8642" w:type="dxa"/>
        <w:tblLook w:val="04A0" w:firstRow="1" w:lastRow="0" w:firstColumn="1" w:lastColumn="0" w:noHBand="0" w:noVBand="1"/>
      </w:tblPr>
      <w:tblGrid>
        <w:gridCol w:w="1047"/>
        <w:gridCol w:w="7595"/>
      </w:tblGrid>
      <w:tr w:rsidR="009402B5" w14:paraId="0BC609EE" w14:textId="77777777" w:rsidTr="00DE04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dxa"/>
          </w:tcPr>
          <w:p w14:paraId="297710C0" w14:textId="77777777" w:rsidR="009402B5" w:rsidRDefault="009402B5" w:rsidP="00DE0483">
            <w:r w:rsidRPr="00E4274B">
              <w:t>S/N</w:t>
            </w:r>
          </w:p>
        </w:tc>
        <w:tc>
          <w:tcPr>
            <w:tcW w:w="7595" w:type="dxa"/>
          </w:tcPr>
          <w:p w14:paraId="57CA6D0A" w14:textId="77777777" w:rsidR="009402B5" w:rsidRDefault="009402B5" w:rsidP="00DE0483">
            <w:pPr>
              <w:cnfStyle w:val="100000000000" w:firstRow="1" w:lastRow="0" w:firstColumn="0" w:lastColumn="0" w:oddVBand="0" w:evenVBand="0" w:oddHBand="0" w:evenHBand="0" w:firstRowFirstColumn="0" w:firstRowLastColumn="0" w:lastRowFirstColumn="0" w:lastRowLastColumn="0"/>
            </w:pPr>
            <w:r>
              <w:t>Additional Features</w:t>
            </w:r>
          </w:p>
        </w:tc>
      </w:tr>
      <w:tr w:rsidR="009402B5" w14:paraId="44828F6E" w14:textId="77777777" w:rsidTr="00DE0483">
        <w:tc>
          <w:tcPr>
            <w:cnfStyle w:val="001000000000" w:firstRow="0" w:lastRow="0" w:firstColumn="1" w:lastColumn="0" w:oddVBand="0" w:evenVBand="0" w:oddHBand="0" w:evenHBand="0" w:firstRowFirstColumn="0" w:firstRowLastColumn="0" w:lastRowFirstColumn="0" w:lastRowLastColumn="0"/>
            <w:tcW w:w="1047" w:type="dxa"/>
          </w:tcPr>
          <w:p w14:paraId="47779526" w14:textId="77777777" w:rsidR="009402B5" w:rsidRPr="00CF60AC" w:rsidRDefault="009402B5" w:rsidP="00DE0483">
            <w:pPr>
              <w:pStyle w:val="ListParagraph"/>
              <w:numPr>
                <w:ilvl w:val="0"/>
                <w:numId w:val="78"/>
              </w:numPr>
            </w:pPr>
          </w:p>
        </w:tc>
        <w:tc>
          <w:tcPr>
            <w:tcW w:w="7595" w:type="dxa"/>
          </w:tcPr>
          <w:p w14:paraId="7B882457" w14:textId="77777777" w:rsidR="009402B5" w:rsidRDefault="009402B5" w:rsidP="00DE3260">
            <w:pPr>
              <w:tabs>
                <w:tab w:val="clear" w:pos="360"/>
              </w:tabs>
              <w:cnfStyle w:val="000000000000" w:firstRow="0" w:lastRow="0" w:firstColumn="0" w:lastColumn="0" w:oddVBand="0" w:evenVBand="0" w:oddHBand="0" w:evenHBand="0" w:firstRowFirstColumn="0" w:firstRowLastColumn="0" w:lastRowFirstColumn="0" w:lastRowLastColumn="0"/>
            </w:pPr>
            <w:r w:rsidRPr="00230F78">
              <w:t>Applica</w:t>
            </w:r>
            <w:r>
              <w:t>nt can track the status of the application</w:t>
            </w:r>
            <w:r w:rsidRPr="00230F78">
              <w:t xml:space="preserve"> </w:t>
            </w:r>
            <w:r>
              <w:t>through a portlet. The status can be checked based on the TPN, CID and Application reference number.</w:t>
            </w:r>
          </w:p>
          <w:p w14:paraId="51A1BAA8" w14:textId="7FCD216C" w:rsidR="009402B5" w:rsidRDefault="009402B5" w:rsidP="00DE0483">
            <w:pPr>
              <w:cnfStyle w:val="000000000000" w:firstRow="0" w:lastRow="0" w:firstColumn="0" w:lastColumn="0" w:oddVBand="0" w:evenVBand="0" w:oddHBand="0" w:evenHBand="0" w:firstRowFirstColumn="0" w:firstRowLastColumn="0" w:lastRowFirstColumn="0" w:lastRowLastColumn="0"/>
            </w:pPr>
          </w:p>
        </w:tc>
      </w:tr>
      <w:tr w:rsidR="009402B5" w14:paraId="0865F669" w14:textId="77777777" w:rsidTr="00DE0483">
        <w:tc>
          <w:tcPr>
            <w:cnfStyle w:val="001000000000" w:firstRow="0" w:lastRow="0" w:firstColumn="1" w:lastColumn="0" w:oddVBand="0" w:evenVBand="0" w:oddHBand="0" w:evenHBand="0" w:firstRowFirstColumn="0" w:firstRowLastColumn="0" w:lastRowFirstColumn="0" w:lastRowLastColumn="0"/>
            <w:tcW w:w="1047" w:type="dxa"/>
          </w:tcPr>
          <w:p w14:paraId="5FC544FA" w14:textId="77777777" w:rsidR="009402B5" w:rsidRPr="00CF60AC" w:rsidRDefault="009402B5" w:rsidP="00DE0483">
            <w:pPr>
              <w:pStyle w:val="ListParagraph"/>
              <w:numPr>
                <w:ilvl w:val="0"/>
                <w:numId w:val="78"/>
              </w:numPr>
            </w:pPr>
          </w:p>
        </w:tc>
        <w:tc>
          <w:tcPr>
            <w:tcW w:w="7595" w:type="dxa"/>
          </w:tcPr>
          <w:p w14:paraId="40E94EF1" w14:textId="0DE011A5" w:rsidR="009402B5" w:rsidRDefault="009402B5" w:rsidP="00DE3260">
            <w:pPr>
              <w:tabs>
                <w:tab w:val="clear" w:pos="360"/>
              </w:tabs>
              <w:cnfStyle w:val="000000000000" w:firstRow="0" w:lastRow="0" w:firstColumn="0" w:lastColumn="0" w:oddVBand="0" w:evenVBand="0" w:oddHBand="0" w:evenHBand="0" w:firstRowFirstColumn="0" w:firstRowLastColumn="0" w:lastRowFirstColumn="0" w:lastRowLastColumn="0"/>
            </w:pPr>
            <w:r>
              <w:t xml:space="preserve">There shall be portlet for </w:t>
            </w:r>
            <w:r w:rsidR="00883474">
              <w:t xml:space="preserve">Registration / </w:t>
            </w:r>
            <w:r>
              <w:t xml:space="preserve">Application (For CFA, Warehouse, </w:t>
            </w:r>
            <w:proofErr w:type="gramStart"/>
            <w:r>
              <w:t>TSO</w:t>
            </w:r>
            <w:proofErr w:type="gramEnd"/>
            <w:r>
              <w:t xml:space="preserve"> and Traders).</w:t>
            </w:r>
          </w:p>
          <w:p w14:paraId="2DF418BE" w14:textId="7ECAB0B0" w:rsidR="009402B5" w:rsidRDefault="009402B5" w:rsidP="00DE0483">
            <w:pPr>
              <w:cnfStyle w:val="000000000000" w:firstRow="0" w:lastRow="0" w:firstColumn="0" w:lastColumn="0" w:oddVBand="0" w:evenVBand="0" w:oddHBand="0" w:evenHBand="0" w:firstRowFirstColumn="0" w:firstRowLastColumn="0" w:lastRowFirstColumn="0" w:lastRowLastColumn="0"/>
            </w:pPr>
          </w:p>
        </w:tc>
      </w:tr>
      <w:tr w:rsidR="009402B5" w14:paraId="7A9C6C62" w14:textId="77777777" w:rsidTr="00DE0483">
        <w:tc>
          <w:tcPr>
            <w:cnfStyle w:val="001000000000" w:firstRow="0" w:lastRow="0" w:firstColumn="1" w:lastColumn="0" w:oddVBand="0" w:evenVBand="0" w:oddHBand="0" w:evenHBand="0" w:firstRowFirstColumn="0" w:firstRowLastColumn="0" w:lastRowFirstColumn="0" w:lastRowLastColumn="0"/>
            <w:tcW w:w="1047" w:type="dxa"/>
          </w:tcPr>
          <w:p w14:paraId="4AAAD543" w14:textId="77777777" w:rsidR="009402B5" w:rsidRPr="0004154D" w:rsidRDefault="009402B5" w:rsidP="00DE0483">
            <w:pPr>
              <w:pStyle w:val="ListParagraph"/>
              <w:numPr>
                <w:ilvl w:val="0"/>
                <w:numId w:val="78"/>
              </w:numPr>
            </w:pPr>
          </w:p>
        </w:tc>
        <w:tc>
          <w:tcPr>
            <w:tcW w:w="7595" w:type="dxa"/>
          </w:tcPr>
          <w:p w14:paraId="046D9291" w14:textId="65D39D3E" w:rsidR="009402B5" w:rsidRPr="0004154D" w:rsidRDefault="009402B5" w:rsidP="00DE3260">
            <w:pPr>
              <w:shd w:val="clear" w:color="auto" w:fill="FFFFFF" w:themeFill="background1"/>
              <w:tabs>
                <w:tab w:val="clear" w:pos="360"/>
              </w:tabs>
              <w:cnfStyle w:val="000000000000" w:firstRow="0" w:lastRow="0" w:firstColumn="0" w:lastColumn="0" w:oddVBand="0" w:evenVBand="0" w:oddHBand="0" w:evenHBand="0" w:firstRowFirstColumn="0" w:firstRowLastColumn="0" w:lastRowFirstColumn="0" w:lastRowLastColumn="0"/>
            </w:pPr>
            <w:r>
              <w:t>There will be no DRAFT status for application submission since this will happen without login. The application must be submitted and there will not be a Save option.</w:t>
            </w:r>
          </w:p>
        </w:tc>
      </w:tr>
    </w:tbl>
    <w:p w14:paraId="1DB658D9" w14:textId="77777777" w:rsidR="00ED308E" w:rsidRDefault="00ED308E" w:rsidP="00D40F26">
      <w:pPr>
        <w:pStyle w:val="ListParagraph"/>
        <w:tabs>
          <w:tab w:val="clear" w:pos="360"/>
        </w:tabs>
      </w:pPr>
    </w:p>
    <w:p w14:paraId="4714AFBC" w14:textId="77777777" w:rsidR="004D42F4" w:rsidRDefault="004D42F4" w:rsidP="00D40F26">
      <w:pPr>
        <w:pStyle w:val="ListParagraph"/>
        <w:shd w:val="clear" w:color="auto" w:fill="FFFFFF" w:themeFill="background1"/>
        <w:tabs>
          <w:tab w:val="clear" w:pos="360"/>
        </w:tabs>
      </w:pPr>
    </w:p>
    <w:p w14:paraId="2D9F0345" w14:textId="77777777" w:rsidR="00530837" w:rsidRDefault="00530837">
      <w:pPr>
        <w:pStyle w:val="Heading3"/>
        <w:numPr>
          <w:ilvl w:val="2"/>
          <w:numId w:val="12"/>
        </w:numPr>
      </w:pPr>
      <w:bookmarkStart w:id="272" w:name="_Toc74244578"/>
      <w:bookmarkStart w:id="273" w:name="_Toc79608257"/>
      <w:bookmarkStart w:id="274" w:name="_Hlk74336027"/>
      <w:r>
        <w:t>Business Validation</w:t>
      </w:r>
      <w:bookmarkEnd w:id="272"/>
      <w:bookmarkEnd w:id="273"/>
    </w:p>
    <w:tbl>
      <w:tblPr>
        <w:tblStyle w:val="GridTable1Light-Accent2"/>
        <w:tblW w:w="8642" w:type="dxa"/>
        <w:tblLook w:val="01A0" w:firstRow="1" w:lastRow="0" w:firstColumn="1" w:lastColumn="1" w:noHBand="0" w:noVBand="0"/>
      </w:tblPr>
      <w:tblGrid>
        <w:gridCol w:w="846"/>
        <w:gridCol w:w="7796"/>
      </w:tblGrid>
      <w:tr w:rsidR="00530837" w:rsidRPr="00EA182F" w14:paraId="0DE30D88" w14:textId="77777777" w:rsidTr="00DE32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84D4582" w14:textId="77777777" w:rsidR="00530837" w:rsidRPr="00E4274B" w:rsidRDefault="00530837">
            <w:pPr>
              <w:spacing w:after="60"/>
              <w:rPr>
                <w:b/>
              </w:rPr>
            </w:pPr>
            <w:r w:rsidRPr="00E4274B">
              <w:t>S/N</w:t>
            </w:r>
          </w:p>
        </w:tc>
        <w:tc>
          <w:tcPr>
            <w:cnfStyle w:val="000100000000" w:firstRow="0" w:lastRow="0" w:firstColumn="0" w:lastColumn="1" w:oddVBand="0" w:evenVBand="0" w:oddHBand="0" w:evenHBand="0" w:firstRowFirstColumn="0" w:firstRowLastColumn="0" w:lastRowFirstColumn="0" w:lastRowLastColumn="0"/>
            <w:tcW w:w="7796" w:type="dxa"/>
          </w:tcPr>
          <w:p w14:paraId="57706517" w14:textId="77777777" w:rsidR="00530837" w:rsidRPr="00E4274B" w:rsidRDefault="00530837">
            <w:pPr>
              <w:spacing w:after="60"/>
              <w:rPr>
                <w:b/>
              </w:rPr>
            </w:pPr>
            <w:r w:rsidRPr="00E4274B">
              <w:t>Validation Rules</w:t>
            </w:r>
          </w:p>
        </w:tc>
      </w:tr>
      <w:tr w:rsidR="00530837" w:rsidRPr="00EA182F" w14:paraId="489D89C8" w14:textId="77777777" w:rsidTr="00DE3260">
        <w:tc>
          <w:tcPr>
            <w:cnfStyle w:val="001000000000" w:firstRow="0" w:lastRow="0" w:firstColumn="1" w:lastColumn="0" w:oddVBand="0" w:evenVBand="0" w:oddHBand="0" w:evenHBand="0" w:firstRowFirstColumn="0" w:firstRowLastColumn="0" w:lastRowFirstColumn="0" w:lastRowLastColumn="0"/>
            <w:tcW w:w="846" w:type="dxa"/>
          </w:tcPr>
          <w:p w14:paraId="5A8ADCA4" w14:textId="2D2868BD" w:rsidR="00530837" w:rsidRPr="00E4274B" w:rsidRDefault="00530837" w:rsidP="00D3180A">
            <w:pPr>
              <w:pStyle w:val="StyleBodyTextCenturyGothic10ptNotItalicAuto"/>
            </w:pPr>
          </w:p>
        </w:tc>
        <w:tc>
          <w:tcPr>
            <w:cnfStyle w:val="000100000000" w:firstRow="0" w:lastRow="0" w:firstColumn="0" w:lastColumn="1" w:oddVBand="0" w:evenVBand="0" w:oddHBand="0" w:evenHBand="0" w:firstRowFirstColumn="0" w:firstRowLastColumn="0" w:lastRowFirstColumn="0" w:lastRowLastColumn="0"/>
            <w:tcW w:w="7796" w:type="dxa"/>
          </w:tcPr>
          <w:p w14:paraId="1C3F6F4C" w14:textId="77777777" w:rsidR="00530837" w:rsidRPr="00E4274B" w:rsidRDefault="00530837">
            <w:pPr>
              <w:pStyle w:val="StyleBodyTextCenturyGothic10ptNotItalicAuto1"/>
              <w:rPr>
                <w:iCs/>
              </w:rPr>
            </w:pPr>
            <w:r>
              <w:rPr>
                <w:lang w:eastAsia="zh-CN"/>
              </w:rPr>
              <w:t xml:space="preserve">The applicant should have a valid CID and TPN which is available in </w:t>
            </w:r>
            <w:proofErr w:type="spellStart"/>
            <w:r>
              <w:rPr>
                <w:lang w:eastAsia="zh-CN"/>
              </w:rPr>
              <w:t>eCMS</w:t>
            </w:r>
            <w:proofErr w:type="spellEnd"/>
            <w:r>
              <w:rPr>
                <w:lang w:eastAsia="zh-CN"/>
              </w:rPr>
              <w:t>.</w:t>
            </w:r>
          </w:p>
        </w:tc>
      </w:tr>
      <w:tr w:rsidR="00530837" w:rsidRPr="00EA182F" w14:paraId="275C03CD" w14:textId="77777777" w:rsidTr="00DE3260">
        <w:tc>
          <w:tcPr>
            <w:cnfStyle w:val="001000000000" w:firstRow="0" w:lastRow="0" w:firstColumn="1" w:lastColumn="0" w:oddVBand="0" w:evenVBand="0" w:oddHBand="0" w:evenHBand="0" w:firstRowFirstColumn="0" w:firstRowLastColumn="0" w:lastRowFirstColumn="0" w:lastRowLastColumn="0"/>
            <w:tcW w:w="846" w:type="dxa"/>
          </w:tcPr>
          <w:p w14:paraId="5EBB88F5" w14:textId="0246D555" w:rsidR="00530837" w:rsidRPr="002B1D0C" w:rsidRDefault="00530837" w:rsidP="00D3180A">
            <w:pPr>
              <w:pStyle w:val="StyleBodyTextCenturyGothic10ptNotItalicAuto"/>
            </w:pPr>
          </w:p>
        </w:tc>
        <w:tc>
          <w:tcPr>
            <w:cnfStyle w:val="000100000000" w:firstRow="0" w:lastRow="0" w:firstColumn="0" w:lastColumn="1" w:oddVBand="0" w:evenVBand="0" w:oddHBand="0" w:evenHBand="0" w:firstRowFirstColumn="0" w:firstRowLastColumn="0" w:lastRowFirstColumn="0" w:lastRowLastColumn="0"/>
            <w:tcW w:w="7796" w:type="dxa"/>
            <w:shd w:val="clear" w:color="auto" w:fill="auto"/>
          </w:tcPr>
          <w:p w14:paraId="5B820DE5" w14:textId="18094B6E" w:rsidR="00530837" w:rsidRPr="00702780" w:rsidRDefault="000468C0">
            <w:pPr>
              <w:pStyle w:val="StyleBodyTextCenturyGothic10ptNotItalicAuto1"/>
              <w:rPr>
                <w:lang w:eastAsia="zh-CN"/>
              </w:rPr>
            </w:pPr>
            <w:r w:rsidRPr="00702780">
              <w:rPr>
                <w:lang w:eastAsia="zh-CN"/>
              </w:rPr>
              <w:t>O</w:t>
            </w:r>
            <w:r w:rsidR="00530837" w:rsidRPr="00702780">
              <w:rPr>
                <w:lang w:eastAsia="zh-CN"/>
              </w:rPr>
              <w:t xml:space="preserve">nly </w:t>
            </w:r>
            <w:r w:rsidR="003E5218" w:rsidRPr="00702780">
              <w:rPr>
                <w:lang w:eastAsia="zh-CN"/>
              </w:rPr>
              <w:t xml:space="preserve">one </w:t>
            </w:r>
            <w:r w:rsidR="00530837" w:rsidRPr="00702780">
              <w:rPr>
                <w:lang w:eastAsia="zh-CN"/>
              </w:rPr>
              <w:t xml:space="preserve">application per TPN shall be allowed in the System. </w:t>
            </w:r>
          </w:p>
        </w:tc>
      </w:tr>
      <w:tr w:rsidR="00530837" w:rsidRPr="00EA182F" w14:paraId="2E1BC5BB" w14:textId="77777777" w:rsidTr="00DE3260">
        <w:tc>
          <w:tcPr>
            <w:cnfStyle w:val="001000000000" w:firstRow="0" w:lastRow="0" w:firstColumn="1" w:lastColumn="0" w:oddVBand="0" w:evenVBand="0" w:oddHBand="0" w:evenHBand="0" w:firstRowFirstColumn="0" w:firstRowLastColumn="0" w:lastRowFirstColumn="0" w:lastRowLastColumn="0"/>
            <w:tcW w:w="846" w:type="dxa"/>
          </w:tcPr>
          <w:p w14:paraId="100AA1BF" w14:textId="7272D9F8" w:rsidR="00530837" w:rsidRPr="00E4274B" w:rsidRDefault="00530837" w:rsidP="00D3180A">
            <w:pPr>
              <w:pStyle w:val="StyleBodyTextCenturyGothic10ptNotItalicAuto"/>
            </w:pPr>
          </w:p>
        </w:tc>
        <w:tc>
          <w:tcPr>
            <w:cnfStyle w:val="000100000000" w:firstRow="0" w:lastRow="0" w:firstColumn="0" w:lastColumn="1" w:oddVBand="0" w:evenVBand="0" w:oddHBand="0" w:evenHBand="0" w:firstRowFirstColumn="0" w:firstRowLastColumn="0" w:lastRowFirstColumn="0" w:lastRowLastColumn="0"/>
            <w:tcW w:w="7796" w:type="dxa"/>
          </w:tcPr>
          <w:p w14:paraId="02EBE0CD" w14:textId="2A95F424" w:rsidR="00C20AD2" w:rsidRPr="00E4274B" w:rsidRDefault="00530837">
            <w:pPr>
              <w:pStyle w:val="StyleBodyTextCenturyGothic10ptNotItalicAuto1"/>
              <w:rPr>
                <w:lang w:eastAsia="zh-CN"/>
              </w:rPr>
            </w:pPr>
            <w:r>
              <w:rPr>
                <w:lang w:eastAsia="zh-CN"/>
              </w:rPr>
              <w:t>Once an application has been submitted, applicant cannot make any changes to the application unless customs have redirected it back for amendment.</w:t>
            </w:r>
          </w:p>
        </w:tc>
      </w:tr>
      <w:tr w:rsidR="00C17538" w:rsidRPr="00EA182F" w14:paraId="2CA1A96F" w14:textId="77777777" w:rsidTr="00DE3260">
        <w:tc>
          <w:tcPr>
            <w:cnfStyle w:val="001000000000" w:firstRow="0" w:lastRow="0" w:firstColumn="1" w:lastColumn="0" w:oddVBand="0" w:evenVBand="0" w:oddHBand="0" w:evenHBand="0" w:firstRowFirstColumn="0" w:firstRowLastColumn="0" w:lastRowFirstColumn="0" w:lastRowLastColumn="0"/>
            <w:tcW w:w="846" w:type="dxa"/>
          </w:tcPr>
          <w:p w14:paraId="465A1BF2" w14:textId="3B20F2DC" w:rsidR="00C17538" w:rsidRPr="00E4274B" w:rsidRDefault="00C17538" w:rsidP="00D3180A">
            <w:pPr>
              <w:pStyle w:val="StyleBodyTextCenturyGothic10ptNotItalicAuto"/>
            </w:pPr>
          </w:p>
        </w:tc>
        <w:tc>
          <w:tcPr>
            <w:cnfStyle w:val="000100000000" w:firstRow="0" w:lastRow="0" w:firstColumn="0" w:lastColumn="1" w:oddVBand="0" w:evenVBand="0" w:oddHBand="0" w:evenHBand="0" w:firstRowFirstColumn="0" w:firstRowLastColumn="0" w:lastRowFirstColumn="0" w:lastRowLastColumn="0"/>
            <w:tcW w:w="7796" w:type="dxa"/>
          </w:tcPr>
          <w:p w14:paraId="09EEE3B1" w14:textId="6D0BABB1" w:rsidR="00C17538" w:rsidRPr="00702780" w:rsidRDefault="00C17538">
            <w:pPr>
              <w:pStyle w:val="StyleBodyTextCenturyGothic10ptNotItalicAuto1"/>
              <w:rPr>
                <w:lang w:eastAsia="zh-CN"/>
              </w:rPr>
            </w:pPr>
            <w:r w:rsidRPr="002B1D0C">
              <w:rPr>
                <w:lang w:eastAsia="zh-CN"/>
              </w:rPr>
              <w:t xml:space="preserve">The amendment </w:t>
            </w:r>
            <w:r w:rsidR="00F604FE" w:rsidRPr="00D40F26">
              <w:rPr>
                <w:lang w:eastAsia="zh-CN"/>
              </w:rPr>
              <w:t xml:space="preserve">cannot be </w:t>
            </w:r>
            <w:r w:rsidRPr="002B1D0C">
              <w:rPr>
                <w:lang w:eastAsia="zh-CN"/>
              </w:rPr>
              <w:t xml:space="preserve">made in the </w:t>
            </w:r>
            <w:r w:rsidR="00597E09">
              <w:rPr>
                <w:lang w:eastAsia="zh-CN"/>
              </w:rPr>
              <w:t xml:space="preserve">company </w:t>
            </w:r>
            <w:r w:rsidRPr="002B1D0C">
              <w:rPr>
                <w:lang w:eastAsia="zh-CN"/>
              </w:rPr>
              <w:t>profile details</w:t>
            </w:r>
            <w:r w:rsidR="00F604FE" w:rsidRPr="00D40F26">
              <w:rPr>
                <w:lang w:eastAsia="zh-CN"/>
              </w:rPr>
              <w:t>.</w:t>
            </w:r>
          </w:p>
        </w:tc>
      </w:tr>
      <w:tr w:rsidR="00C17538" w:rsidRPr="00EA182F" w14:paraId="64092E2B" w14:textId="77777777" w:rsidTr="00DE3260">
        <w:tc>
          <w:tcPr>
            <w:cnfStyle w:val="001000000000" w:firstRow="0" w:lastRow="0" w:firstColumn="1" w:lastColumn="0" w:oddVBand="0" w:evenVBand="0" w:oddHBand="0" w:evenHBand="0" w:firstRowFirstColumn="0" w:firstRowLastColumn="0" w:lastRowFirstColumn="0" w:lastRowLastColumn="0"/>
            <w:tcW w:w="846" w:type="dxa"/>
          </w:tcPr>
          <w:p w14:paraId="19912A42" w14:textId="7A11C4C0" w:rsidR="00C17538" w:rsidRDefault="00C17538" w:rsidP="00D3180A">
            <w:pPr>
              <w:pStyle w:val="StyleBodyTextCenturyGothic10ptNotItalicAuto"/>
            </w:pPr>
          </w:p>
        </w:tc>
        <w:tc>
          <w:tcPr>
            <w:cnfStyle w:val="000100000000" w:firstRow="0" w:lastRow="0" w:firstColumn="0" w:lastColumn="1" w:oddVBand="0" w:evenVBand="0" w:oddHBand="0" w:evenHBand="0" w:firstRowFirstColumn="0" w:firstRowLastColumn="0" w:lastRowFirstColumn="0" w:lastRowLastColumn="0"/>
            <w:tcW w:w="7796" w:type="dxa"/>
          </w:tcPr>
          <w:p w14:paraId="710EE8E3" w14:textId="0929A1D1" w:rsidR="00C17538" w:rsidRPr="00D33D53" w:rsidRDefault="005D4164">
            <w:pPr>
              <w:pStyle w:val="StyleBodyTextCenturyGothic10ptNotItalicAuto1"/>
              <w:rPr>
                <w:lang w:eastAsia="zh-CN"/>
              </w:rPr>
            </w:pPr>
            <w:r w:rsidRPr="00D33D53">
              <w:rPr>
                <w:lang w:eastAsia="zh-CN"/>
              </w:rPr>
              <w:t xml:space="preserve">The system should automatically deregister </w:t>
            </w:r>
            <w:r w:rsidRPr="002B1D0C">
              <w:rPr>
                <w:lang w:eastAsia="zh-CN"/>
              </w:rPr>
              <w:t>(CFA/WHO/TSO) who has canc</w:t>
            </w:r>
            <w:r w:rsidR="000468C0" w:rsidRPr="00D40F26">
              <w:rPr>
                <w:lang w:eastAsia="zh-CN"/>
              </w:rPr>
              <w:t>e</w:t>
            </w:r>
            <w:r w:rsidRPr="00D33D53">
              <w:rPr>
                <w:lang w:eastAsia="zh-CN"/>
              </w:rPr>
              <w:t>ll</w:t>
            </w:r>
            <w:r w:rsidR="003E5218" w:rsidRPr="002B1D0C">
              <w:rPr>
                <w:lang w:eastAsia="zh-CN"/>
              </w:rPr>
              <w:t>ed the trade license and the</w:t>
            </w:r>
            <w:r w:rsidRPr="002B1D0C">
              <w:rPr>
                <w:lang w:eastAsia="zh-CN"/>
              </w:rPr>
              <w:t xml:space="preserve"> TPN</w:t>
            </w:r>
            <w:r w:rsidR="003E5218" w:rsidRPr="002B1D0C">
              <w:rPr>
                <w:lang w:eastAsia="zh-CN"/>
              </w:rPr>
              <w:t xml:space="preserve"> has become invalid</w:t>
            </w:r>
            <w:r w:rsidR="00D40F26">
              <w:rPr>
                <w:lang w:eastAsia="zh-CN"/>
              </w:rPr>
              <w:t xml:space="preserve"> in BITS</w:t>
            </w:r>
            <w:r w:rsidR="00F604FE" w:rsidRPr="00D40F26">
              <w:rPr>
                <w:lang w:eastAsia="zh-CN"/>
              </w:rPr>
              <w:t xml:space="preserve">. </w:t>
            </w:r>
            <w:r w:rsidR="00597E09">
              <w:rPr>
                <w:lang w:eastAsia="zh-CN"/>
              </w:rPr>
              <w:t xml:space="preserve">BITS system will send updates to </w:t>
            </w:r>
            <w:proofErr w:type="spellStart"/>
            <w:r w:rsidR="00597E09">
              <w:rPr>
                <w:lang w:eastAsia="zh-CN"/>
              </w:rPr>
              <w:t>eCMS</w:t>
            </w:r>
            <w:proofErr w:type="spellEnd"/>
            <w:r w:rsidR="00597E09">
              <w:rPr>
                <w:lang w:eastAsia="zh-CN"/>
              </w:rPr>
              <w:t xml:space="preserve"> when there are changes in BITS system, based that </w:t>
            </w:r>
            <w:proofErr w:type="spellStart"/>
            <w:r w:rsidR="00597E09">
              <w:rPr>
                <w:lang w:eastAsia="zh-CN"/>
              </w:rPr>
              <w:t>eCMS</w:t>
            </w:r>
            <w:proofErr w:type="spellEnd"/>
            <w:r w:rsidR="00597E09">
              <w:rPr>
                <w:lang w:eastAsia="zh-CN"/>
              </w:rPr>
              <w:t xml:space="preserve"> will update </w:t>
            </w:r>
            <w:r w:rsidR="00D40F26">
              <w:rPr>
                <w:lang w:eastAsia="zh-CN"/>
              </w:rPr>
              <w:t xml:space="preserve">as </w:t>
            </w:r>
            <w:r w:rsidR="00597E09">
              <w:rPr>
                <w:lang w:eastAsia="zh-CN"/>
              </w:rPr>
              <w:t>de-register</w:t>
            </w:r>
            <w:r w:rsidR="00D40F26">
              <w:rPr>
                <w:lang w:eastAsia="zh-CN"/>
              </w:rPr>
              <w:t>ed</w:t>
            </w:r>
            <w:r w:rsidR="00597E09">
              <w:rPr>
                <w:lang w:eastAsia="zh-CN"/>
              </w:rPr>
              <w:t xml:space="preserve"> </w:t>
            </w:r>
            <w:r w:rsidR="00D40F26">
              <w:rPr>
                <w:lang w:eastAsia="zh-CN"/>
              </w:rPr>
              <w:t xml:space="preserve">in </w:t>
            </w:r>
            <w:r w:rsidR="00597E09">
              <w:rPr>
                <w:lang w:eastAsia="zh-CN"/>
              </w:rPr>
              <w:t xml:space="preserve">the PIN master and </w:t>
            </w:r>
            <w:r w:rsidR="00D40F26">
              <w:rPr>
                <w:lang w:eastAsia="zh-CN"/>
              </w:rPr>
              <w:t xml:space="preserve">batch job will be executed to apply same changes in </w:t>
            </w:r>
            <w:r w:rsidR="00597E09">
              <w:rPr>
                <w:lang w:eastAsia="zh-CN"/>
              </w:rPr>
              <w:t xml:space="preserve">party </w:t>
            </w:r>
            <w:r w:rsidR="00D40F26">
              <w:rPr>
                <w:lang w:eastAsia="zh-CN"/>
              </w:rPr>
              <w:t xml:space="preserve">table </w:t>
            </w:r>
            <w:r w:rsidR="00597E09">
              <w:rPr>
                <w:lang w:eastAsia="zh-CN"/>
              </w:rPr>
              <w:t xml:space="preserve">accordingly. </w:t>
            </w:r>
          </w:p>
        </w:tc>
      </w:tr>
      <w:tr w:rsidR="00C7676E" w:rsidRPr="00EA182F" w14:paraId="36337C50" w14:textId="77777777" w:rsidTr="00DE3260">
        <w:tc>
          <w:tcPr>
            <w:cnfStyle w:val="001000000000" w:firstRow="0" w:lastRow="0" w:firstColumn="1" w:lastColumn="0" w:oddVBand="0" w:evenVBand="0" w:oddHBand="0" w:evenHBand="0" w:firstRowFirstColumn="0" w:firstRowLastColumn="0" w:lastRowFirstColumn="0" w:lastRowLastColumn="0"/>
            <w:tcW w:w="846" w:type="dxa"/>
          </w:tcPr>
          <w:p w14:paraId="72D1118D" w14:textId="77777777" w:rsidR="00C7676E" w:rsidRDefault="00C7676E" w:rsidP="00D3180A">
            <w:pPr>
              <w:pStyle w:val="StyleBodyTextCenturyGothic10ptNotItalicAuto"/>
            </w:pPr>
          </w:p>
        </w:tc>
        <w:tc>
          <w:tcPr>
            <w:cnfStyle w:val="000100000000" w:firstRow="0" w:lastRow="0" w:firstColumn="0" w:lastColumn="1" w:oddVBand="0" w:evenVBand="0" w:oddHBand="0" w:evenHBand="0" w:firstRowFirstColumn="0" w:firstRowLastColumn="0" w:lastRowFirstColumn="0" w:lastRowLastColumn="0"/>
            <w:tcW w:w="7796" w:type="dxa"/>
          </w:tcPr>
          <w:p w14:paraId="599B4F06" w14:textId="688A4AF6" w:rsidR="00C7676E" w:rsidRPr="00D33D53" w:rsidRDefault="00C7676E">
            <w:pPr>
              <w:pStyle w:val="StyleBodyTextCenturyGothic10ptNotItalicAuto1"/>
              <w:rPr>
                <w:lang w:eastAsia="zh-CN"/>
              </w:rPr>
            </w:pPr>
            <w:r>
              <w:rPr>
                <w:lang w:eastAsia="zh-CN"/>
              </w:rPr>
              <w:t>The system should not allow the applicant to edit the profile details retrieved from BITS before submission of the application too</w:t>
            </w:r>
          </w:p>
        </w:tc>
      </w:tr>
    </w:tbl>
    <w:p w14:paraId="6E39B5B9" w14:textId="57EE822B" w:rsidR="007A7517" w:rsidRDefault="007A7517">
      <w:pPr>
        <w:tabs>
          <w:tab w:val="clear" w:pos="360"/>
        </w:tabs>
      </w:pPr>
    </w:p>
    <w:p w14:paraId="7404999D" w14:textId="46769411" w:rsidR="002B1D0C" w:rsidRDefault="002B1D0C">
      <w:pPr>
        <w:tabs>
          <w:tab w:val="clear" w:pos="360"/>
        </w:tabs>
        <w:jc w:val="left"/>
      </w:pPr>
      <w:r>
        <w:br w:type="page"/>
      </w:r>
    </w:p>
    <w:p w14:paraId="2EE5E4AE" w14:textId="229CA384" w:rsidR="00C43833" w:rsidRDefault="00C43833" w:rsidP="0003165B">
      <w:pPr>
        <w:pStyle w:val="Heading2"/>
        <w:numPr>
          <w:ilvl w:val="1"/>
          <w:numId w:val="12"/>
        </w:numPr>
        <w:tabs>
          <w:tab w:val="num" w:pos="426"/>
        </w:tabs>
        <w:spacing w:after="60"/>
        <w:jc w:val="left"/>
      </w:pPr>
      <w:bookmarkStart w:id="275" w:name="_Toc79608258"/>
      <w:bookmarkEnd w:id="274"/>
      <w:r>
        <w:t>Registration Process</w:t>
      </w:r>
      <w:bookmarkEnd w:id="275"/>
    </w:p>
    <w:p w14:paraId="3BCB84C2" w14:textId="77777777" w:rsidR="00C43833" w:rsidRPr="00B45672" w:rsidRDefault="00C43833">
      <w:pPr>
        <w:rPr>
          <w:lang w:val="en-IN"/>
        </w:rPr>
      </w:pPr>
    </w:p>
    <w:bookmarkEnd w:id="238"/>
    <w:p w14:paraId="0D875928" w14:textId="2715E340" w:rsidR="00D077D4" w:rsidRPr="00D077D4" w:rsidRDefault="00341EBF">
      <w:r w:rsidRPr="0041400F">
        <w:t xml:space="preserve">The </w:t>
      </w:r>
      <w:r w:rsidR="00B513B5">
        <w:t>purpose of this module is to register internal users, external users</w:t>
      </w:r>
      <w:r w:rsidR="005C4A8A">
        <w:t xml:space="preserve"> like</w:t>
      </w:r>
      <w:r w:rsidR="00B513B5">
        <w:t xml:space="preserve"> traders, clearing agent and forwarding agents, warehouse operators, temporary storage operators</w:t>
      </w:r>
      <w:r w:rsidRPr="0041400F">
        <w:t>.</w:t>
      </w:r>
      <w:r w:rsidR="00B513B5">
        <w:t xml:space="preserve"> </w:t>
      </w:r>
      <w:r w:rsidR="00B513B5" w:rsidRPr="00B513B5">
        <w:t>A user’s role, or roles, will determine which modules they have access to.</w:t>
      </w:r>
      <w:r w:rsidR="00EF349C">
        <w:t xml:space="preserve"> Registration is further </w:t>
      </w:r>
      <w:r w:rsidR="007C3064">
        <w:t xml:space="preserve">categorized as “Party Registration” and “User </w:t>
      </w:r>
      <w:r w:rsidR="00317124">
        <w:t>Registration.</w:t>
      </w:r>
      <w:r w:rsidR="007C3064">
        <w:t>”</w:t>
      </w:r>
    </w:p>
    <w:p w14:paraId="49EF2068" w14:textId="41045A24" w:rsidR="008B3BC8" w:rsidRDefault="008B3BC8" w:rsidP="00D40F26">
      <w:pPr>
        <w:tabs>
          <w:tab w:val="clear" w:pos="360"/>
        </w:tabs>
      </w:pPr>
    </w:p>
    <w:p w14:paraId="208101AB" w14:textId="698E4CF6" w:rsidR="004956B6" w:rsidRPr="009B51EA" w:rsidRDefault="004956B6" w:rsidP="004956B6">
      <w:pPr>
        <w:rPr>
          <w:b/>
          <w:bCs/>
        </w:rPr>
      </w:pPr>
      <w:r w:rsidRPr="009B51EA">
        <w:rPr>
          <w:b/>
          <w:bCs/>
        </w:rPr>
        <w:t>Additional Features</w:t>
      </w:r>
      <w:r w:rsidR="00B5403E">
        <w:rPr>
          <w:b/>
          <w:bCs/>
        </w:rPr>
        <w:t xml:space="preserve"> for CFA/WHO and TSO</w:t>
      </w:r>
    </w:p>
    <w:p w14:paraId="1029B373" w14:textId="1CE26B6F" w:rsidR="004956B6" w:rsidRDefault="004956B6" w:rsidP="004956B6">
      <w:r>
        <w:t>The below are the list of common features that shall be supported for clearing agent and forwarding agents (CFA), warehouse operators (WHO), temporary storage operators (TSO)</w:t>
      </w:r>
    </w:p>
    <w:p w14:paraId="1D9D980A" w14:textId="35403673" w:rsidR="004956B6" w:rsidRDefault="004956B6" w:rsidP="004956B6"/>
    <w:tbl>
      <w:tblPr>
        <w:tblStyle w:val="GridTable1Light-Accent211"/>
        <w:tblW w:w="8642" w:type="dxa"/>
        <w:tblLook w:val="04A0" w:firstRow="1" w:lastRow="0" w:firstColumn="1" w:lastColumn="0" w:noHBand="0" w:noVBand="1"/>
      </w:tblPr>
      <w:tblGrid>
        <w:gridCol w:w="1047"/>
        <w:gridCol w:w="7595"/>
      </w:tblGrid>
      <w:tr w:rsidR="004956B6" w14:paraId="70641E4A" w14:textId="67FC6C91" w:rsidTr="001E34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dxa"/>
          </w:tcPr>
          <w:p w14:paraId="2AD5EA57" w14:textId="6C39746C" w:rsidR="004956B6" w:rsidRDefault="004956B6" w:rsidP="001E3419">
            <w:r w:rsidRPr="00E4274B">
              <w:t>S/N</w:t>
            </w:r>
          </w:p>
        </w:tc>
        <w:tc>
          <w:tcPr>
            <w:tcW w:w="7595" w:type="dxa"/>
          </w:tcPr>
          <w:p w14:paraId="6B8BE1D8" w14:textId="38F34720" w:rsidR="004956B6" w:rsidRDefault="004956B6" w:rsidP="001E3419">
            <w:pPr>
              <w:cnfStyle w:val="100000000000" w:firstRow="1" w:lastRow="0" w:firstColumn="0" w:lastColumn="0" w:oddVBand="0" w:evenVBand="0" w:oddHBand="0" w:evenHBand="0" w:firstRowFirstColumn="0" w:firstRowLastColumn="0" w:lastRowFirstColumn="0" w:lastRowLastColumn="0"/>
            </w:pPr>
            <w:r>
              <w:t>Additional Features</w:t>
            </w:r>
          </w:p>
        </w:tc>
      </w:tr>
      <w:tr w:rsidR="004956B6" w14:paraId="6C82D0B5" w14:textId="308D1B62" w:rsidTr="001E3419">
        <w:tc>
          <w:tcPr>
            <w:cnfStyle w:val="001000000000" w:firstRow="0" w:lastRow="0" w:firstColumn="1" w:lastColumn="0" w:oddVBand="0" w:evenVBand="0" w:oddHBand="0" w:evenHBand="0" w:firstRowFirstColumn="0" w:firstRowLastColumn="0" w:lastRowFirstColumn="0" w:lastRowLastColumn="0"/>
            <w:tcW w:w="1047" w:type="dxa"/>
          </w:tcPr>
          <w:p w14:paraId="4BEB02C7" w14:textId="59DDDDA0" w:rsidR="004956B6" w:rsidRPr="00CF60AC" w:rsidRDefault="004956B6" w:rsidP="00DA476B">
            <w:pPr>
              <w:pStyle w:val="ListParagraph"/>
              <w:numPr>
                <w:ilvl w:val="0"/>
                <w:numId w:val="117"/>
              </w:numPr>
            </w:pPr>
          </w:p>
        </w:tc>
        <w:tc>
          <w:tcPr>
            <w:tcW w:w="7595" w:type="dxa"/>
          </w:tcPr>
          <w:p w14:paraId="11D67CEA" w14:textId="3D64C4FA" w:rsidR="004956B6" w:rsidRDefault="004956B6" w:rsidP="001E3419">
            <w:pPr>
              <w:cnfStyle w:val="000000000000" w:firstRow="0" w:lastRow="0" w:firstColumn="0" w:lastColumn="0" w:oddVBand="0" w:evenVBand="0" w:oddHBand="0" w:evenHBand="0" w:firstRowFirstColumn="0" w:firstRowLastColumn="0" w:lastRowFirstColumn="0" w:lastRowLastColumn="0"/>
            </w:pPr>
            <w:r>
              <w:t>User will enter CID and retrieve list of TPNs</w:t>
            </w:r>
            <w:r w:rsidR="00296BE6">
              <w:t xml:space="preserve">. Upon selection of TPN, System will </w:t>
            </w:r>
            <w:r w:rsidR="00326F4A">
              <w:t>need</w:t>
            </w:r>
            <w:r w:rsidR="00296BE6">
              <w:t xml:space="preserve"> user to provide the Business License number for authentication. System will verify that the provided Business license belongs to the selected TPN and, if it matches, then proceed to </w:t>
            </w:r>
            <w:r>
              <w:t>load the TPN details (including license number) from the PIN master.</w:t>
            </w:r>
          </w:p>
        </w:tc>
      </w:tr>
      <w:tr w:rsidR="004956B6" w14:paraId="57B7FE93" w14:textId="53AB003D" w:rsidTr="001E3419">
        <w:tc>
          <w:tcPr>
            <w:cnfStyle w:val="001000000000" w:firstRow="0" w:lastRow="0" w:firstColumn="1" w:lastColumn="0" w:oddVBand="0" w:evenVBand="0" w:oddHBand="0" w:evenHBand="0" w:firstRowFirstColumn="0" w:firstRowLastColumn="0" w:lastRowFirstColumn="0" w:lastRowLastColumn="0"/>
            <w:tcW w:w="1047" w:type="dxa"/>
          </w:tcPr>
          <w:p w14:paraId="718D9654" w14:textId="306041AA" w:rsidR="004956B6" w:rsidRPr="00CF60AC" w:rsidRDefault="004956B6" w:rsidP="00326F4A">
            <w:pPr>
              <w:pStyle w:val="ListParagraph"/>
              <w:numPr>
                <w:ilvl w:val="0"/>
                <w:numId w:val="117"/>
              </w:numPr>
            </w:pPr>
          </w:p>
        </w:tc>
        <w:tc>
          <w:tcPr>
            <w:tcW w:w="7595" w:type="dxa"/>
          </w:tcPr>
          <w:p w14:paraId="5FCD07FA" w14:textId="3076ABD6" w:rsidR="004956B6" w:rsidRDefault="004956B6" w:rsidP="001E3419">
            <w:pPr>
              <w:cnfStyle w:val="000000000000" w:firstRow="0" w:lastRow="0" w:firstColumn="0" w:lastColumn="0" w:oddVBand="0" w:evenVBand="0" w:oddHBand="0" w:evenHBand="0" w:firstRowFirstColumn="0" w:firstRowLastColumn="0" w:lastRowFirstColumn="0" w:lastRowLastColumn="0"/>
            </w:pPr>
            <w:r>
              <w:t>System to provide an option for the applicant to choose the bank who issued the bank guarantee</w:t>
            </w:r>
          </w:p>
        </w:tc>
      </w:tr>
      <w:tr w:rsidR="004956B6" w14:paraId="6937AC9F" w14:textId="744623E6" w:rsidTr="001E3419">
        <w:tc>
          <w:tcPr>
            <w:cnfStyle w:val="001000000000" w:firstRow="0" w:lastRow="0" w:firstColumn="1" w:lastColumn="0" w:oddVBand="0" w:evenVBand="0" w:oddHBand="0" w:evenHBand="0" w:firstRowFirstColumn="0" w:firstRowLastColumn="0" w:lastRowFirstColumn="0" w:lastRowLastColumn="0"/>
            <w:tcW w:w="1047" w:type="dxa"/>
          </w:tcPr>
          <w:p w14:paraId="48AE37CD" w14:textId="623519A5" w:rsidR="004956B6" w:rsidRPr="0004154D" w:rsidRDefault="004956B6" w:rsidP="00326F4A">
            <w:pPr>
              <w:pStyle w:val="ListParagraph"/>
              <w:numPr>
                <w:ilvl w:val="0"/>
                <w:numId w:val="117"/>
              </w:numPr>
            </w:pPr>
          </w:p>
        </w:tc>
        <w:tc>
          <w:tcPr>
            <w:tcW w:w="7595" w:type="dxa"/>
          </w:tcPr>
          <w:p w14:paraId="5E9F8A9D" w14:textId="06749C88" w:rsidR="004956B6" w:rsidRPr="0004154D" w:rsidRDefault="004956B6" w:rsidP="001E3419">
            <w:pPr>
              <w:pStyle w:val="BodyText"/>
              <w:cnfStyle w:val="000000000000" w:firstRow="0" w:lastRow="0" w:firstColumn="0" w:lastColumn="0" w:oddVBand="0" w:evenVBand="0" w:oddHBand="0" w:evenHBand="0" w:firstRowFirstColumn="0" w:firstRowLastColumn="0" w:lastRowFirstColumn="0" w:lastRowLastColumn="0"/>
              <w:rPr>
                <w:b/>
                <w:i w:val="0"/>
                <w:iCs/>
                <w:color w:val="auto"/>
              </w:rPr>
            </w:pPr>
            <w:r w:rsidRPr="0004154D">
              <w:rPr>
                <w:i w:val="0"/>
                <w:iCs/>
                <w:color w:val="auto"/>
              </w:rPr>
              <w:t>The Assessor must be able to check all TPN’s to which a CID number is associated</w:t>
            </w:r>
            <w:r w:rsidRPr="0004154D">
              <w:rPr>
                <w:b/>
                <w:i w:val="0"/>
                <w:iCs/>
                <w:color w:val="auto"/>
              </w:rPr>
              <w:t>.</w:t>
            </w:r>
          </w:p>
          <w:p w14:paraId="29958C64" w14:textId="3048CF51" w:rsidR="004956B6" w:rsidRPr="0004154D" w:rsidRDefault="00847621" w:rsidP="001E3419">
            <w:pPr>
              <w:cnfStyle w:val="000000000000" w:firstRow="0" w:lastRow="0" w:firstColumn="0" w:lastColumn="0" w:oddVBand="0" w:evenVBand="0" w:oddHBand="0" w:evenHBand="0" w:firstRowFirstColumn="0" w:firstRowLastColumn="0" w:lastRowFirstColumn="0" w:lastRowLastColumn="0"/>
            </w:pPr>
            <w:r w:rsidRPr="0004154D">
              <w:rPr>
                <w:b/>
                <w:bCs/>
              </w:rPr>
              <w:t>Note</w:t>
            </w:r>
            <w:r>
              <w:t>:</w:t>
            </w:r>
            <w:r w:rsidR="004956B6">
              <w:t xml:space="preserve"> Separate screen will be provided to officer to verify and decide based on their business need. </w:t>
            </w:r>
          </w:p>
        </w:tc>
      </w:tr>
      <w:tr w:rsidR="004956B6" w14:paraId="67DDCFA5" w14:textId="5485C8BB" w:rsidTr="001E3419">
        <w:tc>
          <w:tcPr>
            <w:cnfStyle w:val="001000000000" w:firstRow="0" w:lastRow="0" w:firstColumn="1" w:lastColumn="0" w:oddVBand="0" w:evenVBand="0" w:oddHBand="0" w:evenHBand="0" w:firstRowFirstColumn="0" w:firstRowLastColumn="0" w:lastRowFirstColumn="0" w:lastRowLastColumn="0"/>
            <w:tcW w:w="1047" w:type="dxa"/>
          </w:tcPr>
          <w:p w14:paraId="17E636DE" w14:textId="41DC27B7" w:rsidR="004956B6" w:rsidRPr="00CF60AC" w:rsidRDefault="004956B6" w:rsidP="00326F4A">
            <w:pPr>
              <w:pStyle w:val="ListParagraph"/>
              <w:numPr>
                <w:ilvl w:val="0"/>
                <w:numId w:val="117"/>
              </w:numPr>
            </w:pPr>
          </w:p>
        </w:tc>
        <w:tc>
          <w:tcPr>
            <w:tcW w:w="7595" w:type="dxa"/>
          </w:tcPr>
          <w:p w14:paraId="75D393B9" w14:textId="4C3B548D" w:rsidR="004956B6" w:rsidRPr="00B34E1D" w:rsidRDefault="004956B6" w:rsidP="001E3419">
            <w:pPr>
              <w:pStyle w:val="BodyText"/>
              <w:cnfStyle w:val="000000000000" w:firstRow="0" w:lastRow="0" w:firstColumn="0" w:lastColumn="0" w:oddVBand="0" w:evenVBand="0" w:oddHBand="0" w:evenHBand="0" w:firstRowFirstColumn="0" w:firstRowLastColumn="0" w:lastRowFirstColumn="0" w:lastRowLastColumn="0"/>
              <w:rPr>
                <w:i w:val="0"/>
                <w:iCs/>
                <w:color w:val="auto"/>
              </w:rPr>
            </w:pPr>
            <w:r w:rsidRPr="00B34E1D">
              <w:rPr>
                <w:i w:val="0"/>
                <w:iCs/>
                <w:color w:val="auto"/>
              </w:rPr>
              <w:t xml:space="preserve">If any fees are applicable, System shall collect the fees before issuing the </w:t>
            </w:r>
            <w:r>
              <w:rPr>
                <w:i w:val="0"/>
                <w:iCs/>
                <w:color w:val="auto"/>
              </w:rPr>
              <w:t>C</w:t>
            </w:r>
            <w:r w:rsidRPr="00B34E1D">
              <w:rPr>
                <w:i w:val="0"/>
                <w:iCs/>
                <w:color w:val="auto"/>
              </w:rPr>
              <w:t>ertificate</w:t>
            </w:r>
            <w:r>
              <w:rPr>
                <w:i w:val="0"/>
                <w:iCs/>
                <w:color w:val="auto"/>
              </w:rPr>
              <w:t xml:space="preserve"> of Registration</w:t>
            </w:r>
            <w:r w:rsidRPr="00B34E1D">
              <w:rPr>
                <w:i w:val="0"/>
                <w:iCs/>
                <w:color w:val="auto"/>
              </w:rPr>
              <w:t xml:space="preserve">. System shall send the payment details to Revenue system after approval of the </w:t>
            </w:r>
            <w:r>
              <w:rPr>
                <w:i w:val="0"/>
                <w:iCs/>
                <w:color w:val="auto"/>
              </w:rPr>
              <w:t>Registration (CFA, Warehouse Operator, TSO)</w:t>
            </w:r>
            <w:r w:rsidRPr="00B34E1D">
              <w:rPr>
                <w:i w:val="0"/>
                <w:iCs/>
                <w:color w:val="auto"/>
              </w:rPr>
              <w:t>. Post completion of payment and receipt of response from Revenue System, system will allow printing of Certificate mentioned</w:t>
            </w:r>
            <w:r>
              <w:rPr>
                <w:i w:val="0"/>
                <w:iCs/>
                <w:color w:val="auto"/>
              </w:rPr>
              <w:t>.</w:t>
            </w:r>
            <w:r w:rsidR="00296BE6">
              <w:rPr>
                <w:i w:val="0"/>
                <w:iCs/>
                <w:color w:val="auto"/>
              </w:rPr>
              <w:t xml:space="preserve"> Applicable fees are included in the appendix section.</w:t>
            </w:r>
          </w:p>
          <w:p w14:paraId="50D71F6F" w14:textId="5CB2DAEE" w:rsidR="004956B6" w:rsidRDefault="004956B6" w:rsidP="001E3419">
            <w:pPr>
              <w:pStyle w:val="BodyText"/>
              <w:ind w:left="720"/>
              <w:cnfStyle w:val="000000000000" w:firstRow="0" w:lastRow="0" w:firstColumn="0" w:lastColumn="0" w:oddVBand="0" w:evenVBand="0" w:oddHBand="0" w:evenHBand="0" w:firstRowFirstColumn="0" w:firstRowLastColumn="0" w:lastRowFirstColumn="0" w:lastRowLastColumn="0"/>
              <w:rPr>
                <w:b/>
                <w:i w:val="0"/>
                <w:iCs/>
                <w:color w:val="auto"/>
              </w:rPr>
            </w:pPr>
          </w:p>
        </w:tc>
      </w:tr>
      <w:tr w:rsidR="004956B6" w14:paraId="58873990" w14:textId="733ACA54" w:rsidTr="001E3419">
        <w:tc>
          <w:tcPr>
            <w:cnfStyle w:val="001000000000" w:firstRow="0" w:lastRow="0" w:firstColumn="1" w:lastColumn="0" w:oddVBand="0" w:evenVBand="0" w:oddHBand="0" w:evenHBand="0" w:firstRowFirstColumn="0" w:firstRowLastColumn="0" w:lastRowFirstColumn="0" w:lastRowLastColumn="0"/>
            <w:tcW w:w="1047" w:type="dxa"/>
          </w:tcPr>
          <w:p w14:paraId="4373E37A" w14:textId="2B7299D5" w:rsidR="004956B6" w:rsidRDefault="004956B6" w:rsidP="00326F4A">
            <w:pPr>
              <w:pStyle w:val="ListParagraph"/>
              <w:numPr>
                <w:ilvl w:val="0"/>
                <w:numId w:val="117"/>
              </w:numPr>
            </w:pPr>
          </w:p>
        </w:tc>
        <w:tc>
          <w:tcPr>
            <w:tcW w:w="7595" w:type="dxa"/>
          </w:tcPr>
          <w:p w14:paraId="4FEAA6CC" w14:textId="6684496F" w:rsidR="004956B6" w:rsidRDefault="004956B6" w:rsidP="001E3419">
            <w:pPr>
              <w:pStyle w:val="BodyText"/>
              <w:cnfStyle w:val="000000000000" w:firstRow="0" w:lastRow="0" w:firstColumn="0" w:lastColumn="0" w:oddVBand="0" w:evenVBand="0" w:oddHBand="0" w:evenHBand="0" w:firstRowFirstColumn="0" w:firstRowLastColumn="0" w:lastRowFirstColumn="0" w:lastRowLastColumn="0"/>
              <w:rPr>
                <w:i w:val="0"/>
                <w:iCs/>
                <w:color w:val="auto"/>
              </w:rPr>
            </w:pPr>
            <w:r>
              <w:rPr>
                <w:i w:val="0"/>
                <w:iCs/>
                <w:color w:val="auto"/>
              </w:rPr>
              <w:t xml:space="preserve">The following certificates along with validity are mentioned below. </w:t>
            </w:r>
          </w:p>
          <w:p w14:paraId="780DB407" w14:textId="56A09159" w:rsidR="004956B6" w:rsidRDefault="004956B6" w:rsidP="001E3419">
            <w:pPr>
              <w:pStyle w:val="BodyText"/>
              <w:numPr>
                <w:ilvl w:val="4"/>
                <w:numId w:val="26"/>
              </w:numPr>
              <w:tabs>
                <w:tab w:val="clear" w:pos="3600"/>
              </w:tabs>
              <w:ind w:left="313" w:hanging="313"/>
              <w:cnfStyle w:val="000000000000" w:firstRow="0" w:lastRow="0" w:firstColumn="0" w:lastColumn="0" w:oddVBand="0" w:evenVBand="0" w:oddHBand="0" w:evenHBand="0" w:firstRowFirstColumn="0" w:firstRowLastColumn="0" w:lastRowFirstColumn="0" w:lastRowLastColumn="0"/>
              <w:rPr>
                <w:i w:val="0"/>
                <w:iCs/>
                <w:color w:val="auto"/>
              </w:rPr>
            </w:pPr>
            <w:r>
              <w:rPr>
                <w:i w:val="0"/>
                <w:iCs/>
                <w:color w:val="auto"/>
              </w:rPr>
              <w:t xml:space="preserve">For CFA: </w:t>
            </w:r>
            <w:r w:rsidRPr="00B34E1D">
              <w:rPr>
                <w:i w:val="0"/>
                <w:iCs/>
                <w:color w:val="auto"/>
              </w:rPr>
              <w:t xml:space="preserve">A “Certificate of Registration to Act as a Clearing Agent” will be issued, which will be valid for three (3) years. (Configurable) </w:t>
            </w:r>
          </w:p>
          <w:p w14:paraId="40C05B2B" w14:textId="37E57A55" w:rsidR="004956B6" w:rsidRDefault="004956B6" w:rsidP="001E3419">
            <w:pPr>
              <w:pStyle w:val="BodyText"/>
              <w:numPr>
                <w:ilvl w:val="4"/>
                <w:numId w:val="26"/>
              </w:numPr>
              <w:tabs>
                <w:tab w:val="clear" w:pos="3600"/>
              </w:tabs>
              <w:ind w:left="313" w:hanging="313"/>
              <w:cnfStyle w:val="000000000000" w:firstRow="0" w:lastRow="0" w:firstColumn="0" w:lastColumn="0" w:oddVBand="0" w:evenVBand="0" w:oddHBand="0" w:evenHBand="0" w:firstRowFirstColumn="0" w:firstRowLastColumn="0" w:lastRowFirstColumn="0" w:lastRowLastColumn="0"/>
              <w:rPr>
                <w:i w:val="0"/>
                <w:iCs/>
                <w:color w:val="auto"/>
              </w:rPr>
            </w:pPr>
            <w:r>
              <w:rPr>
                <w:i w:val="0"/>
                <w:iCs/>
                <w:color w:val="auto"/>
              </w:rPr>
              <w:t xml:space="preserve">For Warehouse Operator: </w:t>
            </w:r>
            <w:r w:rsidRPr="00DE1288">
              <w:rPr>
                <w:i w:val="0"/>
                <w:iCs/>
                <w:color w:val="auto"/>
              </w:rPr>
              <w:t>A “Certificate of Registration for Public or Private Warehouse / Airline Store / Duty Free Shop” will be issued, which will be valid for two (2) years.</w:t>
            </w:r>
            <w:r>
              <w:rPr>
                <w:i w:val="0"/>
                <w:iCs/>
                <w:color w:val="auto"/>
              </w:rPr>
              <w:t xml:space="preserve"> </w:t>
            </w:r>
            <w:r w:rsidRPr="00B34E1D">
              <w:rPr>
                <w:i w:val="0"/>
                <w:iCs/>
                <w:color w:val="auto"/>
              </w:rPr>
              <w:t>(Configurable)</w:t>
            </w:r>
            <w:r>
              <w:rPr>
                <w:i w:val="0"/>
                <w:iCs/>
                <w:color w:val="auto"/>
              </w:rPr>
              <w:t>.</w:t>
            </w:r>
          </w:p>
          <w:p w14:paraId="2E764661" w14:textId="5015C81B" w:rsidR="004956B6" w:rsidRDefault="004956B6" w:rsidP="001E3419">
            <w:pPr>
              <w:pStyle w:val="BodyText"/>
              <w:numPr>
                <w:ilvl w:val="4"/>
                <w:numId w:val="26"/>
              </w:numPr>
              <w:tabs>
                <w:tab w:val="clear" w:pos="3600"/>
              </w:tabs>
              <w:ind w:left="313" w:hanging="313"/>
              <w:cnfStyle w:val="000000000000" w:firstRow="0" w:lastRow="0" w:firstColumn="0" w:lastColumn="0" w:oddVBand="0" w:evenVBand="0" w:oddHBand="0" w:evenHBand="0" w:firstRowFirstColumn="0" w:firstRowLastColumn="0" w:lastRowFirstColumn="0" w:lastRowLastColumn="0"/>
              <w:rPr>
                <w:i w:val="0"/>
                <w:iCs/>
                <w:color w:val="auto"/>
              </w:rPr>
            </w:pPr>
            <w:r>
              <w:rPr>
                <w:i w:val="0"/>
                <w:iCs/>
                <w:color w:val="auto"/>
              </w:rPr>
              <w:t xml:space="preserve">For TSO: </w:t>
            </w:r>
            <w:r w:rsidRPr="00DE1288">
              <w:rPr>
                <w:i w:val="0"/>
                <w:iCs/>
                <w:color w:val="auto"/>
              </w:rPr>
              <w:t>A “Certificate of Registration for Temporary Storage Operator” will be issued, which will be valid for two (2) years.</w:t>
            </w:r>
            <w:r>
              <w:rPr>
                <w:i w:val="0"/>
                <w:iCs/>
                <w:color w:val="auto"/>
              </w:rPr>
              <w:t xml:space="preserve"> </w:t>
            </w:r>
            <w:r w:rsidRPr="00B34E1D">
              <w:rPr>
                <w:i w:val="0"/>
                <w:iCs/>
                <w:color w:val="auto"/>
              </w:rPr>
              <w:t>(Configurable)</w:t>
            </w:r>
          </w:p>
          <w:p w14:paraId="0A76D534" w14:textId="6EAA9609" w:rsidR="004956B6" w:rsidRDefault="004956B6" w:rsidP="001E3419">
            <w:pPr>
              <w:pStyle w:val="BodyText"/>
              <w:cnfStyle w:val="000000000000" w:firstRow="0" w:lastRow="0" w:firstColumn="0" w:lastColumn="0" w:oddVBand="0" w:evenVBand="0" w:oddHBand="0" w:evenHBand="0" w:firstRowFirstColumn="0" w:firstRowLastColumn="0" w:lastRowFirstColumn="0" w:lastRowLastColumn="0"/>
              <w:rPr>
                <w:i w:val="0"/>
                <w:iCs/>
                <w:color w:val="auto"/>
              </w:rPr>
            </w:pPr>
          </w:p>
          <w:p w14:paraId="0BDDD6D4" w14:textId="3766864B" w:rsidR="004956B6" w:rsidRPr="004F2F22" w:rsidRDefault="004956B6" w:rsidP="001E3419">
            <w:pPr>
              <w:pStyle w:val="BodyText"/>
              <w:cnfStyle w:val="000000000000" w:firstRow="0" w:lastRow="0" w:firstColumn="0" w:lastColumn="0" w:oddVBand="0" w:evenVBand="0" w:oddHBand="0" w:evenHBand="0" w:firstRowFirstColumn="0" w:firstRowLastColumn="0" w:lastRowFirstColumn="0" w:lastRowLastColumn="0"/>
              <w:rPr>
                <w:i w:val="0"/>
                <w:iCs/>
                <w:color w:val="auto"/>
              </w:rPr>
            </w:pPr>
            <w:r w:rsidRPr="00B34E1D">
              <w:rPr>
                <w:i w:val="0"/>
                <w:iCs/>
                <w:color w:val="auto"/>
              </w:rPr>
              <w:t xml:space="preserve">Applicant can take a print of this certificate after logging into </w:t>
            </w:r>
            <w:proofErr w:type="spellStart"/>
            <w:r w:rsidRPr="00B34E1D">
              <w:rPr>
                <w:i w:val="0"/>
                <w:iCs/>
                <w:color w:val="auto"/>
              </w:rPr>
              <w:t>eCMS</w:t>
            </w:r>
            <w:proofErr w:type="spellEnd"/>
            <w:r>
              <w:rPr>
                <w:i w:val="0"/>
                <w:iCs/>
                <w:color w:val="auto"/>
              </w:rPr>
              <w:t xml:space="preserve"> provided all due payment (if applicable) are cleared</w:t>
            </w:r>
          </w:p>
        </w:tc>
      </w:tr>
      <w:tr w:rsidR="004956B6" w14:paraId="3C26FBC5" w14:textId="4EBEAE4A" w:rsidTr="001E3419">
        <w:tc>
          <w:tcPr>
            <w:cnfStyle w:val="001000000000" w:firstRow="0" w:lastRow="0" w:firstColumn="1" w:lastColumn="0" w:oddVBand="0" w:evenVBand="0" w:oddHBand="0" w:evenHBand="0" w:firstRowFirstColumn="0" w:firstRowLastColumn="0" w:lastRowFirstColumn="0" w:lastRowLastColumn="0"/>
            <w:tcW w:w="1047" w:type="dxa"/>
          </w:tcPr>
          <w:p w14:paraId="56B82C24" w14:textId="3170E59D" w:rsidR="004956B6" w:rsidRDefault="004956B6" w:rsidP="00326F4A">
            <w:pPr>
              <w:pStyle w:val="ListParagraph"/>
              <w:numPr>
                <w:ilvl w:val="0"/>
                <w:numId w:val="117"/>
              </w:numPr>
            </w:pPr>
          </w:p>
        </w:tc>
        <w:tc>
          <w:tcPr>
            <w:tcW w:w="7595" w:type="dxa"/>
          </w:tcPr>
          <w:p w14:paraId="72825151" w14:textId="76F4226D" w:rsidR="004956B6" w:rsidRPr="00B34E1D" w:rsidRDefault="004956B6" w:rsidP="001E3419">
            <w:pPr>
              <w:pStyle w:val="BodyText"/>
              <w:cnfStyle w:val="000000000000" w:firstRow="0" w:lastRow="0" w:firstColumn="0" w:lastColumn="0" w:oddVBand="0" w:evenVBand="0" w:oddHBand="0" w:evenHBand="0" w:firstRowFirstColumn="0" w:firstRowLastColumn="0" w:lastRowFirstColumn="0" w:lastRowLastColumn="0"/>
              <w:rPr>
                <w:i w:val="0"/>
                <w:iCs/>
                <w:color w:val="auto"/>
              </w:rPr>
            </w:pPr>
            <w:r w:rsidRPr="00B34E1D">
              <w:rPr>
                <w:i w:val="0"/>
                <w:iCs/>
                <w:color w:val="auto"/>
              </w:rPr>
              <w:t>The CFA</w:t>
            </w:r>
            <w:r>
              <w:rPr>
                <w:i w:val="0"/>
                <w:iCs/>
                <w:color w:val="auto"/>
              </w:rPr>
              <w:t>/BWH/TSO</w:t>
            </w:r>
            <w:r w:rsidRPr="00B34E1D">
              <w:rPr>
                <w:i w:val="0"/>
                <w:iCs/>
                <w:color w:val="auto"/>
              </w:rPr>
              <w:t xml:space="preserve"> must also agree to an agreement with DRC and agree to the terms and conditions before the certificate can be issued.</w:t>
            </w:r>
            <w:r>
              <w:rPr>
                <w:i w:val="0"/>
                <w:iCs/>
                <w:color w:val="auto"/>
              </w:rPr>
              <w:t xml:space="preserve"> This will be provided as a standard term of agreement in the application and applicant will need to agree to the terms and conditions of this agreement before submission. </w:t>
            </w:r>
            <w:r w:rsidRPr="00DE1288">
              <w:rPr>
                <w:i w:val="0"/>
                <w:color w:val="000000" w:themeColor="text1"/>
              </w:rPr>
              <w:t xml:space="preserve">(The applicant </w:t>
            </w:r>
            <w:r w:rsidRPr="009B51EA">
              <w:rPr>
                <w:i w:val="0"/>
                <w:color w:val="000000" w:themeColor="text1"/>
              </w:rPr>
              <w:t xml:space="preserve">shall be informed in the application that </w:t>
            </w:r>
            <w:r w:rsidRPr="00DE1288">
              <w:rPr>
                <w:i w:val="0"/>
                <w:color w:val="000000" w:themeColor="text1"/>
              </w:rPr>
              <w:t xml:space="preserve">the agreement </w:t>
            </w:r>
            <w:r w:rsidRPr="009B51EA">
              <w:rPr>
                <w:i w:val="0"/>
                <w:color w:val="000000" w:themeColor="text1"/>
              </w:rPr>
              <w:t xml:space="preserve">is applicable </w:t>
            </w:r>
            <w:r w:rsidRPr="00DE1288">
              <w:rPr>
                <w:i w:val="0"/>
                <w:color w:val="000000" w:themeColor="text1"/>
              </w:rPr>
              <w:t>only when the registration is approved by customs)</w:t>
            </w:r>
          </w:p>
          <w:p w14:paraId="0C769461" w14:textId="0ED9A5EA" w:rsidR="004956B6" w:rsidRPr="004F2F22" w:rsidRDefault="004956B6" w:rsidP="001E3419">
            <w:pPr>
              <w:pStyle w:val="BodyText"/>
              <w:cnfStyle w:val="000000000000" w:firstRow="0" w:lastRow="0" w:firstColumn="0" w:lastColumn="0" w:oddVBand="0" w:evenVBand="0" w:oddHBand="0" w:evenHBand="0" w:firstRowFirstColumn="0" w:firstRowLastColumn="0" w:lastRowFirstColumn="0" w:lastRowLastColumn="0"/>
              <w:rPr>
                <w:i w:val="0"/>
                <w:iCs/>
                <w:color w:val="auto"/>
              </w:rPr>
            </w:pPr>
          </w:p>
        </w:tc>
      </w:tr>
      <w:tr w:rsidR="004956B6" w14:paraId="525DFEBF" w14:textId="49945761" w:rsidTr="001E3419">
        <w:tc>
          <w:tcPr>
            <w:cnfStyle w:val="001000000000" w:firstRow="0" w:lastRow="0" w:firstColumn="1" w:lastColumn="0" w:oddVBand="0" w:evenVBand="0" w:oddHBand="0" w:evenHBand="0" w:firstRowFirstColumn="0" w:firstRowLastColumn="0" w:lastRowFirstColumn="0" w:lastRowLastColumn="0"/>
            <w:tcW w:w="1047" w:type="dxa"/>
          </w:tcPr>
          <w:p w14:paraId="3E9586B0" w14:textId="04313423" w:rsidR="004956B6" w:rsidRDefault="004956B6" w:rsidP="00326F4A">
            <w:pPr>
              <w:pStyle w:val="ListParagraph"/>
              <w:numPr>
                <w:ilvl w:val="0"/>
                <w:numId w:val="117"/>
              </w:numPr>
            </w:pPr>
          </w:p>
        </w:tc>
        <w:tc>
          <w:tcPr>
            <w:tcW w:w="7595" w:type="dxa"/>
          </w:tcPr>
          <w:p w14:paraId="095CEAC7" w14:textId="56616648" w:rsidR="004956B6" w:rsidRDefault="004956B6" w:rsidP="001E3419">
            <w:pPr>
              <w:pStyle w:val="BodyText"/>
              <w:cnfStyle w:val="000000000000" w:firstRow="0" w:lastRow="0" w:firstColumn="0" w:lastColumn="0" w:oddVBand="0" w:evenVBand="0" w:oddHBand="0" w:evenHBand="0" w:firstRowFirstColumn="0" w:firstRowLastColumn="0" w:lastRowFirstColumn="0" w:lastRowLastColumn="0"/>
              <w:rPr>
                <w:i w:val="0"/>
                <w:iCs/>
                <w:color w:val="auto"/>
              </w:rPr>
            </w:pPr>
            <w:r w:rsidRPr="00B34E1D">
              <w:rPr>
                <w:i w:val="0"/>
                <w:iCs/>
                <w:color w:val="auto"/>
              </w:rPr>
              <w:t>CFAs</w:t>
            </w:r>
            <w:r>
              <w:rPr>
                <w:i w:val="0"/>
                <w:iCs/>
                <w:color w:val="auto"/>
              </w:rPr>
              <w:t>/WHO/TSO</w:t>
            </w:r>
            <w:r w:rsidRPr="00B34E1D">
              <w:rPr>
                <w:i w:val="0"/>
                <w:iCs/>
                <w:color w:val="auto"/>
              </w:rPr>
              <w:t xml:space="preserve"> must be able to renew their registration after three (3) years. When a CFA</w:t>
            </w:r>
            <w:r>
              <w:rPr>
                <w:i w:val="0"/>
                <w:iCs/>
                <w:color w:val="auto"/>
              </w:rPr>
              <w:t>/WHO/TSO</w:t>
            </w:r>
            <w:r w:rsidRPr="00B34E1D">
              <w:rPr>
                <w:i w:val="0"/>
                <w:iCs/>
                <w:color w:val="auto"/>
              </w:rPr>
              <w:t xml:space="preserve"> has been registered, they must be sent automatic reminders to renew their application three (3) months, two (2) months and one (1) before the end of their certificate’s validity period. These reminders must be configurable through the System Administration module.</w:t>
            </w:r>
          </w:p>
          <w:p w14:paraId="4CA789CB" w14:textId="719DB0CB" w:rsidR="004956B6" w:rsidRPr="004F2F22" w:rsidRDefault="004956B6" w:rsidP="001E3419">
            <w:pPr>
              <w:pStyle w:val="BodyText"/>
              <w:cnfStyle w:val="000000000000" w:firstRow="0" w:lastRow="0" w:firstColumn="0" w:lastColumn="0" w:oddVBand="0" w:evenVBand="0" w:oddHBand="0" w:evenHBand="0" w:firstRowFirstColumn="0" w:firstRowLastColumn="0" w:lastRowFirstColumn="0" w:lastRowLastColumn="0"/>
              <w:rPr>
                <w:i w:val="0"/>
                <w:iCs/>
                <w:color w:val="auto"/>
              </w:rPr>
            </w:pPr>
          </w:p>
        </w:tc>
      </w:tr>
      <w:tr w:rsidR="004956B6" w14:paraId="24DF733B" w14:textId="7F53DFDC" w:rsidTr="001E3419">
        <w:tc>
          <w:tcPr>
            <w:cnfStyle w:val="001000000000" w:firstRow="0" w:lastRow="0" w:firstColumn="1" w:lastColumn="0" w:oddVBand="0" w:evenVBand="0" w:oddHBand="0" w:evenHBand="0" w:firstRowFirstColumn="0" w:firstRowLastColumn="0" w:lastRowFirstColumn="0" w:lastRowLastColumn="0"/>
            <w:tcW w:w="1047" w:type="dxa"/>
          </w:tcPr>
          <w:p w14:paraId="7B02C298" w14:textId="5AE8F2FD" w:rsidR="004956B6" w:rsidRDefault="004956B6" w:rsidP="00326F4A">
            <w:pPr>
              <w:pStyle w:val="ListParagraph"/>
              <w:numPr>
                <w:ilvl w:val="0"/>
                <w:numId w:val="117"/>
              </w:numPr>
            </w:pPr>
          </w:p>
        </w:tc>
        <w:tc>
          <w:tcPr>
            <w:tcW w:w="7595" w:type="dxa"/>
          </w:tcPr>
          <w:p w14:paraId="33F03FEC" w14:textId="159773FC" w:rsidR="004956B6" w:rsidRDefault="004956B6" w:rsidP="001E3419">
            <w:pPr>
              <w:pStyle w:val="BodyText"/>
              <w:cnfStyle w:val="000000000000" w:firstRow="0" w:lastRow="0" w:firstColumn="0" w:lastColumn="0" w:oddVBand="0" w:evenVBand="0" w:oddHBand="0" w:evenHBand="0" w:firstRowFirstColumn="0" w:firstRowLastColumn="0" w:lastRowFirstColumn="0" w:lastRowLastColumn="0"/>
              <w:rPr>
                <w:i w:val="0"/>
                <w:iCs/>
                <w:color w:val="auto"/>
              </w:rPr>
            </w:pPr>
            <w:r w:rsidRPr="00B34E1D">
              <w:rPr>
                <w:i w:val="0"/>
                <w:iCs/>
                <w:color w:val="auto"/>
              </w:rPr>
              <w:t xml:space="preserve">At any point in time, Customs must be able to cancel a registration. During Cancellation, </w:t>
            </w:r>
            <w:r>
              <w:rPr>
                <w:i w:val="0"/>
                <w:iCs/>
                <w:color w:val="auto"/>
              </w:rPr>
              <w:t xml:space="preserve">System will check if TPN is cancelled in PIN Master. If it is cancelled, then the registration will be cancelled in </w:t>
            </w:r>
            <w:proofErr w:type="spellStart"/>
            <w:r>
              <w:rPr>
                <w:i w:val="0"/>
                <w:iCs/>
                <w:color w:val="auto"/>
              </w:rPr>
              <w:t>eCMS</w:t>
            </w:r>
            <w:proofErr w:type="spellEnd"/>
            <w:r>
              <w:rPr>
                <w:i w:val="0"/>
                <w:iCs/>
                <w:color w:val="auto"/>
              </w:rPr>
              <w:t>. If not, it will be De-registered.</w:t>
            </w:r>
          </w:p>
          <w:p w14:paraId="22D12092" w14:textId="6E494669" w:rsidR="004956B6" w:rsidRDefault="004956B6" w:rsidP="001E3419">
            <w:pPr>
              <w:pStyle w:val="BodyText"/>
              <w:cnfStyle w:val="000000000000" w:firstRow="0" w:lastRow="0" w:firstColumn="0" w:lastColumn="0" w:oddVBand="0" w:evenVBand="0" w:oddHBand="0" w:evenHBand="0" w:firstRowFirstColumn="0" w:firstRowLastColumn="0" w:lastRowFirstColumn="0" w:lastRowLastColumn="0"/>
              <w:rPr>
                <w:i w:val="0"/>
                <w:iCs/>
                <w:color w:val="auto"/>
              </w:rPr>
            </w:pPr>
          </w:p>
          <w:p w14:paraId="4BDB40BA" w14:textId="38BF68B5" w:rsidR="004956B6" w:rsidRDefault="004956B6" w:rsidP="001E3419">
            <w:pPr>
              <w:pStyle w:val="BodyText"/>
              <w:cnfStyle w:val="000000000000" w:firstRow="0" w:lastRow="0" w:firstColumn="0" w:lastColumn="0" w:oddVBand="0" w:evenVBand="0" w:oddHBand="0" w:evenHBand="0" w:firstRowFirstColumn="0" w:firstRowLastColumn="0" w:lastRowFirstColumn="0" w:lastRowLastColumn="0"/>
              <w:rPr>
                <w:i w:val="0"/>
                <w:iCs/>
                <w:color w:val="auto"/>
              </w:rPr>
            </w:pPr>
            <w:r>
              <w:rPr>
                <w:i w:val="0"/>
                <w:iCs/>
                <w:color w:val="auto"/>
              </w:rPr>
              <w:t>In all cases, CFA/WHO/TSO cannot access the system once Customs cancels the registration.</w:t>
            </w:r>
          </w:p>
          <w:p w14:paraId="354F088C" w14:textId="2220AE7D" w:rsidR="004956B6" w:rsidRDefault="004956B6" w:rsidP="001E3419">
            <w:pPr>
              <w:pStyle w:val="BodyText"/>
              <w:cnfStyle w:val="000000000000" w:firstRow="0" w:lastRow="0" w:firstColumn="0" w:lastColumn="0" w:oddVBand="0" w:evenVBand="0" w:oddHBand="0" w:evenHBand="0" w:firstRowFirstColumn="0" w:firstRowLastColumn="0" w:lastRowFirstColumn="0" w:lastRowLastColumn="0"/>
              <w:rPr>
                <w:i w:val="0"/>
                <w:iCs/>
                <w:color w:val="auto"/>
              </w:rPr>
            </w:pPr>
          </w:p>
          <w:p w14:paraId="3407A8B2" w14:textId="60BE4B19" w:rsidR="004956B6" w:rsidRPr="004F2F22" w:rsidRDefault="004956B6" w:rsidP="001E3419">
            <w:pPr>
              <w:pStyle w:val="BodyText"/>
              <w:cnfStyle w:val="000000000000" w:firstRow="0" w:lastRow="0" w:firstColumn="0" w:lastColumn="0" w:oddVBand="0" w:evenVBand="0" w:oddHBand="0" w:evenHBand="0" w:firstRowFirstColumn="0" w:firstRowLastColumn="0" w:lastRowFirstColumn="0" w:lastRowLastColumn="0"/>
              <w:rPr>
                <w:i w:val="0"/>
                <w:iCs/>
                <w:color w:val="auto"/>
              </w:rPr>
            </w:pPr>
            <w:r>
              <w:rPr>
                <w:i w:val="0"/>
                <w:iCs/>
                <w:color w:val="auto"/>
              </w:rPr>
              <w:t xml:space="preserve">System will also run a batch job to check for Cancelled TPN in the PIN Master and cancel matching party in </w:t>
            </w:r>
            <w:proofErr w:type="spellStart"/>
            <w:r>
              <w:rPr>
                <w:i w:val="0"/>
                <w:iCs/>
                <w:color w:val="auto"/>
              </w:rPr>
              <w:t>eCMS</w:t>
            </w:r>
            <w:proofErr w:type="spellEnd"/>
            <w:r>
              <w:rPr>
                <w:i w:val="0"/>
                <w:iCs/>
                <w:color w:val="auto"/>
              </w:rPr>
              <w:t xml:space="preserve">. </w:t>
            </w:r>
          </w:p>
        </w:tc>
      </w:tr>
      <w:tr w:rsidR="00847621" w14:paraId="0544F7CD" w14:textId="794BDE92" w:rsidTr="001E3419">
        <w:tc>
          <w:tcPr>
            <w:cnfStyle w:val="001000000000" w:firstRow="0" w:lastRow="0" w:firstColumn="1" w:lastColumn="0" w:oddVBand="0" w:evenVBand="0" w:oddHBand="0" w:evenHBand="0" w:firstRowFirstColumn="0" w:firstRowLastColumn="0" w:lastRowFirstColumn="0" w:lastRowLastColumn="0"/>
            <w:tcW w:w="1047" w:type="dxa"/>
          </w:tcPr>
          <w:p w14:paraId="6B72FDB9" w14:textId="4FBFFCB2" w:rsidR="00847621" w:rsidRDefault="00847621" w:rsidP="00326F4A">
            <w:pPr>
              <w:pStyle w:val="ListParagraph"/>
              <w:numPr>
                <w:ilvl w:val="0"/>
                <w:numId w:val="117"/>
              </w:numPr>
            </w:pPr>
          </w:p>
        </w:tc>
        <w:tc>
          <w:tcPr>
            <w:tcW w:w="7595" w:type="dxa"/>
          </w:tcPr>
          <w:p w14:paraId="357C869D" w14:textId="21C0B77C" w:rsidR="00847621" w:rsidRPr="00B34E1D" w:rsidRDefault="00847621" w:rsidP="001E3419">
            <w:pPr>
              <w:pStyle w:val="BodyText"/>
              <w:cnfStyle w:val="000000000000" w:firstRow="0" w:lastRow="0" w:firstColumn="0" w:lastColumn="0" w:oddVBand="0" w:evenVBand="0" w:oddHBand="0" w:evenHBand="0" w:firstRowFirstColumn="0" w:firstRowLastColumn="0" w:lastRowFirstColumn="0" w:lastRowLastColumn="0"/>
              <w:rPr>
                <w:i w:val="0"/>
                <w:iCs/>
                <w:color w:val="auto"/>
              </w:rPr>
            </w:pPr>
            <w:r>
              <w:rPr>
                <w:i w:val="0"/>
                <w:iCs/>
                <w:color w:val="auto"/>
              </w:rPr>
              <w:t>Warehouse and Temporary Storage operators can submit declaration for themselves, and the required privileges can be provided in the system.</w:t>
            </w:r>
          </w:p>
        </w:tc>
      </w:tr>
    </w:tbl>
    <w:p w14:paraId="2B546B9C" w14:textId="77777777" w:rsidR="004956B6" w:rsidRPr="00D077D4" w:rsidRDefault="004956B6" w:rsidP="004956B6"/>
    <w:p w14:paraId="5F02E2AE" w14:textId="04191467" w:rsidR="008B34A2" w:rsidRDefault="008B34A2">
      <w:pPr>
        <w:tabs>
          <w:tab w:val="clear" w:pos="360"/>
        </w:tabs>
        <w:jc w:val="left"/>
      </w:pPr>
      <w:r>
        <w:br w:type="page"/>
      </w:r>
    </w:p>
    <w:p w14:paraId="22DD33DE" w14:textId="2B362B90" w:rsidR="00FC6C22" w:rsidRDefault="005B705C" w:rsidP="00276ED6">
      <w:pPr>
        <w:pStyle w:val="Heading2"/>
        <w:numPr>
          <w:ilvl w:val="1"/>
          <w:numId w:val="12"/>
        </w:numPr>
        <w:tabs>
          <w:tab w:val="num" w:pos="426"/>
        </w:tabs>
        <w:spacing w:after="60"/>
        <w:ind w:left="0" w:firstLine="0"/>
      </w:pPr>
      <w:bookmarkStart w:id="276" w:name="_Toc79608259"/>
      <w:bookmarkStart w:id="277" w:name="_Toc79608260"/>
      <w:bookmarkEnd w:id="276"/>
      <w:r>
        <w:t xml:space="preserve">Clearing </w:t>
      </w:r>
      <w:r w:rsidR="003023E3">
        <w:t>and</w:t>
      </w:r>
      <w:r>
        <w:t xml:space="preserve"> Forwarding Agents</w:t>
      </w:r>
      <w:bookmarkEnd w:id="277"/>
    </w:p>
    <w:p w14:paraId="4C5D3CDD" w14:textId="459F6EA7" w:rsidR="00530837" w:rsidRDefault="00530837">
      <w:bookmarkStart w:id="278" w:name="_Hlk74336098"/>
      <w:r>
        <w:t xml:space="preserve">Clearing and </w:t>
      </w:r>
      <w:r w:rsidR="008A0314">
        <w:t>Forwarding</w:t>
      </w:r>
      <w:r>
        <w:t xml:space="preserve"> Agents (CFA) are qualified and licensed to declare on behalf of any trader (Importer or Exporter) who may engage and act on their behalf. CFA engage declarants who are well versed with Customs procedure of Bhutan and have been authorized by Customs to submit declarations and other trade related documents in the System.</w:t>
      </w:r>
    </w:p>
    <w:bookmarkEnd w:id="278"/>
    <w:p w14:paraId="58320908" w14:textId="0F74FCE3" w:rsidR="00530837" w:rsidRDefault="00530837"/>
    <w:p w14:paraId="0AD327BD" w14:textId="77777777" w:rsidR="00530837" w:rsidRDefault="00530837" w:rsidP="00276ED6">
      <w:pPr>
        <w:pStyle w:val="Heading3"/>
        <w:numPr>
          <w:ilvl w:val="2"/>
          <w:numId w:val="12"/>
        </w:numPr>
      </w:pPr>
      <w:bookmarkStart w:id="279" w:name="_Toc74244582"/>
      <w:bookmarkStart w:id="280" w:name="_Toc79608261"/>
      <w:bookmarkStart w:id="281" w:name="_Hlk74336149"/>
      <w:r>
        <w:t>Pre-Requisites</w:t>
      </w:r>
      <w:bookmarkEnd w:id="279"/>
      <w:bookmarkEnd w:id="280"/>
    </w:p>
    <w:p w14:paraId="3996E159" w14:textId="648B64DE" w:rsidR="005F56AD" w:rsidRDefault="005F56AD" w:rsidP="00D40F26">
      <w:pPr>
        <w:pStyle w:val="ListParagraph"/>
        <w:ind w:left="360"/>
      </w:pPr>
    </w:p>
    <w:p w14:paraId="7BDF1E35" w14:textId="3142D4F0" w:rsidR="005F56AD" w:rsidRDefault="005F56AD">
      <w:pPr>
        <w:pStyle w:val="ListParagraph"/>
        <w:numPr>
          <w:ilvl w:val="0"/>
          <w:numId w:val="50"/>
        </w:numPr>
      </w:pPr>
      <w:r>
        <w:t>The applicant for CFA should be a valid citizen of Bhutan and should have a valid CID</w:t>
      </w:r>
      <w:r w:rsidR="00E27254">
        <w:t>, TPN and Trade License</w:t>
      </w:r>
      <w:r>
        <w:t>.</w:t>
      </w:r>
    </w:p>
    <w:p w14:paraId="0BD9843F" w14:textId="1BDEBF96" w:rsidR="00530837" w:rsidRDefault="0040315D">
      <w:pPr>
        <w:pStyle w:val="ListParagraph"/>
        <w:numPr>
          <w:ilvl w:val="0"/>
          <w:numId w:val="50"/>
        </w:numPr>
      </w:pPr>
      <w:r>
        <w:t xml:space="preserve">BITS should be integrated with </w:t>
      </w:r>
      <w:r w:rsidR="008B6F60">
        <w:t>IBLS,</w:t>
      </w:r>
      <w:r>
        <w:t xml:space="preserve"> and </w:t>
      </w:r>
      <w:r w:rsidR="00530837">
        <w:t>the CFA should have obtained a valid Trade License and TPN</w:t>
      </w:r>
      <w:r w:rsidR="005F56AD">
        <w:t xml:space="preserve"> which should be available in </w:t>
      </w:r>
      <w:proofErr w:type="spellStart"/>
      <w:r w:rsidR="005F56AD">
        <w:t>eCMS</w:t>
      </w:r>
      <w:proofErr w:type="spellEnd"/>
      <w:r w:rsidR="005F56AD">
        <w:t xml:space="preserve"> PIN Master through integration with BITS</w:t>
      </w:r>
      <w:r w:rsidR="00530837">
        <w:t>.</w:t>
      </w:r>
    </w:p>
    <w:p w14:paraId="19E5EE8A" w14:textId="77777777" w:rsidR="00530837" w:rsidRDefault="00530837">
      <w:pPr>
        <w:pStyle w:val="ListParagraph"/>
        <w:numPr>
          <w:ilvl w:val="0"/>
          <w:numId w:val="50"/>
        </w:numPr>
      </w:pPr>
      <w:r>
        <w:t>CFA has a valid Bank guarantee.</w:t>
      </w:r>
    </w:p>
    <w:p w14:paraId="24FCEAB8" w14:textId="77777777" w:rsidR="00530837" w:rsidRDefault="00530837">
      <w:pPr>
        <w:pStyle w:val="ListParagraph"/>
        <w:numPr>
          <w:ilvl w:val="0"/>
          <w:numId w:val="50"/>
        </w:numPr>
      </w:pPr>
      <w:r>
        <w:t>The CFA has the right</w:t>
      </w:r>
      <w:r w:rsidRPr="004D35C8">
        <w:t xml:space="preserve"> to access </w:t>
      </w:r>
      <w:proofErr w:type="spellStart"/>
      <w:r>
        <w:t>eCMS</w:t>
      </w:r>
      <w:proofErr w:type="spellEnd"/>
      <w:r w:rsidRPr="004D35C8">
        <w:t xml:space="preserve"> application</w:t>
      </w:r>
      <w:r>
        <w:t xml:space="preserve"> and apply for registration</w:t>
      </w:r>
      <w:r w:rsidRPr="004D35C8">
        <w:t>.</w:t>
      </w:r>
    </w:p>
    <w:bookmarkEnd w:id="281"/>
    <w:p w14:paraId="16165BB2" w14:textId="77777777" w:rsidR="00530837" w:rsidRPr="006A2232" w:rsidRDefault="00530837" w:rsidP="00D40F26"/>
    <w:p w14:paraId="512F0613" w14:textId="5526C2C4" w:rsidR="00B01A4A" w:rsidRDefault="00B01A4A" w:rsidP="00300224">
      <w:pPr>
        <w:tabs>
          <w:tab w:val="clear" w:pos="360"/>
        </w:tabs>
        <w:rPr>
          <w:b/>
        </w:rPr>
      </w:pPr>
    </w:p>
    <w:p w14:paraId="1B1B8173" w14:textId="5075C5B8" w:rsidR="00FC6C22" w:rsidRDefault="00FC6C22" w:rsidP="00276ED6">
      <w:pPr>
        <w:pStyle w:val="Heading3"/>
        <w:numPr>
          <w:ilvl w:val="2"/>
          <w:numId w:val="12"/>
        </w:numPr>
      </w:pPr>
      <w:bookmarkStart w:id="282" w:name="_Toc79608262"/>
      <w:r>
        <w:t>Process Flow for Clearing Agents and Forwarding Agents</w:t>
      </w:r>
      <w:bookmarkEnd w:id="282"/>
    </w:p>
    <w:p w14:paraId="14803A87" w14:textId="78AF78C9" w:rsidR="00345147" w:rsidRDefault="00345147">
      <w:r>
        <w:t xml:space="preserve">The Registration </w:t>
      </w:r>
      <w:r w:rsidR="008B3BC8">
        <w:t xml:space="preserve">of CFA is depicted </w:t>
      </w:r>
      <w:r w:rsidR="002A0B14">
        <w:t>below.</w:t>
      </w:r>
    </w:p>
    <w:p w14:paraId="75D61181" w14:textId="0701C6B3" w:rsidR="00345147" w:rsidRDefault="00345147"/>
    <w:p w14:paraId="276ADEC2" w14:textId="4B0AC626" w:rsidR="000E1212" w:rsidRDefault="002847AF" w:rsidP="004D42F4">
      <w:pPr>
        <w:rPr>
          <w:b/>
          <w:bCs/>
        </w:rPr>
      </w:pPr>
      <w:r w:rsidRPr="00D80C15">
        <w:rPr>
          <w:b/>
          <w:bCs/>
        </w:rPr>
        <w:t>Process ID: 0</w:t>
      </w:r>
      <w:r>
        <w:rPr>
          <w:b/>
          <w:bCs/>
        </w:rPr>
        <w:t>2</w:t>
      </w:r>
      <w:r w:rsidRPr="00D80C15">
        <w:rPr>
          <w:b/>
          <w:bCs/>
        </w:rPr>
        <w:t>.0</w:t>
      </w:r>
      <w:r>
        <w:rPr>
          <w:b/>
          <w:bCs/>
        </w:rPr>
        <w:t>2 – Application for Clearing and Forwarding Agents</w:t>
      </w:r>
    </w:p>
    <w:p w14:paraId="514BAC13" w14:textId="78314116" w:rsidR="00A81D04" w:rsidRDefault="00A81D04">
      <w:pPr>
        <w:rPr>
          <w:b/>
          <w:bCs/>
        </w:rPr>
      </w:pPr>
    </w:p>
    <w:p w14:paraId="28EB6FFC" w14:textId="734B0817" w:rsidR="000E1212" w:rsidRDefault="00E444D9">
      <w:pPr>
        <w:tabs>
          <w:tab w:val="clear" w:pos="360"/>
          <w:tab w:val="left" w:pos="284"/>
        </w:tabs>
        <w:rPr>
          <w:b/>
          <w:bCs/>
        </w:rPr>
      </w:pPr>
      <w:r>
        <w:rPr>
          <w:noProof/>
        </w:rPr>
        <w:drawing>
          <wp:inline distT="0" distB="0" distL="0" distR="0" wp14:anchorId="257351FD" wp14:editId="541D1C11">
            <wp:extent cx="5486400" cy="30714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3071495"/>
                    </a:xfrm>
                    <a:prstGeom prst="rect">
                      <a:avLst/>
                    </a:prstGeom>
                  </pic:spPr>
                </pic:pic>
              </a:graphicData>
            </a:graphic>
          </wp:inline>
        </w:drawing>
      </w:r>
      <w:r w:rsidDel="00026E91">
        <w:rPr>
          <w:noProof/>
        </w:rPr>
        <w:t xml:space="preserve"> </w:t>
      </w:r>
    </w:p>
    <w:p w14:paraId="5DB6C450" w14:textId="461A2144" w:rsidR="00517A26" w:rsidRDefault="00517A26">
      <w:pPr>
        <w:tabs>
          <w:tab w:val="clear" w:pos="360"/>
          <w:tab w:val="left" w:pos="284"/>
        </w:tabs>
        <w:rPr>
          <w:b/>
          <w:bCs/>
        </w:rPr>
      </w:pPr>
    </w:p>
    <w:p w14:paraId="737AFAA7" w14:textId="3A214D18" w:rsidR="008B34A2" w:rsidRDefault="008B34A2">
      <w:pPr>
        <w:tabs>
          <w:tab w:val="clear" w:pos="360"/>
        </w:tabs>
        <w:jc w:val="left"/>
        <w:rPr>
          <w:b/>
          <w:bCs/>
        </w:rPr>
      </w:pPr>
      <w:r>
        <w:rPr>
          <w:b/>
          <w:bCs/>
        </w:rPr>
        <w:br w:type="page"/>
      </w:r>
    </w:p>
    <w:p w14:paraId="0FA25271" w14:textId="584D226F" w:rsidR="006D3BAF" w:rsidRDefault="006D3BAF" w:rsidP="00276ED6">
      <w:pPr>
        <w:pStyle w:val="Heading3"/>
        <w:numPr>
          <w:ilvl w:val="2"/>
          <w:numId w:val="12"/>
        </w:numPr>
      </w:pPr>
      <w:bookmarkStart w:id="283" w:name="_Toc79608263"/>
      <w:bookmarkStart w:id="284" w:name="_Toc79608264"/>
      <w:bookmarkEnd w:id="283"/>
      <w:r>
        <w:t>Use Case Diagram for Clearing Agents and Forwarding Agents</w:t>
      </w:r>
      <w:bookmarkEnd w:id="284"/>
    </w:p>
    <w:p w14:paraId="6D38EECF" w14:textId="5A9C5E9B" w:rsidR="00C87AF4" w:rsidRDefault="00C87AF4"/>
    <w:p w14:paraId="69C6FBFA" w14:textId="3BE63880" w:rsidR="00C87AF4" w:rsidRPr="00C87AF4" w:rsidRDefault="00C87AF4">
      <w:r>
        <w:rPr>
          <w:noProof/>
        </w:rPr>
        <mc:AlternateContent>
          <mc:Choice Requires="wps">
            <w:drawing>
              <wp:anchor distT="0" distB="0" distL="114300" distR="114300" simplePos="0" relativeHeight="251594752" behindDoc="0" locked="0" layoutInCell="1" allowOverlap="1" wp14:anchorId="52FB06FF" wp14:editId="502B82A4">
                <wp:simplePos x="0" y="0"/>
                <wp:positionH relativeFrom="column">
                  <wp:posOffset>707390</wp:posOffset>
                </wp:positionH>
                <wp:positionV relativeFrom="paragraph">
                  <wp:posOffset>5715</wp:posOffset>
                </wp:positionV>
                <wp:extent cx="3423994" cy="260304"/>
                <wp:effectExtent l="0" t="0" r="24130" b="26035"/>
                <wp:wrapNone/>
                <wp:docPr id="195" name="Rectangle: Folded Corner 195"/>
                <wp:cNvGraphicFramePr/>
                <a:graphic xmlns:a="http://schemas.openxmlformats.org/drawingml/2006/main">
                  <a:graphicData uri="http://schemas.microsoft.com/office/word/2010/wordprocessingShape">
                    <wps:wsp>
                      <wps:cNvSpPr/>
                      <wps:spPr>
                        <a:xfrm>
                          <a:off x="0" y="0"/>
                          <a:ext cx="3423994" cy="260304"/>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0933D3" w14:textId="0C0A305D" w:rsidR="00A20091" w:rsidRDefault="00A20091" w:rsidP="00C87AF4">
                            <w:pPr>
                              <w:jc w:val="center"/>
                              <w:rPr>
                                <w:rFonts w:asciiTheme="minorHAnsi" w:hAnsi="Calibri" w:cstheme="minorBidi"/>
                                <w:b/>
                                <w:bCs/>
                                <w:color w:val="000000" w:themeColor="text1"/>
                                <w:kern w:val="24"/>
                                <w:sz w:val="18"/>
                                <w:szCs w:val="18"/>
                              </w:rPr>
                            </w:pPr>
                            <w:r>
                              <w:rPr>
                                <w:rFonts w:asciiTheme="minorHAnsi" w:hAnsi="Calibri" w:cstheme="minorBidi"/>
                                <w:b/>
                                <w:bCs/>
                                <w:color w:val="000000" w:themeColor="text1"/>
                                <w:kern w:val="24"/>
                                <w:sz w:val="18"/>
                                <w:szCs w:val="18"/>
                              </w:rPr>
                              <w:t>CFA application Submission, verification &amp; approval/rejection</w:t>
                            </w:r>
                          </w:p>
                          <w:p w14:paraId="3215F2E8" w14:textId="77777777" w:rsidR="00A20091" w:rsidRDefault="00A20091" w:rsidP="00C87AF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2FB06FF"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95" o:spid="_x0000_s1037" type="#_x0000_t65" style="position:absolute;left:0;text-align:left;margin-left:55.7pt;margin-top:.45pt;width:269.6pt;height:20.5pt;z-index:251594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" adj="18000" fillcolor="#d8d8d8 [2732]" strokecolor="gray [1629]" strokeweight=".5pt">
                <v:textbox>
                  <w:txbxContent>
                    <w:p w14:paraId="2E0933D3" w14:textId="0C0A305D" w:rsidR="00A20091" w:rsidRDefault="00A20091" w:rsidP="00C87AF4">
                      <w:pPr>
                        <w:jc w:val="center"/>
                        <w:rPr>
                          <w:rFonts w:asciiTheme="minorHAnsi" w:hAnsi="Calibri" w:cstheme="minorBidi"/>
                          <w:b/>
                          <w:bCs/>
                          <w:color w:val="000000" w:themeColor="text1"/>
                          <w:kern w:val="24"/>
                          <w:sz w:val="18"/>
                          <w:szCs w:val="18"/>
                        </w:rPr>
                      </w:pPr>
                      <w:r>
                        <w:rPr>
                          <w:rFonts w:asciiTheme="minorHAnsi" w:hAnsi="Calibri" w:cstheme="minorBidi"/>
                          <w:b/>
                          <w:bCs/>
                          <w:color w:val="000000" w:themeColor="text1"/>
                          <w:kern w:val="24"/>
                          <w:sz w:val="18"/>
                          <w:szCs w:val="18"/>
                        </w:rPr>
                        <w:t>CFA application Submission, verification &amp; approval/rejection</w:t>
                      </w:r>
                    </w:p>
                    <w:p w14:paraId="3215F2E8" w14:textId="77777777" w:rsidR="00A20091" w:rsidRDefault="00A20091" w:rsidP="00C87AF4">
                      <w:pPr>
                        <w:jc w:val="center"/>
                      </w:pPr>
                    </w:p>
                  </w:txbxContent>
                </v:textbox>
              </v:shape>
            </w:pict>
          </mc:Fallback>
        </mc:AlternateContent>
      </w:r>
    </w:p>
    <w:p w14:paraId="7CD3291D" w14:textId="77777777" w:rsidR="00C87AF4" w:rsidRDefault="00C87AF4"/>
    <w:p w14:paraId="50179738" w14:textId="34B2DCFE" w:rsidR="006D3BAF" w:rsidRDefault="006D3BAF"/>
    <w:p w14:paraId="4CD4BF55" w14:textId="7F6DAAC6" w:rsidR="00C87AF4" w:rsidRDefault="002A0B14">
      <w:r w:rsidRPr="00C87AF4">
        <w:rPr>
          <w:noProof/>
        </w:rPr>
        <mc:AlternateContent>
          <mc:Choice Requires="wps">
            <w:drawing>
              <wp:anchor distT="0" distB="0" distL="114300" distR="114300" simplePos="0" relativeHeight="251660288" behindDoc="0" locked="0" layoutInCell="1" allowOverlap="1" wp14:anchorId="75807BDB" wp14:editId="3FAD8638">
                <wp:simplePos x="0" y="0"/>
                <wp:positionH relativeFrom="column">
                  <wp:posOffset>4114800</wp:posOffset>
                </wp:positionH>
                <wp:positionV relativeFrom="paragraph">
                  <wp:posOffset>28575</wp:posOffset>
                </wp:positionV>
                <wp:extent cx="45719" cy="2292350"/>
                <wp:effectExtent l="0" t="0" r="0" b="0"/>
                <wp:wrapNone/>
                <wp:docPr id="209" name="Rectangle 20"/>
                <wp:cNvGraphicFramePr/>
                <a:graphic xmlns:a="http://schemas.openxmlformats.org/drawingml/2006/main">
                  <a:graphicData uri="http://schemas.microsoft.com/office/word/2010/wordprocessingShape">
                    <wps:wsp>
                      <wps:cNvSpPr/>
                      <wps:spPr>
                        <a:xfrm>
                          <a:off x="0" y="0"/>
                          <a:ext cx="45719" cy="229235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6D8B1F09" id="Rectangle 20" o:spid="_x0000_s1026" style="position:absolute;margin-left:324pt;margin-top:2.25pt;width:3.6pt;height:18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" fillcolor="#d8d8d8 [2732]" stroked="f" strokeweight="2pt"/>
            </w:pict>
          </mc:Fallback>
        </mc:AlternateContent>
      </w:r>
      <w:r w:rsidRPr="00C87AF4">
        <w:rPr>
          <w:noProof/>
        </w:rPr>
        <mc:AlternateContent>
          <mc:Choice Requires="wps">
            <w:drawing>
              <wp:anchor distT="0" distB="0" distL="114300" distR="114300" simplePos="0" relativeHeight="251611136" behindDoc="0" locked="0" layoutInCell="1" allowOverlap="1" wp14:anchorId="18B14A68" wp14:editId="60D2839C">
                <wp:simplePos x="0" y="0"/>
                <wp:positionH relativeFrom="column">
                  <wp:posOffset>698500</wp:posOffset>
                </wp:positionH>
                <wp:positionV relativeFrom="paragraph">
                  <wp:posOffset>28575</wp:posOffset>
                </wp:positionV>
                <wp:extent cx="3409950" cy="2266950"/>
                <wp:effectExtent l="0" t="0" r="19050" b="19050"/>
                <wp:wrapNone/>
                <wp:docPr id="199" name="Rectangle 7"/>
                <wp:cNvGraphicFramePr/>
                <a:graphic xmlns:a="http://schemas.openxmlformats.org/drawingml/2006/main">
                  <a:graphicData uri="http://schemas.microsoft.com/office/word/2010/wordprocessingShape">
                    <wps:wsp>
                      <wps:cNvSpPr/>
                      <wps:spPr>
                        <a:xfrm>
                          <a:off x="0" y="0"/>
                          <a:ext cx="3409950" cy="2266950"/>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76A43B1F" id="Rectangle 7" o:spid="_x0000_s1026" style="position:absolute;margin-left:55pt;margin-top:2.25pt;width:268.5pt;height:178.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" filled="f" strokecolor="gray [1629]" strokeweight="2pt">
                <v:stroke dashstyle="1 1"/>
              </v:rect>
            </w:pict>
          </mc:Fallback>
        </mc:AlternateContent>
      </w:r>
      <w:r w:rsidR="00FA11CF" w:rsidRPr="00C87AF4">
        <w:rPr>
          <w:noProof/>
        </w:rPr>
        <mc:AlternateContent>
          <mc:Choice Requires="wps">
            <w:drawing>
              <wp:anchor distT="0" distB="0" distL="114300" distR="114300" simplePos="0" relativeHeight="251602944" behindDoc="0" locked="0" layoutInCell="1" allowOverlap="1" wp14:anchorId="13C25E3D" wp14:editId="303FB069">
                <wp:simplePos x="0" y="0"/>
                <wp:positionH relativeFrom="column">
                  <wp:posOffset>2387600</wp:posOffset>
                </wp:positionH>
                <wp:positionV relativeFrom="paragraph">
                  <wp:posOffset>43180</wp:posOffset>
                </wp:positionV>
                <wp:extent cx="1474470" cy="368300"/>
                <wp:effectExtent l="0" t="0" r="11430" b="12700"/>
                <wp:wrapNone/>
                <wp:docPr id="196" name="Oval 4"/>
                <wp:cNvGraphicFramePr/>
                <a:graphic xmlns:a="http://schemas.openxmlformats.org/drawingml/2006/main">
                  <a:graphicData uri="http://schemas.microsoft.com/office/word/2010/wordprocessingShape">
                    <wps:wsp>
                      <wps:cNvSpPr/>
                      <wps:spPr>
                        <a:xfrm>
                          <a:off x="0" y="0"/>
                          <a:ext cx="1474470" cy="36830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0EA7E2" w14:textId="77777777" w:rsidR="00A20091" w:rsidRDefault="00A20091" w:rsidP="00C87AF4">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Validate Application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13C25E3D" id="Oval 4" o:spid="_x0000_s1038" style="position:absolute;left:0;text-align:left;margin-left:188pt;margin-top:3.4pt;width:116.1pt;height:29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" fillcolor="#d8d8d8 [2732]" strokecolor="black [3213]" strokeweight=".5pt">
                <v:textbox>
                  <w:txbxContent>
                    <w:p w14:paraId="230EA7E2" w14:textId="77777777" w:rsidR="00A20091" w:rsidRDefault="00A20091" w:rsidP="00C87AF4">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Validate Application</w:t>
                      </w:r>
                    </w:p>
                  </w:txbxContent>
                </v:textbox>
              </v:oval>
            </w:pict>
          </mc:Fallback>
        </mc:AlternateContent>
      </w:r>
      <w:r w:rsidR="00C87AF4" w:rsidRPr="00C87AF4">
        <w:rPr>
          <w:noProof/>
        </w:rPr>
        <mc:AlternateContent>
          <mc:Choice Requires="wps">
            <w:drawing>
              <wp:anchor distT="0" distB="0" distL="114300" distR="114300" simplePos="0" relativeHeight="251600896" behindDoc="0" locked="0" layoutInCell="1" allowOverlap="1" wp14:anchorId="6F6B0638" wp14:editId="165F7607">
                <wp:simplePos x="0" y="0"/>
                <wp:positionH relativeFrom="column">
                  <wp:posOffset>752475</wp:posOffset>
                </wp:positionH>
                <wp:positionV relativeFrom="paragraph">
                  <wp:posOffset>185420</wp:posOffset>
                </wp:positionV>
                <wp:extent cx="1214504" cy="539692"/>
                <wp:effectExtent l="0" t="0" r="24130" b="13335"/>
                <wp:wrapNone/>
                <wp:docPr id="4" name="Oval 3">
                  <a:extLst xmlns:a="http://schemas.openxmlformats.org/drawingml/2006/main">
                    <a:ext uri="{FF2B5EF4-FFF2-40B4-BE49-F238E27FC236}">
                      <a16:creationId xmlns:a16="http://schemas.microsoft.com/office/drawing/2014/main" id="{07A19C67-5748-42D8-B0EE-8FA681C2D6D5}"/>
                    </a:ext>
                  </a:extLst>
                </wp:docPr>
                <wp:cNvGraphicFramePr/>
                <a:graphic xmlns:a="http://schemas.openxmlformats.org/drawingml/2006/main">
                  <a:graphicData uri="http://schemas.microsoft.com/office/word/2010/wordprocessingShape">
                    <wps:wsp>
                      <wps:cNvSpPr/>
                      <wps:spPr>
                        <a:xfrm>
                          <a:off x="0" y="0"/>
                          <a:ext cx="1214504"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8F1B15" w14:textId="77777777" w:rsidR="00A20091" w:rsidRDefault="00A20091" w:rsidP="00C87AF4">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Submit Application</w:t>
                            </w:r>
                          </w:p>
                        </w:txbxContent>
                      </wps:txbx>
                      <wps:bodyPr rtlCol="0" anchor="ctr"/>
                    </wps:wsp>
                  </a:graphicData>
                </a:graphic>
              </wp:anchor>
            </w:drawing>
          </mc:Choice>
          <mc:Fallback>
            <w:pict>
              <v:oval w14:anchorId="6F6B0638" id="Oval 3" o:spid="_x0000_s1039" style="position:absolute;left:0;text-align:left;margin-left:59.25pt;margin-top:14.6pt;width:95.65pt;height:42.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" fillcolor="#d8d8d8 [2732]" strokecolor="black [3213]" strokeweight=".5pt">
                <v:textbox>
                  <w:txbxContent>
                    <w:p w14:paraId="0E8F1B15" w14:textId="77777777" w:rsidR="00A20091" w:rsidRDefault="00A20091" w:rsidP="00C87AF4">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Submit Application</w:t>
                      </w:r>
                    </w:p>
                  </w:txbxContent>
                </v:textbox>
              </v:oval>
            </w:pict>
          </mc:Fallback>
        </mc:AlternateContent>
      </w:r>
      <w:r w:rsidR="00C87AF4" w:rsidRPr="00C87AF4">
        <w:rPr>
          <w:noProof/>
        </w:rPr>
        <mc:AlternateContent>
          <mc:Choice Requires="wps">
            <w:drawing>
              <wp:anchor distT="0" distB="0" distL="114300" distR="114300" simplePos="0" relativeHeight="251609088" behindDoc="0" locked="0" layoutInCell="1" allowOverlap="1" wp14:anchorId="2E26848A" wp14:editId="522FACA9">
                <wp:simplePos x="0" y="0"/>
                <wp:positionH relativeFrom="column">
                  <wp:posOffset>1367790</wp:posOffset>
                </wp:positionH>
                <wp:positionV relativeFrom="paragraph">
                  <wp:posOffset>805815</wp:posOffset>
                </wp:positionV>
                <wp:extent cx="1205115" cy="539692"/>
                <wp:effectExtent l="0" t="0" r="14605" b="13335"/>
                <wp:wrapNone/>
                <wp:docPr id="198" name="Oval 6"/>
                <wp:cNvGraphicFramePr/>
                <a:graphic xmlns:a="http://schemas.openxmlformats.org/drawingml/2006/main">
                  <a:graphicData uri="http://schemas.microsoft.com/office/word/2010/wordprocessingShape">
                    <wps:wsp>
                      <wps:cNvSpPr/>
                      <wps:spPr>
                        <a:xfrm>
                          <a:off x="0" y="0"/>
                          <a:ext cx="1205115"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C43B66" w14:textId="77777777" w:rsidR="00A20091" w:rsidRDefault="00A20091" w:rsidP="00C87AF4">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Search User Applications</w:t>
                            </w:r>
                          </w:p>
                        </w:txbxContent>
                      </wps:txbx>
                      <wps:bodyPr rtlCol="0" anchor="ctr"/>
                    </wps:wsp>
                  </a:graphicData>
                </a:graphic>
              </wp:anchor>
            </w:drawing>
          </mc:Choice>
          <mc:Fallback>
            <w:pict>
              <v:oval w14:anchorId="2E26848A" id="Oval 6" o:spid="_x0000_s1040" style="position:absolute;left:0;text-align:left;margin-left:107.7pt;margin-top:63.45pt;width:94.9pt;height:42.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" fillcolor="#d8d8d8 [2732]" strokecolor="black [3213]" strokeweight=".5pt">
                <v:textbox>
                  <w:txbxContent>
                    <w:p w14:paraId="56C43B66" w14:textId="77777777" w:rsidR="00A20091" w:rsidRDefault="00A20091" w:rsidP="00C87AF4">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Search User Applications</w:t>
                      </w:r>
                    </w:p>
                  </w:txbxContent>
                </v:textbox>
              </v:oval>
            </w:pict>
          </mc:Fallback>
        </mc:AlternateContent>
      </w:r>
      <w:r w:rsidR="00C87AF4" w:rsidRPr="00C87AF4">
        <w:rPr>
          <w:noProof/>
        </w:rPr>
        <w:drawing>
          <wp:anchor distT="0" distB="0" distL="114300" distR="114300" simplePos="0" relativeHeight="251615232" behindDoc="0" locked="0" layoutInCell="1" allowOverlap="1" wp14:anchorId="26587A02" wp14:editId="66ECFE55">
            <wp:simplePos x="0" y="0"/>
            <wp:positionH relativeFrom="column">
              <wp:posOffset>34290</wp:posOffset>
            </wp:positionH>
            <wp:positionV relativeFrom="paragraph">
              <wp:posOffset>788670</wp:posOffset>
            </wp:positionV>
            <wp:extent cx="370335" cy="619744"/>
            <wp:effectExtent l="0" t="0" r="0" b="9525"/>
            <wp:wrapNone/>
            <wp:docPr id="9" name="Picture 8">
              <a:extLst xmlns:a="http://schemas.openxmlformats.org/drawingml/2006/main">
                <a:ext uri="{FF2B5EF4-FFF2-40B4-BE49-F238E27FC236}">
                  <a16:creationId xmlns:a16="http://schemas.microsoft.com/office/drawing/2014/main" id="{5E971F76-C5EB-4F1A-B42D-FE969547A6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5E971F76-C5EB-4F1A-B42D-FE969547A60C}"/>
                        </a:ext>
                      </a:extLst>
                    </pic:cNvPr>
                    <pic:cNvPicPr>
                      <a:picLocks noChangeAspect="1"/>
                    </pic:cNvPicPr>
                  </pic:nvPicPr>
                  <pic:blipFill>
                    <a:blip r:embed="rId28"/>
                    <a:stretch>
                      <a:fillRect/>
                    </a:stretch>
                  </pic:blipFill>
                  <pic:spPr>
                    <a:xfrm>
                      <a:off x="0" y="0"/>
                      <a:ext cx="370335" cy="619744"/>
                    </a:xfrm>
                    <a:prstGeom prst="rect">
                      <a:avLst/>
                    </a:prstGeom>
                  </pic:spPr>
                </pic:pic>
              </a:graphicData>
            </a:graphic>
          </wp:anchor>
        </w:drawing>
      </w:r>
      <w:r w:rsidR="00C87AF4" w:rsidRPr="00C87AF4">
        <w:rPr>
          <w:noProof/>
        </w:rPr>
        <w:drawing>
          <wp:anchor distT="0" distB="0" distL="114300" distR="114300" simplePos="0" relativeHeight="251621376" behindDoc="0" locked="0" layoutInCell="1" allowOverlap="1" wp14:anchorId="55482DA8" wp14:editId="2CE5E3D6">
            <wp:simplePos x="0" y="0"/>
            <wp:positionH relativeFrom="column">
              <wp:posOffset>4431665</wp:posOffset>
            </wp:positionH>
            <wp:positionV relativeFrom="paragraph">
              <wp:posOffset>-635</wp:posOffset>
            </wp:positionV>
            <wp:extent cx="370335" cy="619744"/>
            <wp:effectExtent l="0" t="0" r="0" b="9525"/>
            <wp:wrapNone/>
            <wp:docPr id="220" name="Picture 9">
              <a:extLst xmlns:a="http://schemas.openxmlformats.org/drawingml/2006/main">
                <a:ext uri="{FF2B5EF4-FFF2-40B4-BE49-F238E27FC236}">
                  <a16:creationId xmlns:a16="http://schemas.microsoft.com/office/drawing/2014/main" id="{0B535755-1D39-4453-8629-D61D4433E5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B535755-1D39-4453-8629-D61D4433E579}"/>
                        </a:ext>
                      </a:extLst>
                    </pic:cNvPr>
                    <pic:cNvPicPr>
                      <a:picLocks noChangeAspect="1"/>
                    </pic:cNvPicPr>
                  </pic:nvPicPr>
                  <pic:blipFill>
                    <a:blip r:embed="rId28"/>
                    <a:stretch>
                      <a:fillRect/>
                    </a:stretch>
                  </pic:blipFill>
                  <pic:spPr>
                    <a:xfrm>
                      <a:off x="0" y="0"/>
                      <a:ext cx="370335" cy="619744"/>
                    </a:xfrm>
                    <a:prstGeom prst="rect">
                      <a:avLst/>
                    </a:prstGeom>
                  </pic:spPr>
                </pic:pic>
              </a:graphicData>
            </a:graphic>
          </wp:anchor>
        </w:drawing>
      </w:r>
      <w:r w:rsidR="00C87AF4" w:rsidRPr="00C87AF4">
        <w:rPr>
          <w:noProof/>
        </w:rPr>
        <w:drawing>
          <wp:anchor distT="0" distB="0" distL="114300" distR="114300" simplePos="0" relativeHeight="251623424" behindDoc="0" locked="0" layoutInCell="1" allowOverlap="1" wp14:anchorId="72EE4FD5" wp14:editId="0A62643C">
            <wp:simplePos x="0" y="0"/>
            <wp:positionH relativeFrom="column">
              <wp:posOffset>4394200</wp:posOffset>
            </wp:positionH>
            <wp:positionV relativeFrom="paragraph">
              <wp:posOffset>1503680</wp:posOffset>
            </wp:positionV>
            <wp:extent cx="370335" cy="619744"/>
            <wp:effectExtent l="0" t="0" r="0" b="9525"/>
            <wp:wrapNone/>
            <wp:docPr id="221" name="Picture 10">
              <a:extLst xmlns:a="http://schemas.openxmlformats.org/drawingml/2006/main">
                <a:ext uri="{FF2B5EF4-FFF2-40B4-BE49-F238E27FC236}">
                  <a16:creationId xmlns:a16="http://schemas.microsoft.com/office/drawing/2014/main" id="{355163B6-D3EB-42D1-87C2-50BEEA872C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355163B6-D3EB-42D1-87C2-50BEEA872CFE}"/>
                        </a:ext>
                      </a:extLst>
                    </pic:cNvPr>
                    <pic:cNvPicPr>
                      <a:picLocks noChangeAspect="1"/>
                    </pic:cNvPicPr>
                  </pic:nvPicPr>
                  <pic:blipFill>
                    <a:blip r:embed="rId28"/>
                    <a:stretch>
                      <a:fillRect/>
                    </a:stretch>
                  </pic:blipFill>
                  <pic:spPr>
                    <a:xfrm>
                      <a:off x="0" y="0"/>
                      <a:ext cx="370335" cy="619744"/>
                    </a:xfrm>
                    <a:prstGeom prst="rect">
                      <a:avLst/>
                    </a:prstGeom>
                  </pic:spPr>
                </pic:pic>
              </a:graphicData>
            </a:graphic>
          </wp:anchor>
        </w:drawing>
      </w:r>
      <w:r w:rsidR="00C87AF4" w:rsidRPr="00C87AF4">
        <w:rPr>
          <w:noProof/>
        </w:rPr>
        <mc:AlternateContent>
          <mc:Choice Requires="wps">
            <w:drawing>
              <wp:anchor distT="0" distB="0" distL="114300" distR="114300" simplePos="0" relativeHeight="251627520" behindDoc="0" locked="0" layoutInCell="1" allowOverlap="1" wp14:anchorId="3F6A3E0E" wp14:editId="7BABFCF4">
                <wp:simplePos x="0" y="0"/>
                <wp:positionH relativeFrom="column">
                  <wp:posOffset>4423410</wp:posOffset>
                </wp:positionH>
                <wp:positionV relativeFrom="paragraph">
                  <wp:posOffset>575310</wp:posOffset>
                </wp:positionV>
                <wp:extent cx="486030" cy="307777"/>
                <wp:effectExtent l="0" t="0" r="0" b="0"/>
                <wp:wrapNone/>
                <wp:docPr id="200" name="TextBox 11"/>
                <wp:cNvGraphicFramePr/>
                <a:graphic xmlns:a="http://schemas.openxmlformats.org/drawingml/2006/main">
                  <a:graphicData uri="http://schemas.microsoft.com/office/word/2010/wordprocessingShape">
                    <wps:wsp>
                      <wps:cNvSpPr txBox="1"/>
                      <wps:spPr>
                        <a:xfrm>
                          <a:off x="0" y="0"/>
                          <a:ext cx="486030" cy="307777"/>
                        </a:xfrm>
                        <a:prstGeom prst="rect">
                          <a:avLst/>
                        </a:prstGeom>
                        <a:noFill/>
                      </wps:spPr>
                      <wps:txbx>
                        <w:txbxContent>
                          <w:p w14:paraId="4127AB85" w14:textId="77777777" w:rsidR="00A20091" w:rsidRDefault="00A20091" w:rsidP="00C87AF4">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Verifier </w:t>
                            </w:r>
                          </w:p>
                          <w:p w14:paraId="29EBE3A3" w14:textId="77777777" w:rsidR="00A20091" w:rsidRDefault="00A20091" w:rsidP="00C87AF4">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RRCO</w:t>
                            </w:r>
                          </w:p>
                        </w:txbxContent>
                      </wps:txbx>
                      <wps:bodyPr wrap="none" rtlCol="0">
                        <a:spAutoFit/>
                      </wps:bodyPr>
                    </wps:wsp>
                  </a:graphicData>
                </a:graphic>
              </wp:anchor>
            </w:drawing>
          </mc:Choice>
          <mc:Fallback>
            <w:pict>
              <v:shape w14:anchorId="3F6A3E0E" id="TextBox 11" o:spid="_x0000_s1041" type="#_x0000_t202" style="position:absolute;left:0;text-align:left;margin-left:348.3pt;margin-top:45.3pt;width:38.25pt;height:24.25pt;z-index:2516275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" filled="f" stroked="f">
                <v:textbox style="mso-fit-shape-to-text:t">
                  <w:txbxContent>
                    <w:p w14:paraId="4127AB85" w14:textId="77777777" w:rsidR="00A20091" w:rsidRDefault="00A20091" w:rsidP="00C87AF4">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Verifier </w:t>
                      </w:r>
                    </w:p>
                    <w:p w14:paraId="29EBE3A3" w14:textId="77777777" w:rsidR="00A20091" w:rsidRDefault="00A20091" w:rsidP="00C87AF4">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RRCO</w:t>
                      </w:r>
                    </w:p>
                  </w:txbxContent>
                </v:textbox>
              </v:shape>
            </w:pict>
          </mc:Fallback>
        </mc:AlternateContent>
      </w:r>
      <w:r w:rsidR="00C87AF4" w:rsidRPr="00C87AF4">
        <w:rPr>
          <w:noProof/>
        </w:rPr>
        <mc:AlternateContent>
          <mc:Choice Requires="wps">
            <w:drawing>
              <wp:anchor distT="0" distB="0" distL="114300" distR="114300" simplePos="0" relativeHeight="251633664" behindDoc="0" locked="0" layoutInCell="1" allowOverlap="1" wp14:anchorId="22DD97BB" wp14:editId="10140E76">
                <wp:simplePos x="0" y="0"/>
                <wp:positionH relativeFrom="column">
                  <wp:posOffset>4304030</wp:posOffset>
                </wp:positionH>
                <wp:positionV relativeFrom="paragraph">
                  <wp:posOffset>2157095</wp:posOffset>
                </wp:positionV>
                <wp:extent cx="676787" cy="307777"/>
                <wp:effectExtent l="0" t="0" r="0" b="0"/>
                <wp:wrapNone/>
                <wp:docPr id="201" name="TextBox 12"/>
                <wp:cNvGraphicFramePr/>
                <a:graphic xmlns:a="http://schemas.openxmlformats.org/drawingml/2006/main">
                  <a:graphicData uri="http://schemas.microsoft.com/office/word/2010/wordprocessingShape">
                    <wps:wsp>
                      <wps:cNvSpPr txBox="1"/>
                      <wps:spPr>
                        <a:xfrm>
                          <a:off x="0" y="0"/>
                          <a:ext cx="676787" cy="307777"/>
                        </a:xfrm>
                        <a:prstGeom prst="rect">
                          <a:avLst/>
                        </a:prstGeom>
                        <a:noFill/>
                      </wps:spPr>
                      <wps:txbx>
                        <w:txbxContent>
                          <w:p w14:paraId="5988A148" w14:textId="77777777" w:rsidR="00A20091" w:rsidRDefault="00A20091" w:rsidP="00C87AF4">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Assessor </w:t>
                            </w:r>
                          </w:p>
                          <w:p w14:paraId="69A0226B" w14:textId="77777777" w:rsidR="00A20091" w:rsidRDefault="00A20091" w:rsidP="00C87AF4">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(Head Office)</w:t>
                            </w:r>
                          </w:p>
                        </w:txbxContent>
                      </wps:txbx>
                      <wps:bodyPr wrap="none" rtlCol="0">
                        <a:spAutoFit/>
                      </wps:bodyPr>
                    </wps:wsp>
                  </a:graphicData>
                </a:graphic>
              </wp:anchor>
            </w:drawing>
          </mc:Choice>
          <mc:Fallback>
            <w:pict>
              <v:shape w14:anchorId="22DD97BB" id="TextBox 12" o:spid="_x0000_s1042" type="#_x0000_t202" style="position:absolute;left:0;text-align:left;margin-left:338.9pt;margin-top:169.85pt;width:53.3pt;height:24.25pt;z-index:2516336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" filled="f" stroked="f">
                <v:textbox style="mso-fit-shape-to-text:t">
                  <w:txbxContent>
                    <w:p w14:paraId="5988A148" w14:textId="77777777" w:rsidR="00A20091" w:rsidRDefault="00A20091" w:rsidP="00C87AF4">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Assessor </w:t>
                      </w:r>
                    </w:p>
                    <w:p w14:paraId="69A0226B" w14:textId="77777777" w:rsidR="00A20091" w:rsidRDefault="00A20091" w:rsidP="00C87AF4">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(Head Office)</w:t>
                      </w:r>
                    </w:p>
                  </w:txbxContent>
                </v:textbox>
              </v:shape>
            </w:pict>
          </mc:Fallback>
        </mc:AlternateContent>
      </w:r>
      <w:r w:rsidR="00C87AF4" w:rsidRPr="00C87AF4">
        <w:rPr>
          <w:noProof/>
        </w:rPr>
        <mc:AlternateContent>
          <mc:Choice Requires="wps">
            <w:drawing>
              <wp:anchor distT="0" distB="0" distL="114300" distR="114300" simplePos="0" relativeHeight="251635712" behindDoc="0" locked="0" layoutInCell="1" allowOverlap="1" wp14:anchorId="2752A09E" wp14:editId="6C7B750B">
                <wp:simplePos x="0" y="0"/>
                <wp:positionH relativeFrom="column">
                  <wp:posOffset>404495</wp:posOffset>
                </wp:positionH>
                <wp:positionV relativeFrom="paragraph">
                  <wp:posOffset>645795</wp:posOffset>
                </wp:positionV>
                <wp:extent cx="525605" cy="452582"/>
                <wp:effectExtent l="0" t="0" r="27305" b="24130"/>
                <wp:wrapNone/>
                <wp:docPr id="202" name="Straight Connector 13"/>
                <wp:cNvGraphicFramePr/>
                <a:graphic xmlns:a="http://schemas.openxmlformats.org/drawingml/2006/main">
                  <a:graphicData uri="http://schemas.microsoft.com/office/word/2010/wordprocessingShape">
                    <wps:wsp>
                      <wps:cNvCnPr/>
                      <wps:spPr>
                        <a:xfrm flipV="1">
                          <a:off x="0" y="0"/>
                          <a:ext cx="525605" cy="452582"/>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CF32CF" id="Straight Connector 13" o:spid="_x0000_s1026" style="position:absolute;flip:y;z-index:251635712;visibility:visible;mso-wrap-style:square;mso-wrap-distance-left:9pt;mso-wrap-distance-top:0;mso-wrap-distance-right:9pt;mso-wrap-distance-bottom:0;mso-position-horizontal:absolute;mso-position-horizontal-relative:text;mso-position-vertical:absolute;mso-position-vertical-relative:text" from="31.85pt,50.85pt" to="73.2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" strokecolor="gray [1629]"/>
            </w:pict>
          </mc:Fallback>
        </mc:AlternateContent>
      </w:r>
      <w:r w:rsidR="00C87AF4" w:rsidRPr="00C87AF4">
        <w:rPr>
          <w:noProof/>
        </w:rPr>
        <mc:AlternateContent>
          <mc:Choice Requires="wps">
            <w:drawing>
              <wp:anchor distT="0" distB="0" distL="114300" distR="114300" simplePos="0" relativeHeight="251639808" behindDoc="0" locked="0" layoutInCell="1" allowOverlap="1" wp14:anchorId="21ACD49F" wp14:editId="57461F54">
                <wp:simplePos x="0" y="0"/>
                <wp:positionH relativeFrom="column">
                  <wp:posOffset>3862705</wp:posOffset>
                </wp:positionH>
                <wp:positionV relativeFrom="paragraph">
                  <wp:posOffset>278765</wp:posOffset>
                </wp:positionV>
                <wp:extent cx="560301" cy="160945"/>
                <wp:effectExtent l="0" t="0" r="30480" b="29845"/>
                <wp:wrapNone/>
                <wp:docPr id="203"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560301" cy="16094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E27464" id="Straight Connector 14" o:spid="_x0000_s1026" style="position:absolute;flip:x y;z-index:251639808;visibility:visible;mso-wrap-style:square;mso-wrap-distance-left:9pt;mso-wrap-distance-top:0;mso-wrap-distance-right:9pt;mso-wrap-distance-bottom:0;mso-position-horizontal:absolute;mso-position-horizontal-relative:text;mso-position-vertical:absolute;mso-position-vertical-relative:text" from="304.15pt,21.95pt" to="348.2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" strokecolor="#404040 [2429]">
                <o:lock v:ext="edit" shapetype="f"/>
              </v:line>
            </w:pict>
          </mc:Fallback>
        </mc:AlternateContent>
      </w:r>
      <w:r w:rsidR="00C87AF4" w:rsidRPr="00C87AF4">
        <w:rPr>
          <w:noProof/>
        </w:rPr>
        <mc:AlternateContent>
          <mc:Choice Requires="wps">
            <w:drawing>
              <wp:anchor distT="0" distB="0" distL="114300" distR="114300" simplePos="0" relativeHeight="251643904" behindDoc="0" locked="0" layoutInCell="1" allowOverlap="1" wp14:anchorId="1B0B38C5" wp14:editId="382CCEEE">
                <wp:simplePos x="0" y="0"/>
                <wp:positionH relativeFrom="column">
                  <wp:posOffset>3913505</wp:posOffset>
                </wp:positionH>
                <wp:positionV relativeFrom="paragraph">
                  <wp:posOffset>484505</wp:posOffset>
                </wp:positionV>
                <wp:extent cx="517752" cy="255482"/>
                <wp:effectExtent l="0" t="0" r="15875" b="30480"/>
                <wp:wrapNone/>
                <wp:docPr id="204"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17752" cy="255482"/>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11AEB6" id="Straight Connector 15" o:spid="_x0000_s1026" style="position:absolute;flip:x;z-index:251643904;visibility:visible;mso-wrap-style:square;mso-wrap-distance-left:9pt;mso-wrap-distance-top:0;mso-wrap-distance-right:9pt;mso-wrap-distance-bottom:0;mso-position-horizontal:absolute;mso-position-horizontal-relative:text;mso-position-vertical:absolute;mso-position-vertical-relative:text" from="308.15pt,38.15pt" to="348.9pt,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" strokecolor="gray [1629]">
                <o:lock v:ext="edit" shapetype="f"/>
              </v:line>
            </w:pict>
          </mc:Fallback>
        </mc:AlternateContent>
      </w:r>
      <w:r w:rsidR="00C87AF4" w:rsidRPr="00C87AF4">
        <w:rPr>
          <w:noProof/>
        </w:rPr>
        <mc:AlternateContent>
          <mc:Choice Requires="wps">
            <w:drawing>
              <wp:anchor distT="0" distB="0" distL="114300" distR="114300" simplePos="0" relativeHeight="251645952" behindDoc="0" locked="0" layoutInCell="1" allowOverlap="1" wp14:anchorId="0DEA77AA" wp14:editId="2A0B4C24">
                <wp:simplePos x="0" y="0"/>
                <wp:positionH relativeFrom="column">
                  <wp:posOffset>3908425</wp:posOffset>
                </wp:positionH>
                <wp:positionV relativeFrom="paragraph">
                  <wp:posOffset>1813560</wp:posOffset>
                </wp:positionV>
                <wp:extent cx="485816" cy="133428"/>
                <wp:effectExtent l="0" t="0" r="28575" b="19050"/>
                <wp:wrapNone/>
                <wp:docPr id="205"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85816" cy="133428"/>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508E5C" id="Straight Connector 16" o:spid="_x0000_s1026" style="position:absolute;flip:y;z-index:251645952;visibility:visible;mso-wrap-style:square;mso-wrap-distance-left:9pt;mso-wrap-distance-top:0;mso-wrap-distance-right:9pt;mso-wrap-distance-bottom:0;mso-position-horizontal:absolute;mso-position-horizontal-relative:text;mso-position-vertical:absolute;mso-position-vertical-relative:text" from="307.75pt,142.8pt" to="346pt,1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" strokecolor="gray [1629]">
                <o:lock v:ext="edit" shapetype="f"/>
              </v:line>
            </w:pict>
          </mc:Fallback>
        </mc:AlternateContent>
      </w:r>
      <w:r w:rsidR="00C87AF4" w:rsidRPr="00C87AF4">
        <w:rPr>
          <w:noProof/>
        </w:rPr>
        <mc:AlternateContent>
          <mc:Choice Requires="wps">
            <w:drawing>
              <wp:anchor distT="0" distB="0" distL="114300" distR="114300" simplePos="0" relativeHeight="251650048" behindDoc="0" locked="0" layoutInCell="1" allowOverlap="1" wp14:anchorId="760FAF60" wp14:editId="0E74C617">
                <wp:simplePos x="0" y="0"/>
                <wp:positionH relativeFrom="column">
                  <wp:posOffset>2278380</wp:posOffset>
                </wp:positionH>
                <wp:positionV relativeFrom="paragraph">
                  <wp:posOffset>414020</wp:posOffset>
                </wp:positionV>
                <wp:extent cx="548195" cy="389324"/>
                <wp:effectExtent l="0" t="0" r="23495" b="29845"/>
                <wp:wrapNone/>
                <wp:docPr id="206"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8195" cy="389324"/>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E80111" id="Straight Connector 17" o:spid="_x0000_s1026" style="position:absolute;flip:y;z-index:251650048;visibility:visible;mso-wrap-style:square;mso-wrap-distance-left:9pt;mso-wrap-distance-top:0;mso-wrap-distance-right:9pt;mso-wrap-distance-bottom:0;mso-position-horizontal:absolute;mso-position-horizontal-relative:text;mso-position-vertical:absolute;mso-position-vertical-relative:text" from="179.4pt,32.6pt" to="222.55pt,6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" strokecolor="#404040 [2429]">
                <v:stroke dashstyle="dash"/>
                <o:lock v:ext="edit" shapetype="f"/>
              </v:line>
            </w:pict>
          </mc:Fallback>
        </mc:AlternateContent>
      </w:r>
      <w:r w:rsidR="00C87AF4" w:rsidRPr="00C87AF4">
        <w:rPr>
          <w:noProof/>
        </w:rPr>
        <mc:AlternateContent>
          <mc:Choice Requires="wps">
            <w:drawing>
              <wp:anchor distT="0" distB="0" distL="114300" distR="114300" simplePos="0" relativeHeight="251652096" behindDoc="0" locked="0" layoutInCell="1" allowOverlap="1" wp14:anchorId="5A6C43B4" wp14:editId="30E01EFF">
                <wp:simplePos x="0" y="0"/>
                <wp:positionH relativeFrom="column">
                  <wp:posOffset>2208530</wp:posOffset>
                </wp:positionH>
                <wp:positionV relativeFrom="paragraph">
                  <wp:posOffset>1377315</wp:posOffset>
                </wp:positionV>
                <wp:extent cx="535777" cy="481407"/>
                <wp:effectExtent l="0" t="0" r="36195" b="33020"/>
                <wp:wrapNone/>
                <wp:docPr id="20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5777" cy="481407"/>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CC1805" id="Straight Connector 18"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73.9pt,108.45pt" to="216.1pt,1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" strokecolor="#404040 [2429]">
                <v:stroke dashstyle="dash"/>
                <o:lock v:ext="edit" shapetype="f"/>
              </v:line>
            </w:pict>
          </mc:Fallback>
        </mc:AlternateContent>
      </w:r>
      <w:r w:rsidR="00C87AF4" w:rsidRPr="00C87AF4">
        <w:rPr>
          <w:noProof/>
        </w:rPr>
        <mc:AlternateContent>
          <mc:Choice Requires="wps">
            <w:drawing>
              <wp:anchor distT="0" distB="0" distL="114300" distR="114300" simplePos="0" relativeHeight="251658240" behindDoc="0" locked="0" layoutInCell="1" allowOverlap="1" wp14:anchorId="4D64F370" wp14:editId="520F8B7C">
                <wp:simplePos x="0" y="0"/>
                <wp:positionH relativeFrom="column">
                  <wp:posOffset>0</wp:posOffset>
                </wp:positionH>
                <wp:positionV relativeFrom="paragraph">
                  <wp:posOffset>1442720</wp:posOffset>
                </wp:positionV>
                <wp:extent cx="540533" cy="200055"/>
                <wp:effectExtent l="0" t="0" r="0" b="0"/>
                <wp:wrapNone/>
                <wp:docPr id="208" name="TextBox 19"/>
                <wp:cNvGraphicFramePr/>
                <a:graphic xmlns:a="http://schemas.openxmlformats.org/drawingml/2006/main">
                  <a:graphicData uri="http://schemas.microsoft.com/office/word/2010/wordprocessingShape">
                    <wps:wsp>
                      <wps:cNvSpPr txBox="1"/>
                      <wps:spPr>
                        <a:xfrm>
                          <a:off x="0" y="0"/>
                          <a:ext cx="540533" cy="200055"/>
                        </a:xfrm>
                        <a:prstGeom prst="rect">
                          <a:avLst/>
                        </a:prstGeom>
                        <a:noFill/>
                      </wps:spPr>
                      <wps:txbx>
                        <w:txbxContent>
                          <w:p w14:paraId="2344ECC4" w14:textId="77777777" w:rsidR="00A20091" w:rsidRDefault="00A20091" w:rsidP="003B142E">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Clearing and</w:t>
                            </w:r>
                          </w:p>
                          <w:p w14:paraId="263BE768" w14:textId="77777777" w:rsidR="00A20091" w:rsidRDefault="00A20091" w:rsidP="003B142E">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 xml:space="preserve">Forwarding </w:t>
                            </w:r>
                          </w:p>
                          <w:p w14:paraId="3F5545DA" w14:textId="041386B0" w:rsidR="00A20091" w:rsidRPr="00C93B03" w:rsidRDefault="00A20091">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Agent (CFA)</w:t>
                            </w:r>
                          </w:p>
                        </w:txbxContent>
                      </wps:txbx>
                      <wps:bodyPr wrap="none" rtlCol="0">
                        <a:spAutoFit/>
                      </wps:bodyPr>
                    </wps:wsp>
                  </a:graphicData>
                </a:graphic>
              </wp:anchor>
            </w:drawing>
          </mc:Choice>
          <mc:Fallback>
            <w:pict>
              <v:shape w14:anchorId="4D64F370" id="TextBox 19" o:spid="_x0000_s1043" type="#_x0000_t202" style="position:absolute;left:0;text-align:left;margin-left:0;margin-top:113.6pt;width:42.55pt;height:15.75pt;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" filled="f" stroked="f">
                <v:textbox style="mso-fit-shape-to-text:t">
                  <w:txbxContent>
                    <w:p w14:paraId="2344ECC4" w14:textId="77777777" w:rsidR="00A20091" w:rsidRDefault="00A20091" w:rsidP="003B142E">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Clearing and</w:t>
                      </w:r>
                    </w:p>
                    <w:p w14:paraId="263BE768" w14:textId="77777777" w:rsidR="00A20091" w:rsidRDefault="00A20091" w:rsidP="003B142E">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 xml:space="preserve">Forwarding </w:t>
                      </w:r>
                    </w:p>
                    <w:p w14:paraId="3F5545DA" w14:textId="041386B0" w:rsidR="00A20091" w:rsidRPr="00C93B03" w:rsidRDefault="00A20091">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Agent (CFA)</w:t>
                      </w:r>
                    </w:p>
                  </w:txbxContent>
                </v:textbox>
              </v:shape>
            </w:pict>
          </mc:Fallback>
        </mc:AlternateContent>
      </w:r>
      <w:r w:rsidR="00C87AF4" w:rsidRPr="00C87AF4">
        <w:rPr>
          <w:noProof/>
        </w:rPr>
        <mc:AlternateContent>
          <mc:Choice Requires="wps">
            <w:drawing>
              <wp:anchor distT="0" distB="0" distL="114300" distR="114300" simplePos="0" relativeHeight="251693056" behindDoc="0" locked="0" layoutInCell="1" allowOverlap="1" wp14:anchorId="10F26682" wp14:editId="5EA9AE41">
                <wp:simplePos x="0" y="0"/>
                <wp:positionH relativeFrom="column">
                  <wp:posOffset>3862705</wp:posOffset>
                </wp:positionH>
                <wp:positionV relativeFrom="paragraph">
                  <wp:posOffset>278765</wp:posOffset>
                </wp:positionV>
                <wp:extent cx="530942" cy="1535168"/>
                <wp:effectExtent l="0" t="0" r="21590" b="27305"/>
                <wp:wrapNone/>
                <wp:docPr id="214"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530942" cy="1535168"/>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69FD89" id="Straight Connector 39" o:spid="_x0000_s1026" style="position:absolute;flip:x y;z-index:251693056;visibility:visible;mso-wrap-style:square;mso-wrap-distance-left:9pt;mso-wrap-distance-top:0;mso-wrap-distance-right:9pt;mso-wrap-distance-bottom:0;mso-position-horizontal:absolute;mso-position-horizontal-relative:text;mso-position-vertical:absolute;mso-position-vertical-relative:text" from="304.15pt,21.95pt" to="345.95pt,1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" strokecolor="gray [1629]">
                <o:lock v:ext="edit" shapetype="f"/>
              </v:line>
            </w:pict>
          </mc:Fallback>
        </mc:AlternateContent>
      </w:r>
      <w:r w:rsidR="00C87AF4" w:rsidRPr="00C87AF4">
        <w:rPr>
          <w:noProof/>
        </w:rPr>
        <mc:AlternateContent>
          <mc:Choice Requires="wps">
            <w:drawing>
              <wp:anchor distT="0" distB="0" distL="114300" distR="114300" simplePos="0" relativeHeight="251723776" behindDoc="0" locked="0" layoutInCell="1" allowOverlap="1" wp14:anchorId="6401F130" wp14:editId="4B02A08A">
                <wp:simplePos x="0" y="0"/>
                <wp:positionH relativeFrom="column">
                  <wp:posOffset>2480310</wp:posOffset>
                </wp:positionH>
                <wp:positionV relativeFrom="paragraph">
                  <wp:posOffset>789940</wp:posOffset>
                </wp:positionV>
                <wp:extent cx="277759" cy="160216"/>
                <wp:effectExtent l="0" t="0" r="27305" b="30480"/>
                <wp:wrapNone/>
                <wp:docPr id="218"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77759" cy="160216"/>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255DB2" id="Straight Connector 62" o:spid="_x0000_s1026" style="position:absolute;flip:y;z-index:251723776;visibility:visible;mso-wrap-style:square;mso-wrap-distance-left:9pt;mso-wrap-distance-top:0;mso-wrap-distance-right:9pt;mso-wrap-distance-bottom:0;mso-position-horizontal:absolute;mso-position-horizontal-relative:text;mso-position-vertical:absolute;mso-position-vertical-relative:text" from="195.3pt,62.2pt" to="217.15pt,7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" strokecolor="#404040 [2429]">
                <v:stroke dashstyle="dash"/>
                <o:lock v:ext="edit" shapetype="f"/>
              </v:line>
            </w:pict>
          </mc:Fallback>
        </mc:AlternateContent>
      </w:r>
    </w:p>
    <w:p w14:paraId="280953E2" w14:textId="08E3D487" w:rsidR="00C87AF4" w:rsidRDefault="00C87AF4"/>
    <w:p w14:paraId="275D0733" w14:textId="36EA064C" w:rsidR="00C87AF4" w:rsidRDefault="00C87AF4"/>
    <w:p w14:paraId="4B00521F" w14:textId="3972D477" w:rsidR="00C87AF4" w:rsidRDefault="002124A7">
      <w:r w:rsidRPr="00C87AF4">
        <w:rPr>
          <w:noProof/>
        </w:rPr>
        <mc:AlternateContent>
          <mc:Choice Requires="wps">
            <w:drawing>
              <wp:anchor distT="0" distB="0" distL="114300" distR="114300" simplePos="0" relativeHeight="251738112" behindDoc="0" locked="0" layoutInCell="1" allowOverlap="1" wp14:anchorId="006318CF" wp14:editId="3ED59BAF">
                <wp:simplePos x="0" y="0"/>
                <wp:positionH relativeFrom="column">
                  <wp:posOffset>3784600</wp:posOffset>
                </wp:positionH>
                <wp:positionV relativeFrom="paragraph">
                  <wp:posOffset>33020</wp:posOffset>
                </wp:positionV>
                <wp:extent cx="707390" cy="584200"/>
                <wp:effectExtent l="0" t="0" r="16510" b="25400"/>
                <wp:wrapNone/>
                <wp:docPr id="74" name="Straight Connector 73">
                  <a:extLst xmlns:a="http://schemas.openxmlformats.org/drawingml/2006/main">
                    <a:ext uri="{FF2B5EF4-FFF2-40B4-BE49-F238E27FC236}">
                      <a16:creationId xmlns:a16="http://schemas.microsoft.com/office/drawing/2014/main" id="{4C23D8AC-D2D7-446A-B238-9CA4A9D937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07390" cy="58420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EB79C1" id="Straight Connector 73" o:spid="_x0000_s1026" style="position:absolute;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pt,2.6pt" to="353.7pt,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" strokecolor="gray [1629]">
                <o:lock v:ext="edit" shapetype="f"/>
              </v:line>
            </w:pict>
          </mc:Fallback>
        </mc:AlternateContent>
      </w:r>
      <w:r w:rsidR="00FA11CF" w:rsidRPr="00C87AF4">
        <w:rPr>
          <w:noProof/>
        </w:rPr>
        <mc:AlternateContent>
          <mc:Choice Requires="wps">
            <w:drawing>
              <wp:anchor distT="0" distB="0" distL="114300" distR="114300" simplePos="0" relativeHeight="251648000" behindDoc="0" locked="0" layoutInCell="1" allowOverlap="1" wp14:anchorId="6F78003F" wp14:editId="23C26257">
                <wp:simplePos x="0" y="0"/>
                <wp:positionH relativeFrom="column">
                  <wp:posOffset>2691765</wp:posOffset>
                </wp:positionH>
                <wp:positionV relativeFrom="paragraph">
                  <wp:posOffset>39370</wp:posOffset>
                </wp:positionV>
                <wp:extent cx="1214120" cy="463550"/>
                <wp:effectExtent l="0" t="0" r="24130" b="12700"/>
                <wp:wrapNone/>
                <wp:docPr id="212" name="Oval 26"/>
                <wp:cNvGraphicFramePr/>
                <a:graphic xmlns:a="http://schemas.openxmlformats.org/drawingml/2006/main">
                  <a:graphicData uri="http://schemas.microsoft.com/office/word/2010/wordprocessingShape">
                    <wps:wsp>
                      <wps:cNvSpPr/>
                      <wps:spPr>
                        <a:xfrm>
                          <a:off x="0" y="0"/>
                          <a:ext cx="1214120" cy="46355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EC0C6E" w14:textId="77777777" w:rsidR="00A20091" w:rsidRDefault="00A20091" w:rsidP="00C87AF4">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Recommend/ Reject Applicant</w:t>
                            </w:r>
                          </w:p>
                        </w:txbxContent>
                      </wps:txbx>
                      <wps:bodyPr rtlCol="0" anchor="ctr">
                        <a:noAutofit/>
                      </wps:bodyPr>
                    </wps:wsp>
                  </a:graphicData>
                </a:graphic>
                <wp14:sizeRelV relativeFrom="margin">
                  <wp14:pctHeight>0</wp14:pctHeight>
                </wp14:sizeRelV>
              </wp:anchor>
            </w:drawing>
          </mc:Choice>
          <mc:Fallback>
            <w:pict>
              <v:oval w14:anchorId="6F78003F" id="Oval 26" o:spid="_x0000_s1044" style="position:absolute;left:0;text-align:left;margin-left:211.95pt;margin-top:3.1pt;width:95.6pt;height:36.5pt;z-index:25164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" fillcolor="#d8d8d8 [2732]" strokecolor="black [3213]" strokeweight=".5pt">
                <v:textbox>
                  <w:txbxContent>
                    <w:p w14:paraId="64EC0C6E" w14:textId="77777777" w:rsidR="00A20091" w:rsidRDefault="00A20091" w:rsidP="00C87AF4">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Recommend/ Reject Applicant</w:t>
                      </w:r>
                    </w:p>
                  </w:txbxContent>
                </v:textbox>
              </v:oval>
            </w:pict>
          </mc:Fallback>
        </mc:AlternateContent>
      </w:r>
    </w:p>
    <w:p w14:paraId="5952021F" w14:textId="3A284850" w:rsidR="00C87AF4" w:rsidRDefault="00C87AF4"/>
    <w:p w14:paraId="366AF1DD" w14:textId="4AEF0417" w:rsidR="00C87AF4" w:rsidRDefault="00C87AF4"/>
    <w:p w14:paraId="4B844245" w14:textId="2CFD6271" w:rsidR="00C87AF4" w:rsidRDefault="00FA11CF">
      <w:r w:rsidRPr="00C87AF4">
        <w:rPr>
          <w:noProof/>
        </w:rPr>
        <mc:AlternateContent>
          <mc:Choice Requires="wps">
            <w:drawing>
              <wp:anchor distT="0" distB="0" distL="114300" distR="114300" simplePos="0" relativeHeight="251668480" behindDoc="0" locked="0" layoutInCell="1" allowOverlap="1" wp14:anchorId="5FDCE313" wp14:editId="727470B8">
                <wp:simplePos x="0" y="0"/>
                <wp:positionH relativeFrom="column">
                  <wp:posOffset>2679700</wp:posOffset>
                </wp:positionH>
                <wp:positionV relativeFrom="paragraph">
                  <wp:posOffset>105411</wp:posOffset>
                </wp:positionV>
                <wp:extent cx="1409700" cy="530860"/>
                <wp:effectExtent l="0" t="0" r="19050" b="21590"/>
                <wp:wrapNone/>
                <wp:docPr id="28" name="Oval 27">
                  <a:extLst xmlns:a="http://schemas.openxmlformats.org/drawingml/2006/main">
                    <a:ext uri="{FF2B5EF4-FFF2-40B4-BE49-F238E27FC236}">
                      <a16:creationId xmlns:a16="http://schemas.microsoft.com/office/drawing/2014/main" id="{2749374C-D529-4132-B59C-CA6AE6967E88}"/>
                    </a:ext>
                  </a:extLst>
                </wp:docPr>
                <wp:cNvGraphicFramePr/>
                <a:graphic xmlns:a="http://schemas.openxmlformats.org/drawingml/2006/main">
                  <a:graphicData uri="http://schemas.microsoft.com/office/word/2010/wordprocessingShape">
                    <wps:wsp>
                      <wps:cNvSpPr/>
                      <wps:spPr>
                        <a:xfrm>
                          <a:off x="0" y="0"/>
                          <a:ext cx="1409700" cy="53086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A5D3E4" w14:textId="77777777" w:rsidR="00A20091" w:rsidRDefault="00A20091" w:rsidP="00C87AF4">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Verify Supporting Document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5FDCE313" id="Oval 27" o:spid="_x0000_s1045" style="position:absolute;left:0;text-align:left;margin-left:211pt;margin-top:8.3pt;width:111pt;height:4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" fillcolor="#d8d8d8 [2732]" strokecolor="black [3213]" strokeweight=".5pt">
                <v:textbox>
                  <w:txbxContent>
                    <w:p w14:paraId="4EA5D3E4" w14:textId="77777777" w:rsidR="00A20091" w:rsidRDefault="00A20091" w:rsidP="00C87AF4">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Verify Supporting Document</w:t>
                      </w:r>
                    </w:p>
                  </w:txbxContent>
                </v:textbox>
              </v:oval>
            </w:pict>
          </mc:Fallback>
        </mc:AlternateContent>
      </w:r>
    </w:p>
    <w:p w14:paraId="114AF816" w14:textId="041C1B25" w:rsidR="00C87AF4" w:rsidRDefault="00C87AF4"/>
    <w:p w14:paraId="454A01EE" w14:textId="25376DF8" w:rsidR="00C87AF4" w:rsidRDefault="00FA11CF">
      <w:r w:rsidRPr="00C87AF4">
        <w:rPr>
          <w:noProof/>
        </w:rPr>
        <mc:AlternateContent>
          <mc:Choice Requires="wps">
            <w:drawing>
              <wp:anchor distT="0" distB="0" distL="114300" distR="114300" simplePos="0" relativeHeight="251727872" behindDoc="0" locked="0" layoutInCell="1" allowOverlap="1" wp14:anchorId="31C4A751" wp14:editId="781536C1">
                <wp:simplePos x="0" y="0"/>
                <wp:positionH relativeFrom="column">
                  <wp:posOffset>2397868</wp:posOffset>
                </wp:positionH>
                <wp:positionV relativeFrom="paragraph">
                  <wp:posOffset>23130</wp:posOffset>
                </wp:positionV>
                <wp:extent cx="291830" cy="58366"/>
                <wp:effectExtent l="0" t="0" r="32385" b="37465"/>
                <wp:wrapNone/>
                <wp:docPr id="219"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1830" cy="58366"/>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C06851" id="Straight Connector 66"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8pt,1.8pt" to="211.8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" strokecolor="#404040 [2429]">
                <v:stroke dashstyle="dash"/>
                <o:lock v:ext="edit" shapetype="f"/>
              </v:line>
            </w:pict>
          </mc:Fallback>
        </mc:AlternateContent>
      </w:r>
    </w:p>
    <w:p w14:paraId="0FC368F5" w14:textId="2CE8BD83" w:rsidR="006D3BAF" w:rsidRDefault="002124A7">
      <w:r w:rsidRPr="00C87AF4">
        <w:rPr>
          <w:noProof/>
        </w:rPr>
        <mc:AlternateContent>
          <mc:Choice Requires="wps">
            <w:drawing>
              <wp:anchor distT="0" distB="0" distL="114300" distR="114300" simplePos="0" relativeHeight="251686912" behindDoc="0" locked="0" layoutInCell="1" allowOverlap="1" wp14:anchorId="7C872A93" wp14:editId="60E28A50">
                <wp:simplePos x="0" y="0"/>
                <wp:positionH relativeFrom="column">
                  <wp:posOffset>3956050</wp:posOffset>
                </wp:positionH>
                <wp:positionV relativeFrom="paragraph">
                  <wp:posOffset>89535</wp:posOffset>
                </wp:positionV>
                <wp:extent cx="436880" cy="325120"/>
                <wp:effectExtent l="0" t="0" r="20320" b="17780"/>
                <wp:wrapNone/>
                <wp:docPr id="213" name="Straight Connector 35"/>
                <wp:cNvGraphicFramePr/>
                <a:graphic xmlns:a="http://schemas.openxmlformats.org/drawingml/2006/main">
                  <a:graphicData uri="http://schemas.microsoft.com/office/word/2010/wordprocessingShape">
                    <wps:wsp>
                      <wps:cNvCnPr/>
                      <wps:spPr>
                        <a:xfrm flipH="1" flipV="1">
                          <a:off x="0" y="0"/>
                          <a:ext cx="436880" cy="32512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4FEF45" id="Straight Connector 35" o:spid="_x0000_s1026" style="position:absolute;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5pt,7.05pt" to="345.9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" strokecolor="gray [1629]"/>
            </w:pict>
          </mc:Fallback>
        </mc:AlternateContent>
      </w:r>
    </w:p>
    <w:p w14:paraId="0C31BF4F" w14:textId="505DCBF4" w:rsidR="006D3BAF" w:rsidRDefault="006D3BAF"/>
    <w:p w14:paraId="67CA8F27" w14:textId="3E245B1A" w:rsidR="006D3BAF" w:rsidRDefault="00FA11CF">
      <w:r w:rsidRPr="00C87AF4">
        <w:rPr>
          <w:noProof/>
        </w:rPr>
        <mc:AlternateContent>
          <mc:Choice Requires="wps">
            <w:drawing>
              <wp:anchor distT="0" distB="0" distL="114300" distR="114300" simplePos="0" relativeHeight="251604992" behindDoc="0" locked="0" layoutInCell="1" allowOverlap="1" wp14:anchorId="54D229F4" wp14:editId="6F42D357">
                <wp:simplePos x="0" y="0"/>
                <wp:positionH relativeFrom="column">
                  <wp:posOffset>2676728</wp:posOffset>
                </wp:positionH>
                <wp:positionV relativeFrom="paragraph">
                  <wp:posOffset>3243</wp:posOffset>
                </wp:positionV>
                <wp:extent cx="1221967" cy="486383"/>
                <wp:effectExtent l="0" t="0" r="16510" b="28575"/>
                <wp:wrapNone/>
                <wp:docPr id="197" name="Oval 5"/>
                <wp:cNvGraphicFramePr/>
                <a:graphic xmlns:a="http://schemas.openxmlformats.org/drawingml/2006/main">
                  <a:graphicData uri="http://schemas.microsoft.com/office/word/2010/wordprocessingShape">
                    <wps:wsp>
                      <wps:cNvSpPr/>
                      <wps:spPr>
                        <a:xfrm>
                          <a:off x="0" y="0"/>
                          <a:ext cx="1221967" cy="486383"/>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4B45DF" w14:textId="77777777" w:rsidR="00A20091" w:rsidRDefault="00A20091" w:rsidP="00C87AF4">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Approve / Reject Applicant</w:t>
                            </w:r>
                          </w:p>
                        </w:txbxContent>
                      </wps:txbx>
                      <wps:bodyPr rtlCol="0" anchor="ctr">
                        <a:noAutofit/>
                      </wps:bodyPr>
                    </wps:wsp>
                  </a:graphicData>
                </a:graphic>
                <wp14:sizeRelV relativeFrom="margin">
                  <wp14:pctHeight>0</wp14:pctHeight>
                </wp14:sizeRelV>
              </wp:anchor>
            </w:drawing>
          </mc:Choice>
          <mc:Fallback>
            <w:pict>
              <v:oval w14:anchorId="54D229F4" id="Oval 5" o:spid="_x0000_s1046" style="position:absolute;left:0;text-align:left;margin-left:210.75pt;margin-top:.25pt;width:96.2pt;height:38.3pt;z-index:251604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" fillcolor="#d8d8d8 [2732]" strokecolor="black [3213]" strokeweight=".5pt">
                <v:textbox>
                  <w:txbxContent>
                    <w:p w14:paraId="044B45DF" w14:textId="77777777" w:rsidR="00A20091" w:rsidRDefault="00A20091" w:rsidP="00C87AF4">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Approve / Reject Applicant</w:t>
                      </w:r>
                    </w:p>
                  </w:txbxContent>
                </v:textbox>
              </v:oval>
            </w:pict>
          </mc:Fallback>
        </mc:AlternateContent>
      </w:r>
    </w:p>
    <w:p w14:paraId="74CC6DC5" w14:textId="63542FFF" w:rsidR="006D3BAF" w:rsidRDefault="006D3BAF"/>
    <w:p w14:paraId="2FC22760" w14:textId="20DE00F4" w:rsidR="00C87AF4" w:rsidRDefault="00C87AF4"/>
    <w:p w14:paraId="7FD755F2" w14:textId="3E3D27A5" w:rsidR="00FE264C" w:rsidRDefault="002A0B14">
      <w:r w:rsidRPr="00C87AF4">
        <w:rPr>
          <w:noProof/>
        </w:rPr>
        <mc:AlternateContent>
          <mc:Choice Requires="wps">
            <w:drawing>
              <wp:anchor distT="0" distB="0" distL="114300" distR="114300" simplePos="0" relativeHeight="251666432" behindDoc="0" locked="0" layoutInCell="1" allowOverlap="1" wp14:anchorId="289035A8" wp14:editId="3758EF6B">
                <wp:simplePos x="0" y="0"/>
                <wp:positionH relativeFrom="column">
                  <wp:posOffset>742315</wp:posOffset>
                </wp:positionH>
                <wp:positionV relativeFrom="paragraph">
                  <wp:posOffset>137160</wp:posOffset>
                </wp:positionV>
                <wp:extent cx="3418840" cy="45085"/>
                <wp:effectExtent l="0" t="0" r="0" b="0"/>
                <wp:wrapNone/>
                <wp:docPr id="22" name="Rectangle 21">
                  <a:extLst xmlns:a="http://schemas.openxmlformats.org/drawingml/2006/main">
                    <a:ext uri="{FF2B5EF4-FFF2-40B4-BE49-F238E27FC236}">
                      <a16:creationId xmlns:a16="http://schemas.microsoft.com/office/drawing/2014/main" id="{C36E37B5-136A-4A8E-AB81-69E7652F610D}"/>
                    </a:ext>
                  </a:extLst>
                </wp:docPr>
                <wp:cNvGraphicFramePr/>
                <a:graphic xmlns:a="http://schemas.openxmlformats.org/drawingml/2006/main">
                  <a:graphicData uri="http://schemas.microsoft.com/office/word/2010/wordprocessingShape">
                    <wps:wsp>
                      <wps:cNvSpPr/>
                      <wps:spPr>
                        <a:xfrm>
                          <a:off x="0" y="0"/>
                          <a:ext cx="3418840" cy="4508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4C39EAB9" id="Rectangle 21" o:spid="_x0000_s1026" style="position:absolute;margin-left:58.45pt;margin-top:10.8pt;width:269.2pt;height:3.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" fillcolor="#d8d8d8 [2732]" stroked="f" strokeweight="2pt"/>
            </w:pict>
          </mc:Fallback>
        </mc:AlternateContent>
      </w:r>
    </w:p>
    <w:p w14:paraId="28676A93" w14:textId="77777777" w:rsidR="008B34A2" w:rsidRDefault="008B34A2">
      <w:pPr>
        <w:tabs>
          <w:tab w:val="clear" w:pos="360"/>
        </w:tabs>
        <w:jc w:val="left"/>
      </w:pPr>
    </w:p>
    <w:p w14:paraId="4AB0894F" w14:textId="77777777" w:rsidR="008B34A2" w:rsidRDefault="008B34A2">
      <w:pPr>
        <w:tabs>
          <w:tab w:val="clear" w:pos="360"/>
        </w:tabs>
        <w:jc w:val="left"/>
      </w:pPr>
    </w:p>
    <w:p w14:paraId="103F4341" w14:textId="7F328CC9" w:rsidR="008B6F60" w:rsidRDefault="008B6F60">
      <w:pPr>
        <w:tabs>
          <w:tab w:val="clear" w:pos="360"/>
        </w:tabs>
        <w:jc w:val="left"/>
      </w:pPr>
    </w:p>
    <w:tbl>
      <w:tblPr>
        <w:tblStyle w:val="GridTable6Colorful-Accent211"/>
        <w:tblW w:w="5000" w:type="pct"/>
        <w:tblLook w:val="01A0" w:firstRow="1" w:lastRow="0" w:firstColumn="1" w:lastColumn="1" w:noHBand="0" w:noVBand="0"/>
      </w:tblPr>
      <w:tblGrid>
        <w:gridCol w:w="8630"/>
      </w:tblGrid>
      <w:tr w:rsidR="00D077D4" w:rsidRPr="0099601A" w14:paraId="62747C44" w14:textId="77777777" w:rsidTr="00841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99594" w:themeFill="accent2" w:themeFillTint="99"/>
          </w:tcPr>
          <w:p w14:paraId="251CF1C9" w14:textId="77777777" w:rsidR="00D077D4" w:rsidRPr="0099601A" w:rsidRDefault="00D077D4" w:rsidP="00C93B03">
            <w:pPr>
              <w:pStyle w:val="BodyText"/>
              <w:rPr>
                <w:i w:val="0"/>
                <w:color w:val="auto"/>
              </w:rPr>
            </w:pPr>
            <w:r w:rsidRPr="0099601A">
              <w:rPr>
                <w:i w:val="0"/>
                <w:color w:val="auto"/>
              </w:rPr>
              <w:t>Process Steps</w:t>
            </w:r>
          </w:p>
        </w:tc>
      </w:tr>
      <w:tr w:rsidR="00D22325" w:rsidRPr="0099601A" w14:paraId="6573AA7F" w14:textId="77777777" w:rsidTr="00841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075510D7" w14:textId="48DBAF64" w:rsidR="00D22325" w:rsidRDefault="00113D06">
            <w:pPr>
              <w:pStyle w:val="BodyText"/>
              <w:rPr>
                <w:b w:val="0"/>
                <w:i w:val="0"/>
                <w:color w:val="auto"/>
                <w:lang w:val="en-IN"/>
              </w:rPr>
            </w:pPr>
            <w:bookmarkStart w:id="285" w:name="_Hlk76424920"/>
            <w:r w:rsidRPr="00114261">
              <w:rPr>
                <w:i w:val="0"/>
                <w:color w:val="auto"/>
              </w:rPr>
              <w:t xml:space="preserve">P01: </w:t>
            </w:r>
            <w:r>
              <w:rPr>
                <w:i w:val="0"/>
                <w:color w:val="auto"/>
              </w:rPr>
              <w:t>Submit Application</w:t>
            </w:r>
          </w:p>
        </w:tc>
      </w:tr>
      <w:tr w:rsidR="00D22325" w:rsidRPr="0099601A" w14:paraId="63D3DF47" w14:textId="77777777" w:rsidTr="00841C3A">
        <w:tc>
          <w:tcPr>
            <w:cnfStyle w:val="001000000000" w:firstRow="0" w:lastRow="0" w:firstColumn="1" w:lastColumn="0" w:oddVBand="0" w:evenVBand="0" w:oddHBand="0" w:evenHBand="0" w:firstRowFirstColumn="0" w:firstRowLastColumn="0" w:lastRowFirstColumn="0" w:lastRowLastColumn="0"/>
            <w:tcW w:w="5000" w:type="pct"/>
          </w:tcPr>
          <w:p w14:paraId="58F638D0" w14:textId="59F07BB7" w:rsidR="00CB412F" w:rsidRPr="004E7BA8" w:rsidRDefault="00CB412F" w:rsidP="00D0122E">
            <w:pPr>
              <w:pStyle w:val="BodyText"/>
              <w:numPr>
                <w:ilvl w:val="0"/>
                <w:numId w:val="64"/>
              </w:numPr>
              <w:rPr>
                <w:b w:val="0"/>
                <w:bCs w:val="0"/>
                <w:i w:val="0"/>
                <w:color w:val="auto"/>
              </w:rPr>
            </w:pPr>
            <w:r w:rsidRPr="00EF13E1">
              <w:rPr>
                <w:b w:val="0"/>
                <w:bCs w:val="0"/>
                <w:i w:val="0"/>
                <w:color w:val="auto"/>
              </w:rPr>
              <w:t>An applicant will submit online application form by providing mandatory information</w:t>
            </w:r>
            <w:r w:rsidR="00113D06" w:rsidRPr="00CF60AC">
              <w:rPr>
                <w:b w:val="0"/>
                <w:bCs w:val="0"/>
                <w:i w:val="0"/>
                <w:color w:val="auto"/>
              </w:rPr>
              <w:t xml:space="preserve"> including TPN</w:t>
            </w:r>
            <w:r w:rsidR="00FA3339" w:rsidRPr="00CF60AC">
              <w:rPr>
                <w:b w:val="0"/>
                <w:bCs w:val="0"/>
                <w:i w:val="0"/>
                <w:color w:val="auto"/>
              </w:rPr>
              <w:t xml:space="preserve"> &amp;</w:t>
            </w:r>
            <w:r w:rsidR="00113D06" w:rsidRPr="004E7BA8">
              <w:rPr>
                <w:b w:val="0"/>
                <w:bCs w:val="0"/>
                <w:i w:val="0"/>
                <w:color w:val="auto"/>
              </w:rPr>
              <w:t xml:space="preserve"> CID</w:t>
            </w:r>
            <w:r w:rsidR="00326F4A">
              <w:rPr>
                <w:b w:val="0"/>
                <w:bCs w:val="0"/>
                <w:i w:val="0"/>
                <w:color w:val="auto"/>
              </w:rPr>
              <w:t xml:space="preserve"> and Business License number</w:t>
            </w:r>
            <w:r w:rsidR="00FA3339" w:rsidRPr="004E7BA8">
              <w:rPr>
                <w:b w:val="0"/>
                <w:bCs w:val="0"/>
                <w:i w:val="0"/>
                <w:color w:val="auto"/>
              </w:rPr>
              <w:t>.</w:t>
            </w:r>
            <w:r w:rsidRPr="004E7BA8">
              <w:rPr>
                <w:b w:val="0"/>
                <w:bCs w:val="0"/>
                <w:i w:val="0"/>
                <w:color w:val="auto"/>
              </w:rPr>
              <w:t xml:space="preserve"> </w:t>
            </w:r>
          </w:p>
          <w:p w14:paraId="48E367B3" w14:textId="03A7D3FE" w:rsidR="00D0122E" w:rsidRPr="00B325B3" w:rsidRDefault="00D0122E" w:rsidP="00D0122E">
            <w:pPr>
              <w:pStyle w:val="BodyText"/>
              <w:numPr>
                <w:ilvl w:val="0"/>
                <w:numId w:val="64"/>
              </w:numPr>
              <w:rPr>
                <w:b w:val="0"/>
                <w:bCs w:val="0"/>
                <w:i w:val="0"/>
                <w:iCs/>
                <w:color w:val="auto"/>
                <w:lang w:val="en-IN"/>
              </w:rPr>
            </w:pPr>
            <w:r w:rsidRPr="00B325B3">
              <w:rPr>
                <w:b w:val="0"/>
                <w:bCs w:val="0"/>
                <w:i w:val="0"/>
                <w:iCs/>
                <w:color w:val="auto"/>
              </w:rPr>
              <w:t xml:space="preserve">The system shall allow the applicant to key in </w:t>
            </w:r>
            <w:r w:rsidR="001406C0" w:rsidRPr="00B325B3">
              <w:rPr>
                <w:b w:val="0"/>
                <w:bCs w:val="0"/>
                <w:i w:val="0"/>
                <w:iCs/>
                <w:color w:val="auto"/>
              </w:rPr>
              <w:t>CID,</w:t>
            </w:r>
            <w:r w:rsidR="001406C0">
              <w:rPr>
                <w:b w:val="0"/>
                <w:bCs w:val="0"/>
                <w:i w:val="0"/>
                <w:iCs/>
                <w:color w:val="auto"/>
              </w:rPr>
              <w:t xml:space="preserve"> </w:t>
            </w:r>
            <w:r w:rsidRPr="00B325B3">
              <w:rPr>
                <w:b w:val="0"/>
                <w:bCs w:val="0"/>
                <w:i w:val="0"/>
                <w:iCs/>
                <w:color w:val="auto"/>
              </w:rPr>
              <w:t>TPN</w:t>
            </w:r>
            <w:r w:rsidR="001406C0">
              <w:rPr>
                <w:b w:val="0"/>
                <w:bCs w:val="0"/>
                <w:i w:val="0"/>
                <w:iCs/>
                <w:color w:val="auto"/>
              </w:rPr>
              <w:t xml:space="preserve"> and </w:t>
            </w:r>
            <w:r w:rsidR="001406C0">
              <w:rPr>
                <w:b w:val="0"/>
                <w:bCs w:val="0"/>
                <w:i w:val="0"/>
                <w:color w:val="auto"/>
              </w:rPr>
              <w:t>Business License number</w:t>
            </w:r>
            <w:r w:rsidRPr="00B325B3">
              <w:rPr>
                <w:b w:val="0"/>
                <w:bCs w:val="0"/>
                <w:i w:val="0"/>
                <w:iCs/>
                <w:color w:val="auto"/>
              </w:rPr>
              <w:t xml:space="preserve">. If the applicant keys in the CID, the same </w:t>
            </w:r>
            <w:r w:rsidR="00787655">
              <w:rPr>
                <w:b w:val="0"/>
                <w:bCs w:val="0"/>
                <w:i w:val="0"/>
                <w:iCs/>
                <w:color w:val="auto"/>
              </w:rPr>
              <w:t>will</w:t>
            </w:r>
            <w:r w:rsidRPr="00B325B3">
              <w:rPr>
                <w:b w:val="0"/>
                <w:bCs w:val="0"/>
                <w:i w:val="0"/>
                <w:iCs/>
                <w:color w:val="auto"/>
              </w:rPr>
              <w:t xml:space="preserve"> hit the Pin Master, and list all the TPN registered against the CID. </w:t>
            </w:r>
          </w:p>
          <w:p w14:paraId="570E079B" w14:textId="50876817" w:rsidR="00D0122E" w:rsidRPr="00B325B3" w:rsidRDefault="00D0122E" w:rsidP="00D0122E">
            <w:pPr>
              <w:pStyle w:val="BodyText"/>
              <w:numPr>
                <w:ilvl w:val="0"/>
                <w:numId w:val="64"/>
              </w:numPr>
              <w:rPr>
                <w:b w:val="0"/>
                <w:bCs w:val="0"/>
                <w:i w:val="0"/>
                <w:iCs/>
                <w:color w:val="auto"/>
                <w:lang w:val="en-IN"/>
              </w:rPr>
            </w:pPr>
            <w:r w:rsidRPr="00B325B3">
              <w:rPr>
                <w:b w:val="0"/>
                <w:bCs w:val="0"/>
                <w:i w:val="0"/>
                <w:iCs/>
                <w:color w:val="auto"/>
                <w:lang w:val="en-IN"/>
              </w:rPr>
              <w:t xml:space="preserve">If the TPN </w:t>
            </w:r>
            <w:r w:rsidR="00326F4A">
              <w:rPr>
                <w:b w:val="0"/>
                <w:bCs w:val="0"/>
                <w:i w:val="0"/>
                <w:color w:val="auto"/>
              </w:rPr>
              <w:t>and Business License number</w:t>
            </w:r>
            <w:r w:rsidRPr="00B325B3">
              <w:rPr>
                <w:b w:val="0"/>
                <w:bCs w:val="0"/>
                <w:i w:val="0"/>
                <w:iCs/>
                <w:color w:val="auto"/>
                <w:lang w:val="en-IN"/>
              </w:rPr>
              <w:t xml:space="preserve"> keyed in is valid</w:t>
            </w:r>
            <w:r w:rsidR="00326F4A">
              <w:rPr>
                <w:b w:val="0"/>
                <w:bCs w:val="0"/>
                <w:i w:val="0"/>
                <w:iCs/>
                <w:color w:val="auto"/>
                <w:lang w:val="en-IN"/>
              </w:rPr>
              <w:t xml:space="preserve"> and </w:t>
            </w:r>
            <w:proofErr w:type="gramStart"/>
            <w:r w:rsidR="00326F4A">
              <w:rPr>
                <w:b w:val="0"/>
                <w:bCs w:val="0"/>
                <w:i w:val="0"/>
                <w:iCs/>
                <w:color w:val="auto"/>
                <w:lang w:val="en-IN"/>
              </w:rPr>
              <w:t>matching,</w:t>
            </w:r>
            <w:r w:rsidRPr="00B325B3">
              <w:rPr>
                <w:b w:val="0"/>
                <w:bCs w:val="0"/>
                <w:i w:val="0"/>
                <w:iCs/>
                <w:color w:val="auto"/>
                <w:lang w:val="en-IN"/>
              </w:rPr>
              <w:t xml:space="preserve">  then</w:t>
            </w:r>
            <w:proofErr w:type="gramEnd"/>
            <w:r w:rsidRPr="00B325B3">
              <w:rPr>
                <w:b w:val="0"/>
                <w:bCs w:val="0"/>
                <w:i w:val="0"/>
                <w:iCs/>
                <w:color w:val="auto"/>
                <w:lang w:val="en-IN"/>
              </w:rPr>
              <w:t xml:space="preserve"> System will fetch the related  TPN details and display in the application</w:t>
            </w:r>
          </w:p>
          <w:p w14:paraId="5046AD62" w14:textId="39966839" w:rsidR="00D0122E" w:rsidRPr="00B325B3" w:rsidRDefault="00D0122E" w:rsidP="00D0122E">
            <w:pPr>
              <w:pStyle w:val="BodyText"/>
              <w:numPr>
                <w:ilvl w:val="0"/>
                <w:numId w:val="64"/>
              </w:numPr>
              <w:rPr>
                <w:b w:val="0"/>
                <w:bCs w:val="0"/>
                <w:i w:val="0"/>
                <w:iCs/>
                <w:color w:val="auto"/>
                <w:lang w:val="en-IN"/>
              </w:rPr>
            </w:pPr>
            <w:r w:rsidRPr="00DA476B">
              <w:rPr>
                <w:b w:val="0"/>
                <w:bCs w:val="0"/>
                <w:i w:val="0"/>
                <w:iCs/>
                <w:color w:val="auto"/>
              </w:rPr>
              <w:t xml:space="preserve">If the information could not be fetched from the Pin Master, the system will provide </w:t>
            </w:r>
            <w:r w:rsidR="00C30D6C" w:rsidRPr="00DA476B">
              <w:rPr>
                <w:b w:val="0"/>
                <w:bCs w:val="0"/>
                <w:i w:val="0"/>
                <w:iCs/>
                <w:color w:val="auto"/>
              </w:rPr>
              <w:t xml:space="preserve">a </w:t>
            </w:r>
            <w:r w:rsidR="001406C0" w:rsidRPr="00DA476B">
              <w:rPr>
                <w:b w:val="0"/>
                <w:bCs w:val="0"/>
                <w:i w:val="0"/>
                <w:iCs/>
                <w:color w:val="auto"/>
              </w:rPr>
              <w:t>link for</w:t>
            </w:r>
            <w:r w:rsidRPr="00DA476B">
              <w:rPr>
                <w:b w:val="0"/>
                <w:bCs w:val="0"/>
                <w:i w:val="0"/>
                <w:iCs/>
                <w:color w:val="auto"/>
              </w:rPr>
              <w:t xml:space="preserve"> the user to apply for a fast-track TPN with BITS.</w:t>
            </w:r>
            <w:r w:rsidRPr="00C30D6C">
              <w:rPr>
                <w:b w:val="0"/>
                <w:bCs w:val="0"/>
                <w:i w:val="0"/>
                <w:iCs/>
                <w:color w:val="auto"/>
              </w:rPr>
              <w:t xml:space="preserve"> After</w:t>
            </w:r>
            <w:r w:rsidRPr="00B325B3">
              <w:rPr>
                <w:b w:val="0"/>
                <w:bCs w:val="0"/>
                <w:i w:val="0"/>
                <w:iCs/>
                <w:color w:val="auto"/>
              </w:rPr>
              <w:t xml:space="preserve"> the user applies for fast-track TPN in </w:t>
            </w:r>
            <w:proofErr w:type="spellStart"/>
            <w:r w:rsidRPr="00B325B3">
              <w:rPr>
                <w:b w:val="0"/>
                <w:bCs w:val="0"/>
                <w:i w:val="0"/>
                <w:iCs/>
                <w:color w:val="auto"/>
              </w:rPr>
              <w:t>eCMS</w:t>
            </w:r>
            <w:proofErr w:type="spellEnd"/>
            <w:r w:rsidRPr="00B325B3">
              <w:rPr>
                <w:b w:val="0"/>
                <w:bCs w:val="0"/>
                <w:i w:val="0"/>
                <w:iCs/>
                <w:color w:val="auto"/>
              </w:rPr>
              <w:t>, BITS will validate and generate a fast-track TPN and update it back to PIN Master.</w:t>
            </w:r>
            <w:r>
              <w:rPr>
                <w:b w:val="0"/>
                <w:bCs w:val="0"/>
                <w:i w:val="0"/>
                <w:iCs/>
                <w:color w:val="auto"/>
              </w:rPr>
              <w:t xml:space="preserve"> Refer to Fast-Track TPN process.</w:t>
            </w:r>
          </w:p>
          <w:p w14:paraId="42766DE8" w14:textId="77777777" w:rsidR="00D0122E" w:rsidRPr="004E7BA8" w:rsidRDefault="00D0122E" w:rsidP="00D0122E">
            <w:pPr>
              <w:pStyle w:val="BodyText"/>
              <w:numPr>
                <w:ilvl w:val="0"/>
                <w:numId w:val="64"/>
              </w:numPr>
              <w:rPr>
                <w:b w:val="0"/>
                <w:bCs w:val="0"/>
                <w:i w:val="0"/>
                <w:color w:val="auto"/>
                <w:lang w:val="en-IN"/>
              </w:rPr>
            </w:pPr>
            <w:r w:rsidRPr="004E7BA8">
              <w:rPr>
                <w:b w:val="0"/>
                <w:bCs w:val="0"/>
                <w:i w:val="0"/>
                <w:color w:val="auto"/>
                <w:lang w:val="en-IN"/>
              </w:rPr>
              <w:t xml:space="preserve">Based on the entered value </w:t>
            </w:r>
            <w:proofErr w:type="spellStart"/>
            <w:r w:rsidRPr="004E7BA8">
              <w:rPr>
                <w:b w:val="0"/>
                <w:bCs w:val="0"/>
                <w:i w:val="0"/>
                <w:color w:val="auto"/>
                <w:lang w:val="en-IN"/>
              </w:rPr>
              <w:t>eCMS</w:t>
            </w:r>
            <w:proofErr w:type="spellEnd"/>
            <w:r w:rsidRPr="004E7BA8">
              <w:rPr>
                <w:b w:val="0"/>
                <w:bCs w:val="0"/>
                <w:i w:val="0"/>
                <w:color w:val="auto"/>
                <w:lang w:val="en-IN"/>
              </w:rPr>
              <w:t xml:space="preserve"> must retrieve required details (including Trader License Number) from PIN master and populate in the application. </w:t>
            </w:r>
          </w:p>
          <w:p w14:paraId="546326EF" w14:textId="77777777" w:rsidR="00D0122E" w:rsidRPr="00CE369D" w:rsidRDefault="00D0122E" w:rsidP="00D0122E">
            <w:pPr>
              <w:pStyle w:val="BodyText"/>
              <w:numPr>
                <w:ilvl w:val="0"/>
                <w:numId w:val="64"/>
              </w:numPr>
              <w:rPr>
                <w:b w:val="0"/>
                <w:i w:val="0"/>
                <w:iCs/>
                <w:color w:val="auto"/>
                <w:lang w:val="en-IN"/>
              </w:rPr>
            </w:pPr>
            <w:r>
              <w:rPr>
                <w:b w:val="0"/>
                <w:i w:val="0"/>
                <w:iCs/>
                <w:color w:val="auto"/>
                <w:lang w:val="en-IN"/>
              </w:rPr>
              <w:t>Applicant will provide Bank Guarantee details along with Reference number.</w:t>
            </w:r>
          </w:p>
          <w:p w14:paraId="7AD98DDD" w14:textId="77777777" w:rsidR="00D0122E" w:rsidRPr="00CE369D" w:rsidRDefault="00D0122E" w:rsidP="00D0122E">
            <w:pPr>
              <w:pStyle w:val="BodyText"/>
              <w:numPr>
                <w:ilvl w:val="0"/>
                <w:numId w:val="64"/>
              </w:numPr>
              <w:rPr>
                <w:b w:val="0"/>
                <w:i w:val="0"/>
                <w:iCs/>
                <w:color w:val="auto"/>
                <w:lang w:val="en-IN"/>
              </w:rPr>
            </w:pPr>
            <w:r w:rsidRPr="00CE369D">
              <w:rPr>
                <w:b w:val="0"/>
                <w:i w:val="0"/>
                <w:iCs/>
                <w:color w:val="auto"/>
                <w:lang w:val="en-IN"/>
              </w:rPr>
              <w:t>Applican</w:t>
            </w:r>
            <w:r>
              <w:rPr>
                <w:b w:val="0"/>
                <w:i w:val="0"/>
                <w:iCs/>
                <w:color w:val="auto"/>
                <w:lang w:val="en-IN"/>
              </w:rPr>
              <w:t>t</w:t>
            </w:r>
            <w:r w:rsidRPr="00CE369D">
              <w:rPr>
                <w:b w:val="0"/>
                <w:i w:val="0"/>
                <w:iCs/>
                <w:color w:val="auto"/>
                <w:lang w:val="en-IN"/>
              </w:rPr>
              <w:t xml:space="preserve"> will provide Bank Guarantee supporting documents.</w:t>
            </w:r>
          </w:p>
          <w:p w14:paraId="07245ED6" w14:textId="77777777" w:rsidR="00D0122E" w:rsidRPr="002B0F38" w:rsidRDefault="00D0122E" w:rsidP="00D0122E">
            <w:pPr>
              <w:pStyle w:val="BodyText"/>
              <w:numPr>
                <w:ilvl w:val="0"/>
                <w:numId w:val="64"/>
              </w:numPr>
              <w:rPr>
                <w:b w:val="0"/>
                <w:i w:val="0"/>
                <w:iCs/>
                <w:color w:val="auto"/>
                <w:lang w:val="en-IN"/>
              </w:rPr>
            </w:pPr>
            <w:r>
              <w:rPr>
                <w:b w:val="0"/>
                <w:i w:val="0"/>
                <w:iCs/>
                <w:color w:val="auto"/>
              </w:rPr>
              <w:t>Applicant shall a</w:t>
            </w:r>
            <w:r w:rsidRPr="00CE369D">
              <w:rPr>
                <w:b w:val="0"/>
                <w:i w:val="0"/>
                <w:iCs/>
                <w:color w:val="auto"/>
              </w:rPr>
              <w:t>ccept the agreement with DRC and agree to the terms and conditions (however inform the applicant on the application of the agreement only when the registration is approved by customs)</w:t>
            </w:r>
          </w:p>
          <w:p w14:paraId="69060B29" w14:textId="77777777" w:rsidR="00113D06" w:rsidRDefault="00113D06" w:rsidP="00113D06">
            <w:pPr>
              <w:pStyle w:val="BodyText"/>
              <w:rPr>
                <w:i w:val="0"/>
                <w:color w:val="auto"/>
              </w:rPr>
            </w:pPr>
          </w:p>
          <w:p w14:paraId="70F19B04" w14:textId="63BE474F" w:rsidR="00113D06" w:rsidRPr="00D33D53" w:rsidRDefault="00113D06" w:rsidP="00D33D53">
            <w:pPr>
              <w:pStyle w:val="BodyText"/>
              <w:rPr>
                <w:b w:val="0"/>
                <w:bCs w:val="0"/>
                <w:i w:val="0"/>
                <w:iCs/>
                <w:color w:val="auto"/>
              </w:rPr>
            </w:pPr>
            <w:r>
              <w:rPr>
                <w:b w:val="0"/>
                <w:bCs w:val="0"/>
                <w:i w:val="0"/>
                <w:color w:val="auto"/>
              </w:rPr>
              <w:t>In case of any missed information, System will stop the submission with proper validation message.</w:t>
            </w:r>
            <w:r w:rsidR="00EF13E1">
              <w:rPr>
                <w:b w:val="0"/>
                <w:bCs w:val="0"/>
                <w:i w:val="0"/>
                <w:color w:val="auto"/>
              </w:rPr>
              <w:t xml:space="preserve"> </w:t>
            </w:r>
            <w:r w:rsidRPr="00CE369D">
              <w:rPr>
                <w:b w:val="0"/>
                <w:bCs w:val="0"/>
                <w:i w:val="0"/>
                <w:color w:val="auto"/>
              </w:rPr>
              <w:t xml:space="preserve">Upon submission, the status of the Application shall be </w:t>
            </w:r>
            <w:r w:rsidRPr="00113D06">
              <w:rPr>
                <w:i w:val="0"/>
                <w:color w:val="auto"/>
              </w:rPr>
              <w:t>“Pending Review”.</w:t>
            </w:r>
          </w:p>
          <w:p w14:paraId="15A486CB" w14:textId="5A8EE0E7" w:rsidR="00F75C08" w:rsidRPr="00CB412F" w:rsidRDefault="00F75C08" w:rsidP="00D33D53">
            <w:pPr>
              <w:pStyle w:val="BodyText"/>
              <w:rPr>
                <w:b w:val="0"/>
                <w:i w:val="0"/>
                <w:iCs/>
                <w:color w:val="auto"/>
                <w:lang w:val="en-IN"/>
              </w:rPr>
            </w:pPr>
          </w:p>
        </w:tc>
      </w:tr>
      <w:tr w:rsidR="00D22325" w:rsidRPr="0099601A" w14:paraId="1A5EEE1B" w14:textId="77777777" w:rsidTr="00841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49C4710" w14:textId="7DD76927" w:rsidR="00D22325" w:rsidRDefault="00D22325" w:rsidP="00724C3E">
            <w:pPr>
              <w:pStyle w:val="BodyText"/>
              <w:rPr>
                <w:b w:val="0"/>
                <w:i w:val="0"/>
                <w:color w:val="auto"/>
                <w:lang w:val="en-IN"/>
              </w:rPr>
            </w:pPr>
            <w:r w:rsidRPr="00114261">
              <w:rPr>
                <w:i w:val="0"/>
                <w:color w:val="auto"/>
              </w:rPr>
              <w:t>P0</w:t>
            </w:r>
            <w:r w:rsidR="00113D06">
              <w:rPr>
                <w:i w:val="0"/>
                <w:color w:val="auto"/>
              </w:rPr>
              <w:t>2</w:t>
            </w:r>
            <w:r w:rsidRPr="00114261">
              <w:rPr>
                <w:i w:val="0"/>
                <w:color w:val="auto"/>
              </w:rPr>
              <w:t xml:space="preserve">: </w:t>
            </w:r>
            <w:r w:rsidR="00113D06">
              <w:rPr>
                <w:i w:val="0"/>
                <w:color w:val="auto"/>
              </w:rPr>
              <w:t>Check supporting documents.</w:t>
            </w:r>
          </w:p>
        </w:tc>
      </w:tr>
      <w:tr w:rsidR="00D22325" w:rsidRPr="0099601A" w14:paraId="4D6C8B9B" w14:textId="77777777" w:rsidTr="00841C3A">
        <w:tc>
          <w:tcPr>
            <w:cnfStyle w:val="001000000000" w:firstRow="0" w:lastRow="0" w:firstColumn="1" w:lastColumn="0" w:oddVBand="0" w:evenVBand="0" w:oddHBand="0" w:evenHBand="0" w:firstRowFirstColumn="0" w:firstRowLastColumn="0" w:lastRowFirstColumn="0" w:lastRowLastColumn="0"/>
            <w:tcW w:w="5000" w:type="pct"/>
          </w:tcPr>
          <w:p w14:paraId="195F05B6" w14:textId="1E680C55" w:rsidR="00D22325" w:rsidRPr="00EF13E1" w:rsidRDefault="00F75C08" w:rsidP="00113D06">
            <w:pPr>
              <w:pStyle w:val="BodyText"/>
              <w:numPr>
                <w:ilvl w:val="0"/>
                <w:numId w:val="73"/>
              </w:numPr>
              <w:rPr>
                <w:b w:val="0"/>
                <w:bCs w:val="0"/>
                <w:i w:val="0"/>
                <w:iCs/>
                <w:color w:val="auto"/>
                <w:lang w:val="en-IN"/>
              </w:rPr>
            </w:pPr>
            <w:r w:rsidRPr="00EF13E1">
              <w:rPr>
                <w:b w:val="0"/>
                <w:bCs w:val="0"/>
                <w:i w:val="0"/>
                <w:iCs/>
                <w:color w:val="auto"/>
              </w:rPr>
              <w:t>Post submission</w:t>
            </w:r>
            <w:r w:rsidR="0013448D" w:rsidRPr="00EF13E1">
              <w:rPr>
                <w:b w:val="0"/>
                <w:bCs w:val="0"/>
                <w:i w:val="0"/>
                <w:iCs/>
                <w:color w:val="auto"/>
              </w:rPr>
              <w:t xml:space="preserve"> System will route the application </w:t>
            </w:r>
            <w:r w:rsidR="00EF13E1" w:rsidRPr="00EF13E1">
              <w:rPr>
                <w:b w:val="0"/>
                <w:bCs w:val="0"/>
                <w:i w:val="0"/>
                <w:iCs/>
                <w:color w:val="auto"/>
              </w:rPr>
              <w:t xml:space="preserve">to </w:t>
            </w:r>
            <w:r w:rsidR="00EF13E1">
              <w:rPr>
                <w:b w:val="0"/>
                <w:bCs w:val="0"/>
                <w:i w:val="0"/>
                <w:iCs/>
                <w:color w:val="auto"/>
              </w:rPr>
              <w:t xml:space="preserve">be </w:t>
            </w:r>
            <w:r w:rsidR="0013448D" w:rsidRPr="00EF65E3">
              <w:rPr>
                <w:b w:val="0"/>
                <w:bCs w:val="0"/>
                <w:i w:val="0"/>
                <w:iCs/>
                <w:color w:val="auto"/>
              </w:rPr>
              <w:t>review</w:t>
            </w:r>
            <w:r w:rsidR="00EF13E1" w:rsidRPr="00EF65E3">
              <w:rPr>
                <w:b w:val="0"/>
                <w:bCs w:val="0"/>
                <w:i w:val="0"/>
                <w:iCs/>
                <w:color w:val="auto"/>
              </w:rPr>
              <w:t>ed</w:t>
            </w:r>
            <w:r w:rsidR="0013448D" w:rsidRPr="00EF13E1">
              <w:rPr>
                <w:b w:val="0"/>
                <w:bCs w:val="0"/>
                <w:i w:val="0"/>
                <w:iCs/>
                <w:color w:val="auto"/>
              </w:rPr>
              <w:t xml:space="preserve"> </w:t>
            </w:r>
            <w:r w:rsidR="00EF13E1" w:rsidRPr="00EF13E1">
              <w:rPr>
                <w:b w:val="0"/>
                <w:bCs w:val="0"/>
                <w:i w:val="0"/>
                <w:iCs/>
                <w:color w:val="auto"/>
              </w:rPr>
              <w:t xml:space="preserve">by the </w:t>
            </w:r>
            <w:r w:rsidR="0013448D" w:rsidRPr="00EF65E3">
              <w:rPr>
                <w:b w:val="0"/>
                <w:bCs w:val="0"/>
                <w:i w:val="0"/>
                <w:iCs/>
                <w:color w:val="auto"/>
              </w:rPr>
              <w:t>Verifier</w:t>
            </w:r>
            <w:r w:rsidR="00EF13E1" w:rsidRPr="00EF13E1">
              <w:rPr>
                <w:b w:val="0"/>
                <w:bCs w:val="0"/>
                <w:i w:val="0"/>
                <w:iCs/>
                <w:color w:val="auto"/>
              </w:rPr>
              <w:t>.</w:t>
            </w:r>
            <w:r w:rsidR="00D22325" w:rsidRPr="00EF13E1">
              <w:rPr>
                <w:b w:val="0"/>
                <w:bCs w:val="0"/>
                <w:i w:val="0"/>
                <w:iCs/>
                <w:color w:val="auto"/>
              </w:rPr>
              <w:t xml:space="preserve"> The verifier will verify the </w:t>
            </w:r>
            <w:r w:rsidR="00D20095" w:rsidRPr="00EF13E1">
              <w:rPr>
                <w:b w:val="0"/>
                <w:bCs w:val="0"/>
                <w:i w:val="0"/>
                <w:iCs/>
                <w:color w:val="auto"/>
              </w:rPr>
              <w:t>supporting document</w:t>
            </w:r>
            <w:r w:rsidR="00D22325" w:rsidRPr="00EF13E1">
              <w:rPr>
                <w:b w:val="0"/>
                <w:bCs w:val="0"/>
                <w:i w:val="0"/>
                <w:iCs/>
                <w:color w:val="auto"/>
              </w:rPr>
              <w:t xml:space="preserve"> details</w:t>
            </w:r>
            <w:r w:rsidR="00CB6D4B" w:rsidRPr="00EF13E1">
              <w:rPr>
                <w:b w:val="0"/>
                <w:bCs w:val="0"/>
                <w:i w:val="0"/>
                <w:iCs/>
                <w:color w:val="auto"/>
              </w:rPr>
              <w:t xml:space="preserve"> along with TPN and Trade License information</w:t>
            </w:r>
            <w:r w:rsidR="00113D06" w:rsidRPr="00EF13E1">
              <w:rPr>
                <w:b w:val="0"/>
                <w:bCs w:val="0"/>
                <w:i w:val="0"/>
                <w:iCs/>
                <w:color w:val="auto"/>
              </w:rPr>
              <w:t>.</w:t>
            </w:r>
          </w:p>
          <w:p w14:paraId="4C1E9CA7" w14:textId="18ADCB62" w:rsidR="00113D06" w:rsidRPr="009B51EA" w:rsidRDefault="00113D06" w:rsidP="009B51EA">
            <w:pPr>
              <w:pStyle w:val="BodyText"/>
              <w:numPr>
                <w:ilvl w:val="0"/>
                <w:numId w:val="73"/>
              </w:numPr>
              <w:rPr>
                <w:b w:val="0"/>
                <w:i w:val="0"/>
                <w:iCs/>
                <w:color w:val="auto"/>
                <w:lang w:val="en-IN"/>
              </w:rPr>
            </w:pPr>
            <w:r w:rsidRPr="00EF13E1">
              <w:rPr>
                <w:b w:val="0"/>
                <w:bCs w:val="0"/>
                <w:i w:val="0"/>
                <w:iCs/>
                <w:color w:val="auto"/>
              </w:rPr>
              <w:t xml:space="preserve">The verifier will verify the applicant details and determine the validity of the application. </w:t>
            </w:r>
            <w:proofErr w:type="spellStart"/>
            <w:r w:rsidRPr="00EF13E1">
              <w:rPr>
                <w:b w:val="0"/>
                <w:bCs w:val="0"/>
                <w:i w:val="0"/>
                <w:iCs/>
                <w:color w:val="auto"/>
              </w:rPr>
              <w:t>eCMS</w:t>
            </w:r>
            <w:proofErr w:type="spellEnd"/>
            <w:r w:rsidRPr="00EF13E1">
              <w:rPr>
                <w:b w:val="0"/>
                <w:bCs w:val="0"/>
                <w:i w:val="0"/>
                <w:iCs/>
                <w:color w:val="auto"/>
              </w:rPr>
              <w:t xml:space="preserve"> will additionally provide a </w:t>
            </w:r>
            <w:r w:rsidRPr="00DA476B">
              <w:rPr>
                <w:i w:val="0"/>
                <w:iCs/>
                <w:color w:val="000000" w:themeColor="text1"/>
              </w:rPr>
              <w:t xml:space="preserve">separate tab to enter checklist of items for the verifier </w:t>
            </w:r>
            <w:r w:rsidRPr="00EF13E1">
              <w:rPr>
                <w:b w:val="0"/>
                <w:bCs w:val="0"/>
                <w:i w:val="0"/>
                <w:iCs/>
                <w:color w:val="auto"/>
              </w:rPr>
              <w:t xml:space="preserve">to mark and check. Verifier can also attach supporting documents in a separate tab on the outcome of onsite verification (for ex, Site photographs </w:t>
            </w:r>
            <w:r w:rsidR="008A0314" w:rsidRPr="00EF13E1">
              <w:rPr>
                <w:b w:val="0"/>
                <w:bCs w:val="0"/>
                <w:i w:val="0"/>
                <w:iCs/>
                <w:color w:val="auto"/>
              </w:rPr>
              <w:t>etc.</w:t>
            </w:r>
            <w:r w:rsidRPr="00EF13E1">
              <w:rPr>
                <w:b w:val="0"/>
                <w:bCs w:val="0"/>
                <w:i w:val="0"/>
                <w:iCs/>
                <w:color w:val="auto"/>
              </w:rPr>
              <w:t>)</w:t>
            </w:r>
          </w:p>
        </w:tc>
      </w:tr>
      <w:tr w:rsidR="00D22325" w:rsidRPr="0099601A" w14:paraId="66A3C7B4" w14:textId="77777777" w:rsidTr="00841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77BE241" w14:textId="2B7ACEBF" w:rsidR="00D22325" w:rsidRPr="00D20095" w:rsidRDefault="00D22325">
            <w:pPr>
              <w:pStyle w:val="BodyText"/>
              <w:rPr>
                <w:b w:val="0"/>
                <w:i w:val="0"/>
                <w:color w:val="auto"/>
                <w:lang w:val="en-IN"/>
              </w:rPr>
            </w:pPr>
            <w:r w:rsidRPr="00D20095">
              <w:rPr>
                <w:i w:val="0"/>
                <w:color w:val="auto"/>
              </w:rPr>
              <w:t>P0</w:t>
            </w:r>
            <w:r w:rsidR="00113D06">
              <w:rPr>
                <w:i w:val="0"/>
                <w:color w:val="auto"/>
              </w:rPr>
              <w:t>3</w:t>
            </w:r>
            <w:r w:rsidRPr="00D20095">
              <w:rPr>
                <w:i w:val="0"/>
                <w:color w:val="auto"/>
              </w:rPr>
              <w:t>:</w:t>
            </w:r>
            <w:r w:rsidR="00D20095">
              <w:rPr>
                <w:i w:val="0"/>
                <w:color w:val="auto"/>
              </w:rPr>
              <w:t xml:space="preserve"> Check Bank </w:t>
            </w:r>
            <w:r w:rsidR="00113D06">
              <w:rPr>
                <w:i w:val="0"/>
                <w:color w:val="auto"/>
              </w:rPr>
              <w:t>Guarantee</w:t>
            </w:r>
          </w:p>
        </w:tc>
      </w:tr>
      <w:tr w:rsidR="00D22325" w:rsidRPr="0099601A" w14:paraId="40275F16" w14:textId="77777777" w:rsidTr="00841C3A">
        <w:tc>
          <w:tcPr>
            <w:cnfStyle w:val="001000000000" w:firstRow="0" w:lastRow="0" w:firstColumn="1" w:lastColumn="0" w:oddVBand="0" w:evenVBand="0" w:oddHBand="0" w:evenHBand="0" w:firstRowFirstColumn="0" w:firstRowLastColumn="0" w:lastRowFirstColumn="0" w:lastRowLastColumn="0"/>
            <w:tcW w:w="5000" w:type="pct"/>
          </w:tcPr>
          <w:p w14:paraId="5F9A5E7A" w14:textId="12566728" w:rsidR="00D22325" w:rsidRPr="00D20095" w:rsidRDefault="00D20095">
            <w:pPr>
              <w:pStyle w:val="BodyText"/>
              <w:rPr>
                <w:b w:val="0"/>
                <w:i w:val="0"/>
                <w:color w:val="auto"/>
                <w:lang w:val="en-IN"/>
              </w:rPr>
            </w:pPr>
            <w:r>
              <w:rPr>
                <w:b w:val="0"/>
                <w:i w:val="0"/>
                <w:color w:val="auto"/>
              </w:rPr>
              <w:t>Verifier will determine the validity and suitability of the provided bank guarantee</w:t>
            </w:r>
            <w:r w:rsidR="00EF13E1">
              <w:rPr>
                <w:b w:val="0"/>
                <w:i w:val="0"/>
                <w:color w:val="auto"/>
              </w:rPr>
              <w:t xml:space="preserve"> by the applicate</w:t>
            </w:r>
            <w:r>
              <w:rPr>
                <w:b w:val="0"/>
                <w:i w:val="0"/>
                <w:color w:val="auto"/>
              </w:rPr>
              <w:t>.</w:t>
            </w:r>
          </w:p>
        </w:tc>
      </w:tr>
      <w:tr w:rsidR="00D1155D" w:rsidRPr="0099601A" w14:paraId="1E548A73" w14:textId="77777777" w:rsidTr="00841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8B40C9C" w14:textId="215A3EBE" w:rsidR="00D1155D" w:rsidRPr="00D20095" w:rsidRDefault="00D1155D">
            <w:pPr>
              <w:pStyle w:val="BodyText"/>
              <w:rPr>
                <w:b w:val="0"/>
                <w:i w:val="0"/>
                <w:color w:val="auto"/>
                <w:lang w:val="en-IN"/>
              </w:rPr>
            </w:pPr>
            <w:r w:rsidRPr="00870254">
              <w:rPr>
                <w:i w:val="0"/>
                <w:color w:val="auto"/>
              </w:rPr>
              <w:t>P</w:t>
            </w:r>
            <w:r w:rsidR="008D7F15">
              <w:rPr>
                <w:i w:val="0"/>
                <w:color w:val="auto"/>
              </w:rPr>
              <w:t>04</w:t>
            </w:r>
            <w:r w:rsidRPr="00870254">
              <w:rPr>
                <w:i w:val="0"/>
                <w:color w:val="auto"/>
              </w:rPr>
              <w:t>: Notify Applicant of Rejection</w:t>
            </w:r>
          </w:p>
        </w:tc>
      </w:tr>
      <w:tr w:rsidR="00D1155D" w:rsidRPr="0099601A" w14:paraId="22651384" w14:textId="77777777" w:rsidTr="00841C3A">
        <w:tc>
          <w:tcPr>
            <w:cnfStyle w:val="001000000000" w:firstRow="0" w:lastRow="0" w:firstColumn="1" w:lastColumn="0" w:oddVBand="0" w:evenVBand="0" w:oddHBand="0" w:evenHBand="0" w:firstRowFirstColumn="0" w:firstRowLastColumn="0" w:lastRowFirstColumn="0" w:lastRowLastColumn="0"/>
            <w:tcW w:w="5000" w:type="pct"/>
          </w:tcPr>
          <w:p w14:paraId="34CEFC91" w14:textId="77777777" w:rsidR="008D7F15" w:rsidRDefault="008D7F15" w:rsidP="008D7F15">
            <w:pPr>
              <w:pStyle w:val="BodyText"/>
              <w:rPr>
                <w:bCs w:val="0"/>
                <w:i w:val="0"/>
                <w:color w:val="auto"/>
              </w:rPr>
            </w:pPr>
            <w:r w:rsidRPr="00870254">
              <w:rPr>
                <w:b w:val="0"/>
                <w:i w:val="0"/>
                <w:color w:val="auto"/>
              </w:rPr>
              <w:t xml:space="preserve">During verification, if the </w:t>
            </w:r>
            <w:r>
              <w:rPr>
                <w:b w:val="0"/>
                <w:i w:val="0"/>
                <w:color w:val="auto"/>
              </w:rPr>
              <w:t>verifier</w:t>
            </w:r>
            <w:r w:rsidRPr="00870254">
              <w:rPr>
                <w:b w:val="0"/>
                <w:i w:val="0"/>
                <w:color w:val="auto"/>
              </w:rPr>
              <w:t xml:space="preserve"> concludes that the application is invalid for any reason, then the </w:t>
            </w:r>
            <w:r>
              <w:rPr>
                <w:b w:val="0"/>
                <w:i w:val="0"/>
                <w:color w:val="auto"/>
              </w:rPr>
              <w:t>verifier</w:t>
            </w:r>
            <w:r w:rsidRPr="00870254">
              <w:rPr>
                <w:b w:val="0"/>
                <w:i w:val="0"/>
                <w:color w:val="auto"/>
              </w:rPr>
              <w:t xml:space="preserve"> will provide reasons for rejection and reject the application.  The applicant shall be notified of the rejection including the reason for rejection by email.</w:t>
            </w:r>
            <w:r>
              <w:rPr>
                <w:b w:val="0"/>
                <w:i w:val="0"/>
                <w:color w:val="auto"/>
              </w:rPr>
              <w:t xml:space="preserve"> In this case the status of the application shall be </w:t>
            </w:r>
            <w:r w:rsidRPr="00CE369D">
              <w:rPr>
                <w:bCs w:val="0"/>
                <w:i w:val="0"/>
                <w:color w:val="auto"/>
              </w:rPr>
              <w:t>“Rejected”</w:t>
            </w:r>
            <w:r>
              <w:rPr>
                <w:b w:val="0"/>
                <w:i w:val="0"/>
                <w:color w:val="auto"/>
              </w:rPr>
              <w:t>.</w:t>
            </w:r>
          </w:p>
          <w:p w14:paraId="03BC0EFC" w14:textId="77777777" w:rsidR="008D7F15" w:rsidRDefault="008D7F15" w:rsidP="008D7F15">
            <w:pPr>
              <w:pStyle w:val="BodyText"/>
              <w:rPr>
                <w:bCs w:val="0"/>
                <w:i w:val="0"/>
                <w:color w:val="auto"/>
              </w:rPr>
            </w:pPr>
          </w:p>
          <w:p w14:paraId="00086951" w14:textId="2D7663A2" w:rsidR="00724C3E" w:rsidRDefault="008D7F15" w:rsidP="00883951">
            <w:pPr>
              <w:pStyle w:val="BodyText"/>
              <w:rPr>
                <w:bCs w:val="0"/>
                <w:i w:val="0"/>
                <w:color w:val="auto"/>
              </w:rPr>
            </w:pPr>
            <w:r>
              <w:rPr>
                <w:b w:val="0"/>
                <w:i w:val="0"/>
                <w:color w:val="auto"/>
              </w:rPr>
              <w:t xml:space="preserve">In case the application needs to be amended by the applicant, the verifier can </w:t>
            </w:r>
            <w:r w:rsidRPr="00CE369D">
              <w:rPr>
                <w:bCs w:val="0"/>
                <w:i w:val="0"/>
                <w:color w:val="auto"/>
              </w:rPr>
              <w:t>“Reject for amendment”</w:t>
            </w:r>
            <w:r>
              <w:rPr>
                <w:b w:val="0"/>
                <w:i w:val="0"/>
                <w:color w:val="auto"/>
              </w:rPr>
              <w:t xml:space="preserve"> and in this case, the applicant can do necessary changes and re-submit for verification.</w:t>
            </w:r>
            <w:r w:rsidR="005A294C">
              <w:rPr>
                <w:b w:val="0"/>
                <w:i w:val="0"/>
                <w:color w:val="auto"/>
              </w:rPr>
              <w:t xml:space="preserve"> </w:t>
            </w:r>
          </w:p>
          <w:p w14:paraId="19D1D856" w14:textId="3665F22D" w:rsidR="008C0BBC" w:rsidRPr="00D20095" w:rsidRDefault="008C0BBC" w:rsidP="00883951">
            <w:pPr>
              <w:pStyle w:val="BodyText"/>
              <w:rPr>
                <w:b w:val="0"/>
                <w:i w:val="0"/>
                <w:color w:val="auto"/>
                <w:lang w:val="en-IN"/>
              </w:rPr>
            </w:pPr>
          </w:p>
        </w:tc>
      </w:tr>
      <w:tr w:rsidR="00D1155D" w:rsidRPr="0099601A" w14:paraId="490C3DC9" w14:textId="77777777" w:rsidTr="00841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AAC8F8E" w14:textId="10073AF3" w:rsidR="00D1155D" w:rsidRPr="00870254" w:rsidRDefault="00D1155D">
            <w:pPr>
              <w:pStyle w:val="BodyText"/>
              <w:rPr>
                <w:b w:val="0"/>
                <w:i w:val="0"/>
                <w:color w:val="auto"/>
              </w:rPr>
            </w:pPr>
            <w:r w:rsidRPr="00870254">
              <w:rPr>
                <w:i w:val="0"/>
                <w:color w:val="auto"/>
              </w:rPr>
              <w:t>P</w:t>
            </w:r>
            <w:r w:rsidR="008D7F15">
              <w:rPr>
                <w:i w:val="0"/>
                <w:color w:val="auto"/>
              </w:rPr>
              <w:t>05</w:t>
            </w:r>
            <w:r w:rsidRPr="00870254">
              <w:rPr>
                <w:i w:val="0"/>
                <w:color w:val="auto"/>
              </w:rPr>
              <w:t xml:space="preserve">: </w:t>
            </w:r>
            <w:r>
              <w:rPr>
                <w:i w:val="0"/>
                <w:color w:val="auto"/>
              </w:rPr>
              <w:t>Recommend for Registration</w:t>
            </w:r>
          </w:p>
        </w:tc>
      </w:tr>
      <w:tr w:rsidR="00D1155D" w:rsidRPr="0099601A" w14:paraId="2E0EC437" w14:textId="77777777" w:rsidTr="00841C3A">
        <w:tc>
          <w:tcPr>
            <w:cnfStyle w:val="001000000000" w:firstRow="0" w:lastRow="0" w:firstColumn="1" w:lastColumn="0" w:oddVBand="0" w:evenVBand="0" w:oddHBand="0" w:evenHBand="0" w:firstRowFirstColumn="0" w:firstRowLastColumn="0" w:lastRowFirstColumn="0" w:lastRowLastColumn="0"/>
            <w:tcW w:w="5000" w:type="pct"/>
          </w:tcPr>
          <w:p w14:paraId="030A67CD" w14:textId="31D903D6" w:rsidR="0013448D" w:rsidRPr="00241A0F" w:rsidRDefault="00EF13E1">
            <w:pPr>
              <w:pStyle w:val="BodyText"/>
              <w:rPr>
                <w:bCs w:val="0"/>
                <w:i w:val="0"/>
                <w:iCs/>
                <w:color w:val="auto"/>
              </w:rPr>
            </w:pPr>
            <w:r>
              <w:rPr>
                <w:b w:val="0"/>
                <w:i w:val="0"/>
                <w:iCs/>
                <w:color w:val="auto"/>
              </w:rPr>
              <w:t>D</w:t>
            </w:r>
            <w:r w:rsidR="00D1155D" w:rsidRPr="00241A0F">
              <w:rPr>
                <w:b w:val="0"/>
                <w:i w:val="0"/>
                <w:iCs/>
                <w:color w:val="auto"/>
              </w:rPr>
              <w:t xml:space="preserve">uring </w:t>
            </w:r>
            <w:r w:rsidR="008C0BBC" w:rsidRPr="00241A0F">
              <w:rPr>
                <w:b w:val="0"/>
                <w:i w:val="0"/>
                <w:iCs/>
                <w:color w:val="auto"/>
              </w:rPr>
              <w:t>verification,</w:t>
            </w:r>
            <w:r w:rsidR="00D1155D" w:rsidRPr="00241A0F">
              <w:rPr>
                <w:b w:val="0"/>
                <w:i w:val="0"/>
                <w:iCs/>
                <w:color w:val="auto"/>
              </w:rPr>
              <w:t xml:space="preserve"> the verifier finds all provided details are in order, then the verifier can recommend the applicant for Registration as a CFA. In this case</w:t>
            </w:r>
            <w:r w:rsidR="0013448D" w:rsidRPr="00241A0F">
              <w:rPr>
                <w:b w:val="0"/>
                <w:i w:val="0"/>
                <w:iCs/>
                <w:color w:val="auto"/>
              </w:rPr>
              <w:t xml:space="preserve"> System will route the application for review from </w:t>
            </w:r>
            <w:r w:rsidR="00D1155D" w:rsidRPr="00241A0F">
              <w:rPr>
                <w:b w:val="0"/>
                <w:i w:val="0"/>
                <w:iCs/>
                <w:color w:val="auto"/>
              </w:rPr>
              <w:t>an Assessor at the Customs Head Officer</w:t>
            </w:r>
            <w:r w:rsidR="0013448D" w:rsidRPr="00241A0F">
              <w:rPr>
                <w:b w:val="0"/>
                <w:i w:val="0"/>
                <w:iCs/>
                <w:color w:val="auto"/>
              </w:rPr>
              <w:t xml:space="preserve">. </w:t>
            </w:r>
          </w:p>
          <w:p w14:paraId="4B76A317" w14:textId="77777777" w:rsidR="008D7F15" w:rsidRDefault="008D7F15">
            <w:pPr>
              <w:pStyle w:val="BodyText"/>
              <w:rPr>
                <w:i w:val="0"/>
                <w:iCs/>
                <w:color w:val="auto"/>
              </w:rPr>
            </w:pPr>
          </w:p>
          <w:p w14:paraId="675B2106" w14:textId="1ACFB38E" w:rsidR="00B36D1E" w:rsidRPr="00B36D1E" w:rsidRDefault="00D1155D">
            <w:pPr>
              <w:pStyle w:val="BodyText"/>
              <w:rPr>
                <w:b w:val="0"/>
                <w:bCs w:val="0"/>
                <w:i w:val="0"/>
                <w:iCs/>
                <w:color w:val="auto"/>
              </w:rPr>
            </w:pPr>
            <w:r w:rsidRPr="00241A0F">
              <w:rPr>
                <w:b w:val="0"/>
                <w:bCs w:val="0"/>
                <w:i w:val="0"/>
                <w:iCs/>
                <w:color w:val="auto"/>
              </w:rPr>
              <w:t xml:space="preserve">If </w:t>
            </w:r>
            <w:r w:rsidR="004956B6" w:rsidRPr="00241A0F">
              <w:rPr>
                <w:b w:val="0"/>
                <w:bCs w:val="0"/>
                <w:i w:val="0"/>
                <w:iCs/>
                <w:color w:val="auto"/>
              </w:rPr>
              <w:t>a</w:t>
            </w:r>
            <w:r w:rsidRPr="00241A0F">
              <w:rPr>
                <w:b w:val="0"/>
                <w:bCs w:val="0"/>
                <w:i w:val="0"/>
                <w:iCs/>
                <w:color w:val="auto"/>
              </w:rPr>
              <w:t xml:space="preserve">ssessor decides to reject the application, then </w:t>
            </w:r>
            <w:r w:rsidR="008D7F15">
              <w:rPr>
                <w:b w:val="0"/>
                <w:bCs w:val="0"/>
                <w:i w:val="0"/>
                <w:iCs/>
                <w:color w:val="auto"/>
              </w:rPr>
              <w:t xml:space="preserve">assessor shall provide reasons for rejection and reject the application. </w:t>
            </w:r>
            <w:r w:rsidRPr="00241A0F">
              <w:rPr>
                <w:b w:val="0"/>
                <w:bCs w:val="0"/>
                <w:i w:val="0"/>
                <w:iCs/>
                <w:color w:val="auto"/>
              </w:rPr>
              <w:t xml:space="preserve">System </w:t>
            </w:r>
            <w:r w:rsidR="008D7F15">
              <w:rPr>
                <w:b w:val="0"/>
                <w:bCs w:val="0"/>
                <w:i w:val="0"/>
                <w:iCs/>
                <w:color w:val="auto"/>
              </w:rPr>
              <w:t xml:space="preserve">shall notify the applicant on the rejection by email including the reasons of rejection and the status of the application shall be </w:t>
            </w:r>
            <w:r w:rsidR="008D7F15" w:rsidRPr="008D7F15">
              <w:rPr>
                <w:i w:val="0"/>
                <w:iCs/>
                <w:color w:val="auto"/>
              </w:rPr>
              <w:t>“Rejected”</w:t>
            </w:r>
            <w:r w:rsidR="008D7F15">
              <w:rPr>
                <w:b w:val="0"/>
                <w:bCs w:val="0"/>
                <w:i w:val="0"/>
                <w:iCs/>
                <w:color w:val="auto"/>
              </w:rPr>
              <w:t>.</w:t>
            </w:r>
            <w:r w:rsidR="008D7F15">
              <w:rPr>
                <w:i w:val="0"/>
                <w:iCs/>
                <w:color w:val="auto"/>
              </w:rPr>
              <w:t xml:space="preserve"> </w:t>
            </w:r>
          </w:p>
        </w:tc>
      </w:tr>
      <w:tr w:rsidR="004956B6" w:rsidRPr="0099601A" w14:paraId="4F4A72A8" w14:textId="77777777" w:rsidTr="00841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62E6E776" w14:textId="3D01B12C" w:rsidR="004956B6" w:rsidRPr="00870254" w:rsidRDefault="004956B6">
            <w:pPr>
              <w:pStyle w:val="BodyText"/>
              <w:rPr>
                <w:i w:val="0"/>
                <w:color w:val="auto"/>
              </w:rPr>
            </w:pPr>
            <w:r w:rsidRPr="00870254">
              <w:rPr>
                <w:i w:val="0"/>
                <w:color w:val="auto"/>
              </w:rPr>
              <w:t>P</w:t>
            </w:r>
            <w:r>
              <w:rPr>
                <w:i w:val="0"/>
                <w:color w:val="auto"/>
              </w:rPr>
              <w:t>06</w:t>
            </w:r>
            <w:r w:rsidRPr="00870254">
              <w:rPr>
                <w:i w:val="0"/>
                <w:color w:val="auto"/>
              </w:rPr>
              <w:t xml:space="preserve">: </w:t>
            </w:r>
            <w:r>
              <w:rPr>
                <w:i w:val="0"/>
                <w:color w:val="auto"/>
              </w:rPr>
              <w:t>Register CFA</w:t>
            </w:r>
          </w:p>
        </w:tc>
      </w:tr>
      <w:tr w:rsidR="004956B6" w:rsidRPr="0099601A" w14:paraId="55400305" w14:textId="77777777" w:rsidTr="00841C3A">
        <w:tc>
          <w:tcPr>
            <w:cnfStyle w:val="001000000000" w:firstRow="0" w:lastRow="0" w:firstColumn="1" w:lastColumn="0" w:oddVBand="0" w:evenVBand="0" w:oddHBand="0" w:evenHBand="0" w:firstRowFirstColumn="0" w:firstRowLastColumn="0" w:lastRowFirstColumn="0" w:lastRowLastColumn="0"/>
            <w:tcW w:w="5000" w:type="pct"/>
          </w:tcPr>
          <w:p w14:paraId="42742B11" w14:textId="50545C5C" w:rsidR="00D0122E" w:rsidRDefault="004956B6" w:rsidP="004D4E75">
            <w:pPr>
              <w:pStyle w:val="BodyText"/>
              <w:rPr>
                <w:i w:val="0"/>
                <w:color w:val="auto"/>
              </w:rPr>
            </w:pPr>
            <w:r w:rsidRPr="00300224">
              <w:rPr>
                <w:b w:val="0"/>
                <w:bCs w:val="0"/>
                <w:i w:val="0"/>
                <w:color w:val="auto"/>
              </w:rPr>
              <w:t xml:space="preserve">During verification, if the Assessor concludes that the provided documents and related details are in order, then </w:t>
            </w:r>
            <w:del w:id="286" w:author="Sujit Patra" w:date="2021-09-02T18:20:00Z">
              <w:r w:rsidRPr="00300224" w:rsidDel="00DA476B">
                <w:rPr>
                  <w:b w:val="0"/>
                  <w:bCs w:val="0"/>
                  <w:i w:val="0"/>
                  <w:color w:val="auto"/>
                </w:rPr>
                <w:delText xml:space="preserve">the </w:delText>
              </w:r>
              <w:r w:rsidR="004D4E75" w:rsidDel="00DA476B">
                <w:rPr>
                  <w:b w:val="0"/>
                  <w:bCs w:val="0"/>
                  <w:i w:val="0"/>
                  <w:color w:val="auto"/>
                </w:rPr>
                <w:delText xml:space="preserve">system should give an option for the assessor to generate a demand notice, that will be shared with BITS through integration. Once the payment is received and the same validated by e CMS, </w:delText>
              </w:r>
            </w:del>
            <w:r w:rsidR="008C0BBC">
              <w:rPr>
                <w:b w:val="0"/>
                <w:bCs w:val="0"/>
                <w:i w:val="0"/>
                <w:color w:val="auto"/>
              </w:rPr>
              <w:t>the Assessor</w:t>
            </w:r>
            <w:r w:rsidRPr="00300224">
              <w:rPr>
                <w:b w:val="0"/>
                <w:bCs w:val="0"/>
                <w:i w:val="0"/>
                <w:color w:val="auto"/>
              </w:rPr>
              <w:t xml:space="preserve"> can approve the application for Registration. In this case, System will register the applicant as a CFA in </w:t>
            </w:r>
            <w:proofErr w:type="spellStart"/>
            <w:r w:rsidRPr="00300224">
              <w:rPr>
                <w:b w:val="0"/>
                <w:bCs w:val="0"/>
                <w:i w:val="0"/>
                <w:color w:val="auto"/>
              </w:rPr>
              <w:t>eCMS</w:t>
            </w:r>
            <w:proofErr w:type="spellEnd"/>
            <w:r w:rsidRPr="00300224">
              <w:rPr>
                <w:b w:val="0"/>
                <w:bCs w:val="0"/>
                <w:i w:val="0"/>
                <w:color w:val="auto"/>
              </w:rPr>
              <w:t>.</w:t>
            </w:r>
            <w:r w:rsidR="00D0122E">
              <w:rPr>
                <w:b w:val="0"/>
                <w:bCs w:val="0"/>
                <w:i w:val="0"/>
                <w:color w:val="auto"/>
              </w:rPr>
              <w:t xml:space="preserve"> </w:t>
            </w:r>
          </w:p>
          <w:p w14:paraId="3EBE3C20" w14:textId="77777777" w:rsidR="00D0122E" w:rsidRDefault="00D0122E" w:rsidP="004D4E75">
            <w:pPr>
              <w:pStyle w:val="BodyText"/>
              <w:rPr>
                <w:i w:val="0"/>
                <w:color w:val="auto"/>
              </w:rPr>
            </w:pPr>
          </w:p>
          <w:p w14:paraId="1EBF1CB7" w14:textId="2315712B" w:rsidR="004956B6" w:rsidRDefault="00D0122E" w:rsidP="004D4E75">
            <w:pPr>
              <w:pStyle w:val="BodyText"/>
              <w:rPr>
                <w:i w:val="0"/>
                <w:color w:val="auto"/>
              </w:rPr>
            </w:pPr>
            <w:r>
              <w:rPr>
                <w:b w:val="0"/>
                <w:bCs w:val="0"/>
                <w:i w:val="0"/>
                <w:color w:val="auto"/>
              </w:rPr>
              <w:t>In case fees are applicable and payment is due, the status of the application shall be “Pending Payment”.</w:t>
            </w:r>
          </w:p>
          <w:p w14:paraId="0D59E4B4" w14:textId="1B1D3251" w:rsidR="00D0122E" w:rsidRPr="00DE3260" w:rsidRDefault="00D0122E" w:rsidP="004D4E75">
            <w:pPr>
              <w:pStyle w:val="BodyText"/>
              <w:rPr>
                <w:b w:val="0"/>
                <w:bCs w:val="0"/>
                <w:i w:val="0"/>
                <w:color w:val="auto"/>
              </w:rPr>
            </w:pPr>
            <w:r>
              <w:rPr>
                <w:b w:val="0"/>
                <w:bCs w:val="0"/>
                <w:i w:val="0"/>
                <w:color w:val="auto"/>
              </w:rPr>
              <w:t>In case fees are not applicable, the status of the application shall be “Approved”,</w:t>
            </w:r>
          </w:p>
          <w:p w14:paraId="22F9690E" w14:textId="24BD4DAE" w:rsidR="00D0122E" w:rsidRPr="00300224" w:rsidRDefault="00D0122E" w:rsidP="004D4E75">
            <w:pPr>
              <w:pStyle w:val="BodyText"/>
              <w:rPr>
                <w:b w:val="0"/>
                <w:bCs w:val="0"/>
                <w:i w:val="0"/>
                <w:color w:val="auto"/>
              </w:rPr>
            </w:pPr>
          </w:p>
        </w:tc>
      </w:tr>
      <w:tr w:rsidR="006D3BAF" w:rsidRPr="0099601A" w14:paraId="73006430" w14:textId="77777777" w:rsidTr="00841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934A08E" w14:textId="2D281FBC" w:rsidR="006D3BAF" w:rsidRPr="00870254" w:rsidRDefault="006D3BAF">
            <w:pPr>
              <w:pStyle w:val="BodyText"/>
              <w:rPr>
                <w:b w:val="0"/>
                <w:i w:val="0"/>
                <w:color w:val="auto"/>
              </w:rPr>
            </w:pPr>
            <w:r w:rsidRPr="00870254">
              <w:rPr>
                <w:i w:val="0"/>
                <w:color w:val="auto"/>
              </w:rPr>
              <w:t>P</w:t>
            </w:r>
            <w:r w:rsidR="00592A15">
              <w:rPr>
                <w:i w:val="0"/>
                <w:color w:val="auto"/>
              </w:rPr>
              <w:t>07</w:t>
            </w:r>
            <w:r w:rsidRPr="00870254">
              <w:rPr>
                <w:i w:val="0"/>
                <w:color w:val="auto"/>
              </w:rPr>
              <w:t xml:space="preserve">: </w:t>
            </w:r>
            <w:r>
              <w:rPr>
                <w:i w:val="0"/>
                <w:color w:val="auto"/>
              </w:rPr>
              <w:t>Send Confirmation</w:t>
            </w:r>
          </w:p>
        </w:tc>
      </w:tr>
      <w:tr w:rsidR="006D3BAF" w:rsidRPr="0099601A" w14:paraId="39BD52A6" w14:textId="77777777" w:rsidTr="00841C3A">
        <w:tc>
          <w:tcPr>
            <w:cnfStyle w:val="001000000000" w:firstRow="0" w:lastRow="0" w:firstColumn="1" w:lastColumn="0" w:oddVBand="0" w:evenVBand="0" w:oddHBand="0" w:evenHBand="0" w:firstRowFirstColumn="0" w:firstRowLastColumn="0" w:lastRowFirstColumn="0" w:lastRowLastColumn="0"/>
            <w:tcW w:w="5000" w:type="pct"/>
          </w:tcPr>
          <w:p w14:paraId="76D1AABE" w14:textId="3539EC6B" w:rsidR="006D3BAF" w:rsidRDefault="006D3BAF">
            <w:pPr>
              <w:pStyle w:val="BodyText"/>
              <w:rPr>
                <w:bCs w:val="0"/>
                <w:i w:val="0"/>
                <w:color w:val="auto"/>
                <w:lang w:val="en-IN"/>
              </w:rPr>
            </w:pPr>
            <w:r>
              <w:rPr>
                <w:b w:val="0"/>
                <w:i w:val="0"/>
                <w:color w:val="auto"/>
                <w:lang w:val="en-IN"/>
              </w:rPr>
              <w:t>Post registration, System will notify the applicant on the successful registration as CFA</w:t>
            </w:r>
            <w:r w:rsidR="00D0122E">
              <w:rPr>
                <w:b w:val="0"/>
                <w:i w:val="0"/>
                <w:color w:val="auto"/>
                <w:lang w:val="en-IN"/>
              </w:rPr>
              <w:t>. If no payments are applicable, then system will send the login credentials and no further processing are required.</w:t>
            </w:r>
          </w:p>
          <w:p w14:paraId="224B31AC" w14:textId="321DF5C2" w:rsidR="00D0122E" w:rsidRPr="00870254" w:rsidRDefault="00D0122E">
            <w:pPr>
              <w:pStyle w:val="BodyText"/>
              <w:rPr>
                <w:b w:val="0"/>
                <w:i w:val="0"/>
                <w:color w:val="auto"/>
              </w:rPr>
            </w:pPr>
            <w:r>
              <w:rPr>
                <w:b w:val="0"/>
                <w:i w:val="0"/>
                <w:color w:val="auto"/>
              </w:rPr>
              <w:t>If payment is applicable, then the applicant shall be notified on the successful completion of review and pending payment status. No login credentials shall be sent in this case.</w:t>
            </w:r>
          </w:p>
        </w:tc>
      </w:tr>
      <w:tr w:rsidR="00592A15" w:rsidRPr="0099601A" w14:paraId="32AC6FCC" w14:textId="77777777" w:rsidTr="00841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3EBA882" w14:textId="40B8568A" w:rsidR="00592A15" w:rsidRDefault="00592A15">
            <w:pPr>
              <w:pStyle w:val="BodyText"/>
              <w:rPr>
                <w:i w:val="0"/>
                <w:color w:val="auto"/>
                <w:lang w:val="en-IN"/>
              </w:rPr>
            </w:pPr>
            <w:r>
              <w:rPr>
                <w:i w:val="0"/>
                <w:color w:val="auto"/>
                <w:lang w:val="en-IN"/>
              </w:rPr>
              <w:t>P08: Generate Payment advice</w:t>
            </w:r>
          </w:p>
        </w:tc>
      </w:tr>
      <w:tr w:rsidR="00592A15" w:rsidRPr="0099601A" w14:paraId="5D2A4CC5" w14:textId="77777777" w:rsidTr="00841C3A">
        <w:tc>
          <w:tcPr>
            <w:cnfStyle w:val="001000000000" w:firstRow="0" w:lastRow="0" w:firstColumn="1" w:lastColumn="0" w:oddVBand="0" w:evenVBand="0" w:oddHBand="0" w:evenHBand="0" w:firstRowFirstColumn="0" w:firstRowLastColumn="0" w:lastRowFirstColumn="0" w:lastRowLastColumn="0"/>
            <w:tcW w:w="5000" w:type="pct"/>
          </w:tcPr>
          <w:p w14:paraId="23604F00" w14:textId="6EE86A24" w:rsidR="00592A15" w:rsidRDefault="00592A15">
            <w:pPr>
              <w:pStyle w:val="BodyText"/>
              <w:rPr>
                <w:i w:val="0"/>
                <w:color w:val="auto"/>
                <w:lang w:val="en-IN"/>
              </w:rPr>
            </w:pPr>
            <w:r>
              <w:rPr>
                <w:b w:val="0"/>
                <w:bCs w:val="0"/>
                <w:i w:val="0"/>
                <w:color w:val="auto"/>
                <w:lang w:val="en-IN"/>
              </w:rPr>
              <w:t>Post approval and registration, system will determine if fees are applicable based on configuration. If no fees are applicable, system will allow printing of certificate of registration.</w:t>
            </w:r>
          </w:p>
          <w:p w14:paraId="1F667CB7" w14:textId="294B704F" w:rsidR="00592A15" w:rsidRDefault="00592A15">
            <w:pPr>
              <w:pStyle w:val="BodyText"/>
              <w:rPr>
                <w:i w:val="0"/>
                <w:color w:val="auto"/>
                <w:lang w:val="en-IN"/>
              </w:rPr>
            </w:pPr>
            <w:r>
              <w:rPr>
                <w:b w:val="0"/>
                <w:bCs w:val="0"/>
                <w:i w:val="0"/>
                <w:color w:val="auto"/>
                <w:lang w:val="en-IN"/>
              </w:rPr>
              <w:t>If fees are applicable, a payment advice shall be generated and sent to Revenue</w:t>
            </w:r>
            <w:r w:rsidR="00CF60AC">
              <w:rPr>
                <w:b w:val="0"/>
                <w:bCs w:val="0"/>
                <w:i w:val="0"/>
                <w:color w:val="auto"/>
                <w:lang w:val="en-IN"/>
              </w:rPr>
              <w:t xml:space="preserve"> and kept CFA as “pending payment”</w:t>
            </w:r>
            <w:r w:rsidR="005974BE">
              <w:rPr>
                <w:b w:val="0"/>
                <w:bCs w:val="0"/>
                <w:i w:val="0"/>
                <w:color w:val="auto"/>
                <w:lang w:val="en-IN"/>
              </w:rPr>
              <w:t xml:space="preserve">. Registration certificate </w:t>
            </w:r>
            <w:r w:rsidR="005974BE" w:rsidRPr="00300224">
              <w:rPr>
                <w:b w:val="0"/>
                <w:bCs w:val="0"/>
                <w:i w:val="0"/>
                <w:color w:val="auto"/>
                <w:lang w:val="en-IN"/>
              </w:rPr>
              <w:t xml:space="preserve">printing </w:t>
            </w:r>
            <w:r w:rsidR="00AF3FEE" w:rsidRPr="00300224">
              <w:rPr>
                <w:b w:val="0"/>
                <w:bCs w:val="0"/>
                <w:i w:val="0"/>
                <w:color w:val="auto"/>
                <w:lang w:val="en-IN"/>
              </w:rPr>
              <w:t xml:space="preserve">and login access </w:t>
            </w:r>
            <w:r w:rsidR="005974BE">
              <w:rPr>
                <w:b w:val="0"/>
                <w:bCs w:val="0"/>
                <w:i w:val="0"/>
                <w:color w:val="auto"/>
                <w:lang w:val="en-IN"/>
              </w:rPr>
              <w:t>shall be withheld till all payments are completed.</w:t>
            </w:r>
            <w:r w:rsidR="00AF3FEE">
              <w:rPr>
                <w:b w:val="0"/>
                <w:bCs w:val="0"/>
                <w:i w:val="0"/>
                <w:color w:val="auto"/>
                <w:lang w:val="en-IN"/>
              </w:rPr>
              <w:t xml:space="preserve"> </w:t>
            </w:r>
          </w:p>
          <w:p w14:paraId="299BE844" w14:textId="31208B6A" w:rsidR="005974BE" w:rsidRPr="009B51EA" w:rsidRDefault="005974BE" w:rsidP="00013C39">
            <w:pPr>
              <w:pStyle w:val="BodyText"/>
              <w:rPr>
                <w:b w:val="0"/>
                <w:bCs w:val="0"/>
                <w:i w:val="0"/>
                <w:color w:val="auto"/>
                <w:lang w:val="en-IN"/>
              </w:rPr>
            </w:pPr>
          </w:p>
        </w:tc>
      </w:tr>
      <w:tr w:rsidR="005974BE" w:rsidRPr="0099601A" w14:paraId="73EBEE1F" w14:textId="77777777" w:rsidTr="00841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F2D9CF9" w14:textId="496C9537" w:rsidR="005974BE" w:rsidRPr="009B51EA" w:rsidRDefault="005974BE">
            <w:pPr>
              <w:pStyle w:val="BodyText"/>
              <w:rPr>
                <w:i w:val="0"/>
                <w:color w:val="auto"/>
                <w:lang w:val="en-IN"/>
              </w:rPr>
            </w:pPr>
            <w:r w:rsidRPr="005974BE">
              <w:rPr>
                <w:i w:val="0"/>
                <w:color w:val="auto"/>
                <w:lang w:val="en-IN"/>
              </w:rPr>
              <w:t>P09: Send to Revenue System</w:t>
            </w:r>
          </w:p>
        </w:tc>
      </w:tr>
      <w:tr w:rsidR="005974BE" w:rsidRPr="0099601A" w14:paraId="2C3A1ED9" w14:textId="77777777" w:rsidTr="00841C3A">
        <w:tc>
          <w:tcPr>
            <w:cnfStyle w:val="001000000000" w:firstRow="0" w:lastRow="0" w:firstColumn="1" w:lastColumn="0" w:oddVBand="0" w:evenVBand="0" w:oddHBand="0" w:evenHBand="0" w:firstRowFirstColumn="0" w:firstRowLastColumn="0" w:lastRowFirstColumn="0" w:lastRowLastColumn="0"/>
            <w:tcW w:w="5000" w:type="pct"/>
          </w:tcPr>
          <w:p w14:paraId="0CF4F3D0" w14:textId="2DDBAE56" w:rsidR="005974BE" w:rsidRDefault="005974BE">
            <w:pPr>
              <w:pStyle w:val="BodyText"/>
              <w:rPr>
                <w:b w:val="0"/>
                <w:bCs w:val="0"/>
                <w:i w:val="0"/>
                <w:color w:val="auto"/>
                <w:lang w:val="en-IN"/>
              </w:rPr>
            </w:pPr>
            <w:proofErr w:type="spellStart"/>
            <w:r>
              <w:rPr>
                <w:b w:val="0"/>
                <w:bCs w:val="0"/>
                <w:i w:val="0"/>
                <w:color w:val="auto"/>
                <w:lang w:val="en-IN"/>
              </w:rPr>
              <w:t>eCMS</w:t>
            </w:r>
            <w:proofErr w:type="spellEnd"/>
            <w:r>
              <w:rPr>
                <w:b w:val="0"/>
                <w:bCs w:val="0"/>
                <w:i w:val="0"/>
                <w:color w:val="auto"/>
                <w:lang w:val="en-IN"/>
              </w:rPr>
              <w:t xml:space="preserve"> will integrate with Revenue system and send the payment advice generated in previous step.</w:t>
            </w:r>
          </w:p>
        </w:tc>
      </w:tr>
      <w:tr w:rsidR="005974BE" w:rsidRPr="0099601A" w14:paraId="4DA67AD8" w14:textId="77777777" w:rsidTr="00841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473B6BE1" w14:textId="3FA2EC34" w:rsidR="005974BE" w:rsidRPr="009B51EA" w:rsidRDefault="005974BE">
            <w:pPr>
              <w:pStyle w:val="BodyText"/>
              <w:rPr>
                <w:i w:val="0"/>
                <w:color w:val="auto"/>
                <w:lang w:val="en-IN"/>
              </w:rPr>
            </w:pPr>
            <w:r w:rsidRPr="005974BE">
              <w:rPr>
                <w:i w:val="0"/>
                <w:color w:val="auto"/>
                <w:lang w:val="en-IN"/>
              </w:rPr>
              <w:t>P10: Receive payment confirmation from Revenue System</w:t>
            </w:r>
          </w:p>
        </w:tc>
      </w:tr>
      <w:tr w:rsidR="005974BE" w:rsidRPr="0099601A" w14:paraId="017524D0" w14:textId="77777777" w:rsidTr="00841C3A">
        <w:tc>
          <w:tcPr>
            <w:cnfStyle w:val="001000000000" w:firstRow="0" w:lastRow="0" w:firstColumn="1" w:lastColumn="0" w:oddVBand="0" w:evenVBand="0" w:oddHBand="0" w:evenHBand="0" w:firstRowFirstColumn="0" w:firstRowLastColumn="0" w:lastRowFirstColumn="0" w:lastRowLastColumn="0"/>
            <w:tcW w:w="5000" w:type="pct"/>
          </w:tcPr>
          <w:p w14:paraId="6F59E0A1" w14:textId="6D54BD4D" w:rsidR="005974BE" w:rsidRDefault="005974BE">
            <w:pPr>
              <w:pStyle w:val="BodyText"/>
              <w:rPr>
                <w:i w:val="0"/>
                <w:color w:val="auto"/>
                <w:lang w:val="en-IN"/>
              </w:rPr>
            </w:pPr>
            <w:r>
              <w:rPr>
                <w:b w:val="0"/>
                <w:bCs w:val="0"/>
                <w:i w:val="0"/>
                <w:color w:val="auto"/>
                <w:lang w:val="en-IN"/>
              </w:rPr>
              <w:t xml:space="preserve">Revenue system will send </w:t>
            </w:r>
            <w:r w:rsidR="00013C39">
              <w:rPr>
                <w:b w:val="0"/>
                <w:bCs w:val="0"/>
                <w:i w:val="0"/>
                <w:color w:val="auto"/>
                <w:lang w:val="en-IN"/>
              </w:rPr>
              <w:t>the payment advice to e CMS, wherein the applicant will be able to view the same. the applicant should be given an interface that will be integrated to the BITS payment from e CMS. Upon</w:t>
            </w:r>
            <w:r>
              <w:rPr>
                <w:b w:val="0"/>
                <w:bCs w:val="0"/>
                <w:i w:val="0"/>
                <w:color w:val="auto"/>
                <w:lang w:val="en-IN"/>
              </w:rPr>
              <w:t xml:space="preserve"> payment confirmation </w:t>
            </w:r>
            <w:r w:rsidR="00013C39">
              <w:rPr>
                <w:b w:val="0"/>
                <w:bCs w:val="0"/>
                <w:i w:val="0"/>
                <w:color w:val="auto"/>
                <w:lang w:val="en-IN"/>
              </w:rPr>
              <w:t>from BITS, the system will generate a certificate of Registration.</w:t>
            </w:r>
          </w:p>
          <w:p w14:paraId="5524D7BC" w14:textId="25569134" w:rsidR="005974BE" w:rsidRDefault="005974BE">
            <w:pPr>
              <w:pStyle w:val="BodyText"/>
              <w:rPr>
                <w:b w:val="0"/>
                <w:bCs w:val="0"/>
                <w:i w:val="0"/>
                <w:color w:val="auto"/>
                <w:lang w:val="en-IN"/>
              </w:rPr>
            </w:pPr>
            <w:r>
              <w:rPr>
                <w:b w:val="0"/>
                <w:bCs w:val="0"/>
                <w:i w:val="0"/>
                <w:color w:val="auto"/>
                <w:lang w:val="en-IN"/>
              </w:rPr>
              <w:t xml:space="preserve">After receipt of collection message, </w:t>
            </w:r>
            <w:proofErr w:type="spellStart"/>
            <w:r>
              <w:rPr>
                <w:b w:val="0"/>
                <w:bCs w:val="0"/>
                <w:i w:val="0"/>
                <w:color w:val="auto"/>
                <w:lang w:val="en-IN"/>
              </w:rPr>
              <w:t>eCMS</w:t>
            </w:r>
            <w:proofErr w:type="spellEnd"/>
            <w:r>
              <w:rPr>
                <w:b w:val="0"/>
                <w:bCs w:val="0"/>
                <w:i w:val="0"/>
                <w:color w:val="auto"/>
                <w:lang w:val="en-IN"/>
              </w:rPr>
              <w:t xml:space="preserve"> will enable printing of Registration certificate</w:t>
            </w:r>
            <w:r w:rsidR="00AF3FEE">
              <w:rPr>
                <w:b w:val="0"/>
                <w:bCs w:val="0"/>
                <w:i w:val="0"/>
                <w:color w:val="auto"/>
                <w:lang w:val="en-IN"/>
              </w:rPr>
              <w:t xml:space="preserve"> and login access will be restored.</w:t>
            </w:r>
          </w:p>
        </w:tc>
      </w:tr>
      <w:tr w:rsidR="00D0122E" w:rsidRPr="0099601A" w14:paraId="41CBE726" w14:textId="77777777" w:rsidTr="00841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17FE048" w14:textId="50B8B12C" w:rsidR="00D0122E" w:rsidRDefault="00D0122E">
            <w:pPr>
              <w:pStyle w:val="BodyText"/>
              <w:rPr>
                <w:i w:val="0"/>
                <w:color w:val="auto"/>
                <w:lang w:val="en-IN"/>
              </w:rPr>
            </w:pPr>
            <w:r>
              <w:rPr>
                <w:i w:val="0"/>
                <w:color w:val="auto"/>
                <w:lang w:val="en-IN"/>
              </w:rPr>
              <w:t>P11: Send Login Credentials</w:t>
            </w:r>
          </w:p>
        </w:tc>
      </w:tr>
      <w:tr w:rsidR="00D0122E" w:rsidRPr="0099601A" w14:paraId="4BB0E984" w14:textId="77777777" w:rsidTr="00841C3A">
        <w:tc>
          <w:tcPr>
            <w:cnfStyle w:val="001000000000" w:firstRow="0" w:lastRow="0" w:firstColumn="1" w:lastColumn="0" w:oddVBand="0" w:evenVBand="0" w:oddHBand="0" w:evenHBand="0" w:firstRowFirstColumn="0" w:firstRowLastColumn="0" w:lastRowFirstColumn="0" w:lastRowLastColumn="0"/>
            <w:tcW w:w="5000" w:type="pct"/>
          </w:tcPr>
          <w:p w14:paraId="3C52B32F" w14:textId="79FAB0C4" w:rsidR="00D0122E" w:rsidRPr="00DE3260" w:rsidRDefault="00D0122E">
            <w:pPr>
              <w:pStyle w:val="BodyText"/>
              <w:rPr>
                <w:b w:val="0"/>
                <w:bCs w:val="0"/>
                <w:i w:val="0"/>
                <w:color w:val="auto"/>
                <w:lang w:val="en-IN"/>
              </w:rPr>
            </w:pPr>
            <w:r>
              <w:rPr>
                <w:b w:val="0"/>
                <w:bCs w:val="0"/>
                <w:i w:val="0"/>
                <w:color w:val="auto"/>
                <w:lang w:val="en-IN"/>
              </w:rPr>
              <w:t>System will send the login credentials to the applicant.</w:t>
            </w:r>
          </w:p>
        </w:tc>
      </w:tr>
    </w:tbl>
    <w:p w14:paraId="52D1A534" w14:textId="77777777" w:rsidR="00A143CB" w:rsidRDefault="00A143CB">
      <w:bookmarkStart w:id="287" w:name="_Toc74338539"/>
      <w:bookmarkStart w:id="288" w:name="_Toc74338695"/>
      <w:bookmarkStart w:id="289" w:name="_Toc74338744"/>
      <w:bookmarkEnd w:id="285"/>
      <w:bookmarkEnd w:id="287"/>
      <w:bookmarkEnd w:id="288"/>
      <w:bookmarkEnd w:id="289"/>
    </w:p>
    <w:p w14:paraId="4D59E22C" w14:textId="35A10B13" w:rsidR="001C7462" w:rsidRDefault="004956B6" w:rsidP="001C7462">
      <w:r w:rsidRPr="00A143CB">
        <w:rPr>
          <w:b/>
          <w:bCs/>
        </w:rPr>
        <w:t>Note:</w:t>
      </w:r>
      <w:r w:rsidR="001C7462" w:rsidRPr="00A143CB">
        <w:t xml:space="preserve"> A clearing agent should be allowed to declare from any region regardless of where they are registered.</w:t>
      </w:r>
    </w:p>
    <w:p w14:paraId="3E31A27A" w14:textId="135F4A4A" w:rsidR="00A474B2" w:rsidRDefault="00A474B2">
      <w:pPr>
        <w:tabs>
          <w:tab w:val="clear" w:pos="360"/>
        </w:tabs>
        <w:jc w:val="left"/>
      </w:pPr>
    </w:p>
    <w:p w14:paraId="25CA062A" w14:textId="41A8D4FF" w:rsidR="003B142E" w:rsidRDefault="003B142E" w:rsidP="00276ED6">
      <w:pPr>
        <w:pStyle w:val="Heading3"/>
        <w:numPr>
          <w:ilvl w:val="2"/>
          <w:numId w:val="12"/>
        </w:numPr>
      </w:pPr>
      <w:bookmarkStart w:id="290" w:name="_Toc74244583"/>
      <w:bookmarkStart w:id="291" w:name="_Toc79608265"/>
      <w:r>
        <w:t>Business Validation</w:t>
      </w:r>
      <w:bookmarkEnd w:id="290"/>
      <w:bookmarkEnd w:id="291"/>
    </w:p>
    <w:p w14:paraId="050009B1" w14:textId="77777777" w:rsidR="00C86378" w:rsidRPr="00C86378" w:rsidRDefault="00C86378" w:rsidP="009B51EA"/>
    <w:tbl>
      <w:tblPr>
        <w:tblStyle w:val="GridTable1Light-Accent2"/>
        <w:tblW w:w="8642" w:type="dxa"/>
        <w:tblLook w:val="01A0" w:firstRow="1" w:lastRow="0" w:firstColumn="1" w:lastColumn="1" w:noHBand="0" w:noVBand="0"/>
      </w:tblPr>
      <w:tblGrid>
        <w:gridCol w:w="805"/>
        <w:gridCol w:w="7837"/>
      </w:tblGrid>
      <w:tr w:rsidR="003B142E" w:rsidRPr="00EA182F" w14:paraId="6D4FF17C" w14:textId="77777777" w:rsidTr="00CF58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525B3187" w14:textId="77777777" w:rsidR="003B142E" w:rsidRPr="00E4274B" w:rsidRDefault="003B142E">
            <w:pPr>
              <w:spacing w:after="60"/>
              <w:rPr>
                <w:b/>
              </w:rPr>
            </w:pPr>
            <w:r w:rsidRPr="00E4274B">
              <w:t>S/N</w:t>
            </w:r>
          </w:p>
        </w:tc>
        <w:tc>
          <w:tcPr>
            <w:cnfStyle w:val="000100000000" w:firstRow="0" w:lastRow="0" w:firstColumn="0" w:lastColumn="1" w:oddVBand="0" w:evenVBand="0" w:oddHBand="0" w:evenHBand="0" w:firstRowFirstColumn="0" w:firstRowLastColumn="0" w:lastRowFirstColumn="0" w:lastRowLastColumn="0"/>
            <w:tcW w:w="7837" w:type="dxa"/>
          </w:tcPr>
          <w:p w14:paraId="0F87F1B2" w14:textId="77777777" w:rsidR="003B142E" w:rsidRPr="00E4274B" w:rsidRDefault="003B142E">
            <w:pPr>
              <w:spacing w:after="60"/>
              <w:rPr>
                <w:b/>
              </w:rPr>
            </w:pPr>
            <w:r w:rsidRPr="00E4274B">
              <w:t>Validation Rules</w:t>
            </w:r>
          </w:p>
        </w:tc>
      </w:tr>
      <w:tr w:rsidR="003B142E" w:rsidRPr="00EA182F" w14:paraId="0FB5F9B9" w14:textId="77777777" w:rsidTr="00CF5866">
        <w:tc>
          <w:tcPr>
            <w:cnfStyle w:val="001000000000" w:firstRow="0" w:lastRow="0" w:firstColumn="1" w:lastColumn="0" w:oddVBand="0" w:evenVBand="0" w:oddHBand="0" w:evenHBand="0" w:firstRowFirstColumn="0" w:firstRowLastColumn="0" w:lastRowFirstColumn="0" w:lastRowLastColumn="0"/>
            <w:tcW w:w="805" w:type="dxa"/>
          </w:tcPr>
          <w:p w14:paraId="1DEF307E" w14:textId="66E4E4BA" w:rsidR="003B142E" w:rsidRPr="00E4274B" w:rsidRDefault="003B142E" w:rsidP="00D3180A">
            <w:pPr>
              <w:pStyle w:val="StyleBodyTextCenturyGothic10ptNotItalicAuto"/>
              <w:numPr>
                <w:ilvl w:val="0"/>
                <w:numId w:val="103"/>
              </w:numPr>
            </w:pPr>
          </w:p>
        </w:tc>
        <w:tc>
          <w:tcPr>
            <w:cnfStyle w:val="000100000000" w:firstRow="0" w:lastRow="0" w:firstColumn="0" w:lastColumn="1" w:oddVBand="0" w:evenVBand="0" w:oddHBand="0" w:evenHBand="0" w:firstRowFirstColumn="0" w:firstRowLastColumn="0" w:lastRowFirstColumn="0" w:lastRowLastColumn="0"/>
            <w:tcW w:w="7837" w:type="dxa"/>
          </w:tcPr>
          <w:p w14:paraId="7C2417E7" w14:textId="5FD165FB" w:rsidR="003B142E" w:rsidRDefault="00257C2B">
            <w:pPr>
              <w:pStyle w:val="StyleBodyTextCenturyGothic10ptNotItalicAuto1"/>
              <w:rPr>
                <w:lang w:eastAsia="zh-CN"/>
              </w:rPr>
            </w:pPr>
            <w:r>
              <w:rPr>
                <w:lang w:eastAsia="zh-CN"/>
              </w:rPr>
              <w:t>Applicant for CFA should have a valid CID, TPN and Trade License.</w:t>
            </w:r>
          </w:p>
        </w:tc>
      </w:tr>
      <w:tr w:rsidR="003B142E" w:rsidRPr="00EA182F" w14:paraId="20913CB8" w14:textId="77777777" w:rsidTr="00CF5866">
        <w:tc>
          <w:tcPr>
            <w:cnfStyle w:val="001000000000" w:firstRow="0" w:lastRow="0" w:firstColumn="1" w:lastColumn="0" w:oddVBand="0" w:evenVBand="0" w:oddHBand="0" w:evenHBand="0" w:firstRowFirstColumn="0" w:firstRowLastColumn="0" w:lastRowFirstColumn="0" w:lastRowLastColumn="0"/>
            <w:tcW w:w="805" w:type="dxa"/>
          </w:tcPr>
          <w:p w14:paraId="5339EAF9" w14:textId="76278F0E" w:rsidR="003B142E" w:rsidRPr="00E4274B" w:rsidRDefault="003B142E" w:rsidP="00D3180A">
            <w:pPr>
              <w:pStyle w:val="StyleBodyTextCenturyGothic10ptNotItalicAuto"/>
              <w:numPr>
                <w:ilvl w:val="0"/>
                <w:numId w:val="103"/>
              </w:numPr>
            </w:pPr>
          </w:p>
        </w:tc>
        <w:tc>
          <w:tcPr>
            <w:cnfStyle w:val="000100000000" w:firstRow="0" w:lastRow="0" w:firstColumn="0" w:lastColumn="1" w:oddVBand="0" w:evenVBand="0" w:oddHBand="0" w:evenHBand="0" w:firstRowFirstColumn="0" w:firstRowLastColumn="0" w:lastRowFirstColumn="0" w:lastRowLastColumn="0"/>
            <w:tcW w:w="7837" w:type="dxa"/>
          </w:tcPr>
          <w:p w14:paraId="6FF83835" w14:textId="1CC39717" w:rsidR="003B142E" w:rsidRPr="00AA0B83" w:rsidRDefault="003B142E">
            <w:pPr>
              <w:pStyle w:val="StyleBodyTextCenturyGothic10ptNotItalicAuto1"/>
            </w:pPr>
            <w:r>
              <w:rPr>
                <w:lang w:eastAsia="zh-CN"/>
              </w:rPr>
              <w:t>A bank guarantee needs to be furnished which is mandatory</w:t>
            </w:r>
            <w:r w:rsidR="009F266E">
              <w:rPr>
                <w:lang w:eastAsia="zh-CN"/>
              </w:rPr>
              <w:t xml:space="preserve">. </w:t>
            </w:r>
            <w:r>
              <w:rPr>
                <w:lang w:eastAsia="zh-CN"/>
              </w:rPr>
              <w:t>However, System will not validate on the authenticity of the bank Guarantee.</w:t>
            </w:r>
          </w:p>
        </w:tc>
      </w:tr>
      <w:tr w:rsidR="003B142E" w:rsidRPr="00EA182F" w14:paraId="3F6F3A4E" w14:textId="77777777" w:rsidTr="00CF5866">
        <w:tc>
          <w:tcPr>
            <w:cnfStyle w:val="001000000000" w:firstRow="0" w:lastRow="0" w:firstColumn="1" w:lastColumn="0" w:oddVBand="0" w:evenVBand="0" w:oddHBand="0" w:evenHBand="0" w:firstRowFirstColumn="0" w:firstRowLastColumn="0" w:lastRowFirstColumn="0" w:lastRowLastColumn="0"/>
            <w:tcW w:w="805" w:type="dxa"/>
          </w:tcPr>
          <w:p w14:paraId="7ED3353C" w14:textId="66A803F8" w:rsidR="003B142E" w:rsidRPr="00E4274B" w:rsidRDefault="003B142E" w:rsidP="00D3180A">
            <w:pPr>
              <w:pStyle w:val="StyleBodyTextCenturyGothic10ptNotItalicAuto"/>
              <w:numPr>
                <w:ilvl w:val="0"/>
                <w:numId w:val="103"/>
              </w:numPr>
            </w:pPr>
          </w:p>
        </w:tc>
        <w:tc>
          <w:tcPr>
            <w:cnfStyle w:val="000100000000" w:firstRow="0" w:lastRow="0" w:firstColumn="0" w:lastColumn="1" w:oddVBand="0" w:evenVBand="0" w:oddHBand="0" w:evenHBand="0" w:firstRowFirstColumn="0" w:firstRowLastColumn="0" w:lastRowFirstColumn="0" w:lastRowLastColumn="0"/>
            <w:tcW w:w="7837" w:type="dxa"/>
          </w:tcPr>
          <w:p w14:paraId="07AE2933" w14:textId="4C4916B6" w:rsidR="003B142E" w:rsidRPr="00E4274B" w:rsidRDefault="009F266E">
            <w:pPr>
              <w:pStyle w:val="StyleBodyTextCenturyGothic10ptNotItalicAuto1"/>
              <w:rPr>
                <w:lang w:eastAsia="zh-CN"/>
              </w:rPr>
            </w:pPr>
            <w:r>
              <w:rPr>
                <w:lang w:eastAsia="zh-CN"/>
              </w:rPr>
              <w:t>Applicant need</w:t>
            </w:r>
            <w:r w:rsidR="00A143CB">
              <w:rPr>
                <w:lang w:eastAsia="zh-CN"/>
              </w:rPr>
              <w:t>s</w:t>
            </w:r>
            <w:r>
              <w:rPr>
                <w:lang w:eastAsia="zh-CN"/>
              </w:rPr>
              <w:t xml:space="preserve"> to provide a valid </w:t>
            </w:r>
            <w:r w:rsidR="004772DD">
              <w:rPr>
                <w:lang w:eastAsia="zh-CN"/>
              </w:rPr>
              <w:t>TPN,</w:t>
            </w:r>
            <w:r w:rsidR="00A143CB">
              <w:rPr>
                <w:lang w:eastAsia="zh-CN"/>
              </w:rPr>
              <w:t xml:space="preserve"> </w:t>
            </w:r>
            <w:r>
              <w:rPr>
                <w:lang w:eastAsia="zh-CN"/>
              </w:rPr>
              <w:t xml:space="preserve">and system will check for its validity against the PIN Master. Please note that BITS will integrate with </w:t>
            </w:r>
            <w:proofErr w:type="spellStart"/>
            <w:r>
              <w:rPr>
                <w:lang w:eastAsia="zh-CN"/>
              </w:rPr>
              <w:t>eCMS</w:t>
            </w:r>
            <w:proofErr w:type="spellEnd"/>
            <w:r>
              <w:rPr>
                <w:lang w:eastAsia="zh-CN"/>
              </w:rPr>
              <w:t xml:space="preserve"> and </w:t>
            </w:r>
            <w:r w:rsidR="00A143CB">
              <w:rPr>
                <w:lang w:eastAsia="zh-CN"/>
              </w:rPr>
              <w:t xml:space="preserve">share </w:t>
            </w:r>
            <w:r>
              <w:rPr>
                <w:lang w:eastAsia="zh-CN"/>
              </w:rPr>
              <w:t>Trade license information</w:t>
            </w:r>
            <w:r w:rsidR="00A143CB">
              <w:rPr>
                <w:lang w:eastAsia="zh-CN"/>
              </w:rPr>
              <w:t xml:space="preserve"> along with TPN</w:t>
            </w:r>
            <w:r w:rsidR="00487DB1">
              <w:rPr>
                <w:lang w:eastAsia="zh-CN"/>
              </w:rPr>
              <w:t xml:space="preserve"> to </w:t>
            </w:r>
            <w:proofErr w:type="spellStart"/>
            <w:r w:rsidR="00487DB1">
              <w:rPr>
                <w:lang w:eastAsia="zh-CN"/>
              </w:rPr>
              <w:t>eCMS</w:t>
            </w:r>
            <w:proofErr w:type="spellEnd"/>
            <w:r>
              <w:rPr>
                <w:lang w:eastAsia="zh-CN"/>
              </w:rPr>
              <w:t>.</w:t>
            </w:r>
          </w:p>
        </w:tc>
      </w:tr>
    </w:tbl>
    <w:p w14:paraId="24531870" w14:textId="1E218C46" w:rsidR="008B34A2" w:rsidRDefault="008B34A2" w:rsidP="009B51EA">
      <w:pPr>
        <w:tabs>
          <w:tab w:val="clear" w:pos="360"/>
        </w:tabs>
      </w:pPr>
    </w:p>
    <w:p w14:paraId="080F28C8" w14:textId="77777777" w:rsidR="008B34A2" w:rsidRDefault="008B34A2">
      <w:pPr>
        <w:tabs>
          <w:tab w:val="clear" w:pos="360"/>
        </w:tabs>
        <w:jc w:val="left"/>
      </w:pPr>
      <w:r>
        <w:br w:type="page"/>
      </w:r>
    </w:p>
    <w:p w14:paraId="0884ACE6" w14:textId="5170C24C" w:rsidR="005B705C" w:rsidRDefault="005B705C" w:rsidP="00276ED6">
      <w:pPr>
        <w:pStyle w:val="Heading2"/>
        <w:numPr>
          <w:ilvl w:val="1"/>
          <w:numId w:val="12"/>
        </w:numPr>
        <w:tabs>
          <w:tab w:val="num" w:pos="426"/>
        </w:tabs>
        <w:spacing w:after="60"/>
        <w:ind w:left="0" w:firstLine="0"/>
      </w:pPr>
      <w:bookmarkStart w:id="292" w:name="_Toc79608266"/>
      <w:bookmarkStart w:id="293" w:name="_Toc79608267"/>
      <w:bookmarkEnd w:id="292"/>
      <w:r>
        <w:t>Warehouse Operators</w:t>
      </w:r>
      <w:bookmarkEnd w:id="293"/>
    </w:p>
    <w:p w14:paraId="55C2910E" w14:textId="4C49B492" w:rsidR="003B142E" w:rsidRDefault="003B142E">
      <w:r>
        <w:t>Warehouse operators will provide storage of customs released goods in the Warehouse on a temporary basis. During the period of stay, the duties and taxes will be covered under the guarantee of the warehouse. A separate type of declaration indicating the intent of the declarant to store the goods in the warehouse shall need to be submitted in the system for entry and exit of goods from the warehouse.</w:t>
      </w:r>
    </w:p>
    <w:p w14:paraId="6DDAC7EE" w14:textId="475F89A1" w:rsidR="003B142E" w:rsidRDefault="003B142E"/>
    <w:p w14:paraId="3D55F07E" w14:textId="77777777" w:rsidR="003B142E" w:rsidRDefault="003B142E" w:rsidP="001C7462">
      <w:pPr>
        <w:pStyle w:val="Heading3"/>
        <w:numPr>
          <w:ilvl w:val="2"/>
          <w:numId w:val="12"/>
        </w:numPr>
      </w:pPr>
      <w:bookmarkStart w:id="294" w:name="_Toc74244585"/>
      <w:bookmarkStart w:id="295" w:name="_Toc79608268"/>
      <w:r>
        <w:t>Pre-Requisites</w:t>
      </w:r>
      <w:bookmarkEnd w:id="294"/>
      <w:bookmarkEnd w:id="295"/>
    </w:p>
    <w:p w14:paraId="24F7D450" w14:textId="69AF1348" w:rsidR="003B142E" w:rsidRDefault="005F56AD">
      <w:pPr>
        <w:pStyle w:val="ListParagraph"/>
        <w:numPr>
          <w:ilvl w:val="0"/>
          <w:numId w:val="51"/>
        </w:numPr>
      </w:pPr>
      <w:r>
        <w:t>T</w:t>
      </w:r>
      <w:r w:rsidR="003B142E">
        <w:t>he applicant for Warehouse operator should be a valid citizen of Bhutan and should have a valid CID</w:t>
      </w:r>
      <w:r w:rsidR="00E27254">
        <w:t>, TPN and Trade License</w:t>
      </w:r>
      <w:r w:rsidR="003B142E">
        <w:t>.</w:t>
      </w:r>
    </w:p>
    <w:p w14:paraId="39DE2D9C" w14:textId="6EE543A4" w:rsidR="005F56AD" w:rsidRDefault="005F56AD">
      <w:pPr>
        <w:pStyle w:val="ListParagraph"/>
        <w:numPr>
          <w:ilvl w:val="0"/>
          <w:numId w:val="51"/>
        </w:numPr>
      </w:pPr>
      <w:r>
        <w:t xml:space="preserve">BITS should be integrated with </w:t>
      </w:r>
      <w:r w:rsidR="008B6F60">
        <w:t>IBLS,</w:t>
      </w:r>
      <w:r>
        <w:t xml:space="preserve"> and the Warehouse Operator should have obtained a valid Trade License and TPN which should be available in </w:t>
      </w:r>
      <w:proofErr w:type="spellStart"/>
      <w:r>
        <w:t>eCMS</w:t>
      </w:r>
      <w:proofErr w:type="spellEnd"/>
      <w:r>
        <w:t xml:space="preserve"> PIN Master through integration with BITS</w:t>
      </w:r>
    </w:p>
    <w:p w14:paraId="4BC90E9B" w14:textId="77777777" w:rsidR="003B142E" w:rsidRDefault="003B142E">
      <w:pPr>
        <w:pStyle w:val="ListParagraph"/>
        <w:numPr>
          <w:ilvl w:val="0"/>
          <w:numId w:val="51"/>
        </w:numPr>
      </w:pPr>
      <w:r>
        <w:t>Warehouse operator has obtained a valid Bank guarantee.</w:t>
      </w:r>
    </w:p>
    <w:p w14:paraId="7B42311D" w14:textId="77777777" w:rsidR="003B142E" w:rsidRDefault="003B142E">
      <w:pPr>
        <w:pStyle w:val="ListParagraph"/>
        <w:numPr>
          <w:ilvl w:val="0"/>
          <w:numId w:val="51"/>
        </w:numPr>
      </w:pPr>
      <w:r>
        <w:t>The Warehouse operator has the right</w:t>
      </w:r>
      <w:r w:rsidRPr="004D35C8">
        <w:t xml:space="preserve"> to access </w:t>
      </w:r>
      <w:proofErr w:type="spellStart"/>
      <w:r>
        <w:t>eCMS</w:t>
      </w:r>
      <w:proofErr w:type="spellEnd"/>
      <w:r w:rsidRPr="004D35C8">
        <w:t xml:space="preserve"> application</w:t>
      </w:r>
      <w:r>
        <w:t xml:space="preserve"> and apply for registration</w:t>
      </w:r>
      <w:r w:rsidRPr="004D35C8">
        <w:t>.</w:t>
      </w:r>
    </w:p>
    <w:p w14:paraId="642F957D" w14:textId="0A656D93" w:rsidR="00A474B2" w:rsidRDefault="00A474B2">
      <w:pPr>
        <w:tabs>
          <w:tab w:val="clear" w:pos="360"/>
        </w:tabs>
        <w:jc w:val="left"/>
      </w:pPr>
    </w:p>
    <w:p w14:paraId="3A7E40A6" w14:textId="2773C112" w:rsidR="00290030" w:rsidRDefault="00290030" w:rsidP="001C7462">
      <w:pPr>
        <w:pStyle w:val="Heading3"/>
        <w:numPr>
          <w:ilvl w:val="2"/>
          <w:numId w:val="12"/>
        </w:numPr>
      </w:pPr>
      <w:bookmarkStart w:id="296" w:name="_Toc79608269"/>
      <w:r>
        <w:t>Process Flow for Warehouse Operators</w:t>
      </w:r>
      <w:bookmarkEnd w:id="296"/>
    </w:p>
    <w:p w14:paraId="3EDB7104" w14:textId="566C4FCD" w:rsidR="00065767" w:rsidRDefault="00065767">
      <w:r>
        <w:t xml:space="preserve">The Registration of warehouse operator in </w:t>
      </w:r>
      <w:proofErr w:type="spellStart"/>
      <w:r>
        <w:t>eCMS</w:t>
      </w:r>
      <w:proofErr w:type="spellEnd"/>
      <w:r>
        <w:t xml:space="preserve"> is depicted below. </w:t>
      </w:r>
    </w:p>
    <w:p w14:paraId="038B6DB7" w14:textId="77777777" w:rsidR="00065767" w:rsidRDefault="00065767"/>
    <w:p w14:paraId="3304E28A" w14:textId="0F5A24C4" w:rsidR="003B0E88" w:rsidRDefault="002847AF">
      <w:pPr>
        <w:rPr>
          <w:b/>
          <w:bCs/>
        </w:rPr>
      </w:pPr>
      <w:r w:rsidRPr="00D80C15">
        <w:rPr>
          <w:b/>
          <w:bCs/>
        </w:rPr>
        <w:t>Process ID: 0</w:t>
      </w:r>
      <w:r>
        <w:rPr>
          <w:b/>
          <w:bCs/>
        </w:rPr>
        <w:t>2</w:t>
      </w:r>
      <w:r w:rsidRPr="00D80C15">
        <w:rPr>
          <w:b/>
          <w:bCs/>
        </w:rPr>
        <w:t>.0</w:t>
      </w:r>
      <w:r>
        <w:rPr>
          <w:b/>
          <w:bCs/>
        </w:rPr>
        <w:t xml:space="preserve">3 - </w:t>
      </w:r>
      <w:r w:rsidR="00C6596F">
        <w:rPr>
          <w:b/>
          <w:bCs/>
        </w:rPr>
        <w:t>Application for Warehouse Operator</w:t>
      </w:r>
    </w:p>
    <w:p w14:paraId="76A7A384" w14:textId="77777777" w:rsidR="00AD76D1" w:rsidRDefault="00AD76D1">
      <w:pPr>
        <w:rPr>
          <w:b/>
          <w:bCs/>
        </w:rPr>
      </w:pPr>
    </w:p>
    <w:p w14:paraId="0AE169D2" w14:textId="456C5981" w:rsidR="00013C39" w:rsidRDefault="00E444D9">
      <w:pPr>
        <w:rPr>
          <w:b/>
          <w:bCs/>
        </w:rPr>
      </w:pPr>
      <w:r>
        <w:rPr>
          <w:noProof/>
        </w:rPr>
        <w:drawing>
          <wp:inline distT="0" distB="0" distL="0" distR="0" wp14:anchorId="0FD2F638" wp14:editId="6258AED2">
            <wp:extent cx="5486400" cy="30683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3068320"/>
                    </a:xfrm>
                    <a:prstGeom prst="rect">
                      <a:avLst/>
                    </a:prstGeom>
                  </pic:spPr>
                </pic:pic>
              </a:graphicData>
            </a:graphic>
          </wp:inline>
        </w:drawing>
      </w:r>
      <w:r>
        <w:rPr>
          <w:noProof/>
        </w:rPr>
        <w:t xml:space="preserve"> </w:t>
      </w:r>
      <w:r w:rsidRPr="00E444D9">
        <w:rPr>
          <w:noProof/>
        </w:rPr>
        <w:t xml:space="preserve"> </w:t>
      </w:r>
    </w:p>
    <w:p w14:paraId="3654BF3F" w14:textId="631F9CD8" w:rsidR="00C7328C" w:rsidRDefault="005304E5" w:rsidP="009B51EA">
      <w:pPr>
        <w:rPr>
          <w:b/>
          <w:bCs/>
        </w:rPr>
      </w:pPr>
      <w:r>
        <w:rPr>
          <w:b/>
          <w:bCs/>
          <w:noProof/>
        </w:rPr>
        <mc:AlternateContent>
          <mc:Choice Requires="wps">
            <w:drawing>
              <wp:anchor distT="0" distB="0" distL="114300" distR="114300" simplePos="0" relativeHeight="252125184" behindDoc="0" locked="0" layoutInCell="1" allowOverlap="1" wp14:anchorId="1745703D" wp14:editId="5E1FC740">
                <wp:simplePos x="0" y="0"/>
                <wp:positionH relativeFrom="column">
                  <wp:posOffset>226603</wp:posOffset>
                </wp:positionH>
                <wp:positionV relativeFrom="paragraph">
                  <wp:posOffset>153451</wp:posOffset>
                </wp:positionV>
                <wp:extent cx="722736" cy="95832"/>
                <wp:effectExtent l="0" t="0" r="1270" b="0"/>
                <wp:wrapNone/>
                <wp:docPr id="40" name="Rectangle 40"/>
                <wp:cNvGraphicFramePr/>
                <a:graphic xmlns:a="http://schemas.openxmlformats.org/drawingml/2006/main">
                  <a:graphicData uri="http://schemas.microsoft.com/office/word/2010/wordprocessingShape">
                    <wps:wsp>
                      <wps:cNvSpPr/>
                      <wps:spPr>
                        <a:xfrm>
                          <a:off x="0" y="0"/>
                          <a:ext cx="722736" cy="9583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991E64" id="Rectangle 40" o:spid="_x0000_s1026" style="position:absolute;margin-left:17.85pt;margin-top:12.1pt;width:56.9pt;height:7.5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" fillcolor="white [3212]" stroked="f" strokeweight="2pt"/>
            </w:pict>
          </mc:Fallback>
        </mc:AlternateContent>
      </w:r>
    </w:p>
    <w:p w14:paraId="7FF6EBDF" w14:textId="0EAA4790" w:rsidR="008B34A2" w:rsidRDefault="008B34A2">
      <w:pPr>
        <w:tabs>
          <w:tab w:val="clear" w:pos="360"/>
        </w:tabs>
        <w:jc w:val="left"/>
        <w:rPr>
          <w:rFonts w:ascii="Century Gothic Bold" w:hAnsi="Century Gothic Bold"/>
          <w:b/>
        </w:rPr>
      </w:pPr>
      <w:r>
        <w:rPr>
          <w:rFonts w:ascii="Century Gothic Bold" w:hAnsi="Century Gothic Bold"/>
          <w:b/>
        </w:rPr>
        <w:br w:type="page"/>
      </w:r>
    </w:p>
    <w:p w14:paraId="07913B84" w14:textId="11E7AD7A" w:rsidR="00065767" w:rsidRDefault="00065767" w:rsidP="001C7462">
      <w:pPr>
        <w:pStyle w:val="Heading3"/>
        <w:numPr>
          <w:ilvl w:val="2"/>
          <w:numId w:val="12"/>
        </w:numPr>
      </w:pPr>
      <w:bookmarkStart w:id="297" w:name="_Toc79608270"/>
      <w:bookmarkStart w:id="298" w:name="_Toc79608271"/>
      <w:bookmarkEnd w:id="297"/>
      <w:r>
        <w:t>Use Case Diagram for Warehouse Operator Registration</w:t>
      </w:r>
      <w:bookmarkEnd w:id="298"/>
    </w:p>
    <w:p w14:paraId="28A928BD" w14:textId="77777777" w:rsidR="00065767" w:rsidRPr="00065767" w:rsidRDefault="00065767"/>
    <w:p w14:paraId="69A4F0DF" w14:textId="33C3FF38" w:rsidR="00065767" w:rsidRDefault="00065767">
      <w:r>
        <w:rPr>
          <w:noProof/>
        </w:rPr>
        <mc:AlternateContent>
          <mc:Choice Requires="wps">
            <w:drawing>
              <wp:anchor distT="0" distB="0" distL="114300" distR="114300" simplePos="0" relativeHeight="251533312" behindDoc="0" locked="0" layoutInCell="1" allowOverlap="1" wp14:anchorId="3F4FC668" wp14:editId="3A70DD91">
                <wp:simplePos x="0" y="0"/>
                <wp:positionH relativeFrom="column">
                  <wp:posOffset>382520</wp:posOffset>
                </wp:positionH>
                <wp:positionV relativeFrom="paragraph">
                  <wp:posOffset>62443</wp:posOffset>
                </wp:positionV>
                <wp:extent cx="4111463" cy="266978"/>
                <wp:effectExtent l="0" t="0" r="22860" b="19050"/>
                <wp:wrapNone/>
                <wp:docPr id="38" name="Rectangle: Folded Corner 38"/>
                <wp:cNvGraphicFramePr/>
                <a:graphic xmlns:a="http://schemas.openxmlformats.org/drawingml/2006/main">
                  <a:graphicData uri="http://schemas.microsoft.com/office/word/2010/wordprocessingShape">
                    <wps:wsp>
                      <wps:cNvSpPr/>
                      <wps:spPr>
                        <a:xfrm>
                          <a:off x="0" y="0"/>
                          <a:ext cx="4111463" cy="266978"/>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D96C6F" w14:textId="042EC867" w:rsidR="00A20091" w:rsidRDefault="00A20091" w:rsidP="00065767">
                            <w:pPr>
                              <w:jc w:val="center"/>
                              <w:rPr>
                                <w:rFonts w:asciiTheme="minorHAnsi" w:hAnsi="Calibri" w:cstheme="minorBidi"/>
                                <w:b/>
                                <w:bCs/>
                                <w:color w:val="000000" w:themeColor="text1"/>
                                <w:kern w:val="24"/>
                                <w:sz w:val="18"/>
                                <w:szCs w:val="18"/>
                              </w:rPr>
                            </w:pPr>
                            <w:r>
                              <w:rPr>
                                <w:rFonts w:asciiTheme="minorHAnsi" w:hAnsi="Calibri" w:cstheme="minorBidi"/>
                                <w:b/>
                                <w:bCs/>
                                <w:color w:val="000000" w:themeColor="text1"/>
                                <w:kern w:val="24"/>
                                <w:sz w:val="18"/>
                                <w:szCs w:val="18"/>
                              </w:rPr>
                              <w:t>Warehouse Operator application Submission, verification &amp; approval/rejection</w:t>
                            </w:r>
                          </w:p>
                          <w:p w14:paraId="6721A79A" w14:textId="77777777" w:rsidR="00A20091" w:rsidRDefault="00A20091" w:rsidP="000657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FC668" id="Rectangle: Folded Corner 38" o:spid="_x0000_s1047" type="#_x0000_t65" style="position:absolute;left:0;text-align:left;margin-left:30.1pt;margin-top:4.9pt;width:323.75pt;height:21pt;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" adj="18000" fillcolor="#d8d8d8 [2732]" strokecolor="gray [1629]" strokeweight=".5pt">
                <v:textbox>
                  <w:txbxContent>
                    <w:p w14:paraId="23D96C6F" w14:textId="042EC867" w:rsidR="00A20091" w:rsidRDefault="00A20091" w:rsidP="00065767">
                      <w:pPr>
                        <w:jc w:val="center"/>
                        <w:rPr>
                          <w:rFonts w:asciiTheme="minorHAnsi" w:hAnsi="Calibri" w:cstheme="minorBidi"/>
                          <w:b/>
                          <w:bCs/>
                          <w:color w:val="000000" w:themeColor="text1"/>
                          <w:kern w:val="24"/>
                          <w:sz w:val="18"/>
                          <w:szCs w:val="18"/>
                        </w:rPr>
                      </w:pPr>
                      <w:r>
                        <w:rPr>
                          <w:rFonts w:asciiTheme="minorHAnsi" w:hAnsi="Calibri" w:cstheme="minorBidi"/>
                          <w:b/>
                          <w:bCs/>
                          <w:color w:val="000000" w:themeColor="text1"/>
                          <w:kern w:val="24"/>
                          <w:sz w:val="18"/>
                          <w:szCs w:val="18"/>
                        </w:rPr>
                        <w:t>Warehouse Operator application Submission, verification &amp; approval/rejection</w:t>
                      </w:r>
                    </w:p>
                    <w:p w14:paraId="6721A79A" w14:textId="77777777" w:rsidR="00A20091" w:rsidRDefault="00A20091" w:rsidP="00065767">
                      <w:pPr>
                        <w:jc w:val="center"/>
                      </w:pPr>
                    </w:p>
                  </w:txbxContent>
                </v:textbox>
              </v:shape>
            </w:pict>
          </mc:Fallback>
        </mc:AlternateContent>
      </w:r>
    </w:p>
    <w:p w14:paraId="77B98482" w14:textId="5085B029" w:rsidR="00065767" w:rsidRPr="00C87AF4" w:rsidRDefault="00065767"/>
    <w:p w14:paraId="231D65D7" w14:textId="77777777" w:rsidR="00065767" w:rsidRDefault="00065767"/>
    <w:p w14:paraId="49152E1B" w14:textId="7D38E33E" w:rsidR="00065767" w:rsidRDefault="002A0B14">
      <w:r w:rsidRPr="00C87AF4">
        <w:rPr>
          <w:noProof/>
        </w:rPr>
        <mc:AlternateContent>
          <mc:Choice Requires="wps">
            <w:drawing>
              <wp:anchor distT="0" distB="0" distL="114300" distR="114300" simplePos="0" relativeHeight="251797504" behindDoc="0" locked="0" layoutInCell="1" allowOverlap="1" wp14:anchorId="31BB7807" wp14:editId="5B8EF6F1">
                <wp:simplePos x="0" y="0"/>
                <wp:positionH relativeFrom="column">
                  <wp:posOffset>4114800</wp:posOffset>
                </wp:positionH>
                <wp:positionV relativeFrom="paragraph">
                  <wp:posOffset>28575</wp:posOffset>
                </wp:positionV>
                <wp:extent cx="45719" cy="2273300"/>
                <wp:effectExtent l="0" t="0" r="0" b="0"/>
                <wp:wrapNone/>
                <wp:docPr id="103" name="Rectangle 20"/>
                <wp:cNvGraphicFramePr/>
                <a:graphic xmlns:a="http://schemas.openxmlformats.org/drawingml/2006/main">
                  <a:graphicData uri="http://schemas.microsoft.com/office/word/2010/wordprocessingShape">
                    <wps:wsp>
                      <wps:cNvSpPr/>
                      <wps:spPr>
                        <a:xfrm>
                          <a:off x="0" y="0"/>
                          <a:ext cx="45719" cy="22733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556A358F" id="Rectangle 20" o:spid="_x0000_s1026" style="position:absolute;margin-left:324pt;margin-top:2.25pt;width:3.6pt;height:179pt;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" fillcolor="#d8d8d8 [2732]" stroked="f" strokeweight="2pt"/>
            </w:pict>
          </mc:Fallback>
        </mc:AlternateContent>
      </w:r>
      <w:r w:rsidRPr="00C87AF4">
        <w:rPr>
          <w:noProof/>
        </w:rPr>
        <mc:AlternateContent>
          <mc:Choice Requires="wps">
            <w:drawing>
              <wp:anchor distT="0" distB="0" distL="114300" distR="114300" simplePos="0" relativeHeight="251766784" behindDoc="0" locked="0" layoutInCell="1" allowOverlap="1" wp14:anchorId="264380D6" wp14:editId="6AC60639">
                <wp:simplePos x="0" y="0"/>
                <wp:positionH relativeFrom="column">
                  <wp:posOffset>698500</wp:posOffset>
                </wp:positionH>
                <wp:positionV relativeFrom="paragraph">
                  <wp:posOffset>34925</wp:posOffset>
                </wp:positionV>
                <wp:extent cx="3418840" cy="2247900"/>
                <wp:effectExtent l="0" t="0" r="10160" b="19050"/>
                <wp:wrapNone/>
                <wp:docPr id="70" name="Rectangle 7"/>
                <wp:cNvGraphicFramePr/>
                <a:graphic xmlns:a="http://schemas.openxmlformats.org/drawingml/2006/main">
                  <a:graphicData uri="http://schemas.microsoft.com/office/word/2010/wordprocessingShape">
                    <wps:wsp>
                      <wps:cNvSpPr/>
                      <wps:spPr>
                        <a:xfrm>
                          <a:off x="0" y="0"/>
                          <a:ext cx="3418840" cy="2247900"/>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095E05E1" id="Rectangle 7" o:spid="_x0000_s1026" style="position:absolute;margin-left:55pt;margin-top:2.75pt;width:269.2pt;height:177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" filled="f" strokecolor="gray [1629]" strokeweight="2pt">
                <v:stroke dashstyle="1 1"/>
              </v:rect>
            </w:pict>
          </mc:Fallback>
        </mc:AlternateContent>
      </w:r>
      <w:r w:rsidR="00065767" w:rsidRPr="00C87AF4">
        <w:rPr>
          <w:noProof/>
        </w:rPr>
        <mc:AlternateContent>
          <mc:Choice Requires="wps">
            <w:drawing>
              <wp:anchor distT="0" distB="0" distL="114300" distR="114300" simplePos="0" relativeHeight="251760640" behindDoc="0" locked="0" layoutInCell="1" allowOverlap="1" wp14:anchorId="03363DC1" wp14:editId="16F0C6D0">
                <wp:simplePos x="0" y="0"/>
                <wp:positionH relativeFrom="column">
                  <wp:posOffset>2514600</wp:posOffset>
                </wp:positionH>
                <wp:positionV relativeFrom="paragraph">
                  <wp:posOffset>40005</wp:posOffset>
                </wp:positionV>
                <wp:extent cx="1504950" cy="401955"/>
                <wp:effectExtent l="0" t="0" r="19050" b="17145"/>
                <wp:wrapNone/>
                <wp:docPr id="39" name="Oval 4"/>
                <wp:cNvGraphicFramePr/>
                <a:graphic xmlns:a="http://schemas.openxmlformats.org/drawingml/2006/main">
                  <a:graphicData uri="http://schemas.microsoft.com/office/word/2010/wordprocessingShape">
                    <wps:wsp>
                      <wps:cNvSpPr/>
                      <wps:spPr>
                        <a:xfrm>
                          <a:off x="0" y="0"/>
                          <a:ext cx="1504950" cy="40195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27B184" w14:textId="77777777" w:rsidR="00A20091" w:rsidRDefault="00A20091" w:rsidP="00065767">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Validate Application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03363DC1" id="_x0000_s1048" style="position:absolute;left:0;text-align:left;margin-left:198pt;margin-top:3.15pt;width:118.5pt;height:31.6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" fillcolor="#d8d8d8 [2732]" strokecolor="black [3213]" strokeweight=".5pt">
                <v:textbox>
                  <w:txbxContent>
                    <w:p w14:paraId="1127B184" w14:textId="77777777" w:rsidR="00A20091" w:rsidRDefault="00A20091" w:rsidP="00065767">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Validate Application</w:t>
                      </w:r>
                    </w:p>
                  </w:txbxContent>
                </v:textbox>
              </v:oval>
            </w:pict>
          </mc:Fallback>
        </mc:AlternateContent>
      </w:r>
      <w:r w:rsidR="00065767" w:rsidRPr="00C87AF4">
        <w:rPr>
          <w:noProof/>
        </w:rPr>
        <mc:AlternateContent>
          <mc:Choice Requires="wps">
            <w:drawing>
              <wp:anchor distT="0" distB="0" distL="114300" distR="114300" simplePos="0" relativeHeight="251758592" behindDoc="0" locked="0" layoutInCell="1" allowOverlap="1" wp14:anchorId="3B3E91BC" wp14:editId="2E07E9D0">
                <wp:simplePos x="0" y="0"/>
                <wp:positionH relativeFrom="column">
                  <wp:posOffset>752475</wp:posOffset>
                </wp:positionH>
                <wp:positionV relativeFrom="paragraph">
                  <wp:posOffset>185420</wp:posOffset>
                </wp:positionV>
                <wp:extent cx="1214504" cy="539692"/>
                <wp:effectExtent l="0" t="0" r="24130" b="13335"/>
                <wp:wrapNone/>
                <wp:docPr id="43" name="Oval 3"/>
                <wp:cNvGraphicFramePr/>
                <a:graphic xmlns:a="http://schemas.openxmlformats.org/drawingml/2006/main">
                  <a:graphicData uri="http://schemas.microsoft.com/office/word/2010/wordprocessingShape">
                    <wps:wsp>
                      <wps:cNvSpPr/>
                      <wps:spPr>
                        <a:xfrm>
                          <a:off x="0" y="0"/>
                          <a:ext cx="1214504"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73679D" w14:textId="77777777" w:rsidR="00A20091" w:rsidRDefault="00A20091" w:rsidP="00065767">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Submit Application</w:t>
                            </w:r>
                          </w:p>
                        </w:txbxContent>
                      </wps:txbx>
                      <wps:bodyPr rtlCol="0" anchor="ctr"/>
                    </wps:wsp>
                  </a:graphicData>
                </a:graphic>
              </wp:anchor>
            </w:drawing>
          </mc:Choice>
          <mc:Fallback>
            <w:pict>
              <v:oval w14:anchorId="3B3E91BC" id="_x0000_s1049" style="position:absolute;left:0;text-align:left;margin-left:59.25pt;margin-top:14.6pt;width:95.65pt;height:42.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" fillcolor="#d8d8d8 [2732]" strokecolor="black [3213]" strokeweight=".5pt">
                <v:textbox>
                  <w:txbxContent>
                    <w:p w14:paraId="1B73679D" w14:textId="77777777" w:rsidR="00A20091" w:rsidRDefault="00A20091" w:rsidP="00065767">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Submit Application</w:t>
                      </w:r>
                    </w:p>
                  </w:txbxContent>
                </v:textbox>
              </v:oval>
            </w:pict>
          </mc:Fallback>
        </mc:AlternateContent>
      </w:r>
      <w:r w:rsidR="00065767" w:rsidRPr="00C87AF4">
        <w:rPr>
          <w:noProof/>
        </w:rPr>
        <mc:AlternateContent>
          <mc:Choice Requires="wps">
            <w:drawing>
              <wp:anchor distT="0" distB="0" distL="114300" distR="114300" simplePos="0" relativeHeight="251764736" behindDoc="0" locked="0" layoutInCell="1" allowOverlap="1" wp14:anchorId="75AAE4A2" wp14:editId="7BBC7122">
                <wp:simplePos x="0" y="0"/>
                <wp:positionH relativeFrom="column">
                  <wp:posOffset>1367790</wp:posOffset>
                </wp:positionH>
                <wp:positionV relativeFrom="paragraph">
                  <wp:posOffset>805815</wp:posOffset>
                </wp:positionV>
                <wp:extent cx="1205115" cy="539692"/>
                <wp:effectExtent l="0" t="0" r="14605" b="13335"/>
                <wp:wrapNone/>
                <wp:docPr id="69" name="Oval 6"/>
                <wp:cNvGraphicFramePr/>
                <a:graphic xmlns:a="http://schemas.openxmlformats.org/drawingml/2006/main">
                  <a:graphicData uri="http://schemas.microsoft.com/office/word/2010/wordprocessingShape">
                    <wps:wsp>
                      <wps:cNvSpPr/>
                      <wps:spPr>
                        <a:xfrm>
                          <a:off x="0" y="0"/>
                          <a:ext cx="1205115"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168990" w14:textId="77777777" w:rsidR="00A20091" w:rsidRDefault="00A20091" w:rsidP="00065767">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Search User Applications</w:t>
                            </w:r>
                          </w:p>
                        </w:txbxContent>
                      </wps:txbx>
                      <wps:bodyPr rtlCol="0" anchor="ctr"/>
                    </wps:wsp>
                  </a:graphicData>
                </a:graphic>
              </wp:anchor>
            </w:drawing>
          </mc:Choice>
          <mc:Fallback>
            <w:pict>
              <v:oval w14:anchorId="75AAE4A2" id="_x0000_s1050" style="position:absolute;left:0;text-align:left;margin-left:107.7pt;margin-top:63.45pt;width:94.9pt;height:42.5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" fillcolor="#d8d8d8 [2732]" strokecolor="black [3213]" strokeweight=".5pt">
                <v:textbox>
                  <w:txbxContent>
                    <w:p w14:paraId="71168990" w14:textId="77777777" w:rsidR="00A20091" w:rsidRDefault="00A20091" w:rsidP="00065767">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Search User Applications</w:t>
                      </w:r>
                    </w:p>
                  </w:txbxContent>
                </v:textbox>
              </v:oval>
            </w:pict>
          </mc:Fallback>
        </mc:AlternateContent>
      </w:r>
      <w:r w:rsidR="00065767" w:rsidRPr="00C87AF4">
        <w:rPr>
          <w:noProof/>
        </w:rPr>
        <w:drawing>
          <wp:anchor distT="0" distB="0" distL="114300" distR="114300" simplePos="0" relativeHeight="251768832" behindDoc="0" locked="0" layoutInCell="1" allowOverlap="1" wp14:anchorId="040739A0" wp14:editId="3E3A5AA9">
            <wp:simplePos x="0" y="0"/>
            <wp:positionH relativeFrom="column">
              <wp:posOffset>34290</wp:posOffset>
            </wp:positionH>
            <wp:positionV relativeFrom="paragraph">
              <wp:posOffset>788670</wp:posOffset>
            </wp:positionV>
            <wp:extent cx="370335" cy="619744"/>
            <wp:effectExtent l="0" t="0" r="0" b="9525"/>
            <wp:wrapNone/>
            <wp:docPr id="120" name="Picture 8">
              <a:extLst xmlns:a="http://schemas.openxmlformats.org/drawingml/2006/main">
                <a:ext uri="{FF2B5EF4-FFF2-40B4-BE49-F238E27FC236}">
                  <a16:creationId xmlns:a16="http://schemas.microsoft.com/office/drawing/2014/main" id="{5E971F76-C5EB-4F1A-B42D-FE969547A6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5E971F76-C5EB-4F1A-B42D-FE969547A60C}"/>
                        </a:ext>
                      </a:extLst>
                    </pic:cNvPr>
                    <pic:cNvPicPr>
                      <a:picLocks noChangeAspect="1"/>
                    </pic:cNvPicPr>
                  </pic:nvPicPr>
                  <pic:blipFill>
                    <a:blip r:embed="rId28"/>
                    <a:stretch>
                      <a:fillRect/>
                    </a:stretch>
                  </pic:blipFill>
                  <pic:spPr>
                    <a:xfrm>
                      <a:off x="0" y="0"/>
                      <a:ext cx="370335" cy="619744"/>
                    </a:xfrm>
                    <a:prstGeom prst="rect">
                      <a:avLst/>
                    </a:prstGeom>
                  </pic:spPr>
                </pic:pic>
              </a:graphicData>
            </a:graphic>
          </wp:anchor>
        </w:drawing>
      </w:r>
      <w:r w:rsidR="00065767" w:rsidRPr="00C87AF4">
        <w:rPr>
          <w:noProof/>
        </w:rPr>
        <w:drawing>
          <wp:anchor distT="0" distB="0" distL="114300" distR="114300" simplePos="0" relativeHeight="251772928" behindDoc="0" locked="0" layoutInCell="1" allowOverlap="1" wp14:anchorId="70864CDD" wp14:editId="5FB4D305">
            <wp:simplePos x="0" y="0"/>
            <wp:positionH relativeFrom="column">
              <wp:posOffset>4431665</wp:posOffset>
            </wp:positionH>
            <wp:positionV relativeFrom="paragraph">
              <wp:posOffset>-635</wp:posOffset>
            </wp:positionV>
            <wp:extent cx="370335" cy="619744"/>
            <wp:effectExtent l="0" t="0" r="0" b="9525"/>
            <wp:wrapNone/>
            <wp:docPr id="121" name="Picture 9">
              <a:extLst xmlns:a="http://schemas.openxmlformats.org/drawingml/2006/main">
                <a:ext uri="{FF2B5EF4-FFF2-40B4-BE49-F238E27FC236}">
                  <a16:creationId xmlns:a16="http://schemas.microsoft.com/office/drawing/2014/main" id="{0B535755-1D39-4453-8629-D61D4433E5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B535755-1D39-4453-8629-D61D4433E579}"/>
                        </a:ext>
                      </a:extLst>
                    </pic:cNvPr>
                    <pic:cNvPicPr>
                      <a:picLocks noChangeAspect="1"/>
                    </pic:cNvPicPr>
                  </pic:nvPicPr>
                  <pic:blipFill>
                    <a:blip r:embed="rId28"/>
                    <a:stretch>
                      <a:fillRect/>
                    </a:stretch>
                  </pic:blipFill>
                  <pic:spPr>
                    <a:xfrm>
                      <a:off x="0" y="0"/>
                      <a:ext cx="370335" cy="619744"/>
                    </a:xfrm>
                    <a:prstGeom prst="rect">
                      <a:avLst/>
                    </a:prstGeom>
                  </pic:spPr>
                </pic:pic>
              </a:graphicData>
            </a:graphic>
          </wp:anchor>
        </w:drawing>
      </w:r>
      <w:r w:rsidR="00065767" w:rsidRPr="00C87AF4">
        <w:rPr>
          <w:noProof/>
        </w:rPr>
        <w:drawing>
          <wp:anchor distT="0" distB="0" distL="114300" distR="114300" simplePos="0" relativeHeight="251774976" behindDoc="0" locked="0" layoutInCell="1" allowOverlap="1" wp14:anchorId="0380E62A" wp14:editId="3710478D">
            <wp:simplePos x="0" y="0"/>
            <wp:positionH relativeFrom="column">
              <wp:posOffset>4394200</wp:posOffset>
            </wp:positionH>
            <wp:positionV relativeFrom="paragraph">
              <wp:posOffset>1503680</wp:posOffset>
            </wp:positionV>
            <wp:extent cx="370335" cy="619744"/>
            <wp:effectExtent l="0" t="0" r="0" b="9525"/>
            <wp:wrapNone/>
            <wp:docPr id="123" name="Picture 10">
              <a:extLst xmlns:a="http://schemas.openxmlformats.org/drawingml/2006/main">
                <a:ext uri="{FF2B5EF4-FFF2-40B4-BE49-F238E27FC236}">
                  <a16:creationId xmlns:a16="http://schemas.microsoft.com/office/drawing/2014/main" id="{355163B6-D3EB-42D1-87C2-50BEEA872C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355163B6-D3EB-42D1-87C2-50BEEA872CFE}"/>
                        </a:ext>
                      </a:extLst>
                    </pic:cNvPr>
                    <pic:cNvPicPr>
                      <a:picLocks noChangeAspect="1"/>
                    </pic:cNvPicPr>
                  </pic:nvPicPr>
                  <pic:blipFill>
                    <a:blip r:embed="rId28"/>
                    <a:stretch>
                      <a:fillRect/>
                    </a:stretch>
                  </pic:blipFill>
                  <pic:spPr>
                    <a:xfrm>
                      <a:off x="0" y="0"/>
                      <a:ext cx="370335" cy="619744"/>
                    </a:xfrm>
                    <a:prstGeom prst="rect">
                      <a:avLst/>
                    </a:prstGeom>
                  </pic:spPr>
                </pic:pic>
              </a:graphicData>
            </a:graphic>
          </wp:anchor>
        </w:drawing>
      </w:r>
      <w:r w:rsidR="00065767" w:rsidRPr="00C87AF4">
        <w:rPr>
          <w:noProof/>
        </w:rPr>
        <mc:AlternateContent>
          <mc:Choice Requires="wps">
            <w:drawing>
              <wp:anchor distT="0" distB="0" distL="114300" distR="114300" simplePos="0" relativeHeight="251777024" behindDoc="0" locked="0" layoutInCell="1" allowOverlap="1" wp14:anchorId="44F9EEA9" wp14:editId="0695B2CF">
                <wp:simplePos x="0" y="0"/>
                <wp:positionH relativeFrom="column">
                  <wp:posOffset>4423410</wp:posOffset>
                </wp:positionH>
                <wp:positionV relativeFrom="paragraph">
                  <wp:posOffset>575310</wp:posOffset>
                </wp:positionV>
                <wp:extent cx="486030" cy="307777"/>
                <wp:effectExtent l="0" t="0" r="0" b="0"/>
                <wp:wrapNone/>
                <wp:docPr id="71" name="TextBox 11"/>
                <wp:cNvGraphicFramePr/>
                <a:graphic xmlns:a="http://schemas.openxmlformats.org/drawingml/2006/main">
                  <a:graphicData uri="http://schemas.microsoft.com/office/word/2010/wordprocessingShape">
                    <wps:wsp>
                      <wps:cNvSpPr txBox="1"/>
                      <wps:spPr>
                        <a:xfrm>
                          <a:off x="0" y="0"/>
                          <a:ext cx="486030" cy="307777"/>
                        </a:xfrm>
                        <a:prstGeom prst="rect">
                          <a:avLst/>
                        </a:prstGeom>
                        <a:noFill/>
                      </wps:spPr>
                      <wps:txbx>
                        <w:txbxContent>
                          <w:p w14:paraId="3A00F6D9" w14:textId="77777777" w:rsidR="00A20091" w:rsidRDefault="00A20091" w:rsidP="00065767">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Verifier </w:t>
                            </w:r>
                          </w:p>
                          <w:p w14:paraId="520AA584" w14:textId="77777777" w:rsidR="00A20091" w:rsidRDefault="00A20091" w:rsidP="00065767">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RRCO</w:t>
                            </w:r>
                          </w:p>
                        </w:txbxContent>
                      </wps:txbx>
                      <wps:bodyPr wrap="none" rtlCol="0">
                        <a:spAutoFit/>
                      </wps:bodyPr>
                    </wps:wsp>
                  </a:graphicData>
                </a:graphic>
              </wp:anchor>
            </w:drawing>
          </mc:Choice>
          <mc:Fallback>
            <w:pict>
              <v:shape w14:anchorId="44F9EEA9" id="_x0000_s1051" type="#_x0000_t202" style="position:absolute;left:0;text-align:left;margin-left:348.3pt;margin-top:45.3pt;width:38.25pt;height:24.25pt;z-index:2517770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" filled="f" stroked="f">
                <v:textbox style="mso-fit-shape-to-text:t">
                  <w:txbxContent>
                    <w:p w14:paraId="3A00F6D9" w14:textId="77777777" w:rsidR="00A20091" w:rsidRDefault="00A20091" w:rsidP="00065767">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Verifier </w:t>
                      </w:r>
                    </w:p>
                    <w:p w14:paraId="520AA584" w14:textId="77777777" w:rsidR="00A20091" w:rsidRDefault="00A20091" w:rsidP="00065767">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RRCO</w:t>
                      </w:r>
                    </w:p>
                  </w:txbxContent>
                </v:textbox>
              </v:shape>
            </w:pict>
          </mc:Fallback>
        </mc:AlternateContent>
      </w:r>
      <w:r w:rsidR="00065767" w:rsidRPr="00C87AF4">
        <w:rPr>
          <w:noProof/>
        </w:rPr>
        <mc:AlternateContent>
          <mc:Choice Requires="wps">
            <w:drawing>
              <wp:anchor distT="0" distB="0" distL="114300" distR="114300" simplePos="0" relativeHeight="251779072" behindDoc="0" locked="0" layoutInCell="1" allowOverlap="1" wp14:anchorId="6296D1D5" wp14:editId="37F966B9">
                <wp:simplePos x="0" y="0"/>
                <wp:positionH relativeFrom="column">
                  <wp:posOffset>4304030</wp:posOffset>
                </wp:positionH>
                <wp:positionV relativeFrom="paragraph">
                  <wp:posOffset>2157095</wp:posOffset>
                </wp:positionV>
                <wp:extent cx="676787" cy="307777"/>
                <wp:effectExtent l="0" t="0" r="0" b="0"/>
                <wp:wrapNone/>
                <wp:docPr id="72" name="TextBox 12"/>
                <wp:cNvGraphicFramePr/>
                <a:graphic xmlns:a="http://schemas.openxmlformats.org/drawingml/2006/main">
                  <a:graphicData uri="http://schemas.microsoft.com/office/word/2010/wordprocessingShape">
                    <wps:wsp>
                      <wps:cNvSpPr txBox="1"/>
                      <wps:spPr>
                        <a:xfrm>
                          <a:off x="0" y="0"/>
                          <a:ext cx="676787" cy="307777"/>
                        </a:xfrm>
                        <a:prstGeom prst="rect">
                          <a:avLst/>
                        </a:prstGeom>
                        <a:noFill/>
                      </wps:spPr>
                      <wps:txbx>
                        <w:txbxContent>
                          <w:p w14:paraId="32E3DBB5" w14:textId="77777777" w:rsidR="00A20091" w:rsidRDefault="00A20091" w:rsidP="00065767">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Assessor </w:t>
                            </w:r>
                          </w:p>
                          <w:p w14:paraId="6A707C4D" w14:textId="77777777" w:rsidR="00A20091" w:rsidRDefault="00A20091" w:rsidP="00065767">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(Head Office)</w:t>
                            </w:r>
                          </w:p>
                        </w:txbxContent>
                      </wps:txbx>
                      <wps:bodyPr wrap="none" rtlCol="0">
                        <a:spAutoFit/>
                      </wps:bodyPr>
                    </wps:wsp>
                  </a:graphicData>
                </a:graphic>
              </wp:anchor>
            </w:drawing>
          </mc:Choice>
          <mc:Fallback>
            <w:pict>
              <v:shape w14:anchorId="6296D1D5" id="_x0000_s1052" type="#_x0000_t202" style="position:absolute;left:0;text-align:left;margin-left:338.9pt;margin-top:169.85pt;width:53.3pt;height:24.25pt;z-index:2517790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" filled="f" stroked="f">
                <v:textbox style="mso-fit-shape-to-text:t">
                  <w:txbxContent>
                    <w:p w14:paraId="32E3DBB5" w14:textId="77777777" w:rsidR="00A20091" w:rsidRDefault="00A20091" w:rsidP="00065767">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Assessor </w:t>
                      </w:r>
                    </w:p>
                    <w:p w14:paraId="6A707C4D" w14:textId="77777777" w:rsidR="00A20091" w:rsidRDefault="00A20091" w:rsidP="00065767">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(Head Office)</w:t>
                      </w:r>
                    </w:p>
                  </w:txbxContent>
                </v:textbox>
              </v:shape>
            </w:pict>
          </mc:Fallback>
        </mc:AlternateContent>
      </w:r>
      <w:r w:rsidR="00065767" w:rsidRPr="00C87AF4">
        <w:rPr>
          <w:noProof/>
        </w:rPr>
        <mc:AlternateContent>
          <mc:Choice Requires="wps">
            <w:drawing>
              <wp:anchor distT="0" distB="0" distL="114300" distR="114300" simplePos="0" relativeHeight="251781120" behindDoc="0" locked="0" layoutInCell="1" allowOverlap="1" wp14:anchorId="4FC97A74" wp14:editId="75E69188">
                <wp:simplePos x="0" y="0"/>
                <wp:positionH relativeFrom="column">
                  <wp:posOffset>404495</wp:posOffset>
                </wp:positionH>
                <wp:positionV relativeFrom="paragraph">
                  <wp:posOffset>645795</wp:posOffset>
                </wp:positionV>
                <wp:extent cx="525605" cy="452582"/>
                <wp:effectExtent l="0" t="0" r="27305" b="24130"/>
                <wp:wrapNone/>
                <wp:docPr id="73" name="Straight Connector 13"/>
                <wp:cNvGraphicFramePr/>
                <a:graphic xmlns:a="http://schemas.openxmlformats.org/drawingml/2006/main">
                  <a:graphicData uri="http://schemas.microsoft.com/office/word/2010/wordprocessingShape">
                    <wps:wsp>
                      <wps:cNvCnPr/>
                      <wps:spPr>
                        <a:xfrm flipV="1">
                          <a:off x="0" y="0"/>
                          <a:ext cx="525605" cy="452582"/>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BCC4B9" id="Straight Connector 13" o:spid="_x0000_s1026" style="position:absolute;flip:y;z-index:251781120;visibility:visible;mso-wrap-style:square;mso-wrap-distance-left:9pt;mso-wrap-distance-top:0;mso-wrap-distance-right:9pt;mso-wrap-distance-bottom:0;mso-position-horizontal:absolute;mso-position-horizontal-relative:text;mso-position-vertical:absolute;mso-position-vertical-relative:text" from="31.85pt,50.85pt" to="73.2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" strokecolor="gray [1629]"/>
            </w:pict>
          </mc:Fallback>
        </mc:AlternateContent>
      </w:r>
      <w:r w:rsidR="00065767" w:rsidRPr="00C87AF4">
        <w:rPr>
          <w:noProof/>
        </w:rPr>
        <mc:AlternateContent>
          <mc:Choice Requires="wps">
            <w:drawing>
              <wp:anchor distT="0" distB="0" distL="114300" distR="114300" simplePos="0" relativeHeight="251783168" behindDoc="0" locked="0" layoutInCell="1" allowOverlap="1" wp14:anchorId="5E51EF69" wp14:editId="296A15CE">
                <wp:simplePos x="0" y="0"/>
                <wp:positionH relativeFrom="column">
                  <wp:posOffset>3862705</wp:posOffset>
                </wp:positionH>
                <wp:positionV relativeFrom="paragraph">
                  <wp:posOffset>278765</wp:posOffset>
                </wp:positionV>
                <wp:extent cx="560301" cy="160945"/>
                <wp:effectExtent l="0" t="0" r="30480" b="29845"/>
                <wp:wrapNone/>
                <wp:docPr id="7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560301" cy="16094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7EEFBA" id="Straight Connector 14" o:spid="_x0000_s1026" style="position:absolute;flip:x y;z-index:251783168;visibility:visible;mso-wrap-style:square;mso-wrap-distance-left:9pt;mso-wrap-distance-top:0;mso-wrap-distance-right:9pt;mso-wrap-distance-bottom:0;mso-position-horizontal:absolute;mso-position-horizontal-relative:text;mso-position-vertical:absolute;mso-position-vertical-relative:text" from="304.15pt,21.95pt" to="348.2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" strokecolor="#404040 [2429]">
                <o:lock v:ext="edit" shapetype="f"/>
              </v:line>
            </w:pict>
          </mc:Fallback>
        </mc:AlternateContent>
      </w:r>
      <w:r w:rsidR="00065767" w:rsidRPr="00C87AF4">
        <w:rPr>
          <w:noProof/>
        </w:rPr>
        <mc:AlternateContent>
          <mc:Choice Requires="wps">
            <w:drawing>
              <wp:anchor distT="0" distB="0" distL="114300" distR="114300" simplePos="0" relativeHeight="251787264" behindDoc="0" locked="0" layoutInCell="1" allowOverlap="1" wp14:anchorId="136E2FB3" wp14:editId="65D33C00">
                <wp:simplePos x="0" y="0"/>
                <wp:positionH relativeFrom="column">
                  <wp:posOffset>3913505</wp:posOffset>
                </wp:positionH>
                <wp:positionV relativeFrom="paragraph">
                  <wp:posOffset>484505</wp:posOffset>
                </wp:positionV>
                <wp:extent cx="517752" cy="255482"/>
                <wp:effectExtent l="0" t="0" r="15875" b="30480"/>
                <wp:wrapNone/>
                <wp:docPr id="77"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17752" cy="255482"/>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A3F6E0" id="Straight Connector 15" o:spid="_x0000_s1026" style="position:absolute;flip:x;z-index:251787264;visibility:visible;mso-wrap-style:square;mso-wrap-distance-left:9pt;mso-wrap-distance-top:0;mso-wrap-distance-right:9pt;mso-wrap-distance-bottom:0;mso-position-horizontal:absolute;mso-position-horizontal-relative:text;mso-position-vertical:absolute;mso-position-vertical-relative:text" from="308.15pt,38.15pt" to="348.9pt,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" strokecolor="gray [1629]">
                <o:lock v:ext="edit" shapetype="f"/>
              </v:line>
            </w:pict>
          </mc:Fallback>
        </mc:AlternateContent>
      </w:r>
      <w:r w:rsidR="00065767" w:rsidRPr="00C87AF4">
        <w:rPr>
          <w:noProof/>
        </w:rPr>
        <mc:AlternateContent>
          <mc:Choice Requires="wps">
            <w:drawing>
              <wp:anchor distT="0" distB="0" distL="114300" distR="114300" simplePos="0" relativeHeight="251789312" behindDoc="0" locked="0" layoutInCell="1" allowOverlap="1" wp14:anchorId="02986FE6" wp14:editId="73B1C6BB">
                <wp:simplePos x="0" y="0"/>
                <wp:positionH relativeFrom="column">
                  <wp:posOffset>3908425</wp:posOffset>
                </wp:positionH>
                <wp:positionV relativeFrom="paragraph">
                  <wp:posOffset>1813560</wp:posOffset>
                </wp:positionV>
                <wp:extent cx="485816" cy="133428"/>
                <wp:effectExtent l="0" t="0" r="28575" b="19050"/>
                <wp:wrapNone/>
                <wp:docPr id="78"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85816" cy="133428"/>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A1F449" id="Straight Connector 16" o:spid="_x0000_s1026" style="position:absolute;flip:y;z-index:251789312;visibility:visible;mso-wrap-style:square;mso-wrap-distance-left:9pt;mso-wrap-distance-top:0;mso-wrap-distance-right:9pt;mso-wrap-distance-bottom:0;mso-position-horizontal:absolute;mso-position-horizontal-relative:text;mso-position-vertical:absolute;mso-position-vertical-relative:text" from="307.75pt,142.8pt" to="346pt,1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" strokecolor="gray [1629]">
                <o:lock v:ext="edit" shapetype="f"/>
              </v:line>
            </w:pict>
          </mc:Fallback>
        </mc:AlternateContent>
      </w:r>
      <w:r w:rsidR="00065767" w:rsidRPr="00C87AF4">
        <w:rPr>
          <w:noProof/>
        </w:rPr>
        <mc:AlternateContent>
          <mc:Choice Requires="wps">
            <w:drawing>
              <wp:anchor distT="0" distB="0" distL="114300" distR="114300" simplePos="0" relativeHeight="251791360" behindDoc="0" locked="0" layoutInCell="1" allowOverlap="1" wp14:anchorId="620C355F" wp14:editId="0621E202">
                <wp:simplePos x="0" y="0"/>
                <wp:positionH relativeFrom="column">
                  <wp:posOffset>2278380</wp:posOffset>
                </wp:positionH>
                <wp:positionV relativeFrom="paragraph">
                  <wp:posOffset>414020</wp:posOffset>
                </wp:positionV>
                <wp:extent cx="548195" cy="389324"/>
                <wp:effectExtent l="0" t="0" r="23495" b="29845"/>
                <wp:wrapNone/>
                <wp:docPr id="79"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8195" cy="389324"/>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2905A7" id="Straight Connector 17" o:spid="_x0000_s1026" style="position:absolute;flip:y;z-index:251791360;visibility:visible;mso-wrap-style:square;mso-wrap-distance-left:9pt;mso-wrap-distance-top:0;mso-wrap-distance-right:9pt;mso-wrap-distance-bottom:0;mso-position-horizontal:absolute;mso-position-horizontal-relative:text;mso-position-vertical:absolute;mso-position-vertical-relative:text" from="179.4pt,32.6pt" to="222.55pt,6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" strokecolor="#404040 [2429]">
                <v:stroke dashstyle="dash"/>
                <o:lock v:ext="edit" shapetype="f"/>
              </v:line>
            </w:pict>
          </mc:Fallback>
        </mc:AlternateContent>
      </w:r>
      <w:r w:rsidR="00065767" w:rsidRPr="00C87AF4">
        <w:rPr>
          <w:noProof/>
        </w:rPr>
        <mc:AlternateContent>
          <mc:Choice Requires="wps">
            <w:drawing>
              <wp:anchor distT="0" distB="0" distL="114300" distR="114300" simplePos="0" relativeHeight="251793408" behindDoc="0" locked="0" layoutInCell="1" allowOverlap="1" wp14:anchorId="02C0CB50" wp14:editId="5CE813C2">
                <wp:simplePos x="0" y="0"/>
                <wp:positionH relativeFrom="column">
                  <wp:posOffset>2208530</wp:posOffset>
                </wp:positionH>
                <wp:positionV relativeFrom="paragraph">
                  <wp:posOffset>1377315</wp:posOffset>
                </wp:positionV>
                <wp:extent cx="535777" cy="481407"/>
                <wp:effectExtent l="0" t="0" r="36195" b="33020"/>
                <wp:wrapNone/>
                <wp:docPr id="80"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5777" cy="481407"/>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348F53" id="Straight Connector 18" o:spid="_x0000_s1026" style="position:absolute;z-index:251793408;visibility:visible;mso-wrap-style:square;mso-wrap-distance-left:9pt;mso-wrap-distance-top:0;mso-wrap-distance-right:9pt;mso-wrap-distance-bottom:0;mso-position-horizontal:absolute;mso-position-horizontal-relative:text;mso-position-vertical:absolute;mso-position-vertical-relative:text" from="173.9pt,108.45pt" to="216.1pt,1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" strokecolor="#404040 [2429]">
                <v:stroke dashstyle="dash"/>
                <o:lock v:ext="edit" shapetype="f"/>
              </v:line>
            </w:pict>
          </mc:Fallback>
        </mc:AlternateContent>
      </w:r>
      <w:r w:rsidR="00065767" w:rsidRPr="00C87AF4">
        <w:rPr>
          <w:noProof/>
        </w:rPr>
        <mc:AlternateContent>
          <mc:Choice Requires="wps">
            <w:drawing>
              <wp:anchor distT="0" distB="0" distL="114300" distR="114300" simplePos="0" relativeHeight="251795456" behindDoc="0" locked="0" layoutInCell="1" allowOverlap="1" wp14:anchorId="0F2A8D52" wp14:editId="1B4658FA">
                <wp:simplePos x="0" y="0"/>
                <wp:positionH relativeFrom="column">
                  <wp:posOffset>0</wp:posOffset>
                </wp:positionH>
                <wp:positionV relativeFrom="paragraph">
                  <wp:posOffset>1442720</wp:posOffset>
                </wp:positionV>
                <wp:extent cx="540533" cy="200055"/>
                <wp:effectExtent l="0" t="0" r="0" b="0"/>
                <wp:wrapNone/>
                <wp:docPr id="81" name="TextBox 19"/>
                <wp:cNvGraphicFramePr/>
                <a:graphic xmlns:a="http://schemas.openxmlformats.org/drawingml/2006/main">
                  <a:graphicData uri="http://schemas.microsoft.com/office/word/2010/wordprocessingShape">
                    <wps:wsp>
                      <wps:cNvSpPr txBox="1"/>
                      <wps:spPr>
                        <a:xfrm>
                          <a:off x="0" y="0"/>
                          <a:ext cx="540533" cy="200055"/>
                        </a:xfrm>
                        <a:prstGeom prst="rect">
                          <a:avLst/>
                        </a:prstGeom>
                        <a:noFill/>
                      </wps:spPr>
                      <wps:txbx>
                        <w:txbxContent>
                          <w:p w14:paraId="5C4191AD" w14:textId="77777777" w:rsidR="00A20091" w:rsidRDefault="00A20091" w:rsidP="003B142E">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Warehouse</w:t>
                            </w:r>
                          </w:p>
                          <w:p w14:paraId="5A7E6E5E" w14:textId="77777777" w:rsidR="00A20091" w:rsidRPr="00692166" w:rsidRDefault="00A20091" w:rsidP="003B142E">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Operator</w:t>
                            </w:r>
                          </w:p>
                          <w:p w14:paraId="39542E26" w14:textId="7C22C5D5" w:rsidR="00A20091" w:rsidRDefault="00A20091" w:rsidP="00065767">
                            <w:pPr>
                              <w:jc w:val="center"/>
                              <w:rPr>
                                <w:rFonts w:asciiTheme="minorHAnsi" w:hAnsi="Calibri" w:cstheme="minorBidi"/>
                                <w:b/>
                                <w:bCs/>
                                <w:color w:val="000000" w:themeColor="text1"/>
                                <w:kern w:val="24"/>
                                <w:sz w:val="14"/>
                                <w:szCs w:val="14"/>
                              </w:rPr>
                            </w:pPr>
                          </w:p>
                        </w:txbxContent>
                      </wps:txbx>
                      <wps:bodyPr wrap="none" rtlCol="0">
                        <a:spAutoFit/>
                      </wps:bodyPr>
                    </wps:wsp>
                  </a:graphicData>
                </a:graphic>
              </wp:anchor>
            </w:drawing>
          </mc:Choice>
          <mc:Fallback>
            <w:pict>
              <v:shape w14:anchorId="0F2A8D52" id="_x0000_s1053" type="#_x0000_t202" style="position:absolute;left:0;text-align:left;margin-left:0;margin-top:113.6pt;width:42.55pt;height:15.75pt;z-index:251795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" filled="f" stroked="f">
                <v:textbox style="mso-fit-shape-to-text:t">
                  <w:txbxContent>
                    <w:p w14:paraId="5C4191AD" w14:textId="77777777" w:rsidR="00A20091" w:rsidRDefault="00A20091" w:rsidP="003B142E">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Warehouse</w:t>
                      </w:r>
                    </w:p>
                    <w:p w14:paraId="5A7E6E5E" w14:textId="77777777" w:rsidR="00A20091" w:rsidRPr="00692166" w:rsidRDefault="00A20091" w:rsidP="003B142E">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Operator</w:t>
                      </w:r>
                    </w:p>
                    <w:p w14:paraId="39542E26" w14:textId="7C22C5D5" w:rsidR="00A20091" w:rsidRDefault="00A20091" w:rsidP="00065767">
                      <w:pPr>
                        <w:jc w:val="center"/>
                        <w:rPr>
                          <w:rFonts w:asciiTheme="minorHAnsi" w:hAnsi="Calibri" w:cstheme="minorBidi"/>
                          <w:b/>
                          <w:bCs/>
                          <w:color w:val="000000" w:themeColor="text1"/>
                          <w:kern w:val="24"/>
                          <w:sz w:val="14"/>
                          <w:szCs w:val="14"/>
                        </w:rPr>
                      </w:pPr>
                    </w:p>
                  </w:txbxContent>
                </v:textbox>
              </v:shape>
            </w:pict>
          </mc:Fallback>
        </mc:AlternateContent>
      </w:r>
      <w:r w:rsidR="00065767" w:rsidRPr="00C87AF4">
        <w:rPr>
          <w:noProof/>
        </w:rPr>
        <mc:AlternateContent>
          <mc:Choice Requires="wps">
            <w:drawing>
              <wp:anchor distT="0" distB="0" distL="114300" distR="114300" simplePos="0" relativeHeight="251619328" behindDoc="0" locked="0" layoutInCell="1" allowOverlap="1" wp14:anchorId="6E571F3C" wp14:editId="0477ED32">
                <wp:simplePos x="0" y="0"/>
                <wp:positionH relativeFrom="column">
                  <wp:posOffset>3862705</wp:posOffset>
                </wp:positionH>
                <wp:positionV relativeFrom="paragraph">
                  <wp:posOffset>278765</wp:posOffset>
                </wp:positionV>
                <wp:extent cx="530942" cy="1535168"/>
                <wp:effectExtent l="0" t="0" r="21590" b="27305"/>
                <wp:wrapNone/>
                <wp:docPr id="107"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530942" cy="1535168"/>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B1C6E2" id="Straight Connector 39" o:spid="_x0000_s1026" style="position:absolute;flip:x y;z-index:251619328;visibility:visible;mso-wrap-style:square;mso-wrap-distance-left:9pt;mso-wrap-distance-top:0;mso-wrap-distance-right:9pt;mso-wrap-distance-bottom:0;mso-position-horizontal:absolute;mso-position-horizontal-relative:text;mso-position-vertical:absolute;mso-position-vertical-relative:text" from="304.15pt,21.95pt" to="345.95pt,1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" strokecolor="gray [1629]">
                <o:lock v:ext="edit" shapetype="f"/>
              </v:line>
            </w:pict>
          </mc:Fallback>
        </mc:AlternateContent>
      </w:r>
      <w:r w:rsidR="00065767" w:rsidRPr="00C87AF4">
        <w:rPr>
          <w:noProof/>
        </w:rPr>
        <mc:AlternateContent>
          <mc:Choice Requires="wps">
            <w:drawing>
              <wp:anchor distT="0" distB="0" distL="114300" distR="114300" simplePos="0" relativeHeight="251662336" behindDoc="0" locked="0" layoutInCell="1" allowOverlap="1" wp14:anchorId="7516991F" wp14:editId="2A674F2F">
                <wp:simplePos x="0" y="0"/>
                <wp:positionH relativeFrom="column">
                  <wp:posOffset>2480310</wp:posOffset>
                </wp:positionH>
                <wp:positionV relativeFrom="paragraph">
                  <wp:posOffset>789940</wp:posOffset>
                </wp:positionV>
                <wp:extent cx="277759" cy="160216"/>
                <wp:effectExtent l="0" t="0" r="27305" b="30480"/>
                <wp:wrapNone/>
                <wp:docPr id="111"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77759" cy="160216"/>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693DEF" id="Straight Connector 6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95.3pt,62.2pt" to="217.15pt,7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" strokecolor="#404040 [2429]">
                <v:stroke dashstyle="dash"/>
                <o:lock v:ext="edit" shapetype="f"/>
              </v:line>
            </w:pict>
          </mc:Fallback>
        </mc:AlternateContent>
      </w:r>
    </w:p>
    <w:p w14:paraId="4C96A8AF" w14:textId="77777777" w:rsidR="00065767" w:rsidRDefault="00065767"/>
    <w:p w14:paraId="4AD22A79" w14:textId="77777777" w:rsidR="00065767" w:rsidRDefault="00065767"/>
    <w:p w14:paraId="7BB4492F" w14:textId="2523E272" w:rsidR="00065767" w:rsidRDefault="000C0277">
      <w:r w:rsidRPr="00C87AF4">
        <w:rPr>
          <w:noProof/>
        </w:rPr>
        <mc:AlternateContent>
          <mc:Choice Requires="wps">
            <w:drawing>
              <wp:anchor distT="0" distB="0" distL="114300" distR="114300" simplePos="0" relativeHeight="251676672" behindDoc="0" locked="0" layoutInCell="1" allowOverlap="1" wp14:anchorId="51BBEFF1" wp14:editId="58557FA3">
                <wp:simplePos x="0" y="0"/>
                <wp:positionH relativeFrom="column">
                  <wp:posOffset>3803650</wp:posOffset>
                </wp:positionH>
                <wp:positionV relativeFrom="paragraph">
                  <wp:posOffset>36195</wp:posOffset>
                </wp:positionV>
                <wp:extent cx="688340" cy="685800"/>
                <wp:effectExtent l="0" t="0" r="16510" b="19050"/>
                <wp:wrapNone/>
                <wp:docPr id="112"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88340" cy="68580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933149" id="Straight Connector 73"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5pt,2.85pt" to="353.7pt,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" strokecolor="gray [1629]">
                <o:lock v:ext="edit" shapetype="f"/>
              </v:line>
            </w:pict>
          </mc:Fallback>
        </mc:AlternateContent>
      </w:r>
      <w:r w:rsidR="00065767" w:rsidRPr="00C87AF4">
        <w:rPr>
          <w:noProof/>
        </w:rPr>
        <mc:AlternateContent>
          <mc:Choice Requires="wps">
            <w:drawing>
              <wp:anchor distT="0" distB="0" distL="114300" distR="114300" simplePos="0" relativeHeight="251598848" behindDoc="0" locked="0" layoutInCell="1" allowOverlap="1" wp14:anchorId="7FAD97AF" wp14:editId="630E6794">
                <wp:simplePos x="0" y="0"/>
                <wp:positionH relativeFrom="column">
                  <wp:posOffset>2698750</wp:posOffset>
                </wp:positionH>
                <wp:positionV relativeFrom="paragraph">
                  <wp:posOffset>67945</wp:posOffset>
                </wp:positionV>
                <wp:extent cx="1250950" cy="488950"/>
                <wp:effectExtent l="0" t="0" r="25400" b="25400"/>
                <wp:wrapNone/>
                <wp:docPr id="113" name="Oval 26"/>
                <wp:cNvGraphicFramePr/>
                <a:graphic xmlns:a="http://schemas.openxmlformats.org/drawingml/2006/main">
                  <a:graphicData uri="http://schemas.microsoft.com/office/word/2010/wordprocessingShape">
                    <wps:wsp>
                      <wps:cNvSpPr/>
                      <wps:spPr>
                        <a:xfrm>
                          <a:off x="0" y="0"/>
                          <a:ext cx="1250950" cy="48895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E859DA" w14:textId="77777777" w:rsidR="00A20091" w:rsidRDefault="00A20091" w:rsidP="00065767">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Recommend/ Reject Applicant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7FAD97AF" id="_x0000_s1054" style="position:absolute;left:0;text-align:left;margin-left:212.5pt;margin-top:5.35pt;width:98.5pt;height:38.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" fillcolor="#d8d8d8 [2732]" strokecolor="black [3213]" strokeweight=".5pt">
                <v:textbox>
                  <w:txbxContent>
                    <w:p w14:paraId="63E859DA" w14:textId="77777777" w:rsidR="00A20091" w:rsidRDefault="00A20091" w:rsidP="00065767">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Recommend/ Reject Applicant</w:t>
                      </w:r>
                    </w:p>
                  </w:txbxContent>
                </v:textbox>
              </v:oval>
            </w:pict>
          </mc:Fallback>
        </mc:AlternateContent>
      </w:r>
    </w:p>
    <w:p w14:paraId="4E687920" w14:textId="77777777" w:rsidR="00065767" w:rsidRDefault="00065767"/>
    <w:p w14:paraId="18FB8D94" w14:textId="70BC848D" w:rsidR="00065767" w:rsidRDefault="00065767"/>
    <w:p w14:paraId="05732F26" w14:textId="27D988DC" w:rsidR="00065767" w:rsidRDefault="00065767"/>
    <w:p w14:paraId="2EE48A1D" w14:textId="5F642228" w:rsidR="00065767" w:rsidRDefault="000C0277">
      <w:r w:rsidRPr="00C87AF4">
        <w:rPr>
          <w:noProof/>
        </w:rPr>
        <mc:AlternateContent>
          <mc:Choice Requires="wps">
            <w:drawing>
              <wp:anchor distT="0" distB="0" distL="114300" distR="114300" simplePos="0" relativeHeight="251607040" behindDoc="0" locked="0" layoutInCell="1" allowOverlap="1" wp14:anchorId="5A7635BF" wp14:editId="6FD08179">
                <wp:simplePos x="0" y="0"/>
                <wp:positionH relativeFrom="column">
                  <wp:posOffset>2597150</wp:posOffset>
                </wp:positionH>
                <wp:positionV relativeFrom="paragraph">
                  <wp:posOffset>5080</wp:posOffset>
                </wp:positionV>
                <wp:extent cx="1327150" cy="482600"/>
                <wp:effectExtent l="0" t="0" r="25400" b="12700"/>
                <wp:wrapNone/>
                <wp:docPr id="114" name="Oval 27"/>
                <wp:cNvGraphicFramePr/>
                <a:graphic xmlns:a="http://schemas.openxmlformats.org/drawingml/2006/main">
                  <a:graphicData uri="http://schemas.microsoft.com/office/word/2010/wordprocessingShape">
                    <wps:wsp>
                      <wps:cNvSpPr/>
                      <wps:spPr>
                        <a:xfrm>
                          <a:off x="0" y="0"/>
                          <a:ext cx="1327150" cy="48260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F90915" w14:textId="77777777" w:rsidR="00A20091" w:rsidRDefault="00A20091" w:rsidP="00065767">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Verify Supporting Document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5A7635BF" id="_x0000_s1055" style="position:absolute;left:0;text-align:left;margin-left:204.5pt;margin-top:.4pt;width:104.5pt;height:38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" fillcolor="#d8d8d8 [2732]" strokecolor="black [3213]" strokeweight=".5pt">
                <v:textbox>
                  <w:txbxContent>
                    <w:p w14:paraId="22F90915" w14:textId="77777777" w:rsidR="00A20091" w:rsidRDefault="00A20091" w:rsidP="00065767">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Verify Supporting Document</w:t>
                      </w:r>
                    </w:p>
                  </w:txbxContent>
                </v:textbox>
              </v:oval>
            </w:pict>
          </mc:Fallback>
        </mc:AlternateContent>
      </w:r>
    </w:p>
    <w:p w14:paraId="1093550D" w14:textId="16623126" w:rsidR="00065767" w:rsidRDefault="00065767">
      <w:r w:rsidRPr="00C87AF4">
        <w:rPr>
          <w:noProof/>
        </w:rPr>
        <mc:AlternateContent>
          <mc:Choice Requires="wps">
            <w:drawing>
              <wp:anchor distT="0" distB="0" distL="114300" distR="114300" simplePos="0" relativeHeight="251664384" behindDoc="0" locked="0" layoutInCell="1" allowOverlap="1" wp14:anchorId="7B404FE2" wp14:editId="2D03E72F">
                <wp:simplePos x="0" y="0"/>
                <wp:positionH relativeFrom="column">
                  <wp:posOffset>2397868</wp:posOffset>
                </wp:positionH>
                <wp:positionV relativeFrom="paragraph">
                  <wp:posOffset>23130</wp:posOffset>
                </wp:positionV>
                <wp:extent cx="291830" cy="58366"/>
                <wp:effectExtent l="0" t="0" r="32385" b="37465"/>
                <wp:wrapNone/>
                <wp:docPr id="115"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1830" cy="58366"/>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35CD88" id="Straight Connector 6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8pt,1.8pt" to="211.8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" strokecolor="#404040 [2429]">
                <v:stroke dashstyle="dash"/>
                <o:lock v:ext="edit" shapetype="f"/>
              </v:line>
            </w:pict>
          </mc:Fallback>
        </mc:AlternateContent>
      </w:r>
    </w:p>
    <w:p w14:paraId="7F329761" w14:textId="70333AE1" w:rsidR="00065767" w:rsidRDefault="000C0277">
      <w:r w:rsidRPr="00C87AF4">
        <w:rPr>
          <w:noProof/>
        </w:rPr>
        <mc:AlternateContent>
          <mc:Choice Requires="wps">
            <w:drawing>
              <wp:anchor distT="0" distB="0" distL="114300" distR="114300" simplePos="0" relativeHeight="251613184" behindDoc="0" locked="0" layoutInCell="1" allowOverlap="1" wp14:anchorId="45A5ED1A" wp14:editId="09C8C307">
                <wp:simplePos x="0" y="0"/>
                <wp:positionH relativeFrom="column">
                  <wp:posOffset>3879850</wp:posOffset>
                </wp:positionH>
                <wp:positionV relativeFrom="paragraph">
                  <wp:posOffset>6984</wp:posOffset>
                </wp:positionV>
                <wp:extent cx="513080" cy="404495"/>
                <wp:effectExtent l="0" t="0" r="20320" b="33655"/>
                <wp:wrapNone/>
                <wp:docPr id="106" name="Straight Connector 35"/>
                <wp:cNvGraphicFramePr/>
                <a:graphic xmlns:a="http://schemas.openxmlformats.org/drawingml/2006/main">
                  <a:graphicData uri="http://schemas.microsoft.com/office/word/2010/wordprocessingShape">
                    <wps:wsp>
                      <wps:cNvCnPr/>
                      <wps:spPr>
                        <a:xfrm flipH="1" flipV="1">
                          <a:off x="0" y="0"/>
                          <a:ext cx="513080" cy="404495"/>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9DB046" id="Straight Connector 35" o:spid="_x0000_s1026" style="position:absolute;flip:x y;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5pt,.55pt" to="345.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" strokecolor="gray [1629]"/>
            </w:pict>
          </mc:Fallback>
        </mc:AlternateContent>
      </w:r>
    </w:p>
    <w:p w14:paraId="52E66544" w14:textId="77777777" w:rsidR="00065767" w:rsidRDefault="00065767"/>
    <w:p w14:paraId="6BC7B373" w14:textId="77777777" w:rsidR="00065767" w:rsidRDefault="00065767">
      <w:r w:rsidRPr="00C87AF4">
        <w:rPr>
          <w:noProof/>
        </w:rPr>
        <mc:AlternateContent>
          <mc:Choice Requires="wps">
            <w:drawing>
              <wp:anchor distT="0" distB="0" distL="114300" distR="114300" simplePos="0" relativeHeight="251762688" behindDoc="0" locked="0" layoutInCell="1" allowOverlap="1" wp14:anchorId="773724AF" wp14:editId="60466868">
                <wp:simplePos x="0" y="0"/>
                <wp:positionH relativeFrom="column">
                  <wp:posOffset>2501900</wp:posOffset>
                </wp:positionH>
                <wp:positionV relativeFrom="paragraph">
                  <wp:posOffset>15875</wp:posOffset>
                </wp:positionV>
                <wp:extent cx="1399540" cy="473075"/>
                <wp:effectExtent l="0" t="0" r="10160" b="22225"/>
                <wp:wrapNone/>
                <wp:docPr id="117" name="Oval 5"/>
                <wp:cNvGraphicFramePr/>
                <a:graphic xmlns:a="http://schemas.openxmlformats.org/drawingml/2006/main">
                  <a:graphicData uri="http://schemas.microsoft.com/office/word/2010/wordprocessingShape">
                    <wps:wsp>
                      <wps:cNvSpPr/>
                      <wps:spPr>
                        <a:xfrm>
                          <a:off x="0" y="0"/>
                          <a:ext cx="1399540" cy="47307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8038D1" w14:textId="77777777" w:rsidR="00A20091" w:rsidRDefault="00A20091" w:rsidP="00065767">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Approve / Reject Applicant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773724AF" id="_x0000_s1056" style="position:absolute;left:0;text-align:left;margin-left:197pt;margin-top:1.25pt;width:110.2pt;height:37.2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" fillcolor="#d8d8d8 [2732]" strokecolor="black [3213]" strokeweight=".5pt">
                <v:textbox>
                  <w:txbxContent>
                    <w:p w14:paraId="588038D1" w14:textId="77777777" w:rsidR="00A20091" w:rsidRDefault="00A20091" w:rsidP="00065767">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Approve / Reject Applicant</w:t>
                      </w:r>
                    </w:p>
                  </w:txbxContent>
                </v:textbox>
              </v:oval>
            </w:pict>
          </mc:Fallback>
        </mc:AlternateContent>
      </w:r>
    </w:p>
    <w:p w14:paraId="673C2322" w14:textId="77777777" w:rsidR="00065767" w:rsidRDefault="00065767"/>
    <w:p w14:paraId="091CBFF9" w14:textId="77777777" w:rsidR="00065767" w:rsidRDefault="00065767"/>
    <w:p w14:paraId="2EFD6729" w14:textId="70635766" w:rsidR="00065767" w:rsidRDefault="002A0B14">
      <w:r w:rsidRPr="00C87AF4">
        <w:rPr>
          <w:noProof/>
        </w:rPr>
        <mc:AlternateContent>
          <mc:Choice Requires="wps">
            <w:drawing>
              <wp:anchor distT="0" distB="0" distL="114300" distR="114300" simplePos="0" relativeHeight="251799552" behindDoc="0" locked="0" layoutInCell="1" allowOverlap="1" wp14:anchorId="7812E9EE" wp14:editId="739C5F54">
                <wp:simplePos x="0" y="0"/>
                <wp:positionH relativeFrom="column">
                  <wp:posOffset>742315</wp:posOffset>
                </wp:positionH>
                <wp:positionV relativeFrom="paragraph">
                  <wp:posOffset>111760</wp:posOffset>
                </wp:positionV>
                <wp:extent cx="3418840" cy="45085"/>
                <wp:effectExtent l="0" t="0" r="0" b="0"/>
                <wp:wrapNone/>
                <wp:docPr id="104" name="Rectangle 21"/>
                <wp:cNvGraphicFramePr/>
                <a:graphic xmlns:a="http://schemas.openxmlformats.org/drawingml/2006/main">
                  <a:graphicData uri="http://schemas.microsoft.com/office/word/2010/wordprocessingShape">
                    <wps:wsp>
                      <wps:cNvSpPr/>
                      <wps:spPr>
                        <a:xfrm>
                          <a:off x="0" y="0"/>
                          <a:ext cx="3418840" cy="4508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658BFFC1" id="Rectangle 21" o:spid="_x0000_s1026" style="position:absolute;margin-left:58.45pt;margin-top:8.8pt;width:269.2pt;height:3.55pt;z-index:25179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" fillcolor="#d8d8d8 [2732]" stroked="f" strokeweight="2pt"/>
            </w:pict>
          </mc:Fallback>
        </mc:AlternateContent>
      </w:r>
    </w:p>
    <w:p w14:paraId="30B2CA6E" w14:textId="3995E160" w:rsidR="00065767" w:rsidRDefault="00065767"/>
    <w:p w14:paraId="7BF7F07B" w14:textId="4F667985" w:rsidR="004D42F4" w:rsidRDefault="004D42F4"/>
    <w:p w14:paraId="18FB47C3" w14:textId="77777777" w:rsidR="00141FC2" w:rsidRDefault="00141FC2"/>
    <w:tbl>
      <w:tblPr>
        <w:tblStyle w:val="GridTable6Colorful-Accent211"/>
        <w:tblW w:w="5000" w:type="pct"/>
        <w:tblLook w:val="01A0" w:firstRow="1" w:lastRow="0" w:firstColumn="1" w:lastColumn="1" w:noHBand="0" w:noVBand="0"/>
      </w:tblPr>
      <w:tblGrid>
        <w:gridCol w:w="8630"/>
      </w:tblGrid>
      <w:tr w:rsidR="004F4D08" w:rsidRPr="0099601A" w14:paraId="7594D30D" w14:textId="77777777" w:rsidTr="001E34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99594" w:themeFill="accent2" w:themeFillTint="99"/>
          </w:tcPr>
          <w:p w14:paraId="37C75857" w14:textId="77777777" w:rsidR="004F4D08" w:rsidRPr="0099601A" w:rsidRDefault="004F4D08" w:rsidP="001E3419">
            <w:pPr>
              <w:pStyle w:val="BodyText"/>
              <w:rPr>
                <w:i w:val="0"/>
                <w:color w:val="auto"/>
              </w:rPr>
            </w:pPr>
            <w:r w:rsidRPr="0099601A">
              <w:rPr>
                <w:i w:val="0"/>
                <w:color w:val="auto"/>
              </w:rPr>
              <w:t>Process Steps</w:t>
            </w:r>
          </w:p>
        </w:tc>
      </w:tr>
      <w:tr w:rsidR="004F4D08" w:rsidRPr="0099601A" w14:paraId="42F7AFC7" w14:textId="77777777" w:rsidTr="001E3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69718491" w14:textId="77777777" w:rsidR="004F4D08" w:rsidRDefault="004F4D08" w:rsidP="001E3419">
            <w:pPr>
              <w:pStyle w:val="BodyText"/>
              <w:rPr>
                <w:b w:val="0"/>
                <w:i w:val="0"/>
                <w:color w:val="auto"/>
                <w:lang w:val="en-IN"/>
              </w:rPr>
            </w:pPr>
            <w:r w:rsidRPr="00114261">
              <w:rPr>
                <w:i w:val="0"/>
                <w:color w:val="auto"/>
              </w:rPr>
              <w:t xml:space="preserve">P01: </w:t>
            </w:r>
            <w:r>
              <w:rPr>
                <w:i w:val="0"/>
                <w:color w:val="auto"/>
              </w:rPr>
              <w:t>Submit Application</w:t>
            </w:r>
          </w:p>
        </w:tc>
      </w:tr>
      <w:tr w:rsidR="004F4D08" w:rsidRPr="0099601A" w14:paraId="3AA0071A" w14:textId="77777777" w:rsidTr="001E3419">
        <w:tc>
          <w:tcPr>
            <w:cnfStyle w:val="001000000000" w:firstRow="0" w:lastRow="0" w:firstColumn="1" w:lastColumn="0" w:oddVBand="0" w:evenVBand="0" w:oddHBand="0" w:evenHBand="0" w:firstRowFirstColumn="0" w:firstRowLastColumn="0" w:lastRowFirstColumn="0" w:lastRowLastColumn="0"/>
            <w:tcW w:w="5000" w:type="pct"/>
          </w:tcPr>
          <w:p w14:paraId="331F3DDC" w14:textId="599A2832" w:rsidR="004F4D08" w:rsidRPr="00DE3260" w:rsidRDefault="004F4D08" w:rsidP="00D0122E">
            <w:pPr>
              <w:pStyle w:val="BodyText"/>
              <w:numPr>
                <w:ilvl w:val="0"/>
                <w:numId w:val="74"/>
              </w:numPr>
              <w:rPr>
                <w:b w:val="0"/>
                <w:bCs w:val="0"/>
                <w:i w:val="0"/>
                <w:iCs/>
                <w:color w:val="auto"/>
              </w:rPr>
            </w:pPr>
            <w:r w:rsidRPr="00CE369D">
              <w:rPr>
                <w:b w:val="0"/>
                <w:bCs w:val="0"/>
                <w:i w:val="0"/>
                <w:color w:val="auto"/>
              </w:rPr>
              <w:t>An applicant will submit online application form by providing mandatory information</w:t>
            </w:r>
            <w:r>
              <w:rPr>
                <w:b w:val="0"/>
                <w:bCs w:val="0"/>
                <w:i w:val="0"/>
                <w:color w:val="auto"/>
              </w:rPr>
              <w:t xml:space="preserve"> including TPN</w:t>
            </w:r>
            <w:r w:rsidR="00EF65E3">
              <w:rPr>
                <w:b w:val="0"/>
                <w:bCs w:val="0"/>
                <w:i w:val="0"/>
                <w:color w:val="auto"/>
              </w:rPr>
              <w:t xml:space="preserve"> &amp;</w:t>
            </w:r>
            <w:r>
              <w:rPr>
                <w:b w:val="0"/>
                <w:bCs w:val="0"/>
                <w:i w:val="0"/>
                <w:color w:val="auto"/>
              </w:rPr>
              <w:t>CID</w:t>
            </w:r>
            <w:r w:rsidR="00141FC2">
              <w:rPr>
                <w:b w:val="0"/>
                <w:bCs w:val="0"/>
                <w:i w:val="0"/>
                <w:color w:val="auto"/>
              </w:rPr>
              <w:t xml:space="preserve"> and Business License number</w:t>
            </w:r>
            <w:r w:rsidRPr="00CE369D">
              <w:rPr>
                <w:b w:val="0"/>
                <w:bCs w:val="0"/>
                <w:i w:val="0"/>
                <w:color w:val="auto"/>
              </w:rPr>
              <w:t xml:space="preserve">. </w:t>
            </w:r>
          </w:p>
          <w:p w14:paraId="71093C6A" w14:textId="529149CF" w:rsidR="00D0122E" w:rsidRPr="00DE3260" w:rsidRDefault="00D0122E" w:rsidP="00D0122E">
            <w:pPr>
              <w:pStyle w:val="BodyText"/>
              <w:numPr>
                <w:ilvl w:val="0"/>
                <w:numId w:val="74"/>
              </w:numPr>
              <w:rPr>
                <w:b w:val="0"/>
                <w:bCs w:val="0"/>
                <w:i w:val="0"/>
                <w:iCs/>
                <w:color w:val="auto"/>
                <w:lang w:val="en-IN"/>
              </w:rPr>
            </w:pPr>
            <w:r w:rsidRPr="00B325B3">
              <w:rPr>
                <w:b w:val="0"/>
                <w:bCs w:val="0"/>
                <w:i w:val="0"/>
                <w:iCs/>
                <w:color w:val="auto"/>
              </w:rPr>
              <w:t>The system shall allow the applicant to key in CID</w:t>
            </w:r>
            <w:r w:rsidR="001406C0">
              <w:rPr>
                <w:b w:val="0"/>
                <w:bCs w:val="0"/>
                <w:i w:val="0"/>
                <w:iCs/>
                <w:color w:val="auto"/>
              </w:rPr>
              <w:t xml:space="preserve">, </w:t>
            </w:r>
            <w:r w:rsidRPr="00B325B3">
              <w:rPr>
                <w:b w:val="0"/>
                <w:bCs w:val="0"/>
                <w:i w:val="0"/>
                <w:iCs/>
                <w:color w:val="auto"/>
              </w:rPr>
              <w:t>TPN</w:t>
            </w:r>
            <w:r w:rsidR="001406C0">
              <w:rPr>
                <w:b w:val="0"/>
                <w:bCs w:val="0"/>
                <w:i w:val="0"/>
                <w:iCs/>
                <w:color w:val="auto"/>
              </w:rPr>
              <w:t xml:space="preserve"> and </w:t>
            </w:r>
            <w:r w:rsidR="001406C0">
              <w:rPr>
                <w:b w:val="0"/>
                <w:bCs w:val="0"/>
                <w:i w:val="0"/>
                <w:color w:val="auto"/>
              </w:rPr>
              <w:t>Business License number</w:t>
            </w:r>
            <w:r w:rsidRPr="00B325B3">
              <w:rPr>
                <w:b w:val="0"/>
                <w:bCs w:val="0"/>
                <w:i w:val="0"/>
                <w:iCs/>
                <w:color w:val="auto"/>
              </w:rPr>
              <w:t xml:space="preserve">. If the applicant keys in the CID, the same should hit the Pin Master, and list all the TPN registered against the CID. </w:t>
            </w:r>
          </w:p>
          <w:p w14:paraId="2B0B6717" w14:textId="13884503" w:rsidR="00D0122E" w:rsidRPr="006D6007" w:rsidRDefault="00D0122E" w:rsidP="00B5403E">
            <w:pPr>
              <w:pStyle w:val="BodyText"/>
              <w:numPr>
                <w:ilvl w:val="0"/>
                <w:numId w:val="74"/>
              </w:numPr>
              <w:rPr>
                <w:b w:val="0"/>
                <w:bCs w:val="0"/>
                <w:i w:val="0"/>
                <w:iCs/>
                <w:color w:val="auto"/>
                <w:lang w:val="en-IN"/>
              </w:rPr>
            </w:pPr>
            <w:r w:rsidRPr="00B5403E">
              <w:rPr>
                <w:b w:val="0"/>
                <w:bCs w:val="0"/>
                <w:i w:val="0"/>
                <w:iCs/>
                <w:color w:val="auto"/>
                <w:lang w:val="en-IN"/>
              </w:rPr>
              <w:t>If the TPN</w:t>
            </w:r>
            <w:r w:rsidR="001406C0">
              <w:rPr>
                <w:b w:val="0"/>
                <w:bCs w:val="0"/>
                <w:i w:val="0"/>
                <w:iCs/>
                <w:color w:val="auto"/>
                <w:lang w:val="en-IN"/>
              </w:rPr>
              <w:t xml:space="preserve"> and </w:t>
            </w:r>
            <w:r w:rsidR="001406C0">
              <w:rPr>
                <w:b w:val="0"/>
                <w:bCs w:val="0"/>
                <w:i w:val="0"/>
                <w:color w:val="auto"/>
              </w:rPr>
              <w:t xml:space="preserve">Business License </w:t>
            </w:r>
            <w:proofErr w:type="gramStart"/>
            <w:r w:rsidR="001406C0">
              <w:rPr>
                <w:b w:val="0"/>
                <w:bCs w:val="0"/>
                <w:i w:val="0"/>
                <w:color w:val="auto"/>
              </w:rPr>
              <w:t>number</w:t>
            </w:r>
            <w:r w:rsidRPr="00B5403E">
              <w:rPr>
                <w:b w:val="0"/>
                <w:bCs w:val="0"/>
                <w:i w:val="0"/>
                <w:iCs/>
                <w:color w:val="auto"/>
                <w:lang w:val="en-IN"/>
              </w:rPr>
              <w:t xml:space="preserve">  keyed</w:t>
            </w:r>
            <w:proofErr w:type="gramEnd"/>
            <w:r w:rsidRPr="00B5403E">
              <w:rPr>
                <w:b w:val="0"/>
                <w:bCs w:val="0"/>
                <w:i w:val="0"/>
                <w:iCs/>
                <w:color w:val="auto"/>
                <w:lang w:val="en-IN"/>
              </w:rPr>
              <w:t xml:space="preserve"> in is valid</w:t>
            </w:r>
            <w:r w:rsidR="001406C0">
              <w:rPr>
                <w:b w:val="0"/>
                <w:bCs w:val="0"/>
                <w:i w:val="0"/>
                <w:iCs/>
                <w:color w:val="auto"/>
                <w:lang w:val="en-IN"/>
              </w:rPr>
              <w:t xml:space="preserve"> and matching,</w:t>
            </w:r>
            <w:r w:rsidRPr="00B5403E">
              <w:rPr>
                <w:b w:val="0"/>
                <w:bCs w:val="0"/>
                <w:i w:val="0"/>
                <w:iCs/>
                <w:color w:val="auto"/>
                <w:lang w:val="en-IN"/>
              </w:rPr>
              <w:t xml:space="preserve">  then System will fetch the related  TPN details and display in the application</w:t>
            </w:r>
          </w:p>
          <w:p w14:paraId="525F8CCC" w14:textId="70B2E90C" w:rsidR="00D0122E" w:rsidRPr="00B325B3" w:rsidRDefault="00D0122E" w:rsidP="00D0122E">
            <w:pPr>
              <w:pStyle w:val="BodyText"/>
              <w:numPr>
                <w:ilvl w:val="0"/>
                <w:numId w:val="74"/>
              </w:numPr>
              <w:rPr>
                <w:b w:val="0"/>
                <w:bCs w:val="0"/>
                <w:i w:val="0"/>
                <w:iCs/>
                <w:color w:val="auto"/>
                <w:lang w:val="en-IN"/>
              </w:rPr>
            </w:pPr>
            <w:r w:rsidRPr="00B325B3">
              <w:rPr>
                <w:b w:val="0"/>
                <w:bCs w:val="0"/>
                <w:i w:val="0"/>
                <w:iCs/>
                <w:color w:val="auto"/>
              </w:rPr>
              <w:t xml:space="preserve">If the information could not be fetched from the Pin Master, the system will provide an option for the user to apply for a </w:t>
            </w:r>
            <w:r w:rsidRPr="008C0BBC">
              <w:rPr>
                <w:b w:val="0"/>
                <w:bCs w:val="0"/>
                <w:i w:val="0"/>
                <w:iCs/>
                <w:color w:val="auto"/>
              </w:rPr>
              <w:t>fast-track</w:t>
            </w:r>
            <w:r w:rsidRPr="00B325B3">
              <w:rPr>
                <w:b w:val="0"/>
                <w:bCs w:val="0"/>
                <w:i w:val="0"/>
                <w:iCs/>
                <w:color w:val="auto"/>
              </w:rPr>
              <w:t xml:space="preserve"> TPN with BITS. After the user applies for fast-track TPN in </w:t>
            </w:r>
            <w:proofErr w:type="spellStart"/>
            <w:r w:rsidRPr="00B325B3">
              <w:rPr>
                <w:b w:val="0"/>
                <w:bCs w:val="0"/>
                <w:i w:val="0"/>
                <w:iCs/>
                <w:color w:val="auto"/>
              </w:rPr>
              <w:t>eCMS</w:t>
            </w:r>
            <w:proofErr w:type="spellEnd"/>
            <w:r w:rsidRPr="00B325B3">
              <w:rPr>
                <w:b w:val="0"/>
                <w:bCs w:val="0"/>
                <w:i w:val="0"/>
                <w:iCs/>
                <w:color w:val="auto"/>
              </w:rPr>
              <w:t>, BITS will validate and generate a fast-track TPN and update it back to PIN Master.</w:t>
            </w:r>
            <w:r>
              <w:rPr>
                <w:b w:val="0"/>
                <w:bCs w:val="0"/>
                <w:i w:val="0"/>
                <w:iCs/>
                <w:color w:val="auto"/>
              </w:rPr>
              <w:t xml:space="preserve"> Refer to Fast-Track TPN process.</w:t>
            </w:r>
          </w:p>
          <w:p w14:paraId="4D3F80DC" w14:textId="2A37294A" w:rsidR="00EF65E3" w:rsidRPr="004E7BA8" w:rsidRDefault="00EF65E3" w:rsidP="00D0122E">
            <w:pPr>
              <w:pStyle w:val="BodyText"/>
              <w:numPr>
                <w:ilvl w:val="0"/>
                <w:numId w:val="74"/>
              </w:numPr>
              <w:rPr>
                <w:b w:val="0"/>
                <w:bCs w:val="0"/>
                <w:i w:val="0"/>
                <w:color w:val="auto"/>
                <w:lang w:val="en-IN"/>
              </w:rPr>
            </w:pPr>
            <w:r w:rsidRPr="004E7BA8">
              <w:rPr>
                <w:b w:val="0"/>
                <w:bCs w:val="0"/>
                <w:i w:val="0"/>
                <w:color w:val="auto"/>
                <w:lang w:val="en-IN"/>
              </w:rPr>
              <w:t xml:space="preserve">Based on the entered value </w:t>
            </w:r>
            <w:proofErr w:type="spellStart"/>
            <w:r w:rsidRPr="004E7BA8">
              <w:rPr>
                <w:b w:val="0"/>
                <w:bCs w:val="0"/>
                <w:i w:val="0"/>
                <w:color w:val="auto"/>
                <w:lang w:val="en-IN"/>
              </w:rPr>
              <w:t>eCMS</w:t>
            </w:r>
            <w:proofErr w:type="spellEnd"/>
            <w:r w:rsidRPr="004E7BA8">
              <w:rPr>
                <w:b w:val="0"/>
                <w:bCs w:val="0"/>
                <w:i w:val="0"/>
                <w:color w:val="auto"/>
                <w:lang w:val="en-IN"/>
              </w:rPr>
              <w:t xml:space="preserve"> </w:t>
            </w:r>
            <w:r w:rsidR="004956B6" w:rsidRPr="004E7BA8">
              <w:rPr>
                <w:b w:val="0"/>
                <w:bCs w:val="0"/>
                <w:i w:val="0"/>
                <w:color w:val="auto"/>
                <w:lang w:val="en-IN"/>
              </w:rPr>
              <w:t>must</w:t>
            </w:r>
            <w:r w:rsidRPr="004E7BA8">
              <w:rPr>
                <w:b w:val="0"/>
                <w:bCs w:val="0"/>
                <w:i w:val="0"/>
                <w:color w:val="auto"/>
                <w:lang w:val="en-IN"/>
              </w:rPr>
              <w:t xml:space="preserve"> retrieve required details (including Trader License Number) from PIN master and populate in the application. </w:t>
            </w:r>
          </w:p>
          <w:p w14:paraId="5094EF39" w14:textId="2A1FC36E" w:rsidR="004F4D08" w:rsidRPr="00CE369D" w:rsidRDefault="004F4D08" w:rsidP="00D0122E">
            <w:pPr>
              <w:pStyle w:val="BodyText"/>
              <w:numPr>
                <w:ilvl w:val="0"/>
                <w:numId w:val="74"/>
              </w:numPr>
              <w:rPr>
                <w:b w:val="0"/>
                <w:i w:val="0"/>
                <w:iCs/>
                <w:color w:val="auto"/>
                <w:lang w:val="en-IN"/>
              </w:rPr>
            </w:pPr>
            <w:r>
              <w:rPr>
                <w:b w:val="0"/>
                <w:i w:val="0"/>
                <w:iCs/>
                <w:color w:val="auto"/>
                <w:lang w:val="en-IN"/>
              </w:rPr>
              <w:t>Applicant will provide Bank Guarantee details along with Reference number.</w:t>
            </w:r>
          </w:p>
          <w:p w14:paraId="7CAA306D" w14:textId="77777777" w:rsidR="004F4D08" w:rsidRPr="00CE369D" w:rsidRDefault="004F4D08" w:rsidP="00D0122E">
            <w:pPr>
              <w:pStyle w:val="BodyText"/>
              <w:numPr>
                <w:ilvl w:val="0"/>
                <w:numId w:val="74"/>
              </w:numPr>
              <w:rPr>
                <w:b w:val="0"/>
                <w:i w:val="0"/>
                <w:iCs/>
                <w:color w:val="auto"/>
                <w:lang w:val="en-IN"/>
              </w:rPr>
            </w:pPr>
            <w:r w:rsidRPr="00CE369D">
              <w:rPr>
                <w:b w:val="0"/>
                <w:i w:val="0"/>
                <w:iCs/>
                <w:color w:val="auto"/>
                <w:lang w:val="en-IN"/>
              </w:rPr>
              <w:t>Applican</w:t>
            </w:r>
            <w:r>
              <w:rPr>
                <w:b w:val="0"/>
                <w:i w:val="0"/>
                <w:iCs/>
                <w:color w:val="auto"/>
                <w:lang w:val="en-IN"/>
              </w:rPr>
              <w:t>t</w:t>
            </w:r>
            <w:r w:rsidRPr="00CE369D">
              <w:rPr>
                <w:b w:val="0"/>
                <w:i w:val="0"/>
                <w:iCs/>
                <w:color w:val="auto"/>
                <w:lang w:val="en-IN"/>
              </w:rPr>
              <w:t xml:space="preserve"> will provide Bank Guarantee supporting documents.</w:t>
            </w:r>
          </w:p>
          <w:p w14:paraId="2810B3D2" w14:textId="344B8689" w:rsidR="004F4D08" w:rsidRPr="002B0F38" w:rsidRDefault="004F4D08" w:rsidP="00D0122E">
            <w:pPr>
              <w:pStyle w:val="BodyText"/>
              <w:numPr>
                <w:ilvl w:val="0"/>
                <w:numId w:val="74"/>
              </w:numPr>
              <w:rPr>
                <w:b w:val="0"/>
                <w:i w:val="0"/>
                <w:iCs/>
                <w:color w:val="auto"/>
                <w:lang w:val="en-IN"/>
              </w:rPr>
            </w:pPr>
            <w:r>
              <w:rPr>
                <w:b w:val="0"/>
                <w:i w:val="0"/>
                <w:iCs/>
                <w:color w:val="auto"/>
              </w:rPr>
              <w:t>Applicant shall a</w:t>
            </w:r>
            <w:r w:rsidRPr="00CE369D">
              <w:rPr>
                <w:b w:val="0"/>
                <w:i w:val="0"/>
                <w:iCs/>
                <w:color w:val="auto"/>
              </w:rPr>
              <w:t xml:space="preserve">ccept the agreement with DRC and agree to the terms and conditions </w:t>
            </w:r>
            <w:r w:rsidR="00257C2B" w:rsidRPr="00CE369D">
              <w:rPr>
                <w:b w:val="0"/>
                <w:i w:val="0"/>
                <w:iCs/>
                <w:color w:val="auto"/>
              </w:rPr>
              <w:t>(however</w:t>
            </w:r>
            <w:r w:rsidRPr="00CE369D">
              <w:rPr>
                <w:b w:val="0"/>
                <w:i w:val="0"/>
                <w:iCs/>
                <w:color w:val="auto"/>
              </w:rPr>
              <w:t xml:space="preserve"> inform the applicant on the application of the agreement only when the </w:t>
            </w:r>
            <w:r w:rsidR="008A0314" w:rsidRPr="00CE369D">
              <w:rPr>
                <w:b w:val="0"/>
                <w:i w:val="0"/>
                <w:iCs/>
                <w:color w:val="auto"/>
              </w:rPr>
              <w:t>registration</w:t>
            </w:r>
            <w:r w:rsidRPr="00CE369D">
              <w:rPr>
                <w:b w:val="0"/>
                <w:i w:val="0"/>
                <w:iCs/>
                <w:color w:val="auto"/>
              </w:rPr>
              <w:t xml:space="preserve"> is approved by customs)</w:t>
            </w:r>
          </w:p>
          <w:p w14:paraId="23CF3A42" w14:textId="77777777" w:rsidR="004F4D08" w:rsidRDefault="004F4D08" w:rsidP="001E3419">
            <w:pPr>
              <w:pStyle w:val="BodyText"/>
              <w:rPr>
                <w:i w:val="0"/>
                <w:color w:val="auto"/>
              </w:rPr>
            </w:pPr>
          </w:p>
          <w:p w14:paraId="3A3DADB5" w14:textId="3A42A11C" w:rsidR="004F4D08" w:rsidRPr="00CE369D" w:rsidRDefault="004F4D08" w:rsidP="001E3419">
            <w:pPr>
              <w:pStyle w:val="BodyText"/>
              <w:rPr>
                <w:b w:val="0"/>
                <w:bCs w:val="0"/>
                <w:i w:val="0"/>
                <w:iCs/>
                <w:color w:val="auto"/>
              </w:rPr>
            </w:pPr>
            <w:r>
              <w:rPr>
                <w:b w:val="0"/>
                <w:bCs w:val="0"/>
                <w:i w:val="0"/>
                <w:color w:val="auto"/>
              </w:rPr>
              <w:t>In case of any missed information, System will stop the submission with proper validation message.</w:t>
            </w:r>
            <w:r w:rsidR="00EF65E3">
              <w:rPr>
                <w:b w:val="0"/>
                <w:bCs w:val="0"/>
                <w:i w:val="0"/>
                <w:color w:val="auto"/>
              </w:rPr>
              <w:t xml:space="preserve"> </w:t>
            </w:r>
            <w:r w:rsidRPr="00CE369D">
              <w:rPr>
                <w:b w:val="0"/>
                <w:bCs w:val="0"/>
                <w:i w:val="0"/>
                <w:color w:val="auto"/>
              </w:rPr>
              <w:t xml:space="preserve">Upon submission, the status of the Application shall be </w:t>
            </w:r>
            <w:r w:rsidRPr="00CE369D">
              <w:rPr>
                <w:i w:val="0"/>
                <w:color w:val="auto"/>
              </w:rPr>
              <w:t>“Pending Review”.</w:t>
            </w:r>
          </w:p>
          <w:p w14:paraId="6B3DBD9C" w14:textId="77777777" w:rsidR="004F4D08" w:rsidRPr="00CB412F" w:rsidRDefault="004F4D08" w:rsidP="001E3419">
            <w:pPr>
              <w:pStyle w:val="BodyText"/>
              <w:rPr>
                <w:b w:val="0"/>
                <w:i w:val="0"/>
                <w:iCs/>
                <w:color w:val="auto"/>
                <w:lang w:val="en-IN"/>
              </w:rPr>
            </w:pPr>
          </w:p>
        </w:tc>
      </w:tr>
      <w:tr w:rsidR="004F4D08" w:rsidRPr="0099601A" w14:paraId="52BF1F89" w14:textId="77777777" w:rsidTr="001E3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83D4CFC" w14:textId="77777777" w:rsidR="004F4D08" w:rsidRDefault="004F4D08" w:rsidP="001E3419">
            <w:pPr>
              <w:pStyle w:val="BodyText"/>
              <w:rPr>
                <w:b w:val="0"/>
                <w:i w:val="0"/>
                <w:color w:val="auto"/>
                <w:lang w:val="en-IN"/>
              </w:rPr>
            </w:pPr>
            <w:r w:rsidRPr="00114261">
              <w:rPr>
                <w:i w:val="0"/>
                <w:color w:val="auto"/>
              </w:rPr>
              <w:t>P0</w:t>
            </w:r>
            <w:r>
              <w:rPr>
                <w:i w:val="0"/>
                <w:color w:val="auto"/>
              </w:rPr>
              <w:t>2</w:t>
            </w:r>
            <w:r w:rsidRPr="00114261">
              <w:rPr>
                <w:i w:val="0"/>
                <w:color w:val="auto"/>
              </w:rPr>
              <w:t xml:space="preserve">: </w:t>
            </w:r>
            <w:r>
              <w:rPr>
                <w:i w:val="0"/>
                <w:color w:val="auto"/>
              </w:rPr>
              <w:t>Check supporting documents.</w:t>
            </w:r>
          </w:p>
        </w:tc>
      </w:tr>
      <w:tr w:rsidR="004F4D08" w:rsidRPr="0099601A" w14:paraId="577F9C94" w14:textId="77777777" w:rsidTr="001E3419">
        <w:tc>
          <w:tcPr>
            <w:cnfStyle w:val="001000000000" w:firstRow="0" w:lastRow="0" w:firstColumn="1" w:lastColumn="0" w:oddVBand="0" w:evenVBand="0" w:oddHBand="0" w:evenHBand="0" w:firstRowFirstColumn="0" w:firstRowLastColumn="0" w:lastRowFirstColumn="0" w:lastRowLastColumn="0"/>
            <w:tcW w:w="5000" w:type="pct"/>
          </w:tcPr>
          <w:p w14:paraId="0929A942" w14:textId="17100115" w:rsidR="004F4D08" w:rsidRPr="00CE369D" w:rsidRDefault="004F4D08" w:rsidP="009B51EA">
            <w:pPr>
              <w:pStyle w:val="BodyText"/>
              <w:numPr>
                <w:ilvl w:val="0"/>
                <w:numId w:val="77"/>
              </w:numPr>
              <w:rPr>
                <w:b w:val="0"/>
                <w:i w:val="0"/>
                <w:color w:val="auto"/>
                <w:lang w:val="en-IN"/>
              </w:rPr>
            </w:pPr>
            <w:r w:rsidRPr="00CE369D">
              <w:rPr>
                <w:b w:val="0"/>
                <w:i w:val="0"/>
                <w:iCs/>
                <w:color w:val="auto"/>
              </w:rPr>
              <w:t xml:space="preserve">Post submission System will route the application </w:t>
            </w:r>
            <w:r w:rsidR="00EF65E3">
              <w:rPr>
                <w:b w:val="0"/>
                <w:i w:val="0"/>
                <w:iCs/>
                <w:color w:val="auto"/>
              </w:rPr>
              <w:t xml:space="preserve">to be </w:t>
            </w:r>
            <w:r w:rsidRPr="00CE369D">
              <w:rPr>
                <w:b w:val="0"/>
                <w:i w:val="0"/>
                <w:iCs/>
                <w:color w:val="auto"/>
              </w:rPr>
              <w:t>review</w:t>
            </w:r>
            <w:r w:rsidR="00EF65E3">
              <w:rPr>
                <w:b w:val="0"/>
                <w:i w:val="0"/>
                <w:iCs/>
                <w:color w:val="auto"/>
              </w:rPr>
              <w:t>ed</w:t>
            </w:r>
            <w:r w:rsidRPr="00CE369D">
              <w:rPr>
                <w:b w:val="0"/>
                <w:i w:val="0"/>
                <w:iCs/>
                <w:color w:val="auto"/>
              </w:rPr>
              <w:t xml:space="preserve"> </w:t>
            </w:r>
            <w:r w:rsidR="00EF65E3">
              <w:rPr>
                <w:b w:val="0"/>
                <w:i w:val="0"/>
                <w:iCs/>
                <w:color w:val="auto"/>
              </w:rPr>
              <w:t xml:space="preserve">by the </w:t>
            </w:r>
            <w:r w:rsidRPr="00CE369D">
              <w:rPr>
                <w:b w:val="0"/>
                <w:i w:val="0"/>
                <w:iCs/>
                <w:color w:val="auto"/>
              </w:rPr>
              <w:t>Verifier</w:t>
            </w:r>
            <w:r w:rsidR="00EF65E3">
              <w:rPr>
                <w:b w:val="0"/>
                <w:i w:val="0"/>
                <w:iCs/>
                <w:color w:val="auto"/>
              </w:rPr>
              <w:t>.</w:t>
            </w:r>
            <w:r w:rsidRPr="00CE369D">
              <w:rPr>
                <w:b w:val="0"/>
                <w:i w:val="0"/>
                <w:iCs/>
                <w:color w:val="auto"/>
              </w:rPr>
              <w:t xml:space="preserve"> The verifier will verify the supporting document details along with TPN and Trade License information</w:t>
            </w:r>
            <w:r>
              <w:rPr>
                <w:b w:val="0"/>
                <w:i w:val="0"/>
                <w:iCs/>
                <w:color w:val="auto"/>
              </w:rPr>
              <w:t>.</w:t>
            </w:r>
          </w:p>
          <w:p w14:paraId="4D7B76D4" w14:textId="77777777" w:rsidR="004F4D08" w:rsidRPr="009B51EA" w:rsidRDefault="004F4D08" w:rsidP="009B51EA">
            <w:pPr>
              <w:pStyle w:val="BodyText"/>
              <w:numPr>
                <w:ilvl w:val="0"/>
                <w:numId w:val="77"/>
              </w:numPr>
              <w:rPr>
                <w:b w:val="0"/>
                <w:i w:val="0"/>
                <w:iCs/>
                <w:color w:val="auto"/>
                <w:lang w:val="en-IN"/>
              </w:rPr>
            </w:pPr>
            <w:r w:rsidRPr="00CE369D">
              <w:rPr>
                <w:b w:val="0"/>
                <w:i w:val="0"/>
                <w:iCs/>
                <w:color w:val="auto"/>
              </w:rPr>
              <w:t xml:space="preserve">The verifier will verify the applicant details and determine the validity of the application. </w:t>
            </w:r>
            <w:proofErr w:type="spellStart"/>
            <w:r w:rsidRPr="00CE369D">
              <w:rPr>
                <w:b w:val="0"/>
                <w:i w:val="0"/>
                <w:iCs/>
                <w:color w:val="auto"/>
              </w:rPr>
              <w:t>eCMS</w:t>
            </w:r>
            <w:proofErr w:type="spellEnd"/>
            <w:r w:rsidRPr="00CE369D">
              <w:rPr>
                <w:b w:val="0"/>
                <w:i w:val="0"/>
                <w:iCs/>
                <w:color w:val="auto"/>
              </w:rPr>
              <w:t xml:space="preserve"> will additionally provide a </w:t>
            </w:r>
            <w:r>
              <w:rPr>
                <w:b w:val="0"/>
                <w:i w:val="0"/>
                <w:iCs/>
                <w:color w:val="auto"/>
              </w:rPr>
              <w:t xml:space="preserve">separate tab to enter </w:t>
            </w:r>
            <w:r w:rsidRPr="00300224">
              <w:rPr>
                <w:i w:val="0"/>
                <w:iCs/>
                <w:color w:val="auto"/>
              </w:rPr>
              <w:t>checklist of items</w:t>
            </w:r>
            <w:r w:rsidRPr="00CE369D">
              <w:rPr>
                <w:b w:val="0"/>
                <w:i w:val="0"/>
                <w:iCs/>
                <w:color w:val="auto"/>
              </w:rPr>
              <w:t xml:space="preserve"> for the verifier to mark and check. Verifier can also attach supporting documents</w:t>
            </w:r>
            <w:r>
              <w:rPr>
                <w:b w:val="0"/>
                <w:i w:val="0"/>
                <w:iCs/>
                <w:color w:val="auto"/>
              </w:rPr>
              <w:t xml:space="preserve"> in a separate tab</w:t>
            </w:r>
            <w:r w:rsidRPr="00CE369D">
              <w:rPr>
                <w:b w:val="0"/>
                <w:i w:val="0"/>
                <w:iCs/>
                <w:color w:val="auto"/>
              </w:rPr>
              <w:t xml:space="preserve"> on the outcome of onsite verification (for ex, Site photographs </w:t>
            </w:r>
            <w:r w:rsidR="008A0314" w:rsidRPr="00CE369D">
              <w:rPr>
                <w:b w:val="0"/>
                <w:i w:val="0"/>
                <w:iCs/>
                <w:color w:val="auto"/>
              </w:rPr>
              <w:t>etc.</w:t>
            </w:r>
            <w:r w:rsidRPr="00CE369D">
              <w:rPr>
                <w:b w:val="0"/>
                <w:i w:val="0"/>
                <w:iCs/>
                <w:color w:val="auto"/>
              </w:rPr>
              <w:t>).</w:t>
            </w:r>
          </w:p>
          <w:p w14:paraId="1E4EFE54" w14:textId="4F09FEA9" w:rsidR="008A0314" w:rsidRPr="00CE369D" w:rsidRDefault="008A0314" w:rsidP="009B51EA">
            <w:pPr>
              <w:pStyle w:val="BodyText"/>
              <w:ind w:left="720"/>
              <w:rPr>
                <w:b w:val="0"/>
                <w:i w:val="0"/>
                <w:iCs/>
                <w:color w:val="auto"/>
                <w:lang w:val="en-IN"/>
              </w:rPr>
            </w:pPr>
          </w:p>
        </w:tc>
      </w:tr>
      <w:tr w:rsidR="004F4D08" w:rsidRPr="0099601A" w14:paraId="79029EEF" w14:textId="77777777" w:rsidTr="001E3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5A6BF38" w14:textId="77777777" w:rsidR="004F4D08" w:rsidRPr="00D20095" w:rsidRDefault="004F4D08" w:rsidP="001E3419">
            <w:pPr>
              <w:pStyle w:val="BodyText"/>
              <w:rPr>
                <w:b w:val="0"/>
                <w:i w:val="0"/>
                <w:color w:val="auto"/>
                <w:lang w:val="en-IN"/>
              </w:rPr>
            </w:pPr>
            <w:r w:rsidRPr="00D20095">
              <w:rPr>
                <w:i w:val="0"/>
                <w:color w:val="auto"/>
              </w:rPr>
              <w:t>P0</w:t>
            </w:r>
            <w:r>
              <w:rPr>
                <w:i w:val="0"/>
                <w:color w:val="auto"/>
              </w:rPr>
              <w:t>3</w:t>
            </w:r>
            <w:r w:rsidRPr="00D20095">
              <w:rPr>
                <w:i w:val="0"/>
                <w:color w:val="auto"/>
              </w:rPr>
              <w:t>:</w:t>
            </w:r>
            <w:r>
              <w:rPr>
                <w:i w:val="0"/>
                <w:color w:val="auto"/>
              </w:rPr>
              <w:t xml:space="preserve"> Check Bank Guarantee</w:t>
            </w:r>
          </w:p>
        </w:tc>
      </w:tr>
      <w:tr w:rsidR="004F4D08" w:rsidRPr="0099601A" w14:paraId="0AB5650F" w14:textId="77777777" w:rsidTr="001E3419">
        <w:tc>
          <w:tcPr>
            <w:cnfStyle w:val="001000000000" w:firstRow="0" w:lastRow="0" w:firstColumn="1" w:lastColumn="0" w:oddVBand="0" w:evenVBand="0" w:oddHBand="0" w:evenHBand="0" w:firstRowFirstColumn="0" w:firstRowLastColumn="0" w:lastRowFirstColumn="0" w:lastRowLastColumn="0"/>
            <w:tcW w:w="5000" w:type="pct"/>
          </w:tcPr>
          <w:p w14:paraId="4C9210AB" w14:textId="35FBA4B8" w:rsidR="004F4D08" w:rsidRDefault="004F4D08" w:rsidP="001E3419">
            <w:pPr>
              <w:pStyle w:val="BodyText"/>
              <w:rPr>
                <w:bCs w:val="0"/>
                <w:i w:val="0"/>
                <w:color w:val="auto"/>
              </w:rPr>
            </w:pPr>
            <w:r>
              <w:rPr>
                <w:b w:val="0"/>
                <w:i w:val="0"/>
                <w:color w:val="auto"/>
              </w:rPr>
              <w:t>Verifier will determine the validity and suitability of the provided bank guarantee</w:t>
            </w:r>
            <w:r w:rsidR="00EF65E3">
              <w:rPr>
                <w:b w:val="0"/>
                <w:i w:val="0"/>
                <w:color w:val="auto"/>
              </w:rPr>
              <w:t xml:space="preserve"> by the applicate</w:t>
            </w:r>
            <w:r>
              <w:rPr>
                <w:b w:val="0"/>
                <w:i w:val="0"/>
                <w:color w:val="auto"/>
              </w:rPr>
              <w:t>.</w:t>
            </w:r>
          </w:p>
          <w:p w14:paraId="74981D9F" w14:textId="633A3F0F" w:rsidR="008A0314" w:rsidRPr="00D20095" w:rsidRDefault="008A0314" w:rsidP="001E3419">
            <w:pPr>
              <w:pStyle w:val="BodyText"/>
              <w:rPr>
                <w:b w:val="0"/>
                <w:i w:val="0"/>
                <w:color w:val="auto"/>
                <w:lang w:val="en-IN"/>
              </w:rPr>
            </w:pPr>
          </w:p>
        </w:tc>
      </w:tr>
      <w:tr w:rsidR="004F4D08" w:rsidRPr="0099601A" w14:paraId="58DD71DE" w14:textId="77777777" w:rsidTr="001E3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6BF2B382" w14:textId="77777777" w:rsidR="004F4D08" w:rsidRPr="00D20095" w:rsidRDefault="004F4D08" w:rsidP="001E3419">
            <w:pPr>
              <w:pStyle w:val="BodyText"/>
              <w:rPr>
                <w:b w:val="0"/>
                <w:i w:val="0"/>
                <w:color w:val="auto"/>
                <w:lang w:val="en-IN"/>
              </w:rPr>
            </w:pPr>
            <w:r w:rsidRPr="00870254">
              <w:rPr>
                <w:i w:val="0"/>
                <w:color w:val="auto"/>
              </w:rPr>
              <w:t>P</w:t>
            </w:r>
            <w:r>
              <w:rPr>
                <w:i w:val="0"/>
                <w:color w:val="auto"/>
              </w:rPr>
              <w:t>04</w:t>
            </w:r>
            <w:r w:rsidRPr="00870254">
              <w:rPr>
                <w:i w:val="0"/>
                <w:color w:val="auto"/>
              </w:rPr>
              <w:t>: Notify Applicant of Rejection</w:t>
            </w:r>
          </w:p>
        </w:tc>
      </w:tr>
      <w:tr w:rsidR="004F4D08" w:rsidRPr="0099601A" w14:paraId="6F24C05C" w14:textId="77777777" w:rsidTr="001E3419">
        <w:tc>
          <w:tcPr>
            <w:cnfStyle w:val="001000000000" w:firstRow="0" w:lastRow="0" w:firstColumn="1" w:lastColumn="0" w:oddVBand="0" w:evenVBand="0" w:oddHBand="0" w:evenHBand="0" w:firstRowFirstColumn="0" w:firstRowLastColumn="0" w:lastRowFirstColumn="0" w:lastRowLastColumn="0"/>
            <w:tcW w:w="5000" w:type="pct"/>
          </w:tcPr>
          <w:p w14:paraId="4266445D" w14:textId="77777777" w:rsidR="004F4D08" w:rsidRDefault="004F4D08" w:rsidP="001E3419">
            <w:pPr>
              <w:pStyle w:val="BodyText"/>
              <w:rPr>
                <w:bCs w:val="0"/>
                <w:i w:val="0"/>
                <w:color w:val="auto"/>
              </w:rPr>
            </w:pPr>
            <w:r w:rsidRPr="00870254">
              <w:rPr>
                <w:b w:val="0"/>
                <w:i w:val="0"/>
                <w:color w:val="auto"/>
              </w:rPr>
              <w:t xml:space="preserve">During verification, if the </w:t>
            </w:r>
            <w:r>
              <w:rPr>
                <w:b w:val="0"/>
                <w:i w:val="0"/>
                <w:color w:val="auto"/>
              </w:rPr>
              <w:t>verifier</w:t>
            </w:r>
            <w:r w:rsidRPr="00870254">
              <w:rPr>
                <w:b w:val="0"/>
                <w:i w:val="0"/>
                <w:color w:val="auto"/>
              </w:rPr>
              <w:t xml:space="preserve"> concludes that the application is invalid for any reason, then the </w:t>
            </w:r>
            <w:r>
              <w:rPr>
                <w:b w:val="0"/>
                <w:i w:val="0"/>
                <w:color w:val="auto"/>
              </w:rPr>
              <w:t>verifier</w:t>
            </w:r>
            <w:r w:rsidRPr="00870254">
              <w:rPr>
                <w:b w:val="0"/>
                <w:i w:val="0"/>
                <w:color w:val="auto"/>
              </w:rPr>
              <w:t xml:space="preserve"> will provide reasons for rejection and reject the application.  The applicant shall be notified of the rejection including the reason for rejection by email.</w:t>
            </w:r>
            <w:r>
              <w:rPr>
                <w:b w:val="0"/>
                <w:i w:val="0"/>
                <w:color w:val="auto"/>
              </w:rPr>
              <w:t xml:space="preserve"> In this case the status of the application shall be </w:t>
            </w:r>
            <w:r w:rsidRPr="00CE369D">
              <w:rPr>
                <w:bCs w:val="0"/>
                <w:i w:val="0"/>
                <w:color w:val="auto"/>
              </w:rPr>
              <w:t>“Rejected”</w:t>
            </w:r>
            <w:r>
              <w:rPr>
                <w:b w:val="0"/>
                <w:i w:val="0"/>
                <w:color w:val="auto"/>
              </w:rPr>
              <w:t>.</w:t>
            </w:r>
          </w:p>
          <w:p w14:paraId="68598125" w14:textId="77777777" w:rsidR="004F4D08" w:rsidRDefault="004F4D08" w:rsidP="001E3419">
            <w:pPr>
              <w:pStyle w:val="BodyText"/>
              <w:rPr>
                <w:bCs w:val="0"/>
                <w:i w:val="0"/>
                <w:color w:val="auto"/>
              </w:rPr>
            </w:pPr>
          </w:p>
          <w:p w14:paraId="13BCC73D" w14:textId="77777777" w:rsidR="004F4D08" w:rsidRDefault="004F4D08" w:rsidP="001E3419">
            <w:pPr>
              <w:pStyle w:val="BodyText"/>
              <w:rPr>
                <w:bCs w:val="0"/>
                <w:i w:val="0"/>
                <w:color w:val="auto"/>
              </w:rPr>
            </w:pPr>
            <w:r>
              <w:rPr>
                <w:b w:val="0"/>
                <w:i w:val="0"/>
                <w:color w:val="auto"/>
              </w:rPr>
              <w:t xml:space="preserve">In case the application needs to be amended by the applicant, the verifier can </w:t>
            </w:r>
            <w:r w:rsidRPr="00CE369D">
              <w:rPr>
                <w:bCs w:val="0"/>
                <w:i w:val="0"/>
                <w:color w:val="auto"/>
              </w:rPr>
              <w:t>“Reject for amendment”</w:t>
            </w:r>
            <w:r>
              <w:rPr>
                <w:b w:val="0"/>
                <w:i w:val="0"/>
                <w:color w:val="auto"/>
              </w:rPr>
              <w:t xml:space="preserve"> and in this case, the applicant can do necessary changes and re-submit for verification.</w:t>
            </w:r>
          </w:p>
          <w:p w14:paraId="4CBC4EB8" w14:textId="1A965161" w:rsidR="008A0314" w:rsidRPr="00D20095" w:rsidRDefault="008A0314" w:rsidP="001E3419">
            <w:pPr>
              <w:pStyle w:val="BodyText"/>
              <w:rPr>
                <w:b w:val="0"/>
                <w:i w:val="0"/>
                <w:color w:val="auto"/>
                <w:lang w:val="en-IN"/>
              </w:rPr>
            </w:pPr>
          </w:p>
        </w:tc>
      </w:tr>
      <w:tr w:rsidR="004F4D08" w:rsidRPr="0099601A" w14:paraId="0E76C8BE" w14:textId="77777777" w:rsidTr="001E3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6FF46941" w14:textId="77777777" w:rsidR="004F4D08" w:rsidRPr="00870254" w:rsidRDefault="004F4D08" w:rsidP="001E3419">
            <w:pPr>
              <w:pStyle w:val="BodyText"/>
              <w:rPr>
                <w:b w:val="0"/>
                <w:i w:val="0"/>
                <w:color w:val="auto"/>
              </w:rPr>
            </w:pPr>
            <w:r w:rsidRPr="00870254">
              <w:rPr>
                <w:i w:val="0"/>
                <w:color w:val="auto"/>
              </w:rPr>
              <w:t>P</w:t>
            </w:r>
            <w:r>
              <w:rPr>
                <w:i w:val="0"/>
                <w:color w:val="auto"/>
              </w:rPr>
              <w:t>05</w:t>
            </w:r>
            <w:r w:rsidRPr="00870254">
              <w:rPr>
                <w:i w:val="0"/>
                <w:color w:val="auto"/>
              </w:rPr>
              <w:t xml:space="preserve">: </w:t>
            </w:r>
            <w:r>
              <w:rPr>
                <w:i w:val="0"/>
                <w:color w:val="auto"/>
              </w:rPr>
              <w:t>Recommend for Registration</w:t>
            </w:r>
          </w:p>
        </w:tc>
      </w:tr>
      <w:tr w:rsidR="004F4D08" w:rsidRPr="0099601A" w14:paraId="1FF2DDDD" w14:textId="77777777" w:rsidTr="001E3419">
        <w:tc>
          <w:tcPr>
            <w:cnfStyle w:val="001000000000" w:firstRow="0" w:lastRow="0" w:firstColumn="1" w:lastColumn="0" w:oddVBand="0" w:evenVBand="0" w:oddHBand="0" w:evenHBand="0" w:firstRowFirstColumn="0" w:firstRowLastColumn="0" w:lastRowFirstColumn="0" w:lastRowLastColumn="0"/>
            <w:tcW w:w="5000" w:type="pct"/>
          </w:tcPr>
          <w:p w14:paraId="7DFFEAAD" w14:textId="6B141EF2" w:rsidR="004F4D08" w:rsidRPr="00241A0F" w:rsidRDefault="00EF65E3" w:rsidP="001E3419">
            <w:pPr>
              <w:pStyle w:val="BodyText"/>
              <w:rPr>
                <w:bCs w:val="0"/>
                <w:i w:val="0"/>
                <w:iCs/>
                <w:color w:val="auto"/>
              </w:rPr>
            </w:pPr>
            <w:r>
              <w:rPr>
                <w:b w:val="0"/>
                <w:i w:val="0"/>
                <w:iCs/>
                <w:color w:val="auto"/>
              </w:rPr>
              <w:t>D</w:t>
            </w:r>
            <w:r w:rsidR="004F4D08" w:rsidRPr="00241A0F">
              <w:rPr>
                <w:b w:val="0"/>
                <w:i w:val="0"/>
                <w:iCs/>
                <w:color w:val="auto"/>
              </w:rPr>
              <w:t xml:space="preserve">uring </w:t>
            </w:r>
            <w:r w:rsidR="00114D9F" w:rsidRPr="00241A0F">
              <w:rPr>
                <w:b w:val="0"/>
                <w:i w:val="0"/>
                <w:iCs/>
                <w:color w:val="auto"/>
              </w:rPr>
              <w:t>verification,</w:t>
            </w:r>
            <w:r w:rsidR="004F4D08" w:rsidRPr="00241A0F">
              <w:rPr>
                <w:b w:val="0"/>
                <w:i w:val="0"/>
                <w:iCs/>
                <w:color w:val="auto"/>
              </w:rPr>
              <w:t xml:space="preserve"> the verifier finds all provided details are in order, then the verifier can recommend the applicant for Registration as a </w:t>
            </w:r>
            <w:r w:rsidR="00257C2B">
              <w:rPr>
                <w:b w:val="0"/>
                <w:i w:val="0"/>
                <w:iCs/>
                <w:color w:val="auto"/>
              </w:rPr>
              <w:t>Warehouse Operator</w:t>
            </w:r>
            <w:r w:rsidR="004F4D08" w:rsidRPr="00241A0F">
              <w:rPr>
                <w:b w:val="0"/>
                <w:i w:val="0"/>
                <w:iCs/>
                <w:color w:val="auto"/>
              </w:rPr>
              <w:t xml:space="preserve">. In this case System will route the application for review from an Assessor at the Customs Head Officer. </w:t>
            </w:r>
          </w:p>
          <w:p w14:paraId="5DDADDE4" w14:textId="77777777" w:rsidR="004F4D08" w:rsidRDefault="004F4D08" w:rsidP="001E3419">
            <w:pPr>
              <w:pStyle w:val="BodyText"/>
              <w:rPr>
                <w:i w:val="0"/>
                <w:iCs/>
                <w:color w:val="auto"/>
              </w:rPr>
            </w:pPr>
          </w:p>
          <w:p w14:paraId="7122E864" w14:textId="527478E3" w:rsidR="004F4D08" w:rsidRDefault="004F4D08" w:rsidP="001E3419">
            <w:pPr>
              <w:pStyle w:val="BodyText"/>
              <w:rPr>
                <w:b w:val="0"/>
                <w:bCs w:val="0"/>
                <w:i w:val="0"/>
                <w:iCs/>
                <w:color w:val="auto"/>
              </w:rPr>
            </w:pPr>
            <w:r w:rsidRPr="00241A0F">
              <w:rPr>
                <w:b w:val="0"/>
                <w:bCs w:val="0"/>
                <w:i w:val="0"/>
                <w:iCs/>
                <w:color w:val="auto"/>
              </w:rPr>
              <w:t xml:space="preserve">If </w:t>
            </w:r>
            <w:r w:rsidR="008B6F60" w:rsidRPr="00241A0F">
              <w:rPr>
                <w:b w:val="0"/>
                <w:bCs w:val="0"/>
                <w:i w:val="0"/>
                <w:iCs/>
                <w:color w:val="auto"/>
              </w:rPr>
              <w:t>a</w:t>
            </w:r>
            <w:r w:rsidRPr="00241A0F">
              <w:rPr>
                <w:b w:val="0"/>
                <w:bCs w:val="0"/>
                <w:i w:val="0"/>
                <w:iCs/>
                <w:color w:val="auto"/>
              </w:rPr>
              <w:t xml:space="preserve">ssessor decides to reject the application, then </w:t>
            </w:r>
            <w:r>
              <w:rPr>
                <w:b w:val="0"/>
                <w:bCs w:val="0"/>
                <w:i w:val="0"/>
                <w:iCs/>
                <w:color w:val="auto"/>
              </w:rPr>
              <w:t xml:space="preserve">assessor shall provide reasons for rejection and reject the application. </w:t>
            </w:r>
            <w:r w:rsidRPr="00241A0F">
              <w:rPr>
                <w:b w:val="0"/>
                <w:bCs w:val="0"/>
                <w:i w:val="0"/>
                <w:iCs/>
                <w:color w:val="auto"/>
              </w:rPr>
              <w:t xml:space="preserve">System </w:t>
            </w:r>
            <w:r>
              <w:rPr>
                <w:b w:val="0"/>
                <w:bCs w:val="0"/>
                <w:i w:val="0"/>
                <w:iCs/>
                <w:color w:val="auto"/>
              </w:rPr>
              <w:t xml:space="preserve">shall notify the applicant on the rejection by email including the reasons of rejection and the status of the application shall be </w:t>
            </w:r>
            <w:r w:rsidRPr="00CE369D">
              <w:rPr>
                <w:i w:val="0"/>
                <w:iCs/>
                <w:color w:val="auto"/>
              </w:rPr>
              <w:t>“Rejected”</w:t>
            </w:r>
            <w:r>
              <w:rPr>
                <w:b w:val="0"/>
                <w:bCs w:val="0"/>
                <w:i w:val="0"/>
                <w:iCs/>
                <w:color w:val="auto"/>
              </w:rPr>
              <w:t>.</w:t>
            </w:r>
            <w:r>
              <w:rPr>
                <w:i w:val="0"/>
                <w:iCs/>
                <w:color w:val="auto"/>
              </w:rPr>
              <w:t xml:space="preserve"> </w:t>
            </w:r>
          </w:p>
          <w:p w14:paraId="307F5529" w14:textId="34606581" w:rsidR="008A0314" w:rsidRPr="00B36D1E" w:rsidRDefault="008A0314" w:rsidP="001E3419">
            <w:pPr>
              <w:pStyle w:val="BodyText"/>
              <w:rPr>
                <w:b w:val="0"/>
                <w:bCs w:val="0"/>
                <w:i w:val="0"/>
                <w:iCs/>
                <w:color w:val="auto"/>
              </w:rPr>
            </w:pPr>
          </w:p>
        </w:tc>
      </w:tr>
      <w:tr w:rsidR="004F4D08" w:rsidRPr="0099601A" w14:paraId="0F17AC38" w14:textId="77777777" w:rsidTr="001E3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43362434" w14:textId="6855EEB8" w:rsidR="004F4D08" w:rsidRDefault="004F4D08" w:rsidP="001E3419">
            <w:pPr>
              <w:pStyle w:val="BodyText"/>
              <w:rPr>
                <w:b w:val="0"/>
                <w:i w:val="0"/>
                <w:iCs/>
                <w:color w:val="auto"/>
              </w:rPr>
            </w:pPr>
            <w:r w:rsidRPr="00870254">
              <w:rPr>
                <w:i w:val="0"/>
                <w:color w:val="auto"/>
              </w:rPr>
              <w:t>P</w:t>
            </w:r>
            <w:r>
              <w:rPr>
                <w:i w:val="0"/>
                <w:color w:val="auto"/>
              </w:rPr>
              <w:t>06</w:t>
            </w:r>
            <w:r w:rsidRPr="00870254">
              <w:rPr>
                <w:i w:val="0"/>
                <w:color w:val="auto"/>
              </w:rPr>
              <w:t xml:space="preserve">: </w:t>
            </w:r>
            <w:r w:rsidRPr="00D33D53">
              <w:rPr>
                <w:i w:val="0"/>
                <w:color w:val="auto"/>
              </w:rPr>
              <w:t xml:space="preserve">Register </w:t>
            </w:r>
            <w:r w:rsidR="00257C2B" w:rsidRPr="00257C2B">
              <w:rPr>
                <w:i w:val="0"/>
                <w:iCs/>
                <w:color w:val="auto"/>
              </w:rPr>
              <w:t>Warehouse Operator</w:t>
            </w:r>
          </w:p>
        </w:tc>
      </w:tr>
      <w:tr w:rsidR="004F4D08" w:rsidRPr="0099601A" w14:paraId="422A3B96" w14:textId="77777777" w:rsidTr="001E3419">
        <w:tc>
          <w:tcPr>
            <w:cnfStyle w:val="001000000000" w:firstRow="0" w:lastRow="0" w:firstColumn="1" w:lastColumn="0" w:oddVBand="0" w:evenVBand="0" w:oddHBand="0" w:evenHBand="0" w:firstRowFirstColumn="0" w:firstRowLastColumn="0" w:lastRowFirstColumn="0" w:lastRowLastColumn="0"/>
            <w:tcW w:w="5000" w:type="pct"/>
            <w:shd w:val="clear" w:color="auto" w:fill="auto"/>
          </w:tcPr>
          <w:p w14:paraId="07F62D4D" w14:textId="77777777" w:rsidR="004F4D08" w:rsidRDefault="004F4D08" w:rsidP="009B51EA">
            <w:pPr>
              <w:pStyle w:val="BodyText"/>
              <w:rPr>
                <w:bCs w:val="0"/>
                <w:i w:val="0"/>
                <w:color w:val="auto"/>
              </w:rPr>
            </w:pPr>
            <w:r w:rsidRPr="00870254">
              <w:rPr>
                <w:b w:val="0"/>
                <w:i w:val="0"/>
                <w:color w:val="auto"/>
              </w:rPr>
              <w:t xml:space="preserve">During verification, if the </w:t>
            </w:r>
            <w:r w:rsidR="00EF65E3">
              <w:rPr>
                <w:b w:val="0"/>
                <w:i w:val="0"/>
                <w:color w:val="auto"/>
              </w:rPr>
              <w:t>Assessor</w:t>
            </w:r>
            <w:r w:rsidRPr="00870254">
              <w:rPr>
                <w:b w:val="0"/>
                <w:i w:val="0"/>
                <w:color w:val="auto"/>
              </w:rPr>
              <w:t xml:space="preserve"> concludes that the </w:t>
            </w:r>
            <w:r>
              <w:rPr>
                <w:b w:val="0"/>
                <w:i w:val="0"/>
                <w:color w:val="auto"/>
              </w:rPr>
              <w:t>provided documents and related details are in order</w:t>
            </w:r>
            <w:r w:rsidRPr="00870254">
              <w:rPr>
                <w:b w:val="0"/>
                <w:i w:val="0"/>
                <w:color w:val="auto"/>
              </w:rPr>
              <w:t xml:space="preserve">, then the </w:t>
            </w:r>
            <w:r>
              <w:rPr>
                <w:b w:val="0"/>
                <w:i w:val="0"/>
                <w:color w:val="auto"/>
              </w:rPr>
              <w:t>Assessor can approve the application for Registration.</w:t>
            </w:r>
            <w:r w:rsidRPr="00870254">
              <w:rPr>
                <w:b w:val="0"/>
                <w:i w:val="0"/>
                <w:color w:val="auto"/>
              </w:rPr>
              <w:t xml:space="preserve"> </w:t>
            </w:r>
            <w:r>
              <w:rPr>
                <w:b w:val="0"/>
                <w:i w:val="0"/>
                <w:color w:val="auto"/>
              </w:rPr>
              <w:t xml:space="preserve">In this case, System will register the applicant as a </w:t>
            </w:r>
            <w:r w:rsidR="00257C2B">
              <w:rPr>
                <w:b w:val="0"/>
                <w:i w:val="0"/>
                <w:iCs/>
                <w:color w:val="auto"/>
              </w:rPr>
              <w:t>Warehouse Operator</w:t>
            </w:r>
            <w:r w:rsidR="00257C2B">
              <w:rPr>
                <w:b w:val="0"/>
                <w:i w:val="0"/>
                <w:color w:val="auto"/>
              </w:rPr>
              <w:t xml:space="preserve"> </w:t>
            </w:r>
            <w:r>
              <w:rPr>
                <w:b w:val="0"/>
                <w:i w:val="0"/>
                <w:color w:val="auto"/>
              </w:rPr>
              <w:t xml:space="preserve">in </w:t>
            </w:r>
            <w:proofErr w:type="spellStart"/>
            <w:r>
              <w:rPr>
                <w:b w:val="0"/>
                <w:i w:val="0"/>
                <w:color w:val="auto"/>
              </w:rPr>
              <w:t>eCMS</w:t>
            </w:r>
            <w:proofErr w:type="spellEnd"/>
            <w:r>
              <w:rPr>
                <w:b w:val="0"/>
                <w:i w:val="0"/>
                <w:color w:val="auto"/>
              </w:rPr>
              <w:t xml:space="preserve">. </w:t>
            </w:r>
          </w:p>
          <w:p w14:paraId="1E2EEEF2" w14:textId="77777777" w:rsidR="00A474B2" w:rsidRDefault="00A474B2" w:rsidP="009B51EA">
            <w:pPr>
              <w:pStyle w:val="BodyText"/>
              <w:rPr>
                <w:bCs w:val="0"/>
                <w:i w:val="0"/>
                <w:iCs/>
                <w:color w:val="auto"/>
              </w:rPr>
            </w:pPr>
          </w:p>
          <w:p w14:paraId="0991691F" w14:textId="77777777" w:rsidR="00A474B2" w:rsidRDefault="00A474B2" w:rsidP="00A474B2">
            <w:pPr>
              <w:pStyle w:val="BodyText"/>
              <w:rPr>
                <w:i w:val="0"/>
                <w:color w:val="auto"/>
              </w:rPr>
            </w:pPr>
            <w:r>
              <w:rPr>
                <w:b w:val="0"/>
                <w:bCs w:val="0"/>
                <w:i w:val="0"/>
                <w:color w:val="auto"/>
              </w:rPr>
              <w:t>In case fees are applicable and payment is due, the status of the application shall be “Pending Payment”.</w:t>
            </w:r>
          </w:p>
          <w:p w14:paraId="2A7A8E60" w14:textId="77777777" w:rsidR="00A474B2" w:rsidRPr="00B325B3" w:rsidRDefault="00A474B2" w:rsidP="00A474B2">
            <w:pPr>
              <w:pStyle w:val="BodyText"/>
              <w:rPr>
                <w:b w:val="0"/>
                <w:bCs w:val="0"/>
                <w:i w:val="0"/>
                <w:color w:val="auto"/>
              </w:rPr>
            </w:pPr>
            <w:r>
              <w:rPr>
                <w:b w:val="0"/>
                <w:bCs w:val="0"/>
                <w:i w:val="0"/>
                <w:color w:val="auto"/>
              </w:rPr>
              <w:t>In case fees are not applicable, the status of the application shall be “Approved”,</w:t>
            </w:r>
          </w:p>
          <w:p w14:paraId="1DD9A8B7" w14:textId="0A34946E" w:rsidR="00A474B2" w:rsidRPr="001D64A7" w:rsidRDefault="00A474B2" w:rsidP="009B51EA">
            <w:pPr>
              <w:pStyle w:val="BodyText"/>
              <w:rPr>
                <w:b w:val="0"/>
                <w:i w:val="0"/>
                <w:iCs/>
                <w:color w:val="auto"/>
              </w:rPr>
            </w:pPr>
          </w:p>
        </w:tc>
      </w:tr>
      <w:tr w:rsidR="004F4D08" w:rsidRPr="0099601A" w14:paraId="5D492C97" w14:textId="77777777" w:rsidTr="001E3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693CD1CA" w14:textId="470818F0" w:rsidR="004F4D08" w:rsidRPr="00870254" w:rsidRDefault="004F4D08" w:rsidP="001E3419">
            <w:pPr>
              <w:pStyle w:val="BodyText"/>
              <w:rPr>
                <w:b w:val="0"/>
                <w:i w:val="0"/>
                <w:color w:val="auto"/>
              </w:rPr>
            </w:pPr>
            <w:r w:rsidRPr="00870254">
              <w:rPr>
                <w:i w:val="0"/>
                <w:color w:val="auto"/>
              </w:rPr>
              <w:t>P</w:t>
            </w:r>
            <w:r w:rsidR="00AF3FEE">
              <w:rPr>
                <w:i w:val="0"/>
                <w:color w:val="auto"/>
              </w:rPr>
              <w:t>07</w:t>
            </w:r>
            <w:r w:rsidRPr="00870254">
              <w:rPr>
                <w:i w:val="0"/>
                <w:color w:val="auto"/>
              </w:rPr>
              <w:t xml:space="preserve">: </w:t>
            </w:r>
            <w:r>
              <w:rPr>
                <w:i w:val="0"/>
                <w:color w:val="auto"/>
              </w:rPr>
              <w:t>Send Confirmation</w:t>
            </w:r>
          </w:p>
        </w:tc>
      </w:tr>
      <w:tr w:rsidR="004F4D08" w:rsidRPr="0099601A" w14:paraId="548EEB65" w14:textId="77777777" w:rsidTr="001E3419">
        <w:tc>
          <w:tcPr>
            <w:cnfStyle w:val="001000000000" w:firstRow="0" w:lastRow="0" w:firstColumn="1" w:lastColumn="0" w:oddVBand="0" w:evenVBand="0" w:oddHBand="0" w:evenHBand="0" w:firstRowFirstColumn="0" w:firstRowLastColumn="0" w:lastRowFirstColumn="0" w:lastRowLastColumn="0"/>
            <w:tcW w:w="5000" w:type="pct"/>
          </w:tcPr>
          <w:p w14:paraId="5DE1C5D6" w14:textId="53AC9718" w:rsidR="00A474B2" w:rsidRDefault="00A474B2" w:rsidP="00A474B2">
            <w:pPr>
              <w:pStyle w:val="BodyText"/>
              <w:rPr>
                <w:bCs w:val="0"/>
                <w:i w:val="0"/>
                <w:color w:val="auto"/>
                <w:lang w:val="en-IN"/>
              </w:rPr>
            </w:pPr>
            <w:r>
              <w:rPr>
                <w:b w:val="0"/>
                <w:i w:val="0"/>
                <w:color w:val="auto"/>
                <w:lang w:val="en-IN"/>
              </w:rPr>
              <w:t>Post registration, System will notify the applicant on the successful registration as Warehouse Operator. If no payments are applicable, then system will send the login credentials and no further processing are required.</w:t>
            </w:r>
          </w:p>
          <w:p w14:paraId="5B408082" w14:textId="4138509F" w:rsidR="004F4D08" w:rsidRPr="00870254" w:rsidRDefault="00A474B2" w:rsidP="00A474B2">
            <w:pPr>
              <w:pStyle w:val="BodyText"/>
              <w:rPr>
                <w:b w:val="0"/>
                <w:i w:val="0"/>
                <w:color w:val="auto"/>
              </w:rPr>
            </w:pPr>
            <w:r>
              <w:rPr>
                <w:b w:val="0"/>
                <w:i w:val="0"/>
                <w:color w:val="auto"/>
              </w:rPr>
              <w:t>If payment is applicable, then the applicant shall be notified on the successful completion of review and pending payment status. No login credentials shall be sent in this case.</w:t>
            </w:r>
          </w:p>
        </w:tc>
      </w:tr>
      <w:tr w:rsidR="00AF3FEE" w14:paraId="64ACF30A" w14:textId="77777777" w:rsidTr="00AF3FEE">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CB19BA6" w14:textId="77777777" w:rsidR="00AF3FEE" w:rsidRDefault="00AF3FEE" w:rsidP="001E3419">
            <w:pPr>
              <w:pStyle w:val="BodyText"/>
              <w:rPr>
                <w:i w:val="0"/>
                <w:color w:val="auto"/>
                <w:lang w:val="en-IN"/>
              </w:rPr>
            </w:pPr>
            <w:r>
              <w:rPr>
                <w:i w:val="0"/>
                <w:color w:val="auto"/>
                <w:lang w:val="en-IN"/>
              </w:rPr>
              <w:t>P08: Generate Payment advice</w:t>
            </w:r>
          </w:p>
        </w:tc>
      </w:tr>
      <w:tr w:rsidR="00AF3FEE" w:rsidRPr="00CE369D" w14:paraId="7C0E7B0C" w14:textId="77777777" w:rsidTr="00AF3FEE">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5000" w:type="pct"/>
          </w:tcPr>
          <w:p w14:paraId="59F4A843" w14:textId="77777777" w:rsidR="00AF3FEE" w:rsidRDefault="00AF3FEE" w:rsidP="001E3419">
            <w:pPr>
              <w:pStyle w:val="BodyText"/>
              <w:rPr>
                <w:i w:val="0"/>
                <w:color w:val="auto"/>
                <w:lang w:val="en-IN"/>
              </w:rPr>
            </w:pPr>
            <w:r>
              <w:rPr>
                <w:b w:val="0"/>
                <w:bCs w:val="0"/>
                <w:i w:val="0"/>
                <w:color w:val="auto"/>
                <w:lang w:val="en-IN"/>
              </w:rPr>
              <w:t>Post approval and registration, system will determine if fees are applicable based on configuration. If no fees are applicable, system will allow printing of certificate of registration.</w:t>
            </w:r>
          </w:p>
          <w:p w14:paraId="19E8062E" w14:textId="77777777" w:rsidR="00AF3FEE" w:rsidRDefault="00AF3FEE" w:rsidP="001E3419">
            <w:pPr>
              <w:pStyle w:val="BodyText"/>
              <w:rPr>
                <w:i w:val="0"/>
                <w:color w:val="auto"/>
                <w:lang w:val="en-IN"/>
              </w:rPr>
            </w:pPr>
            <w:r>
              <w:rPr>
                <w:b w:val="0"/>
                <w:bCs w:val="0"/>
                <w:i w:val="0"/>
                <w:color w:val="auto"/>
                <w:lang w:val="en-IN"/>
              </w:rPr>
              <w:t xml:space="preserve">If fees are applicable, a payment advice shall be generated and sent to Revenue. Registration certificate </w:t>
            </w:r>
            <w:r w:rsidRPr="00300224">
              <w:rPr>
                <w:b w:val="0"/>
                <w:bCs w:val="0"/>
                <w:i w:val="0"/>
                <w:color w:val="auto"/>
                <w:lang w:val="en-IN"/>
              </w:rPr>
              <w:t xml:space="preserve">printing and login access </w:t>
            </w:r>
            <w:r>
              <w:rPr>
                <w:b w:val="0"/>
                <w:bCs w:val="0"/>
                <w:i w:val="0"/>
                <w:color w:val="auto"/>
                <w:lang w:val="en-IN"/>
              </w:rPr>
              <w:t xml:space="preserve">shall be withheld till all payments are completed. </w:t>
            </w:r>
          </w:p>
          <w:p w14:paraId="7541E581" w14:textId="77777777" w:rsidR="00AF3FEE" w:rsidRPr="00CE369D" w:rsidRDefault="00AF3FEE" w:rsidP="001E3419">
            <w:pPr>
              <w:pStyle w:val="BodyText"/>
              <w:rPr>
                <w:b w:val="0"/>
                <w:bCs w:val="0"/>
                <w:i w:val="0"/>
                <w:color w:val="auto"/>
                <w:lang w:val="en-IN"/>
              </w:rPr>
            </w:pPr>
          </w:p>
        </w:tc>
      </w:tr>
      <w:tr w:rsidR="00AF3FEE" w:rsidRPr="00CE369D" w14:paraId="7F768F5E" w14:textId="77777777" w:rsidTr="00AF3FEE">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2937EDC" w14:textId="77777777" w:rsidR="00AF3FEE" w:rsidRPr="00CE369D" w:rsidRDefault="00AF3FEE" w:rsidP="001E3419">
            <w:pPr>
              <w:pStyle w:val="BodyText"/>
              <w:rPr>
                <w:i w:val="0"/>
                <w:color w:val="auto"/>
                <w:lang w:val="en-IN"/>
              </w:rPr>
            </w:pPr>
            <w:r w:rsidRPr="00CE369D">
              <w:rPr>
                <w:i w:val="0"/>
                <w:color w:val="auto"/>
                <w:lang w:val="en-IN"/>
              </w:rPr>
              <w:t>P09: Send to Revenue System</w:t>
            </w:r>
          </w:p>
        </w:tc>
      </w:tr>
      <w:tr w:rsidR="00AF3FEE" w14:paraId="42AB5860" w14:textId="77777777" w:rsidTr="00AF3FEE">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5000" w:type="pct"/>
          </w:tcPr>
          <w:p w14:paraId="0266F400" w14:textId="77777777" w:rsidR="00AF3FEE" w:rsidRDefault="00AF3FEE" w:rsidP="001E3419">
            <w:pPr>
              <w:pStyle w:val="BodyText"/>
              <w:rPr>
                <w:b w:val="0"/>
                <w:bCs w:val="0"/>
                <w:i w:val="0"/>
                <w:color w:val="auto"/>
                <w:lang w:val="en-IN"/>
              </w:rPr>
            </w:pPr>
            <w:proofErr w:type="spellStart"/>
            <w:r>
              <w:rPr>
                <w:b w:val="0"/>
                <w:bCs w:val="0"/>
                <w:i w:val="0"/>
                <w:color w:val="auto"/>
                <w:lang w:val="en-IN"/>
              </w:rPr>
              <w:t>eCMS</w:t>
            </w:r>
            <w:proofErr w:type="spellEnd"/>
            <w:r>
              <w:rPr>
                <w:b w:val="0"/>
                <w:bCs w:val="0"/>
                <w:i w:val="0"/>
                <w:color w:val="auto"/>
                <w:lang w:val="en-IN"/>
              </w:rPr>
              <w:t xml:space="preserve"> will integrate with Revenue system and send the payment advice generated in previous step.</w:t>
            </w:r>
          </w:p>
        </w:tc>
      </w:tr>
      <w:tr w:rsidR="00AF3FEE" w:rsidRPr="00CE369D" w14:paraId="7F445B5A" w14:textId="77777777" w:rsidTr="00AF3FEE">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426A3371" w14:textId="77777777" w:rsidR="00AF3FEE" w:rsidRPr="00CE369D" w:rsidRDefault="00AF3FEE" w:rsidP="001E3419">
            <w:pPr>
              <w:pStyle w:val="BodyText"/>
              <w:rPr>
                <w:i w:val="0"/>
                <w:color w:val="auto"/>
                <w:lang w:val="en-IN"/>
              </w:rPr>
            </w:pPr>
            <w:r w:rsidRPr="00CE369D">
              <w:rPr>
                <w:i w:val="0"/>
                <w:color w:val="auto"/>
                <w:lang w:val="en-IN"/>
              </w:rPr>
              <w:t>P10: Receive payment confirmation from Revenue System</w:t>
            </w:r>
          </w:p>
        </w:tc>
      </w:tr>
      <w:tr w:rsidR="00AF3FEE" w14:paraId="3277BA06" w14:textId="77777777" w:rsidTr="00AF3FEE">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5000" w:type="pct"/>
          </w:tcPr>
          <w:p w14:paraId="7C717BB6" w14:textId="77777777" w:rsidR="00AF3FEE" w:rsidRDefault="00AF3FEE" w:rsidP="001E3419">
            <w:pPr>
              <w:pStyle w:val="BodyText"/>
              <w:rPr>
                <w:i w:val="0"/>
                <w:color w:val="auto"/>
                <w:lang w:val="en-IN"/>
              </w:rPr>
            </w:pPr>
            <w:r>
              <w:rPr>
                <w:b w:val="0"/>
                <w:bCs w:val="0"/>
                <w:i w:val="0"/>
                <w:color w:val="auto"/>
                <w:lang w:val="en-IN"/>
              </w:rPr>
              <w:t xml:space="preserve">Revenue system will send a payment confirmation to </w:t>
            </w:r>
            <w:proofErr w:type="spellStart"/>
            <w:r>
              <w:rPr>
                <w:b w:val="0"/>
                <w:bCs w:val="0"/>
                <w:i w:val="0"/>
                <w:color w:val="auto"/>
                <w:lang w:val="en-IN"/>
              </w:rPr>
              <w:t>eCMS</w:t>
            </w:r>
            <w:proofErr w:type="spellEnd"/>
            <w:r>
              <w:rPr>
                <w:b w:val="0"/>
                <w:bCs w:val="0"/>
                <w:i w:val="0"/>
                <w:color w:val="auto"/>
                <w:lang w:val="en-IN"/>
              </w:rPr>
              <w:t xml:space="preserve"> after collecting payment in Revenue system. </w:t>
            </w:r>
          </w:p>
          <w:p w14:paraId="28A3E43D" w14:textId="77777777" w:rsidR="00AF3FEE" w:rsidRDefault="00AF3FEE" w:rsidP="001E3419">
            <w:pPr>
              <w:pStyle w:val="BodyText"/>
              <w:rPr>
                <w:b w:val="0"/>
                <w:bCs w:val="0"/>
                <w:i w:val="0"/>
                <w:color w:val="auto"/>
                <w:lang w:val="en-IN"/>
              </w:rPr>
            </w:pPr>
            <w:r>
              <w:rPr>
                <w:b w:val="0"/>
                <w:bCs w:val="0"/>
                <w:i w:val="0"/>
                <w:color w:val="auto"/>
                <w:lang w:val="en-IN"/>
              </w:rPr>
              <w:t xml:space="preserve">After receipt of collection message, </w:t>
            </w:r>
            <w:proofErr w:type="spellStart"/>
            <w:r>
              <w:rPr>
                <w:b w:val="0"/>
                <w:bCs w:val="0"/>
                <w:i w:val="0"/>
                <w:color w:val="auto"/>
                <w:lang w:val="en-IN"/>
              </w:rPr>
              <w:t>eCMS</w:t>
            </w:r>
            <w:proofErr w:type="spellEnd"/>
            <w:r>
              <w:rPr>
                <w:b w:val="0"/>
                <w:bCs w:val="0"/>
                <w:i w:val="0"/>
                <w:color w:val="auto"/>
                <w:lang w:val="en-IN"/>
              </w:rPr>
              <w:t xml:space="preserve"> will enable printing of Registration certificate and login access will be restored.</w:t>
            </w:r>
          </w:p>
        </w:tc>
      </w:tr>
      <w:tr w:rsidR="00A474B2" w:rsidRPr="0099601A" w14:paraId="430EA85A" w14:textId="77777777" w:rsidTr="00DE0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550425D" w14:textId="77777777" w:rsidR="00A474B2" w:rsidRDefault="00A474B2" w:rsidP="00DE0483">
            <w:pPr>
              <w:pStyle w:val="BodyText"/>
              <w:rPr>
                <w:i w:val="0"/>
                <w:color w:val="auto"/>
                <w:lang w:val="en-IN"/>
              </w:rPr>
            </w:pPr>
            <w:r>
              <w:rPr>
                <w:i w:val="0"/>
                <w:color w:val="auto"/>
                <w:lang w:val="en-IN"/>
              </w:rPr>
              <w:t>P11: Send Login Credentials</w:t>
            </w:r>
          </w:p>
        </w:tc>
      </w:tr>
      <w:tr w:rsidR="00A474B2" w:rsidRPr="0099601A" w14:paraId="2B1AB54D" w14:textId="77777777" w:rsidTr="00DE0483">
        <w:tc>
          <w:tcPr>
            <w:cnfStyle w:val="001000000000" w:firstRow="0" w:lastRow="0" w:firstColumn="1" w:lastColumn="0" w:oddVBand="0" w:evenVBand="0" w:oddHBand="0" w:evenHBand="0" w:firstRowFirstColumn="0" w:firstRowLastColumn="0" w:lastRowFirstColumn="0" w:lastRowLastColumn="0"/>
            <w:tcW w:w="5000" w:type="pct"/>
          </w:tcPr>
          <w:p w14:paraId="245D51E0" w14:textId="77777777" w:rsidR="00A474B2" w:rsidRPr="00B325B3" w:rsidRDefault="00A474B2" w:rsidP="00DE0483">
            <w:pPr>
              <w:pStyle w:val="BodyText"/>
              <w:rPr>
                <w:b w:val="0"/>
                <w:bCs w:val="0"/>
                <w:i w:val="0"/>
                <w:color w:val="auto"/>
                <w:lang w:val="en-IN"/>
              </w:rPr>
            </w:pPr>
            <w:r>
              <w:rPr>
                <w:b w:val="0"/>
                <w:bCs w:val="0"/>
                <w:i w:val="0"/>
                <w:color w:val="auto"/>
                <w:lang w:val="en-IN"/>
              </w:rPr>
              <w:t>System will send the login credentials to the applicant.</w:t>
            </w:r>
          </w:p>
        </w:tc>
      </w:tr>
    </w:tbl>
    <w:p w14:paraId="4010FADD" w14:textId="0ADA973B" w:rsidR="00065767" w:rsidRDefault="00065767"/>
    <w:p w14:paraId="48BCBCA7" w14:textId="77777777" w:rsidR="003B142E" w:rsidRDefault="003B142E" w:rsidP="001C7462">
      <w:pPr>
        <w:pStyle w:val="Heading3"/>
        <w:numPr>
          <w:ilvl w:val="2"/>
          <w:numId w:val="12"/>
        </w:numPr>
      </w:pPr>
      <w:bookmarkStart w:id="299" w:name="_Toc74244586"/>
      <w:bookmarkStart w:id="300" w:name="_Toc79608272"/>
      <w:bookmarkStart w:id="301" w:name="_Hlk76426084"/>
      <w:r>
        <w:t>Business Validation</w:t>
      </w:r>
      <w:bookmarkEnd w:id="299"/>
      <w:bookmarkEnd w:id="300"/>
    </w:p>
    <w:tbl>
      <w:tblPr>
        <w:tblStyle w:val="GridTable1Light-Accent2"/>
        <w:tblW w:w="8642" w:type="dxa"/>
        <w:tblLook w:val="01A0" w:firstRow="1" w:lastRow="0" w:firstColumn="1" w:lastColumn="1" w:noHBand="0" w:noVBand="0"/>
      </w:tblPr>
      <w:tblGrid>
        <w:gridCol w:w="805"/>
        <w:gridCol w:w="7837"/>
      </w:tblGrid>
      <w:tr w:rsidR="003B142E" w:rsidRPr="00EA182F" w14:paraId="0E229BCD" w14:textId="77777777" w:rsidTr="004D4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0B9E3DBE" w14:textId="77777777" w:rsidR="003B142E" w:rsidRPr="00E4274B" w:rsidRDefault="003B142E">
            <w:pPr>
              <w:spacing w:after="60"/>
              <w:rPr>
                <w:b/>
              </w:rPr>
            </w:pPr>
            <w:r w:rsidRPr="00E4274B">
              <w:t>S/N</w:t>
            </w:r>
          </w:p>
        </w:tc>
        <w:tc>
          <w:tcPr>
            <w:cnfStyle w:val="000100000000" w:firstRow="0" w:lastRow="0" w:firstColumn="0" w:lastColumn="1" w:oddVBand="0" w:evenVBand="0" w:oddHBand="0" w:evenHBand="0" w:firstRowFirstColumn="0" w:firstRowLastColumn="0" w:lastRowFirstColumn="0" w:lastRowLastColumn="0"/>
            <w:tcW w:w="7837" w:type="dxa"/>
          </w:tcPr>
          <w:p w14:paraId="50B36B27" w14:textId="77777777" w:rsidR="003B142E" w:rsidRPr="00E4274B" w:rsidRDefault="003B142E">
            <w:pPr>
              <w:spacing w:after="60"/>
              <w:rPr>
                <w:b/>
              </w:rPr>
            </w:pPr>
            <w:r w:rsidRPr="00E4274B">
              <w:t>Validation Rules</w:t>
            </w:r>
          </w:p>
        </w:tc>
      </w:tr>
      <w:tr w:rsidR="003B142E" w:rsidRPr="00EA182F" w14:paraId="15B6BDD7" w14:textId="77777777" w:rsidTr="004D42F4">
        <w:tc>
          <w:tcPr>
            <w:cnfStyle w:val="001000000000" w:firstRow="0" w:lastRow="0" w:firstColumn="1" w:lastColumn="0" w:oddVBand="0" w:evenVBand="0" w:oddHBand="0" w:evenHBand="0" w:firstRowFirstColumn="0" w:firstRowLastColumn="0" w:lastRowFirstColumn="0" w:lastRowLastColumn="0"/>
            <w:tcW w:w="805" w:type="dxa"/>
          </w:tcPr>
          <w:p w14:paraId="60BFB8C6" w14:textId="1F1AC135" w:rsidR="003B142E" w:rsidRPr="00D3180A" w:rsidRDefault="003B142E" w:rsidP="00D3180A">
            <w:pPr>
              <w:pStyle w:val="StyleBodyTextCenturyGothic10ptNotItalicAuto"/>
              <w:numPr>
                <w:ilvl w:val="0"/>
                <w:numId w:val="105"/>
              </w:numPr>
            </w:pPr>
          </w:p>
        </w:tc>
        <w:tc>
          <w:tcPr>
            <w:cnfStyle w:val="000100000000" w:firstRow="0" w:lastRow="0" w:firstColumn="0" w:lastColumn="1" w:oddVBand="0" w:evenVBand="0" w:oddHBand="0" w:evenHBand="0" w:firstRowFirstColumn="0" w:firstRowLastColumn="0" w:lastRowFirstColumn="0" w:lastRowLastColumn="0"/>
            <w:tcW w:w="7837" w:type="dxa"/>
          </w:tcPr>
          <w:p w14:paraId="362071B3" w14:textId="52AC6FB4" w:rsidR="003B142E" w:rsidRPr="009B51EA" w:rsidRDefault="003B142E">
            <w:pPr>
              <w:pStyle w:val="StyleBodyTextCenturyGothic10ptNotItalicAuto1"/>
              <w:rPr>
                <w:iCs/>
                <w:lang w:val="en-IN"/>
              </w:rPr>
            </w:pPr>
            <w:r>
              <w:rPr>
                <w:lang w:eastAsia="zh-CN"/>
              </w:rPr>
              <w:t>The applicant for Warehouse operator should have a valid CID</w:t>
            </w:r>
            <w:r w:rsidR="00257C2B">
              <w:rPr>
                <w:lang w:eastAsia="zh-CN"/>
              </w:rPr>
              <w:t>, TPN and Trade License/</w:t>
            </w:r>
          </w:p>
        </w:tc>
      </w:tr>
      <w:tr w:rsidR="003B142E" w:rsidRPr="00EA182F" w14:paraId="3551571D" w14:textId="77777777" w:rsidTr="004D42F4">
        <w:tc>
          <w:tcPr>
            <w:cnfStyle w:val="001000000000" w:firstRow="0" w:lastRow="0" w:firstColumn="1" w:lastColumn="0" w:oddVBand="0" w:evenVBand="0" w:oddHBand="0" w:evenHBand="0" w:firstRowFirstColumn="0" w:firstRowLastColumn="0" w:lastRowFirstColumn="0" w:lastRowLastColumn="0"/>
            <w:tcW w:w="805" w:type="dxa"/>
          </w:tcPr>
          <w:p w14:paraId="3956F57F" w14:textId="6072CBD8" w:rsidR="003B142E" w:rsidRPr="00E4274B" w:rsidRDefault="003B142E" w:rsidP="00D3180A">
            <w:pPr>
              <w:pStyle w:val="StyleBodyTextCenturyGothic10ptNotItalicAuto"/>
            </w:pPr>
          </w:p>
        </w:tc>
        <w:tc>
          <w:tcPr>
            <w:cnfStyle w:val="000100000000" w:firstRow="0" w:lastRow="0" w:firstColumn="0" w:lastColumn="1" w:oddVBand="0" w:evenVBand="0" w:oddHBand="0" w:evenHBand="0" w:firstRowFirstColumn="0" w:firstRowLastColumn="0" w:lastRowFirstColumn="0" w:lastRowLastColumn="0"/>
            <w:tcW w:w="7837" w:type="dxa"/>
          </w:tcPr>
          <w:p w14:paraId="5814E991" w14:textId="206BDDB0" w:rsidR="003B142E" w:rsidRPr="00AA0B83" w:rsidRDefault="003B142E">
            <w:pPr>
              <w:pStyle w:val="StyleBodyTextCenturyGothic10ptNotItalicAuto1"/>
            </w:pPr>
            <w:r>
              <w:rPr>
                <w:lang w:eastAsia="zh-CN"/>
              </w:rPr>
              <w:t>A bank guarantee needs to be furnished</w:t>
            </w:r>
            <w:r w:rsidR="00257C2B">
              <w:rPr>
                <w:lang w:eastAsia="zh-CN"/>
              </w:rPr>
              <w:t xml:space="preserve">. </w:t>
            </w:r>
            <w:r>
              <w:rPr>
                <w:lang w:eastAsia="zh-CN"/>
              </w:rPr>
              <w:t>However, System will not validate on the authenticity of the bank Guarantee, and this shall be verified by the respective officer.</w:t>
            </w:r>
          </w:p>
        </w:tc>
      </w:tr>
      <w:tr w:rsidR="003B142E" w:rsidRPr="00EA182F" w14:paraId="043E3B46" w14:textId="77777777" w:rsidTr="004D42F4">
        <w:tc>
          <w:tcPr>
            <w:cnfStyle w:val="001000000000" w:firstRow="0" w:lastRow="0" w:firstColumn="1" w:lastColumn="0" w:oddVBand="0" w:evenVBand="0" w:oddHBand="0" w:evenHBand="0" w:firstRowFirstColumn="0" w:firstRowLastColumn="0" w:lastRowFirstColumn="0" w:lastRowLastColumn="0"/>
            <w:tcW w:w="805" w:type="dxa"/>
          </w:tcPr>
          <w:p w14:paraId="0C87BB8B" w14:textId="6688385B" w:rsidR="003B142E" w:rsidRPr="00E4274B" w:rsidRDefault="003B142E" w:rsidP="00D3180A">
            <w:pPr>
              <w:pStyle w:val="StyleBodyTextCenturyGothic10ptNotItalicAuto"/>
            </w:pPr>
          </w:p>
        </w:tc>
        <w:tc>
          <w:tcPr>
            <w:cnfStyle w:val="000100000000" w:firstRow="0" w:lastRow="0" w:firstColumn="0" w:lastColumn="1" w:oddVBand="0" w:evenVBand="0" w:oddHBand="0" w:evenHBand="0" w:firstRowFirstColumn="0" w:firstRowLastColumn="0" w:lastRowFirstColumn="0" w:lastRowLastColumn="0"/>
            <w:tcW w:w="7837" w:type="dxa"/>
          </w:tcPr>
          <w:p w14:paraId="4E328C53" w14:textId="360AE41D" w:rsidR="00487DB1" w:rsidRPr="00E4274B" w:rsidRDefault="00487DB1">
            <w:pPr>
              <w:pStyle w:val="StyleBodyTextCenturyGothic10ptNotItalicAuto1"/>
              <w:rPr>
                <w:lang w:eastAsia="zh-CN"/>
              </w:rPr>
            </w:pPr>
            <w:r>
              <w:rPr>
                <w:lang w:eastAsia="zh-CN"/>
              </w:rPr>
              <w:t xml:space="preserve">Applicant needs to provide a valid </w:t>
            </w:r>
            <w:r w:rsidR="00D3180A">
              <w:rPr>
                <w:lang w:eastAsia="zh-CN"/>
              </w:rPr>
              <w:t>TPN,</w:t>
            </w:r>
            <w:r>
              <w:rPr>
                <w:lang w:eastAsia="zh-CN"/>
              </w:rPr>
              <w:t xml:space="preserve"> and system will check for its validity against the PIN Master. Please note that BITS will integrate with </w:t>
            </w:r>
            <w:proofErr w:type="spellStart"/>
            <w:r>
              <w:rPr>
                <w:lang w:eastAsia="zh-CN"/>
              </w:rPr>
              <w:t>eCMS</w:t>
            </w:r>
            <w:proofErr w:type="spellEnd"/>
            <w:r>
              <w:rPr>
                <w:lang w:eastAsia="zh-CN"/>
              </w:rPr>
              <w:t xml:space="preserve"> and share Trade license information along with TPN to </w:t>
            </w:r>
            <w:proofErr w:type="spellStart"/>
            <w:r>
              <w:rPr>
                <w:lang w:eastAsia="zh-CN"/>
              </w:rPr>
              <w:t>eCMS</w:t>
            </w:r>
            <w:proofErr w:type="spellEnd"/>
            <w:r>
              <w:rPr>
                <w:lang w:eastAsia="zh-CN"/>
              </w:rPr>
              <w:t>.</w:t>
            </w:r>
          </w:p>
        </w:tc>
      </w:tr>
      <w:bookmarkEnd w:id="301"/>
    </w:tbl>
    <w:p w14:paraId="697BAD85" w14:textId="2E0B8F20" w:rsidR="008B34A2" w:rsidRDefault="008B34A2" w:rsidP="009B51EA">
      <w:pPr>
        <w:tabs>
          <w:tab w:val="clear" w:pos="360"/>
        </w:tabs>
        <w:rPr>
          <w:b/>
        </w:rPr>
      </w:pPr>
    </w:p>
    <w:p w14:paraId="0C7E82D0" w14:textId="77777777" w:rsidR="008B34A2" w:rsidRDefault="008B34A2">
      <w:pPr>
        <w:tabs>
          <w:tab w:val="clear" w:pos="360"/>
        </w:tabs>
        <w:jc w:val="left"/>
        <w:rPr>
          <w:b/>
        </w:rPr>
      </w:pPr>
      <w:r>
        <w:rPr>
          <w:b/>
        </w:rPr>
        <w:br w:type="page"/>
      </w:r>
    </w:p>
    <w:p w14:paraId="00577EB0" w14:textId="555ADB66" w:rsidR="005B705C" w:rsidRDefault="005B705C" w:rsidP="00276ED6">
      <w:pPr>
        <w:pStyle w:val="Heading2"/>
        <w:numPr>
          <w:ilvl w:val="1"/>
          <w:numId w:val="12"/>
        </w:numPr>
        <w:tabs>
          <w:tab w:val="num" w:pos="426"/>
        </w:tabs>
        <w:spacing w:after="60"/>
        <w:ind w:left="0" w:firstLine="0"/>
      </w:pPr>
      <w:bookmarkStart w:id="302" w:name="_Toc79608273"/>
      <w:bookmarkStart w:id="303" w:name="_Toc79608274"/>
      <w:bookmarkEnd w:id="302"/>
      <w:r>
        <w:t>Temporary Storage Operators</w:t>
      </w:r>
      <w:bookmarkEnd w:id="303"/>
    </w:p>
    <w:p w14:paraId="094523DD" w14:textId="36E84845" w:rsidR="003B142E" w:rsidRDefault="003B142E">
      <w:r>
        <w:t>Temporary storage operators</w:t>
      </w:r>
      <w:r w:rsidR="00E27254">
        <w:t xml:space="preserve"> (TSO)</w:t>
      </w:r>
      <w:r>
        <w:t xml:space="preserve"> will provide temporary storage of consignments after the goods arrive at the Border. Temporary storages are provided within the border post allowing the trader a period to complete the procedure to declare and release the consignment.</w:t>
      </w:r>
    </w:p>
    <w:p w14:paraId="53268EE7" w14:textId="221FDCA7" w:rsidR="003B142E" w:rsidRDefault="003B142E"/>
    <w:p w14:paraId="35D57BE8" w14:textId="64241A7E" w:rsidR="003B142E" w:rsidRDefault="003B142E" w:rsidP="001C7462">
      <w:pPr>
        <w:pStyle w:val="Heading3"/>
        <w:numPr>
          <w:ilvl w:val="2"/>
          <w:numId w:val="12"/>
        </w:numPr>
      </w:pPr>
      <w:bookmarkStart w:id="304" w:name="_Toc74244588"/>
      <w:bookmarkStart w:id="305" w:name="_Toc79608275"/>
      <w:r>
        <w:t>Pre-Requisites</w:t>
      </w:r>
      <w:bookmarkEnd w:id="304"/>
      <w:bookmarkEnd w:id="305"/>
    </w:p>
    <w:p w14:paraId="1679C85E" w14:textId="58761EED" w:rsidR="00E27254" w:rsidRDefault="00E27254" w:rsidP="00E27254">
      <w:pPr>
        <w:pStyle w:val="ListParagraph"/>
        <w:numPr>
          <w:ilvl w:val="0"/>
          <w:numId w:val="52"/>
        </w:numPr>
      </w:pPr>
      <w:r>
        <w:t>The applicant for TSO should be a valid citizen of Bhutan and should have a valid CID, TPN and Trade License.</w:t>
      </w:r>
    </w:p>
    <w:p w14:paraId="59086F3A" w14:textId="2879B13D" w:rsidR="00E27254" w:rsidRDefault="00E27254" w:rsidP="00E27254">
      <w:pPr>
        <w:pStyle w:val="ListParagraph"/>
        <w:numPr>
          <w:ilvl w:val="0"/>
          <w:numId w:val="52"/>
        </w:numPr>
      </w:pPr>
      <w:r>
        <w:t xml:space="preserve">BITS should be integrated with </w:t>
      </w:r>
      <w:r w:rsidR="008B6F60">
        <w:t>IBLS,</w:t>
      </w:r>
      <w:r>
        <w:t xml:space="preserve"> and the TSO should have obtained a valid Trade License and TPN which should be available in </w:t>
      </w:r>
      <w:proofErr w:type="spellStart"/>
      <w:r>
        <w:t>eCMS</w:t>
      </w:r>
      <w:proofErr w:type="spellEnd"/>
      <w:r>
        <w:t xml:space="preserve"> PIN Master through integration with </w:t>
      </w:r>
      <w:r w:rsidR="00DC28F9">
        <w:t>BITS.</w:t>
      </w:r>
    </w:p>
    <w:p w14:paraId="339FDCF0" w14:textId="670E19CC" w:rsidR="00E27254" w:rsidRDefault="00E27254" w:rsidP="00E27254">
      <w:pPr>
        <w:pStyle w:val="ListParagraph"/>
        <w:numPr>
          <w:ilvl w:val="0"/>
          <w:numId w:val="52"/>
        </w:numPr>
      </w:pPr>
      <w:r>
        <w:t>TSO has obtained a valid Bank guarantee.</w:t>
      </w:r>
    </w:p>
    <w:p w14:paraId="528D6C1F" w14:textId="4C0454AD" w:rsidR="00E27254" w:rsidRDefault="00E27254">
      <w:pPr>
        <w:pStyle w:val="ListParagraph"/>
        <w:numPr>
          <w:ilvl w:val="0"/>
          <w:numId w:val="52"/>
        </w:numPr>
      </w:pPr>
      <w:r>
        <w:t>The TSO has the right</w:t>
      </w:r>
      <w:r w:rsidRPr="004D35C8">
        <w:t xml:space="preserve"> to access </w:t>
      </w:r>
      <w:proofErr w:type="spellStart"/>
      <w:r>
        <w:t>eCMS</w:t>
      </w:r>
      <w:proofErr w:type="spellEnd"/>
      <w:r w:rsidRPr="004D35C8">
        <w:t xml:space="preserve"> application</w:t>
      </w:r>
      <w:r>
        <w:t xml:space="preserve"> and apply for registration</w:t>
      </w:r>
      <w:r w:rsidRPr="004D35C8">
        <w:t>.</w:t>
      </w:r>
    </w:p>
    <w:p w14:paraId="5D315CD1" w14:textId="77777777" w:rsidR="00CE3328" w:rsidRDefault="00CE3328" w:rsidP="00DE3260">
      <w:pPr>
        <w:pStyle w:val="ListParagraph"/>
      </w:pPr>
    </w:p>
    <w:p w14:paraId="1E0F1BD9" w14:textId="2D211AFF" w:rsidR="003E617C" w:rsidRDefault="003E617C" w:rsidP="001C7462">
      <w:pPr>
        <w:pStyle w:val="Heading3"/>
        <w:numPr>
          <w:ilvl w:val="2"/>
          <w:numId w:val="12"/>
        </w:numPr>
      </w:pPr>
      <w:bookmarkStart w:id="306" w:name="_Toc79608276"/>
      <w:r>
        <w:t>Process Flow for Temporary Storage Operators</w:t>
      </w:r>
      <w:r w:rsidR="00B64A33">
        <w:t xml:space="preserve"> (TSO)</w:t>
      </w:r>
      <w:bookmarkEnd w:id="306"/>
    </w:p>
    <w:p w14:paraId="44AC02E3" w14:textId="6F8A8D6C" w:rsidR="003E617C" w:rsidRDefault="003E617C">
      <w:r>
        <w:t xml:space="preserve">The Registration of temporary storage operator in </w:t>
      </w:r>
      <w:proofErr w:type="spellStart"/>
      <w:r>
        <w:t>eCMS</w:t>
      </w:r>
      <w:proofErr w:type="spellEnd"/>
      <w:r>
        <w:t xml:space="preserve"> is depicted below. </w:t>
      </w:r>
    </w:p>
    <w:p w14:paraId="15F79B01" w14:textId="77777777" w:rsidR="003E617C" w:rsidRDefault="003E617C"/>
    <w:p w14:paraId="5702355A" w14:textId="27FE2403" w:rsidR="003E617C" w:rsidRDefault="002847AF" w:rsidP="009B51EA">
      <w:pPr>
        <w:rPr>
          <w:b/>
          <w:bCs/>
        </w:rPr>
      </w:pPr>
      <w:r w:rsidRPr="00DA476B">
        <w:rPr>
          <w:b/>
          <w:bCs/>
        </w:rPr>
        <w:t>Process ID: 02.04</w:t>
      </w:r>
      <w:r>
        <w:rPr>
          <w:b/>
          <w:bCs/>
        </w:rPr>
        <w:t xml:space="preserve"> - </w:t>
      </w:r>
      <w:r w:rsidR="003E617C">
        <w:rPr>
          <w:b/>
          <w:bCs/>
        </w:rPr>
        <w:t xml:space="preserve">Application for </w:t>
      </w:r>
      <w:r w:rsidR="00B64A33">
        <w:rPr>
          <w:b/>
          <w:bCs/>
        </w:rPr>
        <w:t>Temporary Storage</w:t>
      </w:r>
      <w:r w:rsidR="003E617C">
        <w:rPr>
          <w:b/>
          <w:bCs/>
        </w:rPr>
        <w:t xml:space="preserve"> Operator</w:t>
      </w:r>
      <w:r w:rsidR="003E617C" w:rsidRPr="00A21B89">
        <w:rPr>
          <w:b/>
          <w:bCs/>
        </w:rPr>
        <w:t xml:space="preserve"> </w:t>
      </w:r>
    </w:p>
    <w:p w14:paraId="5938EE8D" w14:textId="10868B2A" w:rsidR="00637633" w:rsidRDefault="00637633"/>
    <w:p w14:paraId="22F00CDA" w14:textId="2FFF7CDC" w:rsidR="00B64A33" w:rsidRDefault="00904B6F">
      <w:r>
        <w:rPr>
          <w:noProof/>
        </w:rPr>
        <w:drawing>
          <wp:inline distT="0" distB="0" distL="0" distR="0" wp14:anchorId="78473951" wp14:editId="3253269E">
            <wp:extent cx="5486400" cy="3060700"/>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3060700"/>
                    </a:xfrm>
                    <a:prstGeom prst="rect">
                      <a:avLst/>
                    </a:prstGeom>
                  </pic:spPr>
                </pic:pic>
              </a:graphicData>
            </a:graphic>
          </wp:inline>
        </w:drawing>
      </w:r>
      <w:r w:rsidR="00E444D9" w:rsidDel="00E444D9">
        <w:rPr>
          <w:noProof/>
        </w:rPr>
        <w:t xml:space="preserve"> </w:t>
      </w:r>
    </w:p>
    <w:p w14:paraId="7B1884FB" w14:textId="77777777" w:rsidR="00346597" w:rsidRDefault="00346597">
      <w:pPr>
        <w:tabs>
          <w:tab w:val="clear" w:pos="360"/>
        </w:tabs>
        <w:jc w:val="left"/>
        <w:rPr>
          <w:rFonts w:ascii="Century Gothic Bold" w:hAnsi="Century Gothic Bold"/>
          <w:b/>
          <w:highlight w:val="lightGray"/>
        </w:rPr>
      </w:pPr>
      <w:r>
        <w:rPr>
          <w:highlight w:val="lightGray"/>
        </w:rPr>
        <w:br w:type="page"/>
      </w:r>
    </w:p>
    <w:p w14:paraId="2043AD83" w14:textId="79277DF8" w:rsidR="00367475" w:rsidRDefault="00367475" w:rsidP="00DA476B">
      <w:pPr>
        <w:pStyle w:val="Heading3"/>
        <w:numPr>
          <w:ilvl w:val="0"/>
          <w:numId w:val="0"/>
        </w:numPr>
      </w:pPr>
      <w:bookmarkStart w:id="307" w:name="_Toc79608277"/>
      <w:r>
        <w:t>Use Case Diagram for Temporary Storage Operators</w:t>
      </w:r>
      <w:r>
        <w:tab/>
      </w:r>
      <w:bookmarkEnd w:id="307"/>
    </w:p>
    <w:p w14:paraId="25FB6853" w14:textId="77777777" w:rsidR="00FE264C" w:rsidRPr="00FE264C" w:rsidRDefault="00FE264C"/>
    <w:p w14:paraId="662D1D32" w14:textId="56A3D479" w:rsidR="00FE264C" w:rsidRPr="00FE264C" w:rsidRDefault="00FE264C">
      <w:r>
        <w:rPr>
          <w:noProof/>
        </w:rPr>
        <mc:AlternateContent>
          <mc:Choice Requires="wps">
            <w:drawing>
              <wp:anchor distT="0" distB="0" distL="114300" distR="114300" simplePos="0" relativeHeight="251588608" behindDoc="0" locked="0" layoutInCell="1" allowOverlap="1" wp14:anchorId="661AFD8C" wp14:editId="26AB1A33">
                <wp:simplePos x="0" y="0"/>
                <wp:positionH relativeFrom="column">
                  <wp:posOffset>285750</wp:posOffset>
                </wp:positionH>
                <wp:positionV relativeFrom="paragraph">
                  <wp:posOffset>55880</wp:posOffset>
                </wp:positionV>
                <wp:extent cx="4400550" cy="266978"/>
                <wp:effectExtent l="0" t="0" r="19050" b="19050"/>
                <wp:wrapNone/>
                <wp:docPr id="183" name="Rectangle: Folded Corner 183"/>
                <wp:cNvGraphicFramePr/>
                <a:graphic xmlns:a="http://schemas.openxmlformats.org/drawingml/2006/main">
                  <a:graphicData uri="http://schemas.microsoft.com/office/word/2010/wordprocessingShape">
                    <wps:wsp>
                      <wps:cNvSpPr/>
                      <wps:spPr>
                        <a:xfrm>
                          <a:off x="0" y="0"/>
                          <a:ext cx="4400550" cy="266978"/>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9A724E" w14:textId="661228AC" w:rsidR="00A20091" w:rsidRDefault="00A20091" w:rsidP="00FE264C">
                            <w:pPr>
                              <w:jc w:val="center"/>
                              <w:rPr>
                                <w:rFonts w:asciiTheme="minorHAnsi" w:hAnsi="Calibri" w:cstheme="minorBidi"/>
                                <w:b/>
                                <w:bCs/>
                                <w:color w:val="000000" w:themeColor="text1"/>
                                <w:kern w:val="24"/>
                                <w:sz w:val="18"/>
                                <w:szCs w:val="18"/>
                              </w:rPr>
                            </w:pPr>
                            <w:r>
                              <w:rPr>
                                <w:rFonts w:asciiTheme="minorHAnsi" w:hAnsi="Calibri" w:cstheme="minorBidi"/>
                                <w:b/>
                                <w:bCs/>
                                <w:color w:val="000000" w:themeColor="text1"/>
                                <w:kern w:val="24"/>
                                <w:sz w:val="18"/>
                                <w:szCs w:val="18"/>
                              </w:rPr>
                              <w:t>Temporary Storage Operator Application Submission, verification &amp; approval/rejection</w:t>
                            </w:r>
                          </w:p>
                          <w:p w14:paraId="151FF60D" w14:textId="77777777" w:rsidR="00A20091" w:rsidRDefault="00A20091" w:rsidP="00FE264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AFD8C" id="Rectangle: Folded Corner 183" o:spid="_x0000_s1057" type="#_x0000_t65" style="position:absolute;left:0;text-align:left;margin-left:22.5pt;margin-top:4.4pt;width:346.5pt;height:21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" adj="18000" fillcolor="#d8d8d8 [2732]" strokecolor="gray [1629]" strokeweight=".5pt">
                <v:textbox>
                  <w:txbxContent>
                    <w:p w14:paraId="599A724E" w14:textId="661228AC" w:rsidR="00A20091" w:rsidRDefault="00A20091" w:rsidP="00FE264C">
                      <w:pPr>
                        <w:jc w:val="center"/>
                        <w:rPr>
                          <w:rFonts w:asciiTheme="minorHAnsi" w:hAnsi="Calibri" w:cstheme="minorBidi"/>
                          <w:b/>
                          <w:bCs/>
                          <w:color w:val="000000" w:themeColor="text1"/>
                          <w:kern w:val="24"/>
                          <w:sz w:val="18"/>
                          <w:szCs w:val="18"/>
                        </w:rPr>
                      </w:pPr>
                      <w:r>
                        <w:rPr>
                          <w:rFonts w:asciiTheme="minorHAnsi" w:hAnsi="Calibri" w:cstheme="minorBidi"/>
                          <w:b/>
                          <w:bCs/>
                          <w:color w:val="000000" w:themeColor="text1"/>
                          <w:kern w:val="24"/>
                          <w:sz w:val="18"/>
                          <w:szCs w:val="18"/>
                        </w:rPr>
                        <w:t>Temporary Storage Operator Application Submission, verification &amp; approval/rejection</w:t>
                      </w:r>
                    </w:p>
                    <w:p w14:paraId="151FF60D" w14:textId="77777777" w:rsidR="00A20091" w:rsidRDefault="00A20091" w:rsidP="00FE264C">
                      <w:pPr>
                        <w:jc w:val="center"/>
                      </w:pPr>
                    </w:p>
                  </w:txbxContent>
                </v:textbox>
              </v:shape>
            </w:pict>
          </mc:Fallback>
        </mc:AlternateContent>
      </w:r>
    </w:p>
    <w:p w14:paraId="29995E68" w14:textId="5F643196" w:rsidR="00637633" w:rsidRDefault="00637633"/>
    <w:p w14:paraId="21CF2DC5" w14:textId="6A3BB059" w:rsidR="00367475" w:rsidRDefault="00367475"/>
    <w:p w14:paraId="0F7F4C7D" w14:textId="652BCDA7" w:rsidR="00FE264C" w:rsidRDefault="00FE264C">
      <w:r w:rsidRPr="00FE264C">
        <w:rPr>
          <w:noProof/>
        </w:rPr>
        <mc:AlternateContent>
          <mc:Choice Requires="wps">
            <w:drawing>
              <wp:anchor distT="0" distB="0" distL="114300" distR="114300" simplePos="0" relativeHeight="251596800" behindDoc="0" locked="0" layoutInCell="1" allowOverlap="1" wp14:anchorId="3C24BB50" wp14:editId="0D18D446">
                <wp:simplePos x="0" y="0"/>
                <wp:positionH relativeFrom="column">
                  <wp:posOffset>752475</wp:posOffset>
                </wp:positionH>
                <wp:positionV relativeFrom="paragraph">
                  <wp:posOffset>153035</wp:posOffset>
                </wp:positionV>
                <wp:extent cx="1214504" cy="539692"/>
                <wp:effectExtent l="0" t="0" r="24130" b="13335"/>
                <wp:wrapNone/>
                <wp:docPr id="184" name="Oval 34"/>
                <wp:cNvGraphicFramePr/>
                <a:graphic xmlns:a="http://schemas.openxmlformats.org/drawingml/2006/main">
                  <a:graphicData uri="http://schemas.microsoft.com/office/word/2010/wordprocessingShape">
                    <wps:wsp>
                      <wps:cNvSpPr/>
                      <wps:spPr>
                        <a:xfrm>
                          <a:off x="0" y="0"/>
                          <a:ext cx="1214504"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FE6CB0" w14:textId="77777777" w:rsidR="00A20091" w:rsidRDefault="00A20091" w:rsidP="00FE264C">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Submit Application</w:t>
                            </w:r>
                          </w:p>
                        </w:txbxContent>
                      </wps:txbx>
                      <wps:bodyPr rtlCol="0" anchor="ctr"/>
                    </wps:wsp>
                  </a:graphicData>
                </a:graphic>
              </wp:anchor>
            </w:drawing>
          </mc:Choice>
          <mc:Fallback>
            <w:pict>
              <v:oval w14:anchorId="3C24BB50" id="Oval 34" o:spid="_x0000_s1058" style="position:absolute;left:0;text-align:left;margin-left:59.25pt;margin-top:12.05pt;width:95.65pt;height:42.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" fillcolor="#d8d8d8 [2732]" strokecolor="black [3213]" strokeweight=".5pt">
                <v:textbox>
                  <w:txbxContent>
                    <w:p w14:paraId="02FE6CB0" w14:textId="77777777" w:rsidR="00A20091" w:rsidRDefault="00A20091" w:rsidP="00FE264C">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Submit Application</w:t>
                      </w:r>
                    </w:p>
                  </w:txbxContent>
                </v:textbox>
              </v:oval>
            </w:pict>
          </mc:Fallback>
        </mc:AlternateContent>
      </w:r>
      <w:r w:rsidRPr="00FE264C">
        <w:rPr>
          <w:noProof/>
        </w:rPr>
        <mc:AlternateContent>
          <mc:Choice Requires="wps">
            <w:drawing>
              <wp:anchor distT="0" distB="0" distL="114300" distR="114300" simplePos="0" relativeHeight="251629568" behindDoc="0" locked="0" layoutInCell="1" allowOverlap="1" wp14:anchorId="7DAD70BE" wp14:editId="0C942852">
                <wp:simplePos x="0" y="0"/>
                <wp:positionH relativeFrom="column">
                  <wp:posOffset>1363980</wp:posOffset>
                </wp:positionH>
                <wp:positionV relativeFrom="paragraph">
                  <wp:posOffset>883285</wp:posOffset>
                </wp:positionV>
                <wp:extent cx="1205115" cy="539692"/>
                <wp:effectExtent l="0" t="0" r="14605" b="13335"/>
                <wp:wrapNone/>
                <wp:docPr id="186" name="Oval 38"/>
                <wp:cNvGraphicFramePr/>
                <a:graphic xmlns:a="http://schemas.openxmlformats.org/drawingml/2006/main">
                  <a:graphicData uri="http://schemas.microsoft.com/office/word/2010/wordprocessingShape">
                    <wps:wsp>
                      <wps:cNvSpPr/>
                      <wps:spPr>
                        <a:xfrm>
                          <a:off x="0" y="0"/>
                          <a:ext cx="1205115"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12E48B" w14:textId="77777777" w:rsidR="00A20091" w:rsidRDefault="00A20091" w:rsidP="00FE264C">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Search User Applications</w:t>
                            </w:r>
                          </w:p>
                        </w:txbxContent>
                      </wps:txbx>
                      <wps:bodyPr rtlCol="0" anchor="ctr"/>
                    </wps:wsp>
                  </a:graphicData>
                </a:graphic>
              </wp:anchor>
            </w:drawing>
          </mc:Choice>
          <mc:Fallback>
            <w:pict>
              <v:oval w14:anchorId="7DAD70BE" id="Oval 38" o:spid="_x0000_s1059" style="position:absolute;left:0;text-align:left;margin-left:107.4pt;margin-top:69.55pt;width:94.9pt;height:42.5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" fillcolor="#d8d8d8 [2732]" strokecolor="black [3213]" strokeweight=".5pt">
                <v:textbox>
                  <w:txbxContent>
                    <w:p w14:paraId="0612E48B" w14:textId="77777777" w:rsidR="00A20091" w:rsidRDefault="00A20091" w:rsidP="00FE264C">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Search User Applications</w:t>
                      </w:r>
                    </w:p>
                  </w:txbxContent>
                </v:textbox>
              </v:oval>
            </w:pict>
          </mc:Fallback>
        </mc:AlternateContent>
      </w:r>
      <w:r w:rsidRPr="00FE264C">
        <w:rPr>
          <w:noProof/>
        </w:rPr>
        <mc:AlternateContent>
          <mc:Choice Requires="wps">
            <w:drawing>
              <wp:anchor distT="0" distB="0" distL="114300" distR="114300" simplePos="0" relativeHeight="251641856" behindDoc="0" locked="0" layoutInCell="1" allowOverlap="1" wp14:anchorId="67C0416C" wp14:editId="2ADB8FAE">
                <wp:simplePos x="0" y="0"/>
                <wp:positionH relativeFrom="column">
                  <wp:posOffset>696595</wp:posOffset>
                </wp:positionH>
                <wp:positionV relativeFrom="paragraph">
                  <wp:posOffset>-635</wp:posOffset>
                </wp:positionV>
                <wp:extent cx="3419060" cy="2371477"/>
                <wp:effectExtent l="0" t="0" r="10160" b="10160"/>
                <wp:wrapNone/>
                <wp:docPr id="187" name="Rectangle 40"/>
                <wp:cNvGraphicFramePr/>
                <a:graphic xmlns:a="http://schemas.openxmlformats.org/drawingml/2006/main">
                  <a:graphicData uri="http://schemas.microsoft.com/office/word/2010/wordprocessingShape">
                    <wps:wsp>
                      <wps:cNvSpPr/>
                      <wps:spPr>
                        <a:xfrm>
                          <a:off x="0" y="0"/>
                          <a:ext cx="3419060" cy="2371477"/>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6841F489" id="Rectangle 40" o:spid="_x0000_s1026" style="position:absolute;margin-left:54.85pt;margin-top:-.05pt;width:269.2pt;height:186.7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" filled="f" strokecolor="gray [1629]" strokeweight="2pt">
                <v:stroke dashstyle="1 1"/>
              </v:rect>
            </w:pict>
          </mc:Fallback>
        </mc:AlternateContent>
      </w:r>
      <w:r w:rsidRPr="00FE264C">
        <w:rPr>
          <w:noProof/>
        </w:rPr>
        <w:drawing>
          <wp:anchor distT="0" distB="0" distL="114300" distR="114300" simplePos="0" relativeHeight="251656192" behindDoc="0" locked="0" layoutInCell="1" allowOverlap="1" wp14:anchorId="2B68D27B" wp14:editId="4423E166">
            <wp:simplePos x="0" y="0"/>
            <wp:positionH relativeFrom="column">
              <wp:posOffset>34290</wp:posOffset>
            </wp:positionH>
            <wp:positionV relativeFrom="paragraph">
              <wp:posOffset>756285</wp:posOffset>
            </wp:positionV>
            <wp:extent cx="370335" cy="619744"/>
            <wp:effectExtent l="0" t="0" r="0" b="9525"/>
            <wp:wrapNone/>
            <wp:docPr id="228" name="Picture 41">
              <a:extLst xmlns:a="http://schemas.openxmlformats.org/drawingml/2006/main">
                <a:ext uri="{FF2B5EF4-FFF2-40B4-BE49-F238E27FC236}">
                  <a16:creationId xmlns:a16="http://schemas.microsoft.com/office/drawing/2014/main" id="{4AAB085B-3677-4236-B7A4-0D6A164FD1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a:extLst>
                        <a:ext uri="{FF2B5EF4-FFF2-40B4-BE49-F238E27FC236}">
                          <a16:creationId xmlns:a16="http://schemas.microsoft.com/office/drawing/2014/main" id="{4AAB085B-3677-4236-B7A4-0D6A164FD181}"/>
                        </a:ext>
                      </a:extLst>
                    </pic:cNvPr>
                    <pic:cNvPicPr>
                      <a:picLocks noChangeAspect="1"/>
                    </pic:cNvPicPr>
                  </pic:nvPicPr>
                  <pic:blipFill>
                    <a:blip r:embed="rId28"/>
                    <a:stretch>
                      <a:fillRect/>
                    </a:stretch>
                  </pic:blipFill>
                  <pic:spPr>
                    <a:xfrm>
                      <a:off x="0" y="0"/>
                      <a:ext cx="370335" cy="619744"/>
                    </a:xfrm>
                    <a:prstGeom prst="rect">
                      <a:avLst/>
                    </a:prstGeom>
                  </pic:spPr>
                </pic:pic>
              </a:graphicData>
            </a:graphic>
          </wp:anchor>
        </w:drawing>
      </w:r>
      <w:r w:rsidRPr="00FE264C">
        <w:rPr>
          <w:noProof/>
        </w:rPr>
        <w:drawing>
          <wp:anchor distT="0" distB="0" distL="114300" distR="114300" simplePos="0" relativeHeight="251674624" behindDoc="0" locked="0" layoutInCell="1" allowOverlap="1" wp14:anchorId="3E1DCC07" wp14:editId="2F8AE211">
            <wp:simplePos x="0" y="0"/>
            <wp:positionH relativeFrom="column">
              <wp:posOffset>4407535</wp:posOffset>
            </wp:positionH>
            <wp:positionV relativeFrom="paragraph">
              <wp:posOffset>288290</wp:posOffset>
            </wp:positionV>
            <wp:extent cx="370335" cy="619744"/>
            <wp:effectExtent l="0" t="0" r="0" b="9525"/>
            <wp:wrapNone/>
            <wp:docPr id="229" name="Picture 42">
              <a:extLst xmlns:a="http://schemas.openxmlformats.org/drawingml/2006/main">
                <a:ext uri="{FF2B5EF4-FFF2-40B4-BE49-F238E27FC236}">
                  <a16:creationId xmlns:a16="http://schemas.microsoft.com/office/drawing/2014/main" id="{CC5DCE27-536F-46F8-BADA-5E603C0E6F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CC5DCE27-536F-46F8-BADA-5E603C0E6F54}"/>
                        </a:ext>
                      </a:extLst>
                    </pic:cNvPr>
                    <pic:cNvPicPr>
                      <a:picLocks noChangeAspect="1"/>
                    </pic:cNvPicPr>
                  </pic:nvPicPr>
                  <pic:blipFill>
                    <a:blip r:embed="rId28"/>
                    <a:stretch>
                      <a:fillRect/>
                    </a:stretch>
                  </pic:blipFill>
                  <pic:spPr>
                    <a:xfrm>
                      <a:off x="0" y="0"/>
                      <a:ext cx="370335" cy="619744"/>
                    </a:xfrm>
                    <a:prstGeom prst="rect">
                      <a:avLst/>
                    </a:prstGeom>
                  </pic:spPr>
                </pic:pic>
              </a:graphicData>
            </a:graphic>
          </wp:anchor>
        </w:drawing>
      </w:r>
      <w:r w:rsidRPr="00FE264C">
        <w:rPr>
          <w:noProof/>
        </w:rPr>
        <w:drawing>
          <wp:anchor distT="0" distB="0" distL="114300" distR="114300" simplePos="0" relativeHeight="251699200" behindDoc="0" locked="0" layoutInCell="1" allowOverlap="1" wp14:anchorId="782ABCD2" wp14:editId="7E0F821C">
            <wp:simplePos x="0" y="0"/>
            <wp:positionH relativeFrom="column">
              <wp:posOffset>4394200</wp:posOffset>
            </wp:positionH>
            <wp:positionV relativeFrom="paragraph">
              <wp:posOffset>1446530</wp:posOffset>
            </wp:positionV>
            <wp:extent cx="370335" cy="619744"/>
            <wp:effectExtent l="0" t="0" r="0" b="9525"/>
            <wp:wrapNone/>
            <wp:docPr id="230" name="Picture 43">
              <a:extLst xmlns:a="http://schemas.openxmlformats.org/drawingml/2006/main">
                <a:ext uri="{FF2B5EF4-FFF2-40B4-BE49-F238E27FC236}">
                  <a16:creationId xmlns:a16="http://schemas.microsoft.com/office/drawing/2014/main" id="{7262106A-6076-42FB-AD80-518AA6068D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a:extLst>
                        <a:ext uri="{FF2B5EF4-FFF2-40B4-BE49-F238E27FC236}">
                          <a16:creationId xmlns:a16="http://schemas.microsoft.com/office/drawing/2014/main" id="{7262106A-6076-42FB-AD80-518AA6068D46}"/>
                        </a:ext>
                      </a:extLst>
                    </pic:cNvPr>
                    <pic:cNvPicPr>
                      <a:picLocks noChangeAspect="1"/>
                    </pic:cNvPicPr>
                  </pic:nvPicPr>
                  <pic:blipFill>
                    <a:blip r:embed="rId28"/>
                    <a:stretch>
                      <a:fillRect/>
                    </a:stretch>
                  </pic:blipFill>
                  <pic:spPr>
                    <a:xfrm>
                      <a:off x="0" y="0"/>
                      <a:ext cx="370335" cy="619744"/>
                    </a:xfrm>
                    <a:prstGeom prst="rect">
                      <a:avLst/>
                    </a:prstGeom>
                  </pic:spPr>
                </pic:pic>
              </a:graphicData>
            </a:graphic>
          </wp:anchor>
        </w:drawing>
      </w:r>
      <w:r w:rsidRPr="00FE264C">
        <w:rPr>
          <w:noProof/>
        </w:rPr>
        <mc:AlternateContent>
          <mc:Choice Requires="wps">
            <w:drawing>
              <wp:anchor distT="0" distB="0" distL="114300" distR="114300" simplePos="0" relativeHeight="251721728" behindDoc="0" locked="0" layoutInCell="1" allowOverlap="1" wp14:anchorId="40091528" wp14:editId="33FF6781">
                <wp:simplePos x="0" y="0"/>
                <wp:positionH relativeFrom="column">
                  <wp:posOffset>4399280</wp:posOffset>
                </wp:positionH>
                <wp:positionV relativeFrom="paragraph">
                  <wp:posOffset>864870</wp:posOffset>
                </wp:positionV>
                <wp:extent cx="486030" cy="307777"/>
                <wp:effectExtent l="0" t="0" r="0" b="0"/>
                <wp:wrapNone/>
                <wp:docPr id="188" name="TextBox 44"/>
                <wp:cNvGraphicFramePr/>
                <a:graphic xmlns:a="http://schemas.openxmlformats.org/drawingml/2006/main">
                  <a:graphicData uri="http://schemas.microsoft.com/office/word/2010/wordprocessingShape">
                    <wps:wsp>
                      <wps:cNvSpPr txBox="1"/>
                      <wps:spPr>
                        <a:xfrm>
                          <a:off x="0" y="0"/>
                          <a:ext cx="486030" cy="307777"/>
                        </a:xfrm>
                        <a:prstGeom prst="rect">
                          <a:avLst/>
                        </a:prstGeom>
                        <a:noFill/>
                      </wps:spPr>
                      <wps:txbx>
                        <w:txbxContent>
                          <w:p w14:paraId="1DD65AED" w14:textId="77777777" w:rsidR="00A20091" w:rsidRDefault="00A20091" w:rsidP="00FE264C">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Verifier </w:t>
                            </w:r>
                          </w:p>
                          <w:p w14:paraId="436AF2F1" w14:textId="77777777" w:rsidR="00A20091" w:rsidRDefault="00A20091" w:rsidP="00FE264C">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RRCO</w:t>
                            </w:r>
                          </w:p>
                        </w:txbxContent>
                      </wps:txbx>
                      <wps:bodyPr wrap="none" rtlCol="0">
                        <a:spAutoFit/>
                      </wps:bodyPr>
                    </wps:wsp>
                  </a:graphicData>
                </a:graphic>
              </wp:anchor>
            </w:drawing>
          </mc:Choice>
          <mc:Fallback>
            <w:pict>
              <v:shape w14:anchorId="40091528" id="TextBox 44" o:spid="_x0000_s1060" type="#_x0000_t202" style="position:absolute;left:0;text-align:left;margin-left:346.4pt;margin-top:68.1pt;width:38.25pt;height:24.25pt;z-index:2517217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" filled="f" stroked="f">
                <v:textbox style="mso-fit-shape-to-text:t">
                  <w:txbxContent>
                    <w:p w14:paraId="1DD65AED" w14:textId="77777777" w:rsidR="00A20091" w:rsidRDefault="00A20091" w:rsidP="00FE264C">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Verifier </w:t>
                      </w:r>
                    </w:p>
                    <w:p w14:paraId="436AF2F1" w14:textId="77777777" w:rsidR="00A20091" w:rsidRDefault="00A20091" w:rsidP="00FE264C">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RRCO</w:t>
                      </w:r>
                    </w:p>
                  </w:txbxContent>
                </v:textbox>
              </v:shape>
            </w:pict>
          </mc:Fallback>
        </mc:AlternateContent>
      </w:r>
      <w:r w:rsidRPr="00FE264C">
        <w:rPr>
          <w:noProof/>
        </w:rPr>
        <mc:AlternateContent>
          <mc:Choice Requires="wps">
            <w:drawing>
              <wp:anchor distT="0" distB="0" distL="114300" distR="114300" simplePos="0" relativeHeight="251748352" behindDoc="0" locked="0" layoutInCell="1" allowOverlap="1" wp14:anchorId="632A68BE" wp14:editId="6832991A">
                <wp:simplePos x="0" y="0"/>
                <wp:positionH relativeFrom="column">
                  <wp:posOffset>4379595</wp:posOffset>
                </wp:positionH>
                <wp:positionV relativeFrom="paragraph">
                  <wp:posOffset>2099310</wp:posOffset>
                </wp:positionV>
                <wp:extent cx="526105" cy="307777"/>
                <wp:effectExtent l="0" t="0" r="0" b="0"/>
                <wp:wrapNone/>
                <wp:docPr id="189" name="TextBox 45"/>
                <wp:cNvGraphicFramePr/>
                <a:graphic xmlns:a="http://schemas.openxmlformats.org/drawingml/2006/main">
                  <a:graphicData uri="http://schemas.microsoft.com/office/word/2010/wordprocessingShape">
                    <wps:wsp>
                      <wps:cNvSpPr txBox="1"/>
                      <wps:spPr>
                        <a:xfrm>
                          <a:off x="0" y="0"/>
                          <a:ext cx="526105" cy="307777"/>
                        </a:xfrm>
                        <a:prstGeom prst="rect">
                          <a:avLst/>
                        </a:prstGeom>
                        <a:noFill/>
                      </wps:spPr>
                      <wps:txbx>
                        <w:txbxContent>
                          <w:p w14:paraId="78F6CDE8" w14:textId="77777777" w:rsidR="00A20091" w:rsidRDefault="00A20091" w:rsidP="00FE264C">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Assessor </w:t>
                            </w:r>
                          </w:p>
                          <w:p w14:paraId="2F462CA0" w14:textId="77777777" w:rsidR="00A20091" w:rsidRDefault="00A20091" w:rsidP="00FE264C">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(RRCO)</w:t>
                            </w:r>
                          </w:p>
                        </w:txbxContent>
                      </wps:txbx>
                      <wps:bodyPr wrap="none" rtlCol="0">
                        <a:spAutoFit/>
                      </wps:bodyPr>
                    </wps:wsp>
                  </a:graphicData>
                </a:graphic>
              </wp:anchor>
            </w:drawing>
          </mc:Choice>
          <mc:Fallback>
            <w:pict>
              <v:shape w14:anchorId="632A68BE" id="TextBox 45" o:spid="_x0000_s1061" type="#_x0000_t202" style="position:absolute;left:0;text-align:left;margin-left:344.85pt;margin-top:165.3pt;width:41.45pt;height:24.25pt;z-index:2517483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" filled="f" stroked="f">
                <v:textbox style="mso-fit-shape-to-text:t">
                  <w:txbxContent>
                    <w:p w14:paraId="78F6CDE8" w14:textId="77777777" w:rsidR="00A20091" w:rsidRDefault="00A20091" w:rsidP="00FE264C">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Assessor </w:t>
                      </w:r>
                    </w:p>
                    <w:p w14:paraId="2F462CA0" w14:textId="77777777" w:rsidR="00A20091" w:rsidRDefault="00A20091" w:rsidP="00FE264C">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(RRCO)</w:t>
                      </w:r>
                    </w:p>
                  </w:txbxContent>
                </v:textbox>
              </v:shape>
            </w:pict>
          </mc:Fallback>
        </mc:AlternateContent>
      </w:r>
      <w:r w:rsidRPr="00FE264C">
        <w:rPr>
          <w:noProof/>
        </w:rPr>
        <mc:AlternateContent>
          <mc:Choice Requires="wps">
            <w:drawing>
              <wp:anchor distT="0" distB="0" distL="114300" distR="114300" simplePos="0" relativeHeight="251754496" behindDoc="0" locked="0" layoutInCell="1" allowOverlap="1" wp14:anchorId="61EE59BC" wp14:editId="78286118">
                <wp:simplePos x="0" y="0"/>
                <wp:positionH relativeFrom="column">
                  <wp:posOffset>404495</wp:posOffset>
                </wp:positionH>
                <wp:positionV relativeFrom="paragraph">
                  <wp:posOffset>613410</wp:posOffset>
                </wp:positionV>
                <wp:extent cx="525605" cy="452582"/>
                <wp:effectExtent l="0" t="0" r="27305" b="24130"/>
                <wp:wrapNone/>
                <wp:docPr id="190" name="Straight Connector 46"/>
                <wp:cNvGraphicFramePr/>
                <a:graphic xmlns:a="http://schemas.openxmlformats.org/drawingml/2006/main">
                  <a:graphicData uri="http://schemas.microsoft.com/office/word/2010/wordprocessingShape">
                    <wps:wsp>
                      <wps:cNvCnPr/>
                      <wps:spPr>
                        <a:xfrm flipV="1">
                          <a:off x="0" y="0"/>
                          <a:ext cx="525605" cy="452582"/>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AEB694" id="Straight Connector 46" o:spid="_x0000_s1026" style="position:absolute;flip:y;z-index:251754496;visibility:visible;mso-wrap-style:square;mso-wrap-distance-left:9pt;mso-wrap-distance-top:0;mso-wrap-distance-right:9pt;mso-wrap-distance-bottom:0;mso-position-horizontal:absolute;mso-position-horizontal-relative:text;mso-position-vertical:absolute;mso-position-vertical-relative:text" from="31.85pt,48.3pt" to="73.25pt,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" strokecolor="#404040 [2429]"/>
            </w:pict>
          </mc:Fallback>
        </mc:AlternateContent>
      </w:r>
      <w:r w:rsidRPr="00FE264C">
        <w:rPr>
          <w:noProof/>
        </w:rPr>
        <mc:AlternateContent>
          <mc:Choice Requires="wps">
            <w:drawing>
              <wp:anchor distT="0" distB="0" distL="114300" distR="114300" simplePos="0" relativeHeight="251756544" behindDoc="0" locked="0" layoutInCell="1" allowOverlap="1" wp14:anchorId="560EB8D9" wp14:editId="4021D014">
                <wp:simplePos x="0" y="0"/>
                <wp:positionH relativeFrom="column">
                  <wp:posOffset>3896995</wp:posOffset>
                </wp:positionH>
                <wp:positionV relativeFrom="paragraph">
                  <wp:posOffset>444500</wp:posOffset>
                </wp:positionV>
                <wp:extent cx="550878" cy="463880"/>
                <wp:effectExtent l="0" t="0" r="20955" b="31750"/>
                <wp:wrapNone/>
                <wp:docPr id="191"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550878" cy="46388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8F3882" id="Straight Connector 49" o:spid="_x0000_s1026" style="position:absolute;flip:x y;z-index:251756544;visibility:visible;mso-wrap-style:square;mso-wrap-distance-left:9pt;mso-wrap-distance-top:0;mso-wrap-distance-right:9pt;mso-wrap-distance-bottom:0;mso-position-horizontal:absolute;mso-position-horizontal-relative:text;mso-position-vertical:absolute;mso-position-vertical-relative:text" from="306.85pt,35pt" to="350.25pt,7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" strokecolor="#404040 [2429]">
                <o:lock v:ext="edit" shapetype="f"/>
              </v:line>
            </w:pict>
          </mc:Fallback>
        </mc:AlternateContent>
      </w:r>
      <w:r w:rsidRPr="00FE264C">
        <w:rPr>
          <w:noProof/>
        </w:rPr>
        <mc:AlternateContent>
          <mc:Choice Requires="wps">
            <w:drawing>
              <wp:anchor distT="0" distB="0" distL="114300" distR="114300" simplePos="0" relativeHeight="251785216" behindDoc="0" locked="0" layoutInCell="1" allowOverlap="1" wp14:anchorId="6E42EA99" wp14:editId="6C385A91">
                <wp:simplePos x="0" y="0"/>
                <wp:positionH relativeFrom="column">
                  <wp:posOffset>3890645</wp:posOffset>
                </wp:positionH>
                <wp:positionV relativeFrom="paragraph">
                  <wp:posOffset>1812290</wp:posOffset>
                </wp:positionV>
                <wp:extent cx="617848" cy="3689"/>
                <wp:effectExtent l="0" t="0" r="30480" b="34925"/>
                <wp:wrapNone/>
                <wp:docPr id="193"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7848" cy="3689"/>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E7B733" id="Straight Connector 51" o:spid="_x0000_s1026" style="position:absolute;z-index:251785216;visibility:visible;mso-wrap-style:square;mso-wrap-distance-left:9pt;mso-wrap-distance-top:0;mso-wrap-distance-right:9pt;mso-wrap-distance-bottom:0;mso-position-horizontal:absolute;mso-position-horizontal-relative:text;mso-position-vertical:absolute;mso-position-vertical-relative:text" from="306.35pt,142.7pt" to="35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" strokecolor="#404040 [2429]">
                <o:lock v:ext="edit" shapetype="f"/>
              </v:line>
            </w:pict>
          </mc:Fallback>
        </mc:AlternateContent>
      </w:r>
      <w:r w:rsidRPr="00FE264C">
        <w:rPr>
          <w:noProof/>
        </w:rPr>
        <mc:AlternateContent>
          <mc:Choice Requires="wps">
            <w:drawing>
              <wp:anchor distT="0" distB="0" distL="114300" distR="114300" simplePos="0" relativeHeight="251807744" behindDoc="0" locked="0" layoutInCell="1" allowOverlap="1" wp14:anchorId="7B4679CE" wp14:editId="48F75B92">
                <wp:simplePos x="0" y="0"/>
                <wp:positionH relativeFrom="column">
                  <wp:posOffset>2303780</wp:posOffset>
                </wp:positionH>
                <wp:positionV relativeFrom="paragraph">
                  <wp:posOffset>1410335</wp:posOffset>
                </wp:positionV>
                <wp:extent cx="440578" cy="416150"/>
                <wp:effectExtent l="0" t="0" r="36195" b="22225"/>
                <wp:wrapNone/>
                <wp:docPr id="22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40578" cy="416150"/>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1953E9" id="Straight Connector 53" o:spid="_x0000_s1026" style="position:absolute;z-index:251807744;visibility:visible;mso-wrap-style:square;mso-wrap-distance-left:9pt;mso-wrap-distance-top:0;mso-wrap-distance-right:9pt;mso-wrap-distance-bottom:0;mso-position-horizontal:absolute;mso-position-horizontal-relative:text;mso-position-vertical:absolute;mso-position-vertical-relative:text" from="181.4pt,111.05pt" to="216.1pt,1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" strokecolor="#404040 [2429]">
                <v:stroke dashstyle="dash"/>
                <o:lock v:ext="edit" shapetype="f"/>
              </v:line>
            </w:pict>
          </mc:Fallback>
        </mc:AlternateContent>
      </w:r>
      <w:r w:rsidRPr="00FE264C">
        <w:rPr>
          <w:noProof/>
        </w:rPr>
        <mc:AlternateContent>
          <mc:Choice Requires="wps">
            <w:drawing>
              <wp:anchor distT="0" distB="0" distL="114300" distR="114300" simplePos="0" relativeHeight="251809792" behindDoc="0" locked="0" layoutInCell="1" allowOverlap="1" wp14:anchorId="1358511D" wp14:editId="5480C349">
                <wp:simplePos x="0" y="0"/>
                <wp:positionH relativeFrom="column">
                  <wp:posOffset>0</wp:posOffset>
                </wp:positionH>
                <wp:positionV relativeFrom="paragraph">
                  <wp:posOffset>1410335</wp:posOffset>
                </wp:positionV>
                <wp:extent cx="540533" cy="200055"/>
                <wp:effectExtent l="0" t="0" r="0" b="0"/>
                <wp:wrapNone/>
                <wp:docPr id="224" name="TextBox 55"/>
                <wp:cNvGraphicFramePr/>
                <a:graphic xmlns:a="http://schemas.openxmlformats.org/drawingml/2006/main">
                  <a:graphicData uri="http://schemas.microsoft.com/office/word/2010/wordprocessingShape">
                    <wps:wsp>
                      <wps:cNvSpPr txBox="1"/>
                      <wps:spPr>
                        <a:xfrm>
                          <a:off x="0" y="0"/>
                          <a:ext cx="540533" cy="200055"/>
                        </a:xfrm>
                        <a:prstGeom prst="rect">
                          <a:avLst/>
                        </a:prstGeom>
                        <a:noFill/>
                      </wps:spPr>
                      <wps:txbx>
                        <w:txbxContent>
                          <w:p w14:paraId="5430AABC" w14:textId="77777777" w:rsidR="00A20091" w:rsidRDefault="00A20091" w:rsidP="003B142E">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Temporary</w:t>
                            </w:r>
                          </w:p>
                          <w:p w14:paraId="6A12CF07" w14:textId="77777777" w:rsidR="00A20091" w:rsidRDefault="00A20091" w:rsidP="003B142E">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Storage</w:t>
                            </w:r>
                          </w:p>
                          <w:p w14:paraId="322ACCF8" w14:textId="5D0C698C" w:rsidR="00A20091" w:rsidRPr="009B51EA" w:rsidRDefault="00A20091">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Operator</w:t>
                            </w:r>
                          </w:p>
                        </w:txbxContent>
                      </wps:txbx>
                      <wps:bodyPr wrap="none" rtlCol="0">
                        <a:spAutoFit/>
                      </wps:bodyPr>
                    </wps:wsp>
                  </a:graphicData>
                </a:graphic>
              </wp:anchor>
            </w:drawing>
          </mc:Choice>
          <mc:Fallback>
            <w:pict>
              <v:shape w14:anchorId="1358511D" id="_x0000_s1062" type="#_x0000_t202" style="position:absolute;left:0;text-align:left;margin-left:0;margin-top:111.05pt;width:42.55pt;height:15.75pt;z-index:251809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" filled="f" stroked="f">
                <v:textbox style="mso-fit-shape-to-text:t">
                  <w:txbxContent>
                    <w:p w14:paraId="5430AABC" w14:textId="77777777" w:rsidR="00A20091" w:rsidRDefault="00A20091" w:rsidP="003B142E">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Temporary</w:t>
                      </w:r>
                    </w:p>
                    <w:p w14:paraId="6A12CF07" w14:textId="77777777" w:rsidR="00A20091" w:rsidRDefault="00A20091" w:rsidP="003B142E">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Storage</w:t>
                      </w:r>
                    </w:p>
                    <w:p w14:paraId="322ACCF8" w14:textId="5D0C698C" w:rsidR="00A20091" w:rsidRPr="009B51EA" w:rsidRDefault="00A20091">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Operator</w:t>
                      </w:r>
                    </w:p>
                  </w:txbxContent>
                </v:textbox>
              </v:shape>
            </w:pict>
          </mc:Fallback>
        </mc:AlternateContent>
      </w:r>
      <w:r w:rsidRPr="00FE264C">
        <w:rPr>
          <w:noProof/>
        </w:rPr>
        <mc:AlternateContent>
          <mc:Choice Requires="wps">
            <w:drawing>
              <wp:anchor distT="0" distB="0" distL="114300" distR="114300" simplePos="0" relativeHeight="251811840" behindDoc="0" locked="0" layoutInCell="1" allowOverlap="1" wp14:anchorId="4BA6D433" wp14:editId="6AD099CA">
                <wp:simplePos x="0" y="0"/>
                <wp:positionH relativeFrom="column">
                  <wp:posOffset>4115435</wp:posOffset>
                </wp:positionH>
                <wp:positionV relativeFrom="paragraph">
                  <wp:posOffset>-635</wp:posOffset>
                </wp:positionV>
                <wp:extent cx="45719" cy="2408188"/>
                <wp:effectExtent l="0" t="0" r="0" b="0"/>
                <wp:wrapNone/>
                <wp:docPr id="225" name="Rectangle 57"/>
                <wp:cNvGraphicFramePr/>
                <a:graphic xmlns:a="http://schemas.openxmlformats.org/drawingml/2006/main">
                  <a:graphicData uri="http://schemas.microsoft.com/office/word/2010/wordprocessingShape">
                    <wps:wsp>
                      <wps:cNvSpPr/>
                      <wps:spPr>
                        <a:xfrm>
                          <a:off x="0" y="0"/>
                          <a:ext cx="45719" cy="240818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145BCCAC" id="Rectangle 57" o:spid="_x0000_s1026" style="position:absolute;margin-left:324.05pt;margin-top:-.05pt;width:3.6pt;height:189.6pt;z-index:25181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" fillcolor="#d8d8d8 [2732]" stroked="f" strokeweight="2pt"/>
            </w:pict>
          </mc:Fallback>
        </mc:AlternateContent>
      </w:r>
      <w:r w:rsidRPr="00FE264C">
        <w:rPr>
          <w:noProof/>
        </w:rPr>
        <mc:AlternateContent>
          <mc:Choice Requires="wps">
            <w:drawing>
              <wp:anchor distT="0" distB="0" distL="114300" distR="114300" simplePos="0" relativeHeight="251813888" behindDoc="0" locked="0" layoutInCell="1" allowOverlap="1" wp14:anchorId="3AE06961" wp14:editId="5FA8C527">
                <wp:simplePos x="0" y="0"/>
                <wp:positionH relativeFrom="column">
                  <wp:posOffset>742315</wp:posOffset>
                </wp:positionH>
                <wp:positionV relativeFrom="paragraph">
                  <wp:posOffset>2379980</wp:posOffset>
                </wp:positionV>
                <wp:extent cx="3419060" cy="45719"/>
                <wp:effectExtent l="0" t="0" r="0" b="0"/>
                <wp:wrapNone/>
                <wp:docPr id="226" name="Rectangle 58"/>
                <wp:cNvGraphicFramePr/>
                <a:graphic xmlns:a="http://schemas.openxmlformats.org/drawingml/2006/main">
                  <a:graphicData uri="http://schemas.microsoft.com/office/word/2010/wordprocessingShape">
                    <wps:wsp>
                      <wps:cNvSpPr/>
                      <wps:spPr>
                        <a:xfrm>
                          <a:off x="0" y="0"/>
                          <a:ext cx="3419060" cy="45719"/>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01EDB877" id="Rectangle 58" o:spid="_x0000_s1026" style="position:absolute;margin-left:58.45pt;margin-top:187.4pt;width:269.2pt;height:3.6pt;z-index:25181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" fillcolor="#d8d8d8 [2732]" stroked="f" strokeweight="2pt"/>
            </w:pict>
          </mc:Fallback>
        </mc:AlternateContent>
      </w:r>
    </w:p>
    <w:p w14:paraId="78530B46" w14:textId="621D86BC" w:rsidR="00FE264C" w:rsidRDefault="005B7F1E">
      <w:r w:rsidRPr="00FE264C">
        <w:rPr>
          <w:noProof/>
        </w:rPr>
        <mc:AlternateContent>
          <mc:Choice Requires="wps">
            <w:drawing>
              <wp:anchor distT="0" distB="0" distL="114300" distR="114300" simplePos="0" relativeHeight="251617280" behindDoc="0" locked="0" layoutInCell="1" allowOverlap="1" wp14:anchorId="009F6C6B" wp14:editId="68A06339">
                <wp:simplePos x="0" y="0"/>
                <wp:positionH relativeFrom="column">
                  <wp:posOffset>2693504</wp:posOffset>
                </wp:positionH>
                <wp:positionV relativeFrom="paragraph">
                  <wp:posOffset>16455</wp:posOffset>
                </wp:positionV>
                <wp:extent cx="1214120" cy="519237"/>
                <wp:effectExtent l="0" t="0" r="24130" b="14605"/>
                <wp:wrapNone/>
                <wp:docPr id="185" name="Oval 36"/>
                <wp:cNvGraphicFramePr/>
                <a:graphic xmlns:a="http://schemas.openxmlformats.org/drawingml/2006/main">
                  <a:graphicData uri="http://schemas.microsoft.com/office/word/2010/wordprocessingShape">
                    <wps:wsp>
                      <wps:cNvSpPr/>
                      <wps:spPr>
                        <a:xfrm>
                          <a:off x="0" y="0"/>
                          <a:ext cx="1214120" cy="519237"/>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9C3E67" w14:textId="77777777" w:rsidR="00A20091" w:rsidRDefault="00A20091" w:rsidP="00FE264C">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Validate Application</w:t>
                            </w:r>
                          </w:p>
                        </w:txbxContent>
                      </wps:txbx>
                      <wps:bodyPr rtlCol="0" anchor="ctr">
                        <a:noAutofit/>
                      </wps:bodyPr>
                    </wps:wsp>
                  </a:graphicData>
                </a:graphic>
                <wp14:sizeRelV relativeFrom="margin">
                  <wp14:pctHeight>0</wp14:pctHeight>
                </wp14:sizeRelV>
              </wp:anchor>
            </w:drawing>
          </mc:Choice>
          <mc:Fallback>
            <w:pict>
              <v:oval w14:anchorId="009F6C6B" id="Oval 36" o:spid="_x0000_s1063" style="position:absolute;left:0;text-align:left;margin-left:212.1pt;margin-top:1.3pt;width:95.6pt;height:40.9pt;z-index:251617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" fillcolor="#d8d8d8 [2732]" strokecolor="black [3213]" strokeweight=".5pt">
                <v:textbox>
                  <w:txbxContent>
                    <w:p w14:paraId="759C3E67" w14:textId="77777777" w:rsidR="00A20091" w:rsidRDefault="00A20091" w:rsidP="00FE264C">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Validate Application</w:t>
                      </w:r>
                    </w:p>
                  </w:txbxContent>
                </v:textbox>
              </v:oval>
            </w:pict>
          </mc:Fallback>
        </mc:AlternateContent>
      </w:r>
    </w:p>
    <w:p w14:paraId="6BE76C19" w14:textId="1FBAE4FF" w:rsidR="00FE264C" w:rsidRDefault="00FE264C"/>
    <w:p w14:paraId="108478E6" w14:textId="7D514113" w:rsidR="00FE264C" w:rsidRDefault="005B7F1E">
      <w:r w:rsidRPr="00FE264C">
        <w:rPr>
          <w:noProof/>
        </w:rPr>
        <mc:AlternateContent>
          <mc:Choice Requires="wps">
            <w:drawing>
              <wp:anchor distT="0" distB="0" distL="114300" distR="114300" simplePos="0" relativeHeight="251805696" behindDoc="0" locked="0" layoutInCell="1" allowOverlap="1" wp14:anchorId="5B362940" wp14:editId="6C0B7DC9">
                <wp:simplePos x="0" y="0"/>
                <wp:positionH relativeFrom="column">
                  <wp:posOffset>2302565</wp:posOffset>
                </wp:positionH>
                <wp:positionV relativeFrom="paragraph">
                  <wp:posOffset>122747</wp:posOffset>
                </wp:positionV>
                <wp:extent cx="424153" cy="331305"/>
                <wp:effectExtent l="0" t="0" r="33655" b="31115"/>
                <wp:wrapNone/>
                <wp:docPr id="194"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24153" cy="331305"/>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6CF56A" id="Straight Connector 52" o:spid="_x0000_s1026" style="position:absolute;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3pt,9.65pt" to="214.7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" strokecolor="#404040 [2429]">
                <v:stroke dashstyle="dash"/>
                <o:lock v:ext="edit" shapetype="f"/>
              </v:line>
            </w:pict>
          </mc:Fallback>
        </mc:AlternateContent>
      </w:r>
    </w:p>
    <w:p w14:paraId="47FBFDC7" w14:textId="11607C0A" w:rsidR="00FE264C" w:rsidRDefault="005B7F1E">
      <w:r w:rsidRPr="00FE264C">
        <w:rPr>
          <w:noProof/>
        </w:rPr>
        <mc:AlternateContent>
          <mc:Choice Requires="wps">
            <w:drawing>
              <wp:anchor distT="0" distB="0" distL="114300" distR="114300" simplePos="0" relativeHeight="251822080" behindDoc="0" locked="0" layoutInCell="1" allowOverlap="1" wp14:anchorId="43F79BCE" wp14:editId="0FE5806F">
                <wp:simplePos x="0" y="0"/>
                <wp:positionH relativeFrom="column">
                  <wp:posOffset>3853070</wp:posOffset>
                </wp:positionH>
                <wp:positionV relativeFrom="paragraph">
                  <wp:posOffset>6931</wp:posOffset>
                </wp:positionV>
                <wp:extent cx="596817" cy="1126076"/>
                <wp:effectExtent l="0" t="0" r="32385" b="36195"/>
                <wp:wrapNone/>
                <wp:docPr id="237"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6817" cy="1126076"/>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E282E9" id="Straight Connector 51" o:spid="_x0000_s1026" style="position:absolute;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4pt,.55pt" to="350.4pt,8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" strokecolor="#404040 [2429]">
                <o:lock v:ext="edit" shapetype="f"/>
              </v:line>
            </w:pict>
          </mc:Fallback>
        </mc:AlternateContent>
      </w:r>
    </w:p>
    <w:p w14:paraId="1FABF750" w14:textId="1CE426D0" w:rsidR="00FE264C" w:rsidRDefault="005B7F1E">
      <w:r w:rsidRPr="00FE264C">
        <w:rPr>
          <w:noProof/>
        </w:rPr>
        <mc:AlternateContent>
          <mc:Choice Requires="wps">
            <w:drawing>
              <wp:anchor distT="0" distB="0" distL="114300" distR="114300" simplePos="0" relativeHeight="251817984" behindDoc="0" locked="0" layoutInCell="1" allowOverlap="1" wp14:anchorId="044C92B1" wp14:editId="727CD1E7">
                <wp:simplePos x="0" y="0"/>
                <wp:positionH relativeFrom="column">
                  <wp:posOffset>2739887</wp:posOffset>
                </wp:positionH>
                <wp:positionV relativeFrom="paragraph">
                  <wp:posOffset>9747</wp:posOffset>
                </wp:positionV>
                <wp:extent cx="1214504" cy="450574"/>
                <wp:effectExtent l="0" t="0" r="24130" b="26035"/>
                <wp:wrapNone/>
                <wp:docPr id="235" name="Oval 36"/>
                <wp:cNvGraphicFramePr/>
                <a:graphic xmlns:a="http://schemas.openxmlformats.org/drawingml/2006/main">
                  <a:graphicData uri="http://schemas.microsoft.com/office/word/2010/wordprocessingShape">
                    <wps:wsp>
                      <wps:cNvSpPr/>
                      <wps:spPr>
                        <a:xfrm>
                          <a:off x="0" y="0"/>
                          <a:ext cx="1214504" cy="450574"/>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274C44" w14:textId="54BD9A48" w:rsidR="00A20091" w:rsidRDefault="00A20091" w:rsidP="005B7F1E">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Recommend Application</w:t>
                            </w:r>
                          </w:p>
                        </w:txbxContent>
                      </wps:txbx>
                      <wps:bodyPr rtlCol="0" anchor="ctr">
                        <a:noAutofit/>
                      </wps:bodyPr>
                    </wps:wsp>
                  </a:graphicData>
                </a:graphic>
                <wp14:sizeRelV relativeFrom="margin">
                  <wp14:pctHeight>0</wp14:pctHeight>
                </wp14:sizeRelV>
              </wp:anchor>
            </w:drawing>
          </mc:Choice>
          <mc:Fallback>
            <w:pict>
              <v:oval w14:anchorId="044C92B1" id="_x0000_s1064" style="position:absolute;left:0;text-align:left;margin-left:215.75pt;margin-top:.75pt;width:95.65pt;height:35.5pt;z-index:251817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" fillcolor="#d8d8d8 [2732]" strokecolor="black [3213]" strokeweight=".5pt">
                <v:textbox>
                  <w:txbxContent>
                    <w:p w14:paraId="3B274C44" w14:textId="54BD9A48" w:rsidR="00A20091" w:rsidRDefault="00A20091" w:rsidP="005B7F1E">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Recommend Application</w:t>
                      </w:r>
                    </w:p>
                  </w:txbxContent>
                </v:textbox>
              </v:oval>
            </w:pict>
          </mc:Fallback>
        </mc:AlternateContent>
      </w:r>
    </w:p>
    <w:p w14:paraId="3AB5F201" w14:textId="3BC1D72E" w:rsidR="00FE264C" w:rsidRDefault="005B7F1E">
      <w:r w:rsidRPr="00FE264C">
        <w:rPr>
          <w:noProof/>
        </w:rPr>
        <mc:AlternateContent>
          <mc:Choice Requires="wps">
            <w:drawing>
              <wp:anchor distT="0" distB="0" distL="114300" distR="114300" simplePos="0" relativeHeight="251820032" behindDoc="0" locked="0" layoutInCell="1" allowOverlap="1" wp14:anchorId="22D67313" wp14:editId="398D71DF">
                <wp:simplePos x="0" y="0"/>
                <wp:positionH relativeFrom="column">
                  <wp:posOffset>2507974</wp:posOffset>
                </wp:positionH>
                <wp:positionV relativeFrom="paragraph">
                  <wp:posOffset>46327</wp:posOffset>
                </wp:positionV>
                <wp:extent cx="277826" cy="87686"/>
                <wp:effectExtent l="0" t="0" r="27305" b="26670"/>
                <wp:wrapNone/>
                <wp:docPr id="236"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77826" cy="87686"/>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CC9374" id="Straight Connector 52" o:spid="_x0000_s1026" style="position:absolute;flip:y;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5pt,3.65pt" to="219.4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" strokecolor="#404040 [2429]">
                <v:stroke dashstyle="dash"/>
                <o:lock v:ext="edit" shapetype="f"/>
              </v:line>
            </w:pict>
          </mc:Fallback>
        </mc:AlternateContent>
      </w:r>
      <w:r w:rsidRPr="00FE264C">
        <w:rPr>
          <w:noProof/>
        </w:rPr>
        <mc:AlternateContent>
          <mc:Choice Requires="wps">
            <w:drawing>
              <wp:anchor distT="0" distB="0" distL="114300" distR="114300" simplePos="0" relativeHeight="251770880" behindDoc="0" locked="0" layoutInCell="1" allowOverlap="1" wp14:anchorId="6DD9B7B5" wp14:editId="025641AC">
                <wp:simplePos x="0" y="0"/>
                <wp:positionH relativeFrom="column">
                  <wp:posOffset>3985591</wp:posOffset>
                </wp:positionH>
                <wp:positionV relativeFrom="paragraph">
                  <wp:posOffset>46327</wp:posOffset>
                </wp:positionV>
                <wp:extent cx="430696" cy="33131"/>
                <wp:effectExtent l="0" t="0" r="26670" b="24130"/>
                <wp:wrapNone/>
                <wp:docPr id="192"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30696" cy="33131"/>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1DC699" id="Straight Connector 50" o:spid="_x0000_s1026" style="position:absolute;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85pt,3.65pt" to="347.7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" strokecolor="#404040 [2429]">
                <o:lock v:ext="edit" shapetype="f"/>
              </v:line>
            </w:pict>
          </mc:Fallback>
        </mc:AlternateContent>
      </w:r>
    </w:p>
    <w:p w14:paraId="539B295E" w14:textId="028EE9F9" w:rsidR="00FE264C" w:rsidRDefault="00FE264C"/>
    <w:p w14:paraId="3FB29B5F" w14:textId="2199FF8E" w:rsidR="00FE264C" w:rsidRDefault="00FE264C"/>
    <w:p w14:paraId="7D5BDC51" w14:textId="1E250CF8" w:rsidR="00FE264C" w:rsidRDefault="00FE264C"/>
    <w:p w14:paraId="0F41199E" w14:textId="607C088A" w:rsidR="00FE264C" w:rsidRDefault="005B7F1E">
      <w:r w:rsidRPr="00FE264C">
        <w:rPr>
          <w:noProof/>
        </w:rPr>
        <mc:AlternateContent>
          <mc:Choice Requires="wps">
            <w:drawing>
              <wp:anchor distT="0" distB="0" distL="114300" distR="114300" simplePos="0" relativeHeight="251815936" behindDoc="0" locked="0" layoutInCell="1" allowOverlap="1" wp14:anchorId="419D6DC2" wp14:editId="422205CD">
                <wp:simplePos x="0" y="0"/>
                <wp:positionH relativeFrom="column">
                  <wp:posOffset>2653637</wp:posOffset>
                </wp:positionH>
                <wp:positionV relativeFrom="paragraph">
                  <wp:posOffset>38984</wp:posOffset>
                </wp:positionV>
                <wp:extent cx="1214120" cy="496957"/>
                <wp:effectExtent l="0" t="0" r="24130" b="17780"/>
                <wp:wrapNone/>
                <wp:docPr id="227" name="Oval 59"/>
                <wp:cNvGraphicFramePr/>
                <a:graphic xmlns:a="http://schemas.openxmlformats.org/drawingml/2006/main">
                  <a:graphicData uri="http://schemas.microsoft.com/office/word/2010/wordprocessingShape">
                    <wps:wsp>
                      <wps:cNvSpPr/>
                      <wps:spPr>
                        <a:xfrm>
                          <a:off x="0" y="0"/>
                          <a:ext cx="1214120" cy="496957"/>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060D94" w14:textId="77777777" w:rsidR="00A20091" w:rsidRDefault="00A20091" w:rsidP="00FE264C">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Approve/Reject Application</w:t>
                            </w:r>
                          </w:p>
                        </w:txbxContent>
                      </wps:txbx>
                      <wps:bodyPr rtlCol="0" anchor="ctr">
                        <a:noAutofit/>
                      </wps:bodyPr>
                    </wps:wsp>
                  </a:graphicData>
                </a:graphic>
                <wp14:sizeRelV relativeFrom="margin">
                  <wp14:pctHeight>0</wp14:pctHeight>
                </wp14:sizeRelV>
              </wp:anchor>
            </w:drawing>
          </mc:Choice>
          <mc:Fallback>
            <w:pict>
              <v:oval w14:anchorId="419D6DC2" id="Oval 59" o:spid="_x0000_s1065" style="position:absolute;left:0;text-align:left;margin-left:208.95pt;margin-top:3.05pt;width:95.6pt;height:39.15pt;z-index:25181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" fillcolor="#d8d8d8 [2732]" strokecolor="black [3213]" strokeweight=".5pt">
                <v:textbox>
                  <w:txbxContent>
                    <w:p w14:paraId="2F060D94" w14:textId="77777777" w:rsidR="00A20091" w:rsidRDefault="00A20091" w:rsidP="00FE264C">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Approve/Reject Application</w:t>
                      </w:r>
                    </w:p>
                  </w:txbxContent>
                </v:textbox>
              </v:oval>
            </w:pict>
          </mc:Fallback>
        </mc:AlternateContent>
      </w:r>
    </w:p>
    <w:p w14:paraId="0F75F5B2" w14:textId="3B5F639D" w:rsidR="00FE264C" w:rsidRDefault="00FE264C"/>
    <w:p w14:paraId="557D4F7B" w14:textId="0DAD28D0" w:rsidR="00FE264C" w:rsidRDefault="00FE264C"/>
    <w:p w14:paraId="307097FF" w14:textId="6A83DC43" w:rsidR="00FE264C" w:rsidRDefault="00FE264C"/>
    <w:p w14:paraId="5FA5F33E" w14:textId="7C7189DB" w:rsidR="00FE264C" w:rsidRDefault="00FE264C"/>
    <w:p w14:paraId="2AC28BD3" w14:textId="3CAE1F09" w:rsidR="00FE264C" w:rsidRDefault="00FE264C"/>
    <w:p w14:paraId="7EE96CAA" w14:textId="77777777" w:rsidR="00B4770B" w:rsidRDefault="00B4770B"/>
    <w:tbl>
      <w:tblPr>
        <w:tblStyle w:val="GridTable6Colorful-Accent211"/>
        <w:tblW w:w="5000" w:type="pct"/>
        <w:tblLook w:val="01A0" w:firstRow="1" w:lastRow="0" w:firstColumn="1" w:lastColumn="1" w:noHBand="0" w:noVBand="0"/>
      </w:tblPr>
      <w:tblGrid>
        <w:gridCol w:w="8630"/>
      </w:tblGrid>
      <w:tr w:rsidR="00F42584" w:rsidRPr="0099601A" w14:paraId="2A0B7722" w14:textId="77777777" w:rsidTr="001E34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99594" w:themeFill="accent2" w:themeFillTint="99"/>
          </w:tcPr>
          <w:p w14:paraId="0D12EC9A" w14:textId="77777777" w:rsidR="00F42584" w:rsidRPr="0099601A" w:rsidRDefault="00F42584" w:rsidP="001E3419">
            <w:pPr>
              <w:pStyle w:val="BodyText"/>
              <w:rPr>
                <w:i w:val="0"/>
                <w:color w:val="auto"/>
              </w:rPr>
            </w:pPr>
            <w:r w:rsidRPr="0099601A">
              <w:rPr>
                <w:i w:val="0"/>
                <w:color w:val="auto"/>
              </w:rPr>
              <w:t>Process Steps</w:t>
            </w:r>
          </w:p>
        </w:tc>
      </w:tr>
      <w:tr w:rsidR="00F42584" w:rsidRPr="0099601A" w14:paraId="5D5DA29A" w14:textId="77777777" w:rsidTr="001E3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4E62D1E" w14:textId="77777777" w:rsidR="00F42584" w:rsidRDefault="00F42584" w:rsidP="001E3419">
            <w:pPr>
              <w:pStyle w:val="BodyText"/>
              <w:rPr>
                <w:b w:val="0"/>
                <w:i w:val="0"/>
                <w:color w:val="auto"/>
                <w:lang w:val="en-IN"/>
              </w:rPr>
            </w:pPr>
            <w:r w:rsidRPr="00114261">
              <w:rPr>
                <w:i w:val="0"/>
                <w:color w:val="auto"/>
              </w:rPr>
              <w:t xml:space="preserve">P01: </w:t>
            </w:r>
            <w:r>
              <w:rPr>
                <w:i w:val="0"/>
                <w:color w:val="auto"/>
              </w:rPr>
              <w:t>Submit Application</w:t>
            </w:r>
          </w:p>
        </w:tc>
      </w:tr>
      <w:tr w:rsidR="00F42584" w:rsidRPr="0099601A" w14:paraId="178B0A1E" w14:textId="77777777" w:rsidTr="001E3419">
        <w:tc>
          <w:tcPr>
            <w:cnfStyle w:val="001000000000" w:firstRow="0" w:lastRow="0" w:firstColumn="1" w:lastColumn="0" w:oddVBand="0" w:evenVBand="0" w:oddHBand="0" w:evenHBand="0" w:firstRowFirstColumn="0" w:firstRowLastColumn="0" w:lastRowFirstColumn="0" w:lastRowLastColumn="0"/>
            <w:tcW w:w="5000" w:type="pct"/>
          </w:tcPr>
          <w:p w14:paraId="6C33CB74" w14:textId="4EFEC1C9" w:rsidR="00F42584" w:rsidRPr="00A34FB3" w:rsidRDefault="00F42584" w:rsidP="00A474B2">
            <w:pPr>
              <w:pStyle w:val="BodyText"/>
              <w:numPr>
                <w:ilvl w:val="0"/>
                <w:numId w:val="75"/>
              </w:numPr>
              <w:rPr>
                <w:b w:val="0"/>
                <w:bCs w:val="0"/>
                <w:i w:val="0"/>
                <w:iCs/>
                <w:color w:val="auto"/>
              </w:rPr>
            </w:pPr>
            <w:r w:rsidRPr="00CE369D">
              <w:rPr>
                <w:b w:val="0"/>
                <w:bCs w:val="0"/>
                <w:i w:val="0"/>
                <w:color w:val="auto"/>
              </w:rPr>
              <w:t>An applicant will submit online application form by providing mandatory information</w:t>
            </w:r>
            <w:r>
              <w:rPr>
                <w:b w:val="0"/>
                <w:bCs w:val="0"/>
                <w:i w:val="0"/>
                <w:color w:val="auto"/>
              </w:rPr>
              <w:t xml:space="preserve"> including TPN</w:t>
            </w:r>
            <w:r w:rsidR="001406C0">
              <w:rPr>
                <w:b w:val="0"/>
                <w:bCs w:val="0"/>
                <w:i w:val="0"/>
                <w:color w:val="auto"/>
              </w:rPr>
              <w:t xml:space="preserve">, </w:t>
            </w:r>
            <w:r>
              <w:rPr>
                <w:b w:val="0"/>
                <w:bCs w:val="0"/>
                <w:i w:val="0"/>
                <w:color w:val="auto"/>
              </w:rPr>
              <w:t>CID</w:t>
            </w:r>
            <w:r w:rsidR="001406C0">
              <w:rPr>
                <w:b w:val="0"/>
                <w:bCs w:val="0"/>
                <w:i w:val="0"/>
                <w:color w:val="auto"/>
              </w:rPr>
              <w:t xml:space="preserve"> and Business License number</w:t>
            </w:r>
            <w:r w:rsidRPr="00CE369D">
              <w:rPr>
                <w:b w:val="0"/>
                <w:bCs w:val="0"/>
                <w:i w:val="0"/>
                <w:color w:val="auto"/>
              </w:rPr>
              <w:t xml:space="preserve">. </w:t>
            </w:r>
          </w:p>
          <w:p w14:paraId="228CA72F" w14:textId="76D9CB09" w:rsidR="00A474B2" w:rsidRPr="00B325B3" w:rsidRDefault="00A474B2" w:rsidP="00A474B2">
            <w:pPr>
              <w:pStyle w:val="BodyText"/>
              <w:numPr>
                <w:ilvl w:val="0"/>
                <w:numId w:val="75"/>
              </w:numPr>
              <w:rPr>
                <w:b w:val="0"/>
                <w:bCs w:val="0"/>
                <w:i w:val="0"/>
                <w:iCs/>
                <w:color w:val="auto"/>
                <w:lang w:val="en-IN"/>
              </w:rPr>
            </w:pPr>
            <w:r w:rsidRPr="00B325B3">
              <w:rPr>
                <w:b w:val="0"/>
                <w:bCs w:val="0"/>
                <w:i w:val="0"/>
                <w:iCs/>
                <w:color w:val="auto"/>
              </w:rPr>
              <w:t xml:space="preserve">The system shall allow the applicant to key in </w:t>
            </w:r>
            <w:r w:rsidR="001406C0" w:rsidRPr="00B325B3">
              <w:rPr>
                <w:b w:val="0"/>
                <w:bCs w:val="0"/>
                <w:i w:val="0"/>
                <w:iCs/>
                <w:color w:val="auto"/>
              </w:rPr>
              <w:t>CID,</w:t>
            </w:r>
            <w:r w:rsidR="001406C0">
              <w:rPr>
                <w:b w:val="0"/>
                <w:bCs w:val="0"/>
                <w:i w:val="0"/>
                <w:iCs/>
                <w:color w:val="auto"/>
              </w:rPr>
              <w:t xml:space="preserve"> </w:t>
            </w:r>
            <w:r w:rsidRPr="00B325B3">
              <w:rPr>
                <w:b w:val="0"/>
                <w:bCs w:val="0"/>
                <w:i w:val="0"/>
                <w:iCs/>
                <w:color w:val="auto"/>
              </w:rPr>
              <w:t>TPN</w:t>
            </w:r>
            <w:r w:rsidR="001406C0">
              <w:rPr>
                <w:b w:val="0"/>
                <w:bCs w:val="0"/>
                <w:i w:val="0"/>
                <w:iCs/>
                <w:color w:val="auto"/>
              </w:rPr>
              <w:t xml:space="preserve"> and </w:t>
            </w:r>
            <w:r w:rsidR="001406C0">
              <w:rPr>
                <w:b w:val="0"/>
                <w:bCs w:val="0"/>
                <w:i w:val="0"/>
                <w:color w:val="auto"/>
              </w:rPr>
              <w:t>Business License number</w:t>
            </w:r>
            <w:r w:rsidRPr="00B325B3">
              <w:rPr>
                <w:b w:val="0"/>
                <w:bCs w:val="0"/>
                <w:i w:val="0"/>
                <w:iCs/>
                <w:color w:val="auto"/>
              </w:rPr>
              <w:t xml:space="preserve">. If the applicant keys in the CID, the same should hit the Pin Master, and list all the TPN registered against the CID. </w:t>
            </w:r>
          </w:p>
          <w:p w14:paraId="08F685F4" w14:textId="50385073" w:rsidR="00A474B2" w:rsidRPr="00B325B3" w:rsidRDefault="00A474B2" w:rsidP="00A474B2">
            <w:pPr>
              <w:pStyle w:val="BodyText"/>
              <w:numPr>
                <w:ilvl w:val="0"/>
                <w:numId w:val="75"/>
              </w:numPr>
              <w:rPr>
                <w:b w:val="0"/>
                <w:bCs w:val="0"/>
                <w:i w:val="0"/>
                <w:iCs/>
                <w:color w:val="auto"/>
                <w:lang w:val="en-IN"/>
              </w:rPr>
            </w:pPr>
            <w:r w:rsidRPr="00B325B3">
              <w:rPr>
                <w:b w:val="0"/>
                <w:bCs w:val="0"/>
                <w:i w:val="0"/>
                <w:iCs/>
                <w:color w:val="auto"/>
                <w:lang w:val="en-IN"/>
              </w:rPr>
              <w:t>If the TPN</w:t>
            </w:r>
            <w:r w:rsidR="001406C0">
              <w:rPr>
                <w:b w:val="0"/>
                <w:bCs w:val="0"/>
                <w:i w:val="0"/>
                <w:iCs/>
                <w:color w:val="auto"/>
                <w:lang w:val="en-IN"/>
              </w:rPr>
              <w:t xml:space="preserve"> and </w:t>
            </w:r>
            <w:r w:rsidR="001406C0">
              <w:rPr>
                <w:b w:val="0"/>
                <w:bCs w:val="0"/>
                <w:i w:val="0"/>
                <w:color w:val="auto"/>
              </w:rPr>
              <w:t xml:space="preserve">Business License </w:t>
            </w:r>
            <w:proofErr w:type="gramStart"/>
            <w:r w:rsidR="001406C0">
              <w:rPr>
                <w:b w:val="0"/>
                <w:bCs w:val="0"/>
                <w:i w:val="0"/>
                <w:color w:val="auto"/>
              </w:rPr>
              <w:t>number</w:t>
            </w:r>
            <w:r w:rsidRPr="00B325B3">
              <w:rPr>
                <w:b w:val="0"/>
                <w:bCs w:val="0"/>
                <w:i w:val="0"/>
                <w:iCs/>
                <w:color w:val="auto"/>
                <w:lang w:val="en-IN"/>
              </w:rPr>
              <w:t xml:space="preserve">  keyed</w:t>
            </w:r>
            <w:proofErr w:type="gramEnd"/>
            <w:r w:rsidRPr="00B325B3">
              <w:rPr>
                <w:b w:val="0"/>
                <w:bCs w:val="0"/>
                <w:i w:val="0"/>
                <w:iCs/>
                <w:color w:val="auto"/>
                <w:lang w:val="en-IN"/>
              </w:rPr>
              <w:t xml:space="preserve"> in is valid</w:t>
            </w:r>
            <w:r w:rsidR="001406C0">
              <w:rPr>
                <w:b w:val="0"/>
                <w:bCs w:val="0"/>
                <w:i w:val="0"/>
                <w:iCs/>
                <w:color w:val="auto"/>
                <w:lang w:val="en-IN"/>
              </w:rPr>
              <w:t xml:space="preserve"> and matching,</w:t>
            </w:r>
            <w:r w:rsidRPr="00B325B3">
              <w:rPr>
                <w:b w:val="0"/>
                <w:bCs w:val="0"/>
                <w:i w:val="0"/>
                <w:iCs/>
                <w:color w:val="auto"/>
                <w:lang w:val="en-IN"/>
              </w:rPr>
              <w:t xml:space="preserve">  then System will fetch the related  TPN details and display in the application</w:t>
            </w:r>
          </w:p>
          <w:p w14:paraId="747D86E1" w14:textId="1AA358D7" w:rsidR="00A474B2" w:rsidRPr="00B325B3" w:rsidRDefault="00A474B2" w:rsidP="00A474B2">
            <w:pPr>
              <w:pStyle w:val="BodyText"/>
              <w:numPr>
                <w:ilvl w:val="0"/>
                <w:numId w:val="75"/>
              </w:numPr>
              <w:rPr>
                <w:b w:val="0"/>
                <w:bCs w:val="0"/>
                <w:i w:val="0"/>
                <w:iCs/>
                <w:color w:val="auto"/>
                <w:lang w:val="en-IN"/>
              </w:rPr>
            </w:pPr>
            <w:r w:rsidRPr="00B325B3">
              <w:rPr>
                <w:b w:val="0"/>
                <w:bCs w:val="0"/>
                <w:i w:val="0"/>
                <w:iCs/>
                <w:color w:val="auto"/>
              </w:rPr>
              <w:t xml:space="preserve">If the information could not be fetched from the Pin Master, the system will provide an option for the user to apply for a </w:t>
            </w:r>
            <w:r w:rsidRPr="008C0BBC">
              <w:rPr>
                <w:b w:val="0"/>
                <w:bCs w:val="0"/>
                <w:i w:val="0"/>
                <w:iCs/>
                <w:color w:val="auto"/>
              </w:rPr>
              <w:t>fast-track</w:t>
            </w:r>
            <w:r w:rsidRPr="00B325B3">
              <w:rPr>
                <w:b w:val="0"/>
                <w:bCs w:val="0"/>
                <w:i w:val="0"/>
                <w:iCs/>
                <w:color w:val="auto"/>
              </w:rPr>
              <w:t xml:space="preserve"> TPN with BITS. After the user applies for fast-track TPN in </w:t>
            </w:r>
            <w:proofErr w:type="spellStart"/>
            <w:r w:rsidRPr="00B325B3">
              <w:rPr>
                <w:b w:val="0"/>
                <w:bCs w:val="0"/>
                <w:i w:val="0"/>
                <w:iCs/>
                <w:color w:val="auto"/>
              </w:rPr>
              <w:t>eCMS</w:t>
            </w:r>
            <w:proofErr w:type="spellEnd"/>
            <w:r w:rsidRPr="00B325B3">
              <w:rPr>
                <w:b w:val="0"/>
                <w:bCs w:val="0"/>
                <w:i w:val="0"/>
                <w:iCs/>
                <w:color w:val="auto"/>
              </w:rPr>
              <w:t>, BITS will validate and generate a fast-track TPN and update it back to PIN Master.</w:t>
            </w:r>
            <w:r>
              <w:rPr>
                <w:b w:val="0"/>
                <w:bCs w:val="0"/>
                <w:i w:val="0"/>
                <w:iCs/>
                <w:color w:val="auto"/>
              </w:rPr>
              <w:t xml:space="preserve"> Refer to Fast-Track TPN process.</w:t>
            </w:r>
          </w:p>
          <w:p w14:paraId="0EAC4A25" w14:textId="77777777" w:rsidR="00A474B2" w:rsidRPr="004E7BA8" w:rsidRDefault="00A474B2" w:rsidP="00A474B2">
            <w:pPr>
              <w:pStyle w:val="BodyText"/>
              <w:numPr>
                <w:ilvl w:val="0"/>
                <w:numId w:val="75"/>
              </w:numPr>
              <w:rPr>
                <w:b w:val="0"/>
                <w:bCs w:val="0"/>
                <w:i w:val="0"/>
                <w:color w:val="auto"/>
                <w:lang w:val="en-IN"/>
              </w:rPr>
            </w:pPr>
            <w:r w:rsidRPr="004E7BA8">
              <w:rPr>
                <w:b w:val="0"/>
                <w:bCs w:val="0"/>
                <w:i w:val="0"/>
                <w:color w:val="auto"/>
                <w:lang w:val="en-IN"/>
              </w:rPr>
              <w:t xml:space="preserve">Based on the entered value </w:t>
            </w:r>
            <w:proofErr w:type="spellStart"/>
            <w:r w:rsidRPr="004E7BA8">
              <w:rPr>
                <w:b w:val="0"/>
                <w:bCs w:val="0"/>
                <w:i w:val="0"/>
                <w:color w:val="auto"/>
                <w:lang w:val="en-IN"/>
              </w:rPr>
              <w:t>eCMS</w:t>
            </w:r>
            <w:proofErr w:type="spellEnd"/>
            <w:r w:rsidRPr="004E7BA8">
              <w:rPr>
                <w:b w:val="0"/>
                <w:bCs w:val="0"/>
                <w:i w:val="0"/>
                <w:color w:val="auto"/>
                <w:lang w:val="en-IN"/>
              </w:rPr>
              <w:t xml:space="preserve"> must retrieve required details (including Trader License Number) from PIN master and populate in the application. </w:t>
            </w:r>
          </w:p>
          <w:p w14:paraId="02A53035" w14:textId="0F10B1B7" w:rsidR="00A474B2" w:rsidRPr="00CE369D" w:rsidRDefault="00A474B2" w:rsidP="00A474B2">
            <w:pPr>
              <w:pStyle w:val="BodyText"/>
              <w:numPr>
                <w:ilvl w:val="0"/>
                <w:numId w:val="75"/>
              </w:numPr>
              <w:rPr>
                <w:b w:val="0"/>
                <w:i w:val="0"/>
                <w:iCs/>
                <w:color w:val="auto"/>
                <w:lang w:val="en-IN"/>
              </w:rPr>
            </w:pPr>
            <w:r>
              <w:rPr>
                <w:b w:val="0"/>
                <w:i w:val="0"/>
                <w:iCs/>
                <w:color w:val="auto"/>
                <w:lang w:val="en-IN"/>
              </w:rPr>
              <w:t>Applicant will provide Bank Guarantee details along with Reference number (non-Mandatory in case of TSO).</w:t>
            </w:r>
          </w:p>
          <w:p w14:paraId="16370EAA" w14:textId="40882E91" w:rsidR="00A474B2" w:rsidRPr="00CE369D" w:rsidRDefault="00A474B2" w:rsidP="00A474B2">
            <w:pPr>
              <w:pStyle w:val="BodyText"/>
              <w:numPr>
                <w:ilvl w:val="0"/>
                <w:numId w:val="75"/>
              </w:numPr>
              <w:rPr>
                <w:b w:val="0"/>
                <w:i w:val="0"/>
                <w:iCs/>
                <w:color w:val="auto"/>
                <w:lang w:val="en-IN"/>
              </w:rPr>
            </w:pPr>
            <w:r w:rsidRPr="00CE369D">
              <w:rPr>
                <w:b w:val="0"/>
                <w:i w:val="0"/>
                <w:iCs/>
                <w:color w:val="auto"/>
                <w:lang w:val="en-IN"/>
              </w:rPr>
              <w:t>Applican</w:t>
            </w:r>
            <w:r>
              <w:rPr>
                <w:b w:val="0"/>
                <w:i w:val="0"/>
                <w:iCs/>
                <w:color w:val="auto"/>
                <w:lang w:val="en-IN"/>
              </w:rPr>
              <w:t>t</w:t>
            </w:r>
            <w:r w:rsidRPr="00CE369D">
              <w:rPr>
                <w:b w:val="0"/>
                <w:i w:val="0"/>
                <w:iCs/>
                <w:color w:val="auto"/>
                <w:lang w:val="en-IN"/>
              </w:rPr>
              <w:t xml:space="preserve"> will provide Bank Guarantee supporting documents</w:t>
            </w:r>
            <w:r>
              <w:rPr>
                <w:b w:val="0"/>
                <w:i w:val="0"/>
                <w:iCs/>
                <w:color w:val="auto"/>
                <w:lang w:val="en-IN"/>
              </w:rPr>
              <w:t xml:space="preserve"> (non-Mandatory in case of TSO)</w:t>
            </w:r>
            <w:r w:rsidRPr="00CE369D">
              <w:rPr>
                <w:b w:val="0"/>
                <w:i w:val="0"/>
                <w:iCs/>
                <w:color w:val="auto"/>
                <w:lang w:val="en-IN"/>
              </w:rPr>
              <w:t>.</w:t>
            </w:r>
          </w:p>
          <w:p w14:paraId="593A4615" w14:textId="77777777" w:rsidR="00A474B2" w:rsidRPr="002B0F38" w:rsidRDefault="00A474B2" w:rsidP="00A474B2">
            <w:pPr>
              <w:pStyle w:val="BodyText"/>
              <w:numPr>
                <w:ilvl w:val="0"/>
                <w:numId w:val="75"/>
              </w:numPr>
              <w:rPr>
                <w:b w:val="0"/>
                <w:i w:val="0"/>
                <w:iCs/>
                <w:color w:val="auto"/>
                <w:lang w:val="en-IN"/>
              </w:rPr>
            </w:pPr>
            <w:r>
              <w:rPr>
                <w:b w:val="0"/>
                <w:i w:val="0"/>
                <w:iCs/>
                <w:color w:val="auto"/>
              </w:rPr>
              <w:t>Applicant shall a</w:t>
            </w:r>
            <w:r w:rsidRPr="00CE369D">
              <w:rPr>
                <w:b w:val="0"/>
                <w:i w:val="0"/>
                <w:iCs/>
                <w:color w:val="auto"/>
              </w:rPr>
              <w:t>ccept the agreement with DRC and agree to the terms and conditions (however inform the applicant on the application of the agreement only when the registration is approved by customs)</w:t>
            </w:r>
          </w:p>
          <w:p w14:paraId="34ABEBC5" w14:textId="77777777" w:rsidR="00F42584" w:rsidRDefault="00F42584" w:rsidP="001E3419">
            <w:pPr>
              <w:pStyle w:val="BodyText"/>
              <w:rPr>
                <w:i w:val="0"/>
                <w:color w:val="auto"/>
              </w:rPr>
            </w:pPr>
          </w:p>
          <w:p w14:paraId="70BCF408" w14:textId="04D95749" w:rsidR="00F42584" w:rsidRPr="00CE369D" w:rsidRDefault="00F42584" w:rsidP="001E3419">
            <w:pPr>
              <w:pStyle w:val="BodyText"/>
              <w:rPr>
                <w:b w:val="0"/>
                <w:bCs w:val="0"/>
                <w:i w:val="0"/>
                <w:iCs/>
                <w:color w:val="auto"/>
              </w:rPr>
            </w:pPr>
            <w:r>
              <w:rPr>
                <w:b w:val="0"/>
                <w:bCs w:val="0"/>
                <w:i w:val="0"/>
                <w:color w:val="auto"/>
              </w:rPr>
              <w:t>In case of any missed information, System will stop the submission with proper validation message.</w:t>
            </w:r>
            <w:r w:rsidR="00A34FB3">
              <w:rPr>
                <w:b w:val="0"/>
                <w:bCs w:val="0"/>
                <w:i w:val="0"/>
                <w:color w:val="auto"/>
              </w:rPr>
              <w:t xml:space="preserve"> </w:t>
            </w:r>
            <w:r w:rsidRPr="00CE369D">
              <w:rPr>
                <w:b w:val="0"/>
                <w:bCs w:val="0"/>
                <w:i w:val="0"/>
                <w:color w:val="auto"/>
              </w:rPr>
              <w:t xml:space="preserve">Upon submission, the status of the Application shall be </w:t>
            </w:r>
            <w:r w:rsidRPr="00CE369D">
              <w:rPr>
                <w:i w:val="0"/>
                <w:color w:val="auto"/>
              </w:rPr>
              <w:t>“Pending Review”.</w:t>
            </w:r>
          </w:p>
          <w:p w14:paraId="1BEABE16" w14:textId="77777777" w:rsidR="00F42584" w:rsidRPr="00CB412F" w:rsidRDefault="00F42584" w:rsidP="001E3419">
            <w:pPr>
              <w:pStyle w:val="BodyText"/>
              <w:rPr>
                <w:b w:val="0"/>
                <w:i w:val="0"/>
                <w:iCs/>
                <w:color w:val="auto"/>
                <w:lang w:val="en-IN"/>
              </w:rPr>
            </w:pPr>
          </w:p>
        </w:tc>
      </w:tr>
      <w:tr w:rsidR="00F42584" w:rsidRPr="0099601A" w14:paraId="169B1551" w14:textId="77777777" w:rsidTr="001E3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4C0FD63F" w14:textId="77777777" w:rsidR="00F42584" w:rsidRDefault="00F42584" w:rsidP="001E3419">
            <w:pPr>
              <w:pStyle w:val="BodyText"/>
              <w:rPr>
                <w:b w:val="0"/>
                <w:i w:val="0"/>
                <w:color w:val="auto"/>
                <w:lang w:val="en-IN"/>
              </w:rPr>
            </w:pPr>
            <w:r w:rsidRPr="00114261">
              <w:rPr>
                <w:i w:val="0"/>
                <w:color w:val="auto"/>
              </w:rPr>
              <w:t>P0</w:t>
            </w:r>
            <w:r>
              <w:rPr>
                <w:i w:val="0"/>
                <w:color w:val="auto"/>
              </w:rPr>
              <w:t>2</w:t>
            </w:r>
            <w:r w:rsidRPr="00114261">
              <w:rPr>
                <w:i w:val="0"/>
                <w:color w:val="auto"/>
              </w:rPr>
              <w:t xml:space="preserve">: </w:t>
            </w:r>
            <w:r>
              <w:rPr>
                <w:i w:val="0"/>
                <w:color w:val="auto"/>
              </w:rPr>
              <w:t>Check supporting documents.</w:t>
            </w:r>
          </w:p>
        </w:tc>
      </w:tr>
      <w:tr w:rsidR="00F42584" w:rsidRPr="0099601A" w14:paraId="7968594B" w14:textId="77777777" w:rsidTr="001E3419">
        <w:tc>
          <w:tcPr>
            <w:cnfStyle w:val="001000000000" w:firstRow="0" w:lastRow="0" w:firstColumn="1" w:lastColumn="0" w:oddVBand="0" w:evenVBand="0" w:oddHBand="0" w:evenHBand="0" w:firstRowFirstColumn="0" w:firstRowLastColumn="0" w:lastRowFirstColumn="0" w:lastRowLastColumn="0"/>
            <w:tcW w:w="5000" w:type="pct"/>
          </w:tcPr>
          <w:p w14:paraId="568D8384" w14:textId="234B7DC2" w:rsidR="00F42584" w:rsidRPr="00CE369D" w:rsidRDefault="00F42584" w:rsidP="004D42F4">
            <w:pPr>
              <w:pStyle w:val="BodyText"/>
              <w:numPr>
                <w:ilvl w:val="0"/>
                <w:numId w:val="76"/>
              </w:numPr>
              <w:rPr>
                <w:b w:val="0"/>
                <w:i w:val="0"/>
                <w:color w:val="auto"/>
                <w:lang w:val="en-IN"/>
              </w:rPr>
            </w:pPr>
            <w:r w:rsidRPr="00CE369D">
              <w:rPr>
                <w:b w:val="0"/>
                <w:i w:val="0"/>
                <w:iCs/>
                <w:color w:val="auto"/>
              </w:rPr>
              <w:t xml:space="preserve">Post submission System will route the application </w:t>
            </w:r>
            <w:r w:rsidR="00DD4561">
              <w:rPr>
                <w:b w:val="0"/>
                <w:i w:val="0"/>
                <w:iCs/>
                <w:color w:val="auto"/>
              </w:rPr>
              <w:t xml:space="preserve">to be </w:t>
            </w:r>
            <w:r w:rsidRPr="00CE369D">
              <w:rPr>
                <w:b w:val="0"/>
                <w:i w:val="0"/>
                <w:iCs/>
                <w:color w:val="auto"/>
              </w:rPr>
              <w:t>review</w:t>
            </w:r>
            <w:r w:rsidR="00DD4561">
              <w:rPr>
                <w:b w:val="0"/>
                <w:i w:val="0"/>
                <w:iCs/>
                <w:color w:val="auto"/>
              </w:rPr>
              <w:t xml:space="preserve">ed by the </w:t>
            </w:r>
            <w:r w:rsidRPr="00CE369D">
              <w:rPr>
                <w:b w:val="0"/>
                <w:i w:val="0"/>
                <w:iCs/>
                <w:color w:val="auto"/>
              </w:rPr>
              <w:t>Verifier</w:t>
            </w:r>
            <w:r w:rsidR="00DD4561">
              <w:rPr>
                <w:b w:val="0"/>
                <w:i w:val="0"/>
                <w:iCs/>
                <w:color w:val="auto"/>
              </w:rPr>
              <w:t>.</w:t>
            </w:r>
            <w:r w:rsidRPr="00CE369D">
              <w:rPr>
                <w:b w:val="0"/>
                <w:i w:val="0"/>
                <w:iCs/>
                <w:color w:val="auto"/>
              </w:rPr>
              <w:t xml:space="preserve"> The verifier will verify the supporting document details along with TPN and Trade License information</w:t>
            </w:r>
            <w:r>
              <w:rPr>
                <w:b w:val="0"/>
                <w:i w:val="0"/>
                <w:iCs/>
                <w:color w:val="auto"/>
              </w:rPr>
              <w:t>.</w:t>
            </w:r>
          </w:p>
          <w:p w14:paraId="6F7BD8D4" w14:textId="77777777" w:rsidR="00F42584" w:rsidRPr="004D42F4" w:rsidRDefault="00F42584">
            <w:pPr>
              <w:pStyle w:val="BodyText"/>
              <w:numPr>
                <w:ilvl w:val="0"/>
                <w:numId w:val="76"/>
              </w:numPr>
              <w:rPr>
                <w:b w:val="0"/>
                <w:i w:val="0"/>
                <w:iCs/>
                <w:color w:val="auto"/>
                <w:lang w:val="en-IN"/>
              </w:rPr>
            </w:pPr>
            <w:r w:rsidRPr="00CE369D">
              <w:rPr>
                <w:b w:val="0"/>
                <w:i w:val="0"/>
                <w:iCs/>
                <w:color w:val="auto"/>
              </w:rPr>
              <w:t xml:space="preserve">The verifier will verify the applicant details and determine the validity of the application. </w:t>
            </w:r>
            <w:proofErr w:type="spellStart"/>
            <w:r w:rsidRPr="00CE369D">
              <w:rPr>
                <w:b w:val="0"/>
                <w:i w:val="0"/>
                <w:iCs/>
                <w:color w:val="auto"/>
              </w:rPr>
              <w:t>eCMS</w:t>
            </w:r>
            <w:proofErr w:type="spellEnd"/>
            <w:r w:rsidRPr="00CE369D">
              <w:rPr>
                <w:b w:val="0"/>
                <w:i w:val="0"/>
                <w:iCs/>
                <w:color w:val="auto"/>
              </w:rPr>
              <w:t xml:space="preserve"> will additionally provide a </w:t>
            </w:r>
            <w:r>
              <w:rPr>
                <w:b w:val="0"/>
                <w:i w:val="0"/>
                <w:iCs/>
                <w:color w:val="auto"/>
              </w:rPr>
              <w:t xml:space="preserve">separate tab to enter </w:t>
            </w:r>
            <w:r w:rsidRPr="00300224">
              <w:rPr>
                <w:i w:val="0"/>
                <w:iCs/>
                <w:color w:val="auto"/>
              </w:rPr>
              <w:t>checklist of items</w:t>
            </w:r>
            <w:r w:rsidRPr="00CE369D">
              <w:rPr>
                <w:b w:val="0"/>
                <w:i w:val="0"/>
                <w:iCs/>
                <w:color w:val="auto"/>
              </w:rPr>
              <w:t xml:space="preserve"> for the verifier to mark and check. Verifier can also attach supporting documents</w:t>
            </w:r>
            <w:r>
              <w:rPr>
                <w:b w:val="0"/>
                <w:i w:val="0"/>
                <w:iCs/>
                <w:color w:val="auto"/>
              </w:rPr>
              <w:t xml:space="preserve"> in a separate tab</w:t>
            </w:r>
            <w:r w:rsidRPr="00CE369D">
              <w:rPr>
                <w:b w:val="0"/>
                <w:i w:val="0"/>
                <w:iCs/>
                <w:color w:val="auto"/>
              </w:rPr>
              <w:t xml:space="preserve"> on the outcome of onsite verification (for ex, Site photographs </w:t>
            </w:r>
            <w:r w:rsidR="008A0314" w:rsidRPr="00CE369D">
              <w:rPr>
                <w:b w:val="0"/>
                <w:i w:val="0"/>
                <w:iCs/>
                <w:color w:val="auto"/>
              </w:rPr>
              <w:t>etc.</w:t>
            </w:r>
            <w:r w:rsidRPr="00CE369D">
              <w:rPr>
                <w:b w:val="0"/>
                <w:i w:val="0"/>
                <w:iCs/>
                <w:color w:val="auto"/>
              </w:rPr>
              <w:t>).</w:t>
            </w:r>
          </w:p>
          <w:p w14:paraId="0DFB368C" w14:textId="6968AB2D" w:rsidR="008A0314" w:rsidRPr="00CE369D" w:rsidRDefault="008A0314" w:rsidP="004D42F4">
            <w:pPr>
              <w:pStyle w:val="BodyText"/>
              <w:ind w:left="720"/>
              <w:rPr>
                <w:b w:val="0"/>
                <w:i w:val="0"/>
                <w:iCs/>
                <w:color w:val="auto"/>
                <w:lang w:val="en-IN"/>
              </w:rPr>
            </w:pPr>
          </w:p>
        </w:tc>
      </w:tr>
      <w:tr w:rsidR="00F42584" w:rsidRPr="0099601A" w14:paraId="50D3898E" w14:textId="77777777" w:rsidTr="001E3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3369A8B" w14:textId="77777777" w:rsidR="00F42584" w:rsidRPr="00D20095" w:rsidRDefault="00F42584" w:rsidP="001E3419">
            <w:pPr>
              <w:pStyle w:val="BodyText"/>
              <w:rPr>
                <w:b w:val="0"/>
                <w:i w:val="0"/>
                <w:color w:val="auto"/>
                <w:lang w:val="en-IN"/>
              </w:rPr>
            </w:pPr>
            <w:r w:rsidRPr="00D20095">
              <w:rPr>
                <w:i w:val="0"/>
                <w:color w:val="auto"/>
              </w:rPr>
              <w:t>P0</w:t>
            </w:r>
            <w:r>
              <w:rPr>
                <w:i w:val="0"/>
                <w:color w:val="auto"/>
              </w:rPr>
              <w:t>3</w:t>
            </w:r>
            <w:r w:rsidRPr="00D20095">
              <w:rPr>
                <w:i w:val="0"/>
                <w:color w:val="auto"/>
              </w:rPr>
              <w:t>:</w:t>
            </w:r>
            <w:r>
              <w:rPr>
                <w:i w:val="0"/>
                <w:color w:val="auto"/>
              </w:rPr>
              <w:t xml:space="preserve"> Check Bank Guarantee</w:t>
            </w:r>
          </w:p>
        </w:tc>
      </w:tr>
      <w:tr w:rsidR="00F42584" w:rsidRPr="0099601A" w14:paraId="63E92FA2" w14:textId="77777777" w:rsidTr="001E3419">
        <w:tc>
          <w:tcPr>
            <w:cnfStyle w:val="001000000000" w:firstRow="0" w:lastRow="0" w:firstColumn="1" w:lastColumn="0" w:oddVBand="0" w:evenVBand="0" w:oddHBand="0" w:evenHBand="0" w:firstRowFirstColumn="0" w:firstRowLastColumn="0" w:lastRowFirstColumn="0" w:lastRowLastColumn="0"/>
            <w:tcW w:w="5000" w:type="pct"/>
          </w:tcPr>
          <w:p w14:paraId="3A858A8B" w14:textId="77777777" w:rsidR="00F42584" w:rsidRDefault="00F42584" w:rsidP="001E3419">
            <w:pPr>
              <w:pStyle w:val="BodyText"/>
              <w:rPr>
                <w:bCs w:val="0"/>
                <w:i w:val="0"/>
                <w:color w:val="auto"/>
              </w:rPr>
            </w:pPr>
            <w:r>
              <w:rPr>
                <w:b w:val="0"/>
                <w:i w:val="0"/>
                <w:color w:val="auto"/>
              </w:rPr>
              <w:t>Verifier will determine the validity and suitability of the provided bank guarantee.</w:t>
            </w:r>
          </w:p>
          <w:p w14:paraId="5E50FC3A" w14:textId="7D3A240A" w:rsidR="008A0314" w:rsidRPr="00D20095" w:rsidRDefault="008A0314" w:rsidP="001E3419">
            <w:pPr>
              <w:pStyle w:val="BodyText"/>
              <w:rPr>
                <w:b w:val="0"/>
                <w:i w:val="0"/>
                <w:color w:val="auto"/>
                <w:lang w:val="en-IN"/>
              </w:rPr>
            </w:pPr>
          </w:p>
        </w:tc>
      </w:tr>
      <w:tr w:rsidR="00F42584" w:rsidRPr="0099601A" w14:paraId="295D0EBC" w14:textId="77777777" w:rsidTr="001E3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03D54FA5" w14:textId="77777777" w:rsidR="00F42584" w:rsidRPr="00D20095" w:rsidRDefault="00F42584" w:rsidP="001E3419">
            <w:pPr>
              <w:pStyle w:val="BodyText"/>
              <w:rPr>
                <w:b w:val="0"/>
                <w:i w:val="0"/>
                <w:color w:val="auto"/>
                <w:lang w:val="en-IN"/>
              </w:rPr>
            </w:pPr>
            <w:r w:rsidRPr="00870254">
              <w:rPr>
                <w:i w:val="0"/>
                <w:color w:val="auto"/>
              </w:rPr>
              <w:t>P</w:t>
            </w:r>
            <w:r>
              <w:rPr>
                <w:i w:val="0"/>
                <w:color w:val="auto"/>
              </w:rPr>
              <w:t>04</w:t>
            </w:r>
            <w:r w:rsidRPr="00870254">
              <w:rPr>
                <w:i w:val="0"/>
                <w:color w:val="auto"/>
              </w:rPr>
              <w:t>: Notify Applicant of Rejection</w:t>
            </w:r>
          </w:p>
        </w:tc>
      </w:tr>
      <w:tr w:rsidR="00F42584" w:rsidRPr="0099601A" w14:paraId="0C0327D8" w14:textId="77777777" w:rsidTr="001E3419">
        <w:tc>
          <w:tcPr>
            <w:cnfStyle w:val="001000000000" w:firstRow="0" w:lastRow="0" w:firstColumn="1" w:lastColumn="0" w:oddVBand="0" w:evenVBand="0" w:oddHBand="0" w:evenHBand="0" w:firstRowFirstColumn="0" w:firstRowLastColumn="0" w:lastRowFirstColumn="0" w:lastRowLastColumn="0"/>
            <w:tcW w:w="5000" w:type="pct"/>
          </w:tcPr>
          <w:p w14:paraId="720B1910" w14:textId="77777777" w:rsidR="00F42584" w:rsidRDefault="00F42584" w:rsidP="001E3419">
            <w:pPr>
              <w:pStyle w:val="BodyText"/>
              <w:rPr>
                <w:bCs w:val="0"/>
                <w:i w:val="0"/>
                <w:color w:val="auto"/>
              </w:rPr>
            </w:pPr>
            <w:r w:rsidRPr="00870254">
              <w:rPr>
                <w:b w:val="0"/>
                <w:i w:val="0"/>
                <w:color w:val="auto"/>
              </w:rPr>
              <w:t xml:space="preserve">During verification, if the </w:t>
            </w:r>
            <w:r>
              <w:rPr>
                <w:b w:val="0"/>
                <w:i w:val="0"/>
                <w:color w:val="auto"/>
              </w:rPr>
              <w:t>verifier</w:t>
            </w:r>
            <w:r w:rsidRPr="00870254">
              <w:rPr>
                <w:b w:val="0"/>
                <w:i w:val="0"/>
                <w:color w:val="auto"/>
              </w:rPr>
              <w:t xml:space="preserve"> concludes that the application is invalid for any reason, then the </w:t>
            </w:r>
            <w:r>
              <w:rPr>
                <w:b w:val="0"/>
                <w:i w:val="0"/>
                <w:color w:val="auto"/>
              </w:rPr>
              <w:t>verifier</w:t>
            </w:r>
            <w:r w:rsidRPr="00870254">
              <w:rPr>
                <w:b w:val="0"/>
                <w:i w:val="0"/>
                <w:color w:val="auto"/>
              </w:rPr>
              <w:t xml:space="preserve"> will provide reasons for rejection and reject the application.  The applicant shall be notified of the rejection including the reason for rejection by email.</w:t>
            </w:r>
            <w:r>
              <w:rPr>
                <w:b w:val="0"/>
                <w:i w:val="0"/>
                <w:color w:val="auto"/>
              </w:rPr>
              <w:t xml:space="preserve"> In this case the status of the application shall be </w:t>
            </w:r>
            <w:r w:rsidRPr="00CE369D">
              <w:rPr>
                <w:bCs w:val="0"/>
                <w:i w:val="0"/>
                <w:color w:val="auto"/>
              </w:rPr>
              <w:t>“Rejected”</w:t>
            </w:r>
            <w:r>
              <w:rPr>
                <w:b w:val="0"/>
                <w:i w:val="0"/>
                <w:color w:val="auto"/>
              </w:rPr>
              <w:t>.</w:t>
            </w:r>
          </w:p>
          <w:p w14:paraId="2ECD61B1" w14:textId="77777777" w:rsidR="00F42584" w:rsidRDefault="00F42584" w:rsidP="001E3419">
            <w:pPr>
              <w:pStyle w:val="BodyText"/>
              <w:rPr>
                <w:bCs w:val="0"/>
                <w:i w:val="0"/>
                <w:color w:val="auto"/>
              </w:rPr>
            </w:pPr>
          </w:p>
          <w:p w14:paraId="776C3353" w14:textId="77777777" w:rsidR="00F42584" w:rsidRDefault="00F42584" w:rsidP="001E3419">
            <w:pPr>
              <w:pStyle w:val="BodyText"/>
              <w:rPr>
                <w:bCs w:val="0"/>
                <w:i w:val="0"/>
                <w:color w:val="auto"/>
              </w:rPr>
            </w:pPr>
            <w:r>
              <w:rPr>
                <w:b w:val="0"/>
                <w:i w:val="0"/>
                <w:color w:val="auto"/>
              </w:rPr>
              <w:t xml:space="preserve">In case the application needs to be amended by the applicant, the verifier can </w:t>
            </w:r>
            <w:r w:rsidRPr="00CE369D">
              <w:rPr>
                <w:bCs w:val="0"/>
                <w:i w:val="0"/>
                <w:color w:val="auto"/>
              </w:rPr>
              <w:t>“Reject for amendment”</w:t>
            </w:r>
            <w:r>
              <w:rPr>
                <w:b w:val="0"/>
                <w:i w:val="0"/>
                <w:color w:val="auto"/>
              </w:rPr>
              <w:t xml:space="preserve"> and in this case, the applicant can do necessary changes and re-submit for verification.</w:t>
            </w:r>
          </w:p>
          <w:p w14:paraId="182985EA" w14:textId="3020DA87" w:rsidR="008A0314" w:rsidRPr="00D20095" w:rsidRDefault="008A0314" w:rsidP="001E3419">
            <w:pPr>
              <w:pStyle w:val="BodyText"/>
              <w:rPr>
                <w:b w:val="0"/>
                <w:i w:val="0"/>
                <w:color w:val="auto"/>
                <w:lang w:val="en-IN"/>
              </w:rPr>
            </w:pPr>
          </w:p>
        </w:tc>
      </w:tr>
      <w:tr w:rsidR="00F42584" w:rsidRPr="0099601A" w14:paraId="08044E73" w14:textId="77777777" w:rsidTr="001E3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01C4808" w14:textId="77777777" w:rsidR="00F42584" w:rsidRPr="00870254" w:rsidRDefault="00F42584" w:rsidP="001E3419">
            <w:pPr>
              <w:pStyle w:val="BodyText"/>
              <w:rPr>
                <w:b w:val="0"/>
                <w:i w:val="0"/>
                <w:color w:val="auto"/>
              </w:rPr>
            </w:pPr>
            <w:r w:rsidRPr="00870254">
              <w:rPr>
                <w:i w:val="0"/>
                <w:color w:val="auto"/>
              </w:rPr>
              <w:t>P</w:t>
            </w:r>
            <w:r>
              <w:rPr>
                <w:i w:val="0"/>
                <w:color w:val="auto"/>
              </w:rPr>
              <w:t>05</w:t>
            </w:r>
            <w:r w:rsidRPr="00870254">
              <w:rPr>
                <w:i w:val="0"/>
                <w:color w:val="auto"/>
              </w:rPr>
              <w:t xml:space="preserve">: </w:t>
            </w:r>
            <w:r>
              <w:rPr>
                <w:i w:val="0"/>
                <w:color w:val="auto"/>
              </w:rPr>
              <w:t>Recommend for Registration</w:t>
            </w:r>
          </w:p>
        </w:tc>
      </w:tr>
      <w:tr w:rsidR="00F42584" w:rsidRPr="0099601A" w14:paraId="2475679B" w14:textId="77777777" w:rsidTr="001E3419">
        <w:tc>
          <w:tcPr>
            <w:cnfStyle w:val="001000000000" w:firstRow="0" w:lastRow="0" w:firstColumn="1" w:lastColumn="0" w:oddVBand="0" w:evenVBand="0" w:oddHBand="0" w:evenHBand="0" w:firstRowFirstColumn="0" w:firstRowLastColumn="0" w:lastRowFirstColumn="0" w:lastRowLastColumn="0"/>
            <w:tcW w:w="5000" w:type="pct"/>
          </w:tcPr>
          <w:p w14:paraId="284248DA" w14:textId="5AB538E5" w:rsidR="00F42584" w:rsidRPr="00241A0F" w:rsidRDefault="00DD4561" w:rsidP="001E3419">
            <w:pPr>
              <w:pStyle w:val="BodyText"/>
              <w:rPr>
                <w:bCs w:val="0"/>
                <w:i w:val="0"/>
                <w:iCs/>
                <w:color w:val="auto"/>
              </w:rPr>
            </w:pPr>
            <w:r>
              <w:rPr>
                <w:b w:val="0"/>
                <w:i w:val="0"/>
                <w:iCs/>
                <w:color w:val="auto"/>
              </w:rPr>
              <w:t>D</w:t>
            </w:r>
            <w:r w:rsidR="00F42584" w:rsidRPr="00241A0F">
              <w:rPr>
                <w:b w:val="0"/>
                <w:i w:val="0"/>
                <w:iCs/>
                <w:color w:val="auto"/>
              </w:rPr>
              <w:t xml:space="preserve">uring </w:t>
            </w:r>
            <w:r w:rsidR="009717CC" w:rsidRPr="00241A0F">
              <w:rPr>
                <w:b w:val="0"/>
                <w:i w:val="0"/>
                <w:iCs/>
                <w:color w:val="auto"/>
              </w:rPr>
              <w:t>verification,</w:t>
            </w:r>
            <w:r w:rsidR="00F42584" w:rsidRPr="00241A0F">
              <w:rPr>
                <w:b w:val="0"/>
                <w:i w:val="0"/>
                <w:iCs/>
                <w:color w:val="auto"/>
              </w:rPr>
              <w:t xml:space="preserve"> the verifier finds all provided details are in order, then the verifier can recommend the applicant for Registration as a </w:t>
            </w:r>
            <w:r w:rsidR="00F42584">
              <w:rPr>
                <w:b w:val="0"/>
                <w:i w:val="0"/>
                <w:iCs/>
                <w:color w:val="auto"/>
              </w:rPr>
              <w:t>TSO</w:t>
            </w:r>
            <w:r w:rsidR="00F42584" w:rsidRPr="00241A0F">
              <w:rPr>
                <w:b w:val="0"/>
                <w:i w:val="0"/>
                <w:iCs/>
                <w:color w:val="auto"/>
              </w:rPr>
              <w:t xml:space="preserve">. In this case System will route the application for review from an Assessor at the Customs Head Officer. </w:t>
            </w:r>
          </w:p>
          <w:p w14:paraId="11F19A15" w14:textId="77777777" w:rsidR="00F42584" w:rsidRDefault="00F42584" w:rsidP="001E3419">
            <w:pPr>
              <w:pStyle w:val="BodyText"/>
              <w:rPr>
                <w:i w:val="0"/>
                <w:iCs/>
                <w:color w:val="auto"/>
              </w:rPr>
            </w:pPr>
          </w:p>
          <w:p w14:paraId="690118EE" w14:textId="6FE972EA" w:rsidR="00F42584" w:rsidRDefault="00F42584" w:rsidP="001E3419">
            <w:pPr>
              <w:pStyle w:val="BodyText"/>
              <w:rPr>
                <w:b w:val="0"/>
                <w:bCs w:val="0"/>
                <w:i w:val="0"/>
                <w:iCs/>
                <w:color w:val="auto"/>
              </w:rPr>
            </w:pPr>
            <w:r w:rsidRPr="00241A0F">
              <w:rPr>
                <w:b w:val="0"/>
                <w:bCs w:val="0"/>
                <w:i w:val="0"/>
                <w:iCs/>
                <w:color w:val="auto"/>
              </w:rPr>
              <w:t xml:space="preserve">If </w:t>
            </w:r>
            <w:r w:rsidR="008B6F60" w:rsidRPr="00241A0F">
              <w:rPr>
                <w:b w:val="0"/>
                <w:bCs w:val="0"/>
                <w:i w:val="0"/>
                <w:iCs/>
                <w:color w:val="auto"/>
              </w:rPr>
              <w:t>a</w:t>
            </w:r>
            <w:r w:rsidRPr="00241A0F">
              <w:rPr>
                <w:b w:val="0"/>
                <w:bCs w:val="0"/>
                <w:i w:val="0"/>
                <w:iCs/>
                <w:color w:val="auto"/>
              </w:rPr>
              <w:t xml:space="preserve">ssessor decides to reject the application, then </w:t>
            </w:r>
            <w:r>
              <w:rPr>
                <w:b w:val="0"/>
                <w:bCs w:val="0"/>
                <w:i w:val="0"/>
                <w:iCs/>
                <w:color w:val="auto"/>
              </w:rPr>
              <w:t xml:space="preserve">assessor shall provide reasons for rejection and reject the application. </w:t>
            </w:r>
            <w:r w:rsidRPr="00241A0F">
              <w:rPr>
                <w:b w:val="0"/>
                <w:bCs w:val="0"/>
                <w:i w:val="0"/>
                <w:iCs/>
                <w:color w:val="auto"/>
              </w:rPr>
              <w:t xml:space="preserve">System </w:t>
            </w:r>
            <w:r>
              <w:rPr>
                <w:b w:val="0"/>
                <w:bCs w:val="0"/>
                <w:i w:val="0"/>
                <w:iCs/>
                <w:color w:val="auto"/>
              </w:rPr>
              <w:t xml:space="preserve">shall notify the applicant on the rejection by email including the reasons of rejection and the status of the application shall be </w:t>
            </w:r>
            <w:r w:rsidRPr="00CE369D">
              <w:rPr>
                <w:i w:val="0"/>
                <w:iCs/>
                <w:color w:val="auto"/>
              </w:rPr>
              <w:t>“Rejected”</w:t>
            </w:r>
            <w:r>
              <w:rPr>
                <w:b w:val="0"/>
                <w:bCs w:val="0"/>
                <w:i w:val="0"/>
                <w:iCs/>
                <w:color w:val="auto"/>
              </w:rPr>
              <w:t>.</w:t>
            </w:r>
            <w:r>
              <w:rPr>
                <w:i w:val="0"/>
                <w:iCs/>
                <w:color w:val="auto"/>
              </w:rPr>
              <w:t xml:space="preserve"> </w:t>
            </w:r>
          </w:p>
          <w:p w14:paraId="7CB0C4A8" w14:textId="0CF9DF88" w:rsidR="008A0314" w:rsidRPr="00B36D1E" w:rsidRDefault="008A0314" w:rsidP="001E3419">
            <w:pPr>
              <w:pStyle w:val="BodyText"/>
              <w:rPr>
                <w:b w:val="0"/>
                <w:bCs w:val="0"/>
                <w:i w:val="0"/>
                <w:iCs/>
                <w:color w:val="auto"/>
              </w:rPr>
            </w:pPr>
          </w:p>
        </w:tc>
      </w:tr>
      <w:tr w:rsidR="00F42584" w:rsidRPr="0099601A" w14:paraId="73EC59B0" w14:textId="77777777" w:rsidTr="001E3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4714617A" w14:textId="77777777" w:rsidR="00F42584" w:rsidRDefault="00F42584" w:rsidP="001E3419">
            <w:pPr>
              <w:pStyle w:val="BodyText"/>
              <w:rPr>
                <w:b w:val="0"/>
                <w:i w:val="0"/>
                <w:iCs/>
                <w:color w:val="auto"/>
              </w:rPr>
            </w:pPr>
            <w:r w:rsidRPr="00870254">
              <w:rPr>
                <w:i w:val="0"/>
                <w:color w:val="auto"/>
              </w:rPr>
              <w:t>P</w:t>
            </w:r>
            <w:r>
              <w:rPr>
                <w:i w:val="0"/>
                <w:color w:val="auto"/>
              </w:rPr>
              <w:t>06</w:t>
            </w:r>
            <w:r w:rsidRPr="00870254">
              <w:rPr>
                <w:i w:val="0"/>
                <w:color w:val="auto"/>
              </w:rPr>
              <w:t xml:space="preserve">: </w:t>
            </w:r>
            <w:r w:rsidRPr="00CE369D">
              <w:rPr>
                <w:i w:val="0"/>
                <w:color w:val="auto"/>
              </w:rPr>
              <w:t xml:space="preserve">Register </w:t>
            </w:r>
            <w:r w:rsidRPr="00CE369D">
              <w:rPr>
                <w:i w:val="0"/>
                <w:iCs/>
                <w:color w:val="auto"/>
              </w:rPr>
              <w:t>Warehouse Operator</w:t>
            </w:r>
          </w:p>
        </w:tc>
      </w:tr>
      <w:tr w:rsidR="00F42584" w:rsidRPr="0099601A" w14:paraId="372F571F" w14:textId="77777777" w:rsidTr="001E3419">
        <w:tc>
          <w:tcPr>
            <w:cnfStyle w:val="001000000000" w:firstRow="0" w:lastRow="0" w:firstColumn="1" w:lastColumn="0" w:oddVBand="0" w:evenVBand="0" w:oddHBand="0" w:evenHBand="0" w:firstRowFirstColumn="0" w:firstRowLastColumn="0" w:lastRowFirstColumn="0" w:lastRowLastColumn="0"/>
            <w:tcW w:w="5000" w:type="pct"/>
            <w:shd w:val="clear" w:color="auto" w:fill="auto"/>
          </w:tcPr>
          <w:p w14:paraId="5BFF2485" w14:textId="741CB1EB" w:rsidR="00F42584" w:rsidRDefault="00F42584" w:rsidP="001E3419">
            <w:pPr>
              <w:pStyle w:val="BodyText"/>
              <w:rPr>
                <w:bCs w:val="0"/>
                <w:i w:val="0"/>
                <w:color w:val="auto"/>
              </w:rPr>
            </w:pPr>
            <w:r w:rsidRPr="00870254">
              <w:rPr>
                <w:b w:val="0"/>
                <w:i w:val="0"/>
                <w:color w:val="auto"/>
              </w:rPr>
              <w:t xml:space="preserve">During verification, if the </w:t>
            </w:r>
            <w:r w:rsidR="008A0314">
              <w:rPr>
                <w:b w:val="0"/>
                <w:i w:val="0"/>
                <w:color w:val="auto"/>
              </w:rPr>
              <w:t>Assessor</w:t>
            </w:r>
            <w:r w:rsidRPr="00870254">
              <w:rPr>
                <w:b w:val="0"/>
                <w:i w:val="0"/>
                <w:color w:val="auto"/>
              </w:rPr>
              <w:t xml:space="preserve"> concludes that the </w:t>
            </w:r>
            <w:r>
              <w:rPr>
                <w:b w:val="0"/>
                <w:i w:val="0"/>
                <w:color w:val="auto"/>
              </w:rPr>
              <w:t>provided documents and related details are in order</w:t>
            </w:r>
            <w:r w:rsidRPr="00870254">
              <w:rPr>
                <w:b w:val="0"/>
                <w:i w:val="0"/>
                <w:color w:val="auto"/>
              </w:rPr>
              <w:t xml:space="preserve">, then the </w:t>
            </w:r>
            <w:r>
              <w:rPr>
                <w:b w:val="0"/>
                <w:i w:val="0"/>
                <w:color w:val="auto"/>
              </w:rPr>
              <w:t>Assessor can approve the application for Registration.</w:t>
            </w:r>
            <w:r w:rsidRPr="00870254">
              <w:rPr>
                <w:b w:val="0"/>
                <w:i w:val="0"/>
                <w:color w:val="auto"/>
              </w:rPr>
              <w:t xml:space="preserve"> </w:t>
            </w:r>
            <w:r>
              <w:rPr>
                <w:b w:val="0"/>
                <w:i w:val="0"/>
                <w:color w:val="auto"/>
              </w:rPr>
              <w:t xml:space="preserve">In this case, System will register the applicant as a </w:t>
            </w:r>
            <w:r>
              <w:rPr>
                <w:b w:val="0"/>
                <w:i w:val="0"/>
                <w:iCs/>
                <w:color w:val="auto"/>
              </w:rPr>
              <w:t>TSO</w:t>
            </w:r>
            <w:r>
              <w:rPr>
                <w:b w:val="0"/>
                <w:i w:val="0"/>
                <w:color w:val="auto"/>
              </w:rPr>
              <w:t xml:space="preserve"> in </w:t>
            </w:r>
            <w:proofErr w:type="spellStart"/>
            <w:r>
              <w:rPr>
                <w:b w:val="0"/>
                <w:i w:val="0"/>
                <w:color w:val="auto"/>
              </w:rPr>
              <w:t>eCMS</w:t>
            </w:r>
            <w:proofErr w:type="spellEnd"/>
            <w:r>
              <w:rPr>
                <w:b w:val="0"/>
                <w:i w:val="0"/>
                <w:color w:val="auto"/>
              </w:rPr>
              <w:t xml:space="preserve">. </w:t>
            </w:r>
          </w:p>
          <w:p w14:paraId="7677F587" w14:textId="77777777" w:rsidR="009717CC" w:rsidRDefault="009717CC" w:rsidP="009717CC">
            <w:pPr>
              <w:pStyle w:val="BodyText"/>
              <w:rPr>
                <w:i w:val="0"/>
                <w:color w:val="auto"/>
              </w:rPr>
            </w:pPr>
          </w:p>
          <w:p w14:paraId="48CD5459" w14:textId="164BD6B1" w:rsidR="009717CC" w:rsidRDefault="009717CC" w:rsidP="009717CC">
            <w:pPr>
              <w:pStyle w:val="BodyText"/>
              <w:rPr>
                <w:i w:val="0"/>
                <w:color w:val="auto"/>
              </w:rPr>
            </w:pPr>
            <w:r>
              <w:rPr>
                <w:b w:val="0"/>
                <w:bCs w:val="0"/>
                <w:i w:val="0"/>
                <w:color w:val="auto"/>
              </w:rPr>
              <w:t>In case fees are applicable and payment is due, the status of the application shall be “Pending Payment”.</w:t>
            </w:r>
          </w:p>
          <w:p w14:paraId="7BFC1534" w14:textId="4339AA6C" w:rsidR="00F42584" w:rsidRPr="00DE3260" w:rsidRDefault="009717CC" w:rsidP="001E3419">
            <w:pPr>
              <w:pStyle w:val="BodyText"/>
              <w:rPr>
                <w:b w:val="0"/>
                <w:bCs w:val="0"/>
                <w:i w:val="0"/>
                <w:color w:val="auto"/>
              </w:rPr>
            </w:pPr>
            <w:r>
              <w:rPr>
                <w:b w:val="0"/>
                <w:bCs w:val="0"/>
                <w:i w:val="0"/>
                <w:color w:val="auto"/>
              </w:rPr>
              <w:t>In case fees are not applicable, the status of the application shall be “Approved”,</w:t>
            </w:r>
          </w:p>
          <w:p w14:paraId="4D39A302" w14:textId="569DBA2C" w:rsidR="009717CC" w:rsidRPr="001D64A7" w:rsidRDefault="009717CC" w:rsidP="001E3419">
            <w:pPr>
              <w:pStyle w:val="BodyText"/>
              <w:rPr>
                <w:b w:val="0"/>
                <w:i w:val="0"/>
                <w:iCs/>
                <w:color w:val="auto"/>
              </w:rPr>
            </w:pPr>
          </w:p>
        </w:tc>
      </w:tr>
      <w:tr w:rsidR="00F42584" w:rsidRPr="0099601A" w14:paraId="3AA07E20" w14:textId="77777777" w:rsidTr="001E3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E2E2079" w14:textId="50ADBCF1" w:rsidR="00F42584" w:rsidRPr="00870254" w:rsidRDefault="00F42584" w:rsidP="001E3419">
            <w:pPr>
              <w:pStyle w:val="BodyText"/>
              <w:rPr>
                <w:b w:val="0"/>
                <w:i w:val="0"/>
                <w:color w:val="auto"/>
              </w:rPr>
            </w:pPr>
            <w:r w:rsidRPr="00870254">
              <w:rPr>
                <w:i w:val="0"/>
                <w:color w:val="auto"/>
              </w:rPr>
              <w:t>P</w:t>
            </w:r>
            <w:r w:rsidR="00AF3FEE">
              <w:rPr>
                <w:i w:val="0"/>
                <w:color w:val="auto"/>
              </w:rPr>
              <w:t>07</w:t>
            </w:r>
            <w:r w:rsidRPr="00870254">
              <w:rPr>
                <w:i w:val="0"/>
                <w:color w:val="auto"/>
              </w:rPr>
              <w:t xml:space="preserve">: </w:t>
            </w:r>
            <w:r>
              <w:rPr>
                <w:i w:val="0"/>
                <w:color w:val="auto"/>
              </w:rPr>
              <w:t>Send Confirmation</w:t>
            </w:r>
          </w:p>
        </w:tc>
      </w:tr>
      <w:tr w:rsidR="00F42584" w:rsidRPr="0099601A" w14:paraId="153CAF59" w14:textId="77777777" w:rsidTr="001E3419">
        <w:tc>
          <w:tcPr>
            <w:cnfStyle w:val="001000000000" w:firstRow="0" w:lastRow="0" w:firstColumn="1" w:lastColumn="0" w:oddVBand="0" w:evenVBand="0" w:oddHBand="0" w:evenHBand="0" w:firstRowFirstColumn="0" w:firstRowLastColumn="0" w:lastRowFirstColumn="0" w:lastRowLastColumn="0"/>
            <w:tcW w:w="5000" w:type="pct"/>
          </w:tcPr>
          <w:p w14:paraId="504C3AB8" w14:textId="184910A0" w:rsidR="00A474B2" w:rsidRDefault="00A474B2" w:rsidP="00A474B2">
            <w:pPr>
              <w:pStyle w:val="BodyText"/>
              <w:rPr>
                <w:bCs w:val="0"/>
                <w:i w:val="0"/>
                <w:color w:val="auto"/>
                <w:lang w:val="en-IN"/>
              </w:rPr>
            </w:pPr>
            <w:r>
              <w:rPr>
                <w:b w:val="0"/>
                <w:i w:val="0"/>
                <w:color w:val="auto"/>
                <w:lang w:val="en-IN"/>
              </w:rPr>
              <w:t>Post registration, System will notify the applicant on the successful registration as TSO. If no payments are applicable, then system will send the login credentials and no further processing are required.</w:t>
            </w:r>
          </w:p>
          <w:p w14:paraId="3A1365FF" w14:textId="1332BADF" w:rsidR="008A0314" w:rsidRPr="00870254" w:rsidRDefault="00A474B2" w:rsidP="001E3419">
            <w:pPr>
              <w:pStyle w:val="BodyText"/>
              <w:rPr>
                <w:b w:val="0"/>
                <w:i w:val="0"/>
                <w:color w:val="auto"/>
              </w:rPr>
            </w:pPr>
            <w:r>
              <w:rPr>
                <w:b w:val="0"/>
                <w:i w:val="0"/>
                <w:color w:val="auto"/>
              </w:rPr>
              <w:t>If payment is applicable, then the applicant shall be notified on the successful completion of review and pending payment status. No login credentials shall be sent in this case.</w:t>
            </w:r>
          </w:p>
        </w:tc>
      </w:tr>
      <w:tr w:rsidR="00AF3FEE" w14:paraId="23FA4B7B" w14:textId="77777777" w:rsidTr="00AF3FEE">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43658D2" w14:textId="77777777" w:rsidR="00AF3FEE" w:rsidRDefault="00AF3FEE" w:rsidP="001E3419">
            <w:pPr>
              <w:pStyle w:val="BodyText"/>
              <w:rPr>
                <w:i w:val="0"/>
                <w:color w:val="auto"/>
                <w:lang w:val="en-IN"/>
              </w:rPr>
            </w:pPr>
            <w:r>
              <w:rPr>
                <w:i w:val="0"/>
                <w:color w:val="auto"/>
                <w:lang w:val="en-IN"/>
              </w:rPr>
              <w:t>P08: Generate Payment advice</w:t>
            </w:r>
          </w:p>
        </w:tc>
      </w:tr>
      <w:tr w:rsidR="00AF3FEE" w:rsidRPr="00CE369D" w14:paraId="176D3F49" w14:textId="77777777" w:rsidTr="00AF3FEE">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5000" w:type="pct"/>
          </w:tcPr>
          <w:p w14:paraId="542E6355" w14:textId="77777777" w:rsidR="00AF3FEE" w:rsidRDefault="00AF3FEE" w:rsidP="001E3419">
            <w:pPr>
              <w:pStyle w:val="BodyText"/>
              <w:rPr>
                <w:i w:val="0"/>
                <w:color w:val="auto"/>
                <w:lang w:val="en-IN"/>
              </w:rPr>
            </w:pPr>
            <w:r>
              <w:rPr>
                <w:b w:val="0"/>
                <w:bCs w:val="0"/>
                <w:i w:val="0"/>
                <w:color w:val="auto"/>
                <w:lang w:val="en-IN"/>
              </w:rPr>
              <w:t>Post approval and registration, system will determine if fees are applicable based on configuration. If no fees are applicable, system will allow printing of certificate of registration.</w:t>
            </w:r>
          </w:p>
          <w:p w14:paraId="12A58FD2" w14:textId="77777777" w:rsidR="00AF3FEE" w:rsidRDefault="00AF3FEE" w:rsidP="001E3419">
            <w:pPr>
              <w:pStyle w:val="BodyText"/>
              <w:rPr>
                <w:i w:val="0"/>
                <w:color w:val="auto"/>
                <w:lang w:val="en-IN"/>
              </w:rPr>
            </w:pPr>
            <w:r>
              <w:rPr>
                <w:b w:val="0"/>
                <w:bCs w:val="0"/>
                <w:i w:val="0"/>
                <w:color w:val="auto"/>
                <w:lang w:val="en-IN"/>
              </w:rPr>
              <w:t xml:space="preserve">If fees are applicable, a payment advice shall be generated and sent to Revenue. Registration certificate </w:t>
            </w:r>
            <w:r w:rsidRPr="00300224">
              <w:rPr>
                <w:b w:val="0"/>
                <w:bCs w:val="0"/>
                <w:i w:val="0"/>
                <w:color w:val="auto"/>
                <w:lang w:val="en-IN"/>
              </w:rPr>
              <w:t xml:space="preserve">printing and login access </w:t>
            </w:r>
            <w:r>
              <w:rPr>
                <w:b w:val="0"/>
                <w:bCs w:val="0"/>
                <w:i w:val="0"/>
                <w:color w:val="auto"/>
                <w:lang w:val="en-IN"/>
              </w:rPr>
              <w:t xml:space="preserve">shall be withheld till all payments are completed. </w:t>
            </w:r>
          </w:p>
          <w:p w14:paraId="748B19E4" w14:textId="77777777" w:rsidR="00AF3FEE" w:rsidRPr="00CE369D" w:rsidRDefault="00AF3FEE" w:rsidP="001E3419">
            <w:pPr>
              <w:pStyle w:val="BodyText"/>
              <w:rPr>
                <w:b w:val="0"/>
                <w:bCs w:val="0"/>
                <w:i w:val="0"/>
                <w:color w:val="auto"/>
                <w:lang w:val="en-IN"/>
              </w:rPr>
            </w:pPr>
          </w:p>
        </w:tc>
      </w:tr>
      <w:tr w:rsidR="00AF3FEE" w:rsidRPr="00CE369D" w14:paraId="021C7820" w14:textId="77777777" w:rsidTr="00AF3FEE">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52185F2" w14:textId="77777777" w:rsidR="00AF3FEE" w:rsidRPr="00CE369D" w:rsidRDefault="00AF3FEE" w:rsidP="001E3419">
            <w:pPr>
              <w:pStyle w:val="BodyText"/>
              <w:rPr>
                <w:i w:val="0"/>
                <w:color w:val="auto"/>
                <w:lang w:val="en-IN"/>
              </w:rPr>
            </w:pPr>
            <w:r w:rsidRPr="00CE369D">
              <w:rPr>
                <w:i w:val="0"/>
                <w:color w:val="auto"/>
                <w:lang w:val="en-IN"/>
              </w:rPr>
              <w:t>P09: Send to Revenue System</w:t>
            </w:r>
          </w:p>
        </w:tc>
      </w:tr>
      <w:tr w:rsidR="00AF3FEE" w14:paraId="3B4CB3BF" w14:textId="77777777" w:rsidTr="00AF3FEE">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5000" w:type="pct"/>
          </w:tcPr>
          <w:p w14:paraId="0B4155F2" w14:textId="77777777" w:rsidR="00AF3FEE" w:rsidRDefault="00AF3FEE" w:rsidP="001E3419">
            <w:pPr>
              <w:pStyle w:val="BodyText"/>
              <w:rPr>
                <w:i w:val="0"/>
                <w:color w:val="auto"/>
                <w:lang w:val="en-IN"/>
              </w:rPr>
            </w:pPr>
            <w:proofErr w:type="spellStart"/>
            <w:r>
              <w:rPr>
                <w:b w:val="0"/>
                <w:bCs w:val="0"/>
                <w:i w:val="0"/>
                <w:color w:val="auto"/>
                <w:lang w:val="en-IN"/>
              </w:rPr>
              <w:t>eCMS</w:t>
            </w:r>
            <w:proofErr w:type="spellEnd"/>
            <w:r>
              <w:rPr>
                <w:b w:val="0"/>
                <w:bCs w:val="0"/>
                <w:i w:val="0"/>
                <w:color w:val="auto"/>
                <w:lang w:val="en-IN"/>
              </w:rPr>
              <w:t xml:space="preserve"> will integrate with Revenue system and send the payment advice generated in previous step.</w:t>
            </w:r>
          </w:p>
          <w:p w14:paraId="1939039F" w14:textId="0BE27F7B" w:rsidR="008A0314" w:rsidRDefault="008A0314" w:rsidP="001E3419">
            <w:pPr>
              <w:pStyle w:val="BodyText"/>
              <w:rPr>
                <w:b w:val="0"/>
                <w:bCs w:val="0"/>
                <w:i w:val="0"/>
                <w:color w:val="auto"/>
                <w:lang w:val="en-IN"/>
              </w:rPr>
            </w:pPr>
          </w:p>
        </w:tc>
      </w:tr>
      <w:tr w:rsidR="00AF3FEE" w:rsidRPr="00CE369D" w14:paraId="5AB602AF" w14:textId="77777777" w:rsidTr="00AF3FEE">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08986DB9" w14:textId="77777777" w:rsidR="00AF3FEE" w:rsidRPr="00CE369D" w:rsidRDefault="00AF3FEE" w:rsidP="001E3419">
            <w:pPr>
              <w:pStyle w:val="BodyText"/>
              <w:rPr>
                <w:i w:val="0"/>
                <w:color w:val="auto"/>
                <w:lang w:val="en-IN"/>
              </w:rPr>
            </w:pPr>
            <w:r w:rsidRPr="00CE369D">
              <w:rPr>
                <w:i w:val="0"/>
                <w:color w:val="auto"/>
                <w:lang w:val="en-IN"/>
              </w:rPr>
              <w:t>P10: Receive payment confirmation from Revenue System</w:t>
            </w:r>
          </w:p>
        </w:tc>
      </w:tr>
      <w:tr w:rsidR="00AF3FEE" w14:paraId="2F7C87E9" w14:textId="77777777" w:rsidTr="00AF3FEE">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5000" w:type="pct"/>
          </w:tcPr>
          <w:p w14:paraId="1391E16C" w14:textId="77777777" w:rsidR="00AF3FEE" w:rsidRDefault="00AF3FEE" w:rsidP="001E3419">
            <w:pPr>
              <w:pStyle w:val="BodyText"/>
              <w:rPr>
                <w:i w:val="0"/>
                <w:color w:val="auto"/>
                <w:lang w:val="en-IN"/>
              </w:rPr>
            </w:pPr>
            <w:r>
              <w:rPr>
                <w:b w:val="0"/>
                <w:bCs w:val="0"/>
                <w:i w:val="0"/>
                <w:color w:val="auto"/>
                <w:lang w:val="en-IN"/>
              </w:rPr>
              <w:t xml:space="preserve">Revenue system will send a payment confirmation to </w:t>
            </w:r>
            <w:proofErr w:type="spellStart"/>
            <w:r>
              <w:rPr>
                <w:b w:val="0"/>
                <w:bCs w:val="0"/>
                <w:i w:val="0"/>
                <w:color w:val="auto"/>
                <w:lang w:val="en-IN"/>
              </w:rPr>
              <w:t>eCMS</w:t>
            </w:r>
            <w:proofErr w:type="spellEnd"/>
            <w:r>
              <w:rPr>
                <w:b w:val="0"/>
                <w:bCs w:val="0"/>
                <w:i w:val="0"/>
                <w:color w:val="auto"/>
                <w:lang w:val="en-IN"/>
              </w:rPr>
              <w:t xml:space="preserve"> after collecting payment in Revenue system. </w:t>
            </w:r>
          </w:p>
          <w:p w14:paraId="4056C693" w14:textId="77777777" w:rsidR="00AF3FEE" w:rsidRDefault="00AF3FEE" w:rsidP="001E3419">
            <w:pPr>
              <w:pStyle w:val="BodyText"/>
              <w:rPr>
                <w:i w:val="0"/>
                <w:color w:val="auto"/>
                <w:lang w:val="en-IN"/>
              </w:rPr>
            </w:pPr>
            <w:r>
              <w:rPr>
                <w:b w:val="0"/>
                <w:bCs w:val="0"/>
                <w:i w:val="0"/>
                <w:color w:val="auto"/>
                <w:lang w:val="en-IN"/>
              </w:rPr>
              <w:t xml:space="preserve">After receipt of collection message, </w:t>
            </w:r>
            <w:proofErr w:type="spellStart"/>
            <w:r>
              <w:rPr>
                <w:b w:val="0"/>
                <w:bCs w:val="0"/>
                <w:i w:val="0"/>
                <w:color w:val="auto"/>
                <w:lang w:val="en-IN"/>
              </w:rPr>
              <w:t>eCMS</w:t>
            </w:r>
            <w:proofErr w:type="spellEnd"/>
            <w:r>
              <w:rPr>
                <w:b w:val="0"/>
                <w:bCs w:val="0"/>
                <w:i w:val="0"/>
                <w:color w:val="auto"/>
                <w:lang w:val="en-IN"/>
              </w:rPr>
              <w:t xml:space="preserve"> will enable printing of Registration certificate and login access will be restored.</w:t>
            </w:r>
          </w:p>
          <w:p w14:paraId="5E81AAA6" w14:textId="648AEA98" w:rsidR="008A0314" w:rsidRDefault="008A0314" w:rsidP="001E3419">
            <w:pPr>
              <w:pStyle w:val="BodyText"/>
              <w:rPr>
                <w:b w:val="0"/>
                <w:bCs w:val="0"/>
                <w:i w:val="0"/>
                <w:color w:val="auto"/>
                <w:lang w:val="en-IN"/>
              </w:rPr>
            </w:pPr>
          </w:p>
        </w:tc>
      </w:tr>
      <w:tr w:rsidR="00BF41A1" w:rsidRPr="0099601A" w14:paraId="043F0585" w14:textId="77777777" w:rsidTr="00DE0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6C52590" w14:textId="77777777" w:rsidR="00BF41A1" w:rsidRDefault="00BF41A1" w:rsidP="00DE0483">
            <w:pPr>
              <w:pStyle w:val="BodyText"/>
              <w:rPr>
                <w:i w:val="0"/>
                <w:color w:val="auto"/>
                <w:lang w:val="en-IN"/>
              </w:rPr>
            </w:pPr>
            <w:r>
              <w:rPr>
                <w:i w:val="0"/>
                <w:color w:val="auto"/>
                <w:lang w:val="en-IN"/>
              </w:rPr>
              <w:t>P11: Send Login Credentials</w:t>
            </w:r>
          </w:p>
        </w:tc>
      </w:tr>
      <w:tr w:rsidR="00BF41A1" w:rsidRPr="0099601A" w14:paraId="63E13562" w14:textId="77777777" w:rsidTr="00DE0483">
        <w:tc>
          <w:tcPr>
            <w:cnfStyle w:val="001000000000" w:firstRow="0" w:lastRow="0" w:firstColumn="1" w:lastColumn="0" w:oddVBand="0" w:evenVBand="0" w:oddHBand="0" w:evenHBand="0" w:firstRowFirstColumn="0" w:firstRowLastColumn="0" w:lastRowFirstColumn="0" w:lastRowLastColumn="0"/>
            <w:tcW w:w="5000" w:type="pct"/>
          </w:tcPr>
          <w:p w14:paraId="00C36AB4" w14:textId="77777777" w:rsidR="00BF41A1" w:rsidRPr="00B325B3" w:rsidRDefault="00BF41A1" w:rsidP="00DE0483">
            <w:pPr>
              <w:pStyle w:val="BodyText"/>
              <w:rPr>
                <w:b w:val="0"/>
                <w:bCs w:val="0"/>
                <w:i w:val="0"/>
                <w:color w:val="auto"/>
                <w:lang w:val="en-IN"/>
              </w:rPr>
            </w:pPr>
            <w:r>
              <w:rPr>
                <w:b w:val="0"/>
                <w:bCs w:val="0"/>
                <w:i w:val="0"/>
                <w:color w:val="auto"/>
                <w:lang w:val="en-IN"/>
              </w:rPr>
              <w:t>System will send the login credentials to the applicant.</w:t>
            </w:r>
          </w:p>
        </w:tc>
      </w:tr>
    </w:tbl>
    <w:p w14:paraId="521C84EB" w14:textId="2B24079C" w:rsidR="00F42584" w:rsidRDefault="00F42584"/>
    <w:p w14:paraId="7CDF1E0D" w14:textId="77777777" w:rsidR="003B142E" w:rsidRDefault="003B142E" w:rsidP="001C7462">
      <w:pPr>
        <w:pStyle w:val="Heading3"/>
        <w:numPr>
          <w:ilvl w:val="2"/>
          <w:numId w:val="12"/>
        </w:numPr>
      </w:pPr>
      <w:bookmarkStart w:id="308" w:name="_Toc74244589"/>
      <w:bookmarkStart w:id="309" w:name="_Toc79608278"/>
      <w:r>
        <w:t>Business Validation</w:t>
      </w:r>
      <w:bookmarkEnd w:id="308"/>
      <w:bookmarkEnd w:id="309"/>
    </w:p>
    <w:tbl>
      <w:tblPr>
        <w:tblStyle w:val="GridTable1Light-Accent2"/>
        <w:tblW w:w="8642" w:type="dxa"/>
        <w:tblLook w:val="01A0" w:firstRow="1" w:lastRow="0" w:firstColumn="1" w:lastColumn="1" w:noHBand="0" w:noVBand="0"/>
      </w:tblPr>
      <w:tblGrid>
        <w:gridCol w:w="715"/>
        <w:gridCol w:w="7927"/>
      </w:tblGrid>
      <w:tr w:rsidR="005B0F30" w:rsidRPr="00EA182F" w14:paraId="1549FF9C" w14:textId="77777777" w:rsidTr="00CF58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568BF2DB" w14:textId="77777777" w:rsidR="005B0F30" w:rsidRPr="00E4274B" w:rsidRDefault="005B0F30" w:rsidP="001E3419">
            <w:pPr>
              <w:spacing w:after="60"/>
              <w:rPr>
                <w:b/>
              </w:rPr>
            </w:pPr>
            <w:r w:rsidRPr="00E4274B">
              <w:t>S/N</w:t>
            </w:r>
          </w:p>
        </w:tc>
        <w:tc>
          <w:tcPr>
            <w:cnfStyle w:val="000100000000" w:firstRow="0" w:lastRow="0" w:firstColumn="0" w:lastColumn="1" w:oddVBand="0" w:evenVBand="0" w:oddHBand="0" w:evenHBand="0" w:firstRowFirstColumn="0" w:firstRowLastColumn="0" w:lastRowFirstColumn="0" w:lastRowLastColumn="0"/>
            <w:tcW w:w="7927" w:type="dxa"/>
          </w:tcPr>
          <w:p w14:paraId="51F09326" w14:textId="77777777" w:rsidR="005B0F30" w:rsidRPr="00E4274B" w:rsidRDefault="005B0F30" w:rsidP="001E3419">
            <w:pPr>
              <w:spacing w:after="60"/>
              <w:rPr>
                <w:b/>
              </w:rPr>
            </w:pPr>
            <w:r w:rsidRPr="00E4274B">
              <w:t>Validation Rules</w:t>
            </w:r>
          </w:p>
        </w:tc>
      </w:tr>
      <w:tr w:rsidR="005B0F30" w:rsidRPr="00EA182F" w14:paraId="7AC113E6" w14:textId="77777777" w:rsidTr="00CF5866">
        <w:tc>
          <w:tcPr>
            <w:cnfStyle w:val="001000000000" w:firstRow="0" w:lastRow="0" w:firstColumn="1" w:lastColumn="0" w:oddVBand="0" w:evenVBand="0" w:oddHBand="0" w:evenHBand="0" w:firstRowFirstColumn="0" w:firstRowLastColumn="0" w:lastRowFirstColumn="0" w:lastRowLastColumn="0"/>
            <w:tcW w:w="715" w:type="dxa"/>
          </w:tcPr>
          <w:p w14:paraId="52DFBF3D" w14:textId="48987A63" w:rsidR="005B0F30" w:rsidRPr="00D3180A" w:rsidRDefault="005B0F30" w:rsidP="00D3180A">
            <w:pPr>
              <w:pStyle w:val="StyleBodyTextCenturyGothic10ptNotItalicAuto"/>
              <w:numPr>
                <w:ilvl w:val="0"/>
                <w:numId w:val="106"/>
              </w:numPr>
            </w:pPr>
          </w:p>
        </w:tc>
        <w:tc>
          <w:tcPr>
            <w:cnfStyle w:val="000100000000" w:firstRow="0" w:lastRow="0" w:firstColumn="0" w:lastColumn="1" w:oddVBand="0" w:evenVBand="0" w:oddHBand="0" w:evenHBand="0" w:firstRowFirstColumn="0" w:firstRowLastColumn="0" w:lastRowFirstColumn="0" w:lastRowLastColumn="0"/>
            <w:tcW w:w="7927" w:type="dxa"/>
          </w:tcPr>
          <w:p w14:paraId="6CB87082" w14:textId="1C4F0FEF" w:rsidR="005B0F30" w:rsidRPr="00CE369D" w:rsidRDefault="005B0F30" w:rsidP="001E3419">
            <w:pPr>
              <w:pStyle w:val="StyleBodyTextCenturyGothic10ptNotItalicAuto1"/>
              <w:rPr>
                <w:iCs/>
                <w:lang w:val="en-IN"/>
              </w:rPr>
            </w:pPr>
            <w:r>
              <w:rPr>
                <w:lang w:eastAsia="zh-CN"/>
              </w:rPr>
              <w:t>The applicant for TSO should have a valid CID, TPN and Trade License</w:t>
            </w:r>
          </w:p>
        </w:tc>
      </w:tr>
      <w:tr w:rsidR="005B0F30" w:rsidRPr="00EA182F" w14:paraId="7C39EED7" w14:textId="77777777" w:rsidTr="00CF5866">
        <w:tc>
          <w:tcPr>
            <w:cnfStyle w:val="001000000000" w:firstRow="0" w:lastRow="0" w:firstColumn="1" w:lastColumn="0" w:oddVBand="0" w:evenVBand="0" w:oddHBand="0" w:evenHBand="0" w:firstRowFirstColumn="0" w:firstRowLastColumn="0" w:lastRowFirstColumn="0" w:lastRowLastColumn="0"/>
            <w:tcW w:w="715" w:type="dxa"/>
          </w:tcPr>
          <w:p w14:paraId="5C255551" w14:textId="6E55BE4F" w:rsidR="005B0F30" w:rsidRPr="00E4274B" w:rsidRDefault="005B0F30" w:rsidP="00D3180A">
            <w:pPr>
              <w:pStyle w:val="StyleBodyTextCenturyGothic10ptNotItalicAuto"/>
            </w:pPr>
          </w:p>
        </w:tc>
        <w:tc>
          <w:tcPr>
            <w:cnfStyle w:val="000100000000" w:firstRow="0" w:lastRow="0" w:firstColumn="0" w:lastColumn="1" w:oddVBand="0" w:evenVBand="0" w:oddHBand="0" w:evenHBand="0" w:firstRowFirstColumn="0" w:firstRowLastColumn="0" w:lastRowFirstColumn="0" w:lastRowLastColumn="0"/>
            <w:tcW w:w="7927" w:type="dxa"/>
          </w:tcPr>
          <w:p w14:paraId="1F46DA85" w14:textId="77777777" w:rsidR="005B0F30" w:rsidRPr="00AA0B83" w:rsidRDefault="005B0F30" w:rsidP="001E3419">
            <w:pPr>
              <w:pStyle w:val="StyleBodyTextCenturyGothic10ptNotItalicAuto1"/>
            </w:pPr>
            <w:r>
              <w:rPr>
                <w:lang w:eastAsia="zh-CN"/>
              </w:rPr>
              <w:t>A bank guarantee needs to be furnished. However, System will not validate on the authenticity of the bank Guarantee, and this shall be verified by the respective officer.</w:t>
            </w:r>
          </w:p>
        </w:tc>
      </w:tr>
      <w:tr w:rsidR="005B0F30" w:rsidRPr="00EA182F" w14:paraId="2BB5EFA3" w14:textId="77777777" w:rsidTr="00CF5866">
        <w:tc>
          <w:tcPr>
            <w:cnfStyle w:val="001000000000" w:firstRow="0" w:lastRow="0" w:firstColumn="1" w:lastColumn="0" w:oddVBand="0" w:evenVBand="0" w:oddHBand="0" w:evenHBand="0" w:firstRowFirstColumn="0" w:firstRowLastColumn="0" w:lastRowFirstColumn="0" w:lastRowLastColumn="0"/>
            <w:tcW w:w="715" w:type="dxa"/>
          </w:tcPr>
          <w:p w14:paraId="558C95BB" w14:textId="75072B46" w:rsidR="005B0F30" w:rsidRPr="00E4274B" w:rsidRDefault="005B0F30" w:rsidP="00D3180A">
            <w:pPr>
              <w:pStyle w:val="StyleBodyTextCenturyGothic10ptNotItalicAuto"/>
            </w:pPr>
          </w:p>
        </w:tc>
        <w:tc>
          <w:tcPr>
            <w:cnfStyle w:val="000100000000" w:firstRow="0" w:lastRow="0" w:firstColumn="0" w:lastColumn="1" w:oddVBand="0" w:evenVBand="0" w:oddHBand="0" w:evenHBand="0" w:firstRowFirstColumn="0" w:firstRowLastColumn="0" w:lastRowFirstColumn="0" w:lastRowLastColumn="0"/>
            <w:tcW w:w="7927" w:type="dxa"/>
          </w:tcPr>
          <w:p w14:paraId="0D5908DE" w14:textId="127793A2" w:rsidR="005B0F30" w:rsidRPr="00E4274B" w:rsidRDefault="00DD4561" w:rsidP="001E3419">
            <w:pPr>
              <w:pStyle w:val="StyleBodyTextCenturyGothic10ptNotItalicAuto1"/>
              <w:rPr>
                <w:lang w:eastAsia="zh-CN"/>
              </w:rPr>
            </w:pPr>
            <w:r>
              <w:rPr>
                <w:lang w:eastAsia="zh-CN"/>
              </w:rPr>
              <w:t xml:space="preserve"> Applicant needs to provide a valid </w:t>
            </w:r>
            <w:r w:rsidR="008B6F60">
              <w:rPr>
                <w:lang w:eastAsia="zh-CN"/>
              </w:rPr>
              <w:t>TPN,</w:t>
            </w:r>
            <w:r>
              <w:rPr>
                <w:lang w:eastAsia="zh-CN"/>
              </w:rPr>
              <w:t xml:space="preserve"> and system will check for its validity against the PIN Master. Please note that BITS will integrate with </w:t>
            </w:r>
            <w:proofErr w:type="spellStart"/>
            <w:r>
              <w:rPr>
                <w:lang w:eastAsia="zh-CN"/>
              </w:rPr>
              <w:t>eCMS</w:t>
            </w:r>
            <w:proofErr w:type="spellEnd"/>
            <w:r>
              <w:rPr>
                <w:lang w:eastAsia="zh-CN"/>
              </w:rPr>
              <w:t xml:space="preserve"> and share Trade license information along with TPN to </w:t>
            </w:r>
            <w:proofErr w:type="spellStart"/>
            <w:r>
              <w:rPr>
                <w:lang w:eastAsia="zh-CN"/>
              </w:rPr>
              <w:t>eCMS</w:t>
            </w:r>
            <w:proofErr w:type="spellEnd"/>
            <w:r>
              <w:rPr>
                <w:lang w:eastAsia="zh-CN"/>
              </w:rPr>
              <w:t>.</w:t>
            </w:r>
          </w:p>
        </w:tc>
      </w:tr>
    </w:tbl>
    <w:p w14:paraId="052099B4" w14:textId="1E4B6BAD" w:rsidR="00D56E86" w:rsidRDefault="00D56E86">
      <w:pPr>
        <w:tabs>
          <w:tab w:val="clear" w:pos="360"/>
        </w:tabs>
      </w:pPr>
      <w:r>
        <w:br w:type="page"/>
      </w:r>
    </w:p>
    <w:p w14:paraId="71CA50C4" w14:textId="6E63C420" w:rsidR="00B67145" w:rsidRDefault="00B67145" w:rsidP="00276ED6">
      <w:pPr>
        <w:pStyle w:val="Heading2"/>
        <w:numPr>
          <w:ilvl w:val="1"/>
          <w:numId w:val="12"/>
        </w:numPr>
        <w:tabs>
          <w:tab w:val="num" w:pos="426"/>
        </w:tabs>
        <w:spacing w:after="60"/>
        <w:ind w:left="0" w:firstLine="0"/>
      </w:pPr>
      <w:bookmarkStart w:id="310" w:name="_Toc70345318"/>
      <w:bookmarkStart w:id="311" w:name="_Toc70345319"/>
      <w:bookmarkStart w:id="312" w:name="_Toc70345320"/>
      <w:bookmarkStart w:id="313" w:name="_Toc70345321"/>
      <w:bookmarkStart w:id="314" w:name="_Toc70345322"/>
      <w:bookmarkStart w:id="315" w:name="_Toc70345323"/>
      <w:bookmarkStart w:id="316" w:name="_Toc70345324"/>
      <w:bookmarkStart w:id="317" w:name="_Toc70345325"/>
      <w:bookmarkStart w:id="318" w:name="_Toc70345326"/>
      <w:bookmarkStart w:id="319" w:name="_Toc70345327"/>
      <w:bookmarkStart w:id="320" w:name="_Toc70345328"/>
      <w:bookmarkStart w:id="321" w:name="_Toc70345329"/>
      <w:bookmarkStart w:id="322" w:name="_Toc70345330"/>
      <w:bookmarkStart w:id="323" w:name="_Toc70345331"/>
      <w:bookmarkStart w:id="324" w:name="_Toc70345332"/>
      <w:bookmarkStart w:id="325" w:name="_Toc70345333"/>
      <w:bookmarkStart w:id="326" w:name="_Toc70345334"/>
      <w:bookmarkStart w:id="327" w:name="_Toc70345335"/>
      <w:bookmarkStart w:id="328" w:name="_Toc70345336"/>
      <w:bookmarkStart w:id="329" w:name="_Toc70345337"/>
      <w:bookmarkStart w:id="330" w:name="_Toc70345338"/>
      <w:bookmarkStart w:id="331" w:name="_Toc70345339"/>
      <w:bookmarkStart w:id="332" w:name="_Toc70345340"/>
      <w:bookmarkStart w:id="333" w:name="_Toc70345341"/>
      <w:bookmarkStart w:id="334" w:name="_Toc70345342"/>
      <w:bookmarkStart w:id="335" w:name="_Toc7960827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r>
        <w:t xml:space="preserve">Declarants </w:t>
      </w:r>
      <w:r w:rsidR="006D6007">
        <w:t>(CFA</w:t>
      </w:r>
      <w:r w:rsidR="00B83290">
        <w:t xml:space="preserve"> Employees)</w:t>
      </w:r>
      <w:bookmarkEnd w:id="335"/>
    </w:p>
    <w:p w14:paraId="0ACE1B28" w14:textId="564AE095" w:rsidR="000904F1" w:rsidRDefault="000904F1" w:rsidP="00FE1F85">
      <w:r>
        <w:t xml:space="preserve">Declarants are individual citizen who is well versed with the Customs procedure and </w:t>
      </w:r>
      <w:r w:rsidR="00F91F0D">
        <w:t>Customs</w:t>
      </w:r>
      <w:r>
        <w:t xml:space="preserve"> Act of Bhutan and are certified by Customs to declare consignments in the system. </w:t>
      </w:r>
    </w:p>
    <w:p w14:paraId="1FF482CB" w14:textId="1196A93F" w:rsidR="000904F1" w:rsidRDefault="000904F1">
      <w:r>
        <w:t>A registered CFA</w:t>
      </w:r>
      <w:r w:rsidR="00F91F0D">
        <w:t xml:space="preserve"> </w:t>
      </w:r>
      <w:r>
        <w:t>can apply for certified Declarant to be registered with after Customs review and approval of the Declarant. The below steps detail out this process.</w:t>
      </w:r>
    </w:p>
    <w:p w14:paraId="15E46A3A" w14:textId="4D76CC0C" w:rsidR="000904F1" w:rsidRDefault="000904F1"/>
    <w:p w14:paraId="55C4DD85" w14:textId="77777777" w:rsidR="000904F1" w:rsidRDefault="000904F1" w:rsidP="001C7462">
      <w:pPr>
        <w:pStyle w:val="Heading3"/>
        <w:numPr>
          <w:ilvl w:val="2"/>
          <w:numId w:val="12"/>
        </w:numPr>
      </w:pPr>
      <w:bookmarkStart w:id="336" w:name="_Toc74244591"/>
      <w:bookmarkStart w:id="337" w:name="_Toc79608280"/>
      <w:r>
        <w:t>Pre-Requisites</w:t>
      </w:r>
      <w:bookmarkEnd w:id="336"/>
      <w:bookmarkEnd w:id="337"/>
    </w:p>
    <w:p w14:paraId="7C73132D" w14:textId="77777777" w:rsidR="000904F1" w:rsidRDefault="000904F1">
      <w:pPr>
        <w:pStyle w:val="ListParagraph"/>
        <w:numPr>
          <w:ilvl w:val="0"/>
          <w:numId w:val="53"/>
        </w:numPr>
      </w:pPr>
      <w:r>
        <w:t>The Declarant is a citizen of Bhutan and has a valid CID.</w:t>
      </w:r>
    </w:p>
    <w:p w14:paraId="65B399B6" w14:textId="77777777" w:rsidR="000904F1" w:rsidRDefault="000904F1">
      <w:pPr>
        <w:pStyle w:val="ListParagraph"/>
        <w:numPr>
          <w:ilvl w:val="0"/>
          <w:numId w:val="53"/>
        </w:numPr>
      </w:pPr>
      <w:r>
        <w:t>The Declarant has undergone required training on Customs procedure of Bhutan and has been certified by Customs to engage in declaring consignment and other trade activities which require Custom’s intervention.</w:t>
      </w:r>
    </w:p>
    <w:p w14:paraId="361CB867" w14:textId="3C44C2D5" w:rsidR="000904F1" w:rsidRPr="00300224" w:rsidRDefault="000904F1">
      <w:pPr>
        <w:pStyle w:val="ListParagraph"/>
        <w:numPr>
          <w:ilvl w:val="0"/>
          <w:numId w:val="53"/>
        </w:numPr>
      </w:pPr>
      <w:r w:rsidRPr="00300224">
        <w:t>The CFA</w:t>
      </w:r>
      <w:r w:rsidR="00F91F0D" w:rsidRPr="00300224">
        <w:t xml:space="preserve"> </w:t>
      </w:r>
      <w:r w:rsidRPr="00300224">
        <w:t xml:space="preserve">intent on engaging the services of the declarant should be registered in the system with a valid </w:t>
      </w:r>
      <w:r w:rsidR="00761498" w:rsidRPr="00300224">
        <w:t>CID</w:t>
      </w:r>
      <w:r w:rsidRPr="00300224">
        <w:t xml:space="preserve"> and TPN.</w:t>
      </w:r>
    </w:p>
    <w:p w14:paraId="06DB26BB" w14:textId="52295C3B" w:rsidR="000904F1" w:rsidRPr="00FB0C33" w:rsidRDefault="000904F1">
      <w:pPr>
        <w:pStyle w:val="ListParagraph"/>
        <w:numPr>
          <w:ilvl w:val="0"/>
          <w:numId w:val="53"/>
        </w:numPr>
      </w:pPr>
      <w:r>
        <w:t xml:space="preserve">After initial registration with a CFA if the declarant is being engaged by another </w:t>
      </w:r>
      <w:r w:rsidR="00D3180A">
        <w:t>CFA,</w:t>
      </w:r>
      <w:r>
        <w:t xml:space="preserve"> then the previous CFA should have de-registered the declarant.</w:t>
      </w:r>
    </w:p>
    <w:p w14:paraId="20698936" w14:textId="77777777" w:rsidR="000904F1" w:rsidRDefault="000904F1">
      <w:pPr>
        <w:tabs>
          <w:tab w:val="clear" w:pos="360"/>
        </w:tabs>
        <w:rPr>
          <w:b/>
        </w:rPr>
      </w:pPr>
      <w:r>
        <w:br w:type="page"/>
      </w:r>
    </w:p>
    <w:p w14:paraId="798954F4" w14:textId="500AF67C" w:rsidR="00B67145" w:rsidRDefault="00B67145" w:rsidP="001C7462">
      <w:pPr>
        <w:pStyle w:val="Heading3"/>
        <w:numPr>
          <w:ilvl w:val="2"/>
          <w:numId w:val="12"/>
        </w:numPr>
      </w:pPr>
      <w:bookmarkStart w:id="338" w:name="_Toc79608281"/>
      <w:r>
        <w:t>Process Flow for Declarants</w:t>
      </w:r>
      <w:bookmarkEnd w:id="338"/>
      <w:r>
        <w:t xml:space="preserve">  </w:t>
      </w:r>
    </w:p>
    <w:p w14:paraId="4B4F0BED" w14:textId="77777777" w:rsidR="002847AF" w:rsidRDefault="002847AF" w:rsidP="002847AF">
      <w:pPr>
        <w:rPr>
          <w:b/>
          <w:bCs/>
        </w:rPr>
      </w:pPr>
    </w:p>
    <w:p w14:paraId="308CAE26" w14:textId="28D7231A" w:rsidR="002E0A10" w:rsidRPr="00DA476B" w:rsidRDefault="002847AF">
      <w:pPr>
        <w:rPr>
          <w:b/>
          <w:bCs/>
        </w:rPr>
      </w:pPr>
      <w:r w:rsidRPr="00DA476B">
        <w:rPr>
          <w:b/>
          <w:bCs/>
        </w:rPr>
        <w:t>Process ID: 02.05 - Declarants</w:t>
      </w:r>
    </w:p>
    <w:p w14:paraId="12A1F2E6" w14:textId="77777777" w:rsidR="00B83290" w:rsidRDefault="005B0F30" w:rsidP="00CF5866">
      <w:r>
        <w:rPr>
          <w:noProof/>
        </w:rPr>
        <mc:AlternateContent>
          <mc:Choice Requires="wps">
            <w:drawing>
              <wp:anchor distT="0" distB="0" distL="114300" distR="114300" simplePos="0" relativeHeight="252123136" behindDoc="0" locked="0" layoutInCell="1" allowOverlap="1" wp14:anchorId="1B1800B5" wp14:editId="13C6601F">
                <wp:simplePos x="0" y="0"/>
                <wp:positionH relativeFrom="column">
                  <wp:posOffset>457200</wp:posOffset>
                </wp:positionH>
                <wp:positionV relativeFrom="paragraph">
                  <wp:posOffset>3555365</wp:posOffset>
                </wp:positionV>
                <wp:extent cx="1016000" cy="565150"/>
                <wp:effectExtent l="0" t="0" r="12700" b="25400"/>
                <wp:wrapNone/>
                <wp:docPr id="27" name="Rectangle: Rounded Corners 27"/>
                <wp:cNvGraphicFramePr/>
                <a:graphic xmlns:a="http://schemas.openxmlformats.org/drawingml/2006/main">
                  <a:graphicData uri="http://schemas.microsoft.com/office/word/2010/wordprocessingShape">
                    <wps:wsp>
                      <wps:cNvSpPr/>
                      <wps:spPr>
                        <a:xfrm>
                          <a:off x="0" y="0"/>
                          <a:ext cx="1016000" cy="565150"/>
                        </a:xfrm>
                        <a:prstGeom prst="roundRect">
                          <a:avLst/>
                        </a:prstGeom>
                        <a:solidFill>
                          <a:srgbClr val="99FF99"/>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7475AC" w14:textId="74C3A7FF" w:rsidR="00A20091" w:rsidRPr="009B51EA" w:rsidRDefault="00A20091" w:rsidP="009B51EA">
                            <w:pPr>
                              <w:jc w:val="center"/>
                              <w:rPr>
                                <w:b/>
                                <w:bCs/>
                                <w:color w:val="000000" w:themeColor="text1"/>
                                <w:sz w:val="14"/>
                                <w:szCs w:val="14"/>
                                <w:lang w:val="en-IN"/>
                              </w:rPr>
                            </w:pPr>
                            <w:r w:rsidRPr="00CE369D">
                              <w:rPr>
                                <w:b/>
                                <w:bCs/>
                                <w:color w:val="000000" w:themeColor="text1"/>
                                <w:sz w:val="14"/>
                                <w:szCs w:val="14"/>
                                <w:lang w:val="en-IN"/>
                              </w:rPr>
                              <w:t>P01: Submit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1800B5" id="Rectangle: Rounded Corners 27" o:spid="_x0000_s1066" style="position:absolute;left:0;text-align:left;margin-left:36pt;margin-top:279.95pt;width:80pt;height:44.5pt;z-index:252123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" fillcolor="#9f9" strokecolor="black [3213]" strokeweight=".25pt">
                <v:textbox>
                  <w:txbxContent>
                    <w:p w14:paraId="3B7475AC" w14:textId="74C3A7FF" w:rsidR="00A20091" w:rsidRPr="009B51EA" w:rsidRDefault="00A20091" w:rsidP="009B51EA">
                      <w:pPr>
                        <w:jc w:val="center"/>
                        <w:rPr>
                          <w:b/>
                          <w:bCs/>
                          <w:color w:val="000000" w:themeColor="text1"/>
                          <w:sz w:val="14"/>
                          <w:szCs w:val="14"/>
                          <w:lang w:val="en-IN"/>
                        </w:rPr>
                      </w:pPr>
                      <w:r w:rsidRPr="00CE369D">
                        <w:rPr>
                          <w:b/>
                          <w:bCs/>
                          <w:color w:val="000000" w:themeColor="text1"/>
                          <w:sz w:val="14"/>
                          <w:szCs w:val="14"/>
                          <w:lang w:val="en-IN"/>
                        </w:rPr>
                        <w:t>P01: Submit Application</w:t>
                      </w:r>
                    </w:p>
                  </w:txbxContent>
                </v:textbox>
              </v:roundrect>
            </w:pict>
          </mc:Fallback>
        </mc:AlternateContent>
      </w:r>
      <w:r>
        <w:rPr>
          <w:noProof/>
        </w:rPr>
        <mc:AlternateContent>
          <mc:Choice Requires="wps">
            <w:drawing>
              <wp:anchor distT="0" distB="0" distL="114300" distR="114300" simplePos="0" relativeHeight="252121088" behindDoc="0" locked="0" layoutInCell="1" allowOverlap="1" wp14:anchorId="75F80763" wp14:editId="4FD46581">
                <wp:simplePos x="0" y="0"/>
                <wp:positionH relativeFrom="column">
                  <wp:posOffset>965200</wp:posOffset>
                </wp:positionH>
                <wp:positionV relativeFrom="paragraph">
                  <wp:posOffset>2539365</wp:posOffset>
                </wp:positionV>
                <wp:extent cx="6350" cy="831850"/>
                <wp:effectExtent l="0" t="0" r="31750" b="25400"/>
                <wp:wrapNone/>
                <wp:docPr id="25" name="Straight Connector 25"/>
                <wp:cNvGraphicFramePr/>
                <a:graphic xmlns:a="http://schemas.openxmlformats.org/drawingml/2006/main">
                  <a:graphicData uri="http://schemas.microsoft.com/office/word/2010/wordprocessingShape">
                    <wps:wsp>
                      <wps:cNvCnPr/>
                      <wps:spPr>
                        <a:xfrm flipH="1">
                          <a:off x="0" y="0"/>
                          <a:ext cx="6350" cy="83185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9254EC" id="Straight Connector 25" o:spid="_x0000_s1026" style="position:absolute;flip:x;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pt,199.95pt" to="76.5pt,26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" strokecolor="#7f7f7f [1612]"/>
            </w:pict>
          </mc:Fallback>
        </mc:AlternateContent>
      </w:r>
      <w:r>
        <w:rPr>
          <w:noProof/>
        </w:rPr>
        <mc:AlternateContent>
          <mc:Choice Requires="wps">
            <w:drawing>
              <wp:anchor distT="0" distB="0" distL="114300" distR="114300" simplePos="0" relativeHeight="252120064" behindDoc="0" locked="0" layoutInCell="1" allowOverlap="1" wp14:anchorId="00E29C1B" wp14:editId="743A7269">
                <wp:simplePos x="0" y="0"/>
                <wp:positionH relativeFrom="column">
                  <wp:posOffset>501650</wp:posOffset>
                </wp:positionH>
                <wp:positionV relativeFrom="paragraph">
                  <wp:posOffset>2564765</wp:posOffset>
                </wp:positionV>
                <wp:extent cx="1003300" cy="768350"/>
                <wp:effectExtent l="0" t="0" r="6350" b="0"/>
                <wp:wrapNone/>
                <wp:docPr id="24" name="Rectangle 24"/>
                <wp:cNvGraphicFramePr/>
                <a:graphic xmlns:a="http://schemas.openxmlformats.org/drawingml/2006/main">
                  <a:graphicData uri="http://schemas.microsoft.com/office/word/2010/wordprocessingShape">
                    <wps:wsp>
                      <wps:cNvSpPr/>
                      <wps:spPr>
                        <a:xfrm>
                          <a:off x="0" y="0"/>
                          <a:ext cx="1003300" cy="7683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C2F405" id="Rectangle 24" o:spid="_x0000_s1026" style="position:absolute;margin-left:39.5pt;margin-top:201.95pt;width:79pt;height:60.5pt;z-index:252120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" fillcolor="white [3212]" stroked="f" strokeweight="2pt"/>
            </w:pict>
          </mc:Fallback>
        </mc:AlternateContent>
      </w:r>
      <w:r w:rsidR="00CD0BC4">
        <w:rPr>
          <w:noProof/>
        </w:rPr>
        <w:drawing>
          <wp:inline distT="0" distB="0" distL="0" distR="0" wp14:anchorId="35D1BC9E" wp14:editId="2E456AA9">
            <wp:extent cx="5486400" cy="59956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5995670"/>
                    </a:xfrm>
                    <a:prstGeom prst="rect">
                      <a:avLst/>
                    </a:prstGeom>
                  </pic:spPr>
                </pic:pic>
              </a:graphicData>
            </a:graphic>
          </wp:inline>
        </w:drawing>
      </w:r>
    </w:p>
    <w:p w14:paraId="24AB4B47" w14:textId="7CDCF0BC" w:rsidR="000904F1" w:rsidRPr="00CF5866" w:rsidRDefault="00E1010F" w:rsidP="00CF5866">
      <w:r>
        <w:t>The</w:t>
      </w:r>
      <w:r w:rsidR="00B83290">
        <w:t xml:space="preserve"> customs certification </w:t>
      </w:r>
      <w:r>
        <w:t xml:space="preserve">shall be validated </w:t>
      </w:r>
      <w:r w:rsidR="00B83290">
        <w:t>before submission of the application. At the time of creating an application wherein, the system should check the applicant’s CID with the list of certified customs person in the system.</w:t>
      </w:r>
      <w:r w:rsidR="000904F1">
        <w:br w:type="page"/>
      </w:r>
    </w:p>
    <w:p w14:paraId="7AC87812" w14:textId="40B96D85" w:rsidR="00B67145" w:rsidRDefault="00B67145" w:rsidP="001C7462">
      <w:pPr>
        <w:pStyle w:val="Heading3"/>
        <w:numPr>
          <w:ilvl w:val="2"/>
          <w:numId w:val="12"/>
        </w:numPr>
      </w:pPr>
      <w:bookmarkStart w:id="339" w:name="_Toc79608282"/>
      <w:r>
        <w:t xml:space="preserve">Use Case Diagrams for </w:t>
      </w:r>
      <w:r w:rsidR="00CD0BC4">
        <w:t>Declarants.</w:t>
      </w:r>
      <w:bookmarkEnd w:id="339"/>
    </w:p>
    <w:p w14:paraId="77B342DF" w14:textId="618D2CFA" w:rsidR="00B67145" w:rsidRDefault="00B67145">
      <w:r w:rsidRPr="00B64E1D">
        <w:rPr>
          <w:noProof/>
        </w:rPr>
        <mc:AlternateContent>
          <mc:Choice Requires="wps">
            <w:drawing>
              <wp:anchor distT="0" distB="0" distL="114300" distR="114300" simplePos="0" relativeHeight="251948032" behindDoc="0" locked="0" layoutInCell="1" allowOverlap="1" wp14:anchorId="50B3C440" wp14:editId="47B89845">
                <wp:simplePos x="0" y="0"/>
                <wp:positionH relativeFrom="column">
                  <wp:posOffset>752475</wp:posOffset>
                </wp:positionH>
                <wp:positionV relativeFrom="paragraph">
                  <wp:posOffset>795020</wp:posOffset>
                </wp:positionV>
                <wp:extent cx="1214504" cy="539692"/>
                <wp:effectExtent l="0" t="0" r="24130" b="13335"/>
                <wp:wrapNone/>
                <wp:docPr id="338" name="Oval 81"/>
                <wp:cNvGraphicFramePr/>
                <a:graphic xmlns:a="http://schemas.openxmlformats.org/drawingml/2006/main">
                  <a:graphicData uri="http://schemas.microsoft.com/office/word/2010/wordprocessingShape">
                    <wps:wsp>
                      <wps:cNvSpPr/>
                      <wps:spPr>
                        <a:xfrm>
                          <a:off x="0" y="0"/>
                          <a:ext cx="1214504"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3605F4" w14:textId="77777777" w:rsidR="00A20091" w:rsidRDefault="00A20091" w:rsidP="00B67145">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Submit Application</w:t>
                            </w:r>
                          </w:p>
                        </w:txbxContent>
                      </wps:txbx>
                      <wps:bodyPr rtlCol="0" anchor="ctr"/>
                    </wps:wsp>
                  </a:graphicData>
                </a:graphic>
              </wp:anchor>
            </w:drawing>
          </mc:Choice>
          <mc:Fallback>
            <w:pict>
              <v:oval w14:anchorId="50B3C440" id="Oval 81" o:spid="_x0000_s1067" style="position:absolute;left:0;text-align:left;margin-left:59.25pt;margin-top:62.6pt;width:95.65pt;height:42.5pt;z-index:25194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" fillcolor="#d8d8d8 [2732]" strokecolor="black [3213]" strokeweight=".5pt">
                <v:textbox>
                  <w:txbxContent>
                    <w:p w14:paraId="053605F4" w14:textId="77777777" w:rsidR="00A20091" w:rsidRDefault="00A20091" w:rsidP="00B67145">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Submit Application</w:t>
                      </w:r>
                    </w:p>
                  </w:txbxContent>
                </v:textbox>
              </v:oval>
            </w:pict>
          </mc:Fallback>
        </mc:AlternateContent>
      </w:r>
      <w:r w:rsidRPr="00B64E1D">
        <w:rPr>
          <w:noProof/>
        </w:rPr>
        <mc:AlternateContent>
          <mc:Choice Requires="wps">
            <w:drawing>
              <wp:anchor distT="0" distB="0" distL="114300" distR="114300" simplePos="0" relativeHeight="251953152" behindDoc="0" locked="0" layoutInCell="1" allowOverlap="1" wp14:anchorId="5642EDC4" wp14:editId="6206336B">
                <wp:simplePos x="0" y="0"/>
                <wp:positionH relativeFrom="column">
                  <wp:posOffset>696595</wp:posOffset>
                </wp:positionH>
                <wp:positionV relativeFrom="paragraph">
                  <wp:posOffset>641350</wp:posOffset>
                </wp:positionV>
                <wp:extent cx="3419060" cy="2371477"/>
                <wp:effectExtent l="0" t="0" r="10160" b="10160"/>
                <wp:wrapNone/>
                <wp:docPr id="343" name="Rectangle 86"/>
                <wp:cNvGraphicFramePr/>
                <a:graphic xmlns:a="http://schemas.openxmlformats.org/drawingml/2006/main">
                  <a:graphicData uri="http://schemas.microsoft.com/office/word/2010/wordprocessingShape">
                    <wps:wsp>
                      <wps:cNvSpPr/>
                      <wps:spPr>
                        <a:xfrm>
                          <a:off x="0" y="0"/>
                          <a:ext cx="3419060" cy="2371477"/>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576C7316" id="Rectangle 86" o:spid="_x0000_s1026" style="position:absolute;margin-left:54.85pt;margin-top:50.5pt;width:269.2pt;height:186.75pt;z-index:25195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" filled="f" strokecolor="gray [1629]" strokeweight="2pt">
                <v:stroke dashstyle="1 1"/>
              </v:rect>
            </w:pict>
          </mc:Fallback>
        </mc:AlternateContent>
      </w:r>
      <w:r w:rsidRPr="00B64E1D">
        <w:rPr>
          <w:noProof/>
        </w:rPr>
        <w:drawing>
          <wp:anchor distT="0" distB="0" distL="114300" distR="114300" simplePos="0" relativeHeight="251954176" behindDoc="0" locked="0" layoutInCell="1" allowOverlap="1" wp14:anchorId="382EB5D4" wp14:editId="22EF892F">
            <wp:simplePos x="0" y="0"/>
            <wp:positionH relativeFrom="column">
              <wp:posOffset>34290</wp:posOffset>
            </wp:positionH>
            <wp:positionV relativeFrom="paragraph">
              <wp:posOffset>1398905</wp:posOffset>
            </wp:positionV>
            <wp:extent cx="370335" cy="619744"/>
            <wp:effectExtent l="0" t="0" r="0" b="9525"/>
            <wp:wrapNone/>
            <wp:docPr id="374" name="Picture 87">
              <a:extLst xmlns:a="http://schemas.openxmlformats.org/drawingml/2006/main">
                <a:ext uri="{FF2B5EF4-FFF2-40B4-BE49-F238E27FC236}">
                  <a16:creationId xmlns:a16="http://schemas.microsoft.com/office/drawing/2014/main" id="{723B5A74-5B21-42D3-B703-C29EBB20D7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7">
                      <a:extLst>
                        <a:ext uri="{FF2B5EF4-FFF2-40B4-BE49-F238E27FC236}">
                          <a16:creationId xmlns:a16="http://schemas.microsoft.com/office/drawing/2014/main" id="{723B5A74-5B21-42D3-B703-C29EBB20D763}"/>
                        </a:ext>
                      </a:extLst>
                    </pic:cNvPr>
                    <pic:cNvPicPr>
                      <a:picLocks noChangeAspect="1"/>
                    </pic:cNvPicPr>
                  </pic:nvPicPr>
                  <pic:blipFill>
                    <a:blip r:embed="rId28"/>
                    <a:stretch>
                      <a:fillRect/>
                    </a:stretch>
                  </pic:blipFill>
                  <pic:spPr>
                    <a:xfrm>
                      <a:off x="0" y="0"/>
                      <a:ext cx="370335" cy="619744"/>
                    </a:xfrm>
                    <a:prstGeom prst="rect">
                      <a:avLst/>
                    </a:prstGeom>
                  </pic:spPr>
                </pic:pic>
              </a:graphicData>
            </a:graphic>
          </wp:anchor>
        </w:drawing>
      </w:r>
      <w:r w:rsidRPr="00B64E1D">
        <w:rPr>
          <w:noProof/>
        </w:rPr>
        <mc:AlternateContent>
          <mc:Choice Requires="wps">
            <w:drawing>
              <wp:anchor distT="0" distB="0" distL="114300" distR="114300" simplePos="0" relativeHeight="251959296" behindDoc="0" locked="0" layoutInCell="1" allowOverlap="1" wp14:anchorId="22E1EB6B" wp14:editId="21A61152">
                <wp:simplePos x="0" y="0"/>
                <wp:positionH relativeFrom="column">
                  <wp:posOffset>404495</wp:posOffset>
                </wp:positionH>
                <wp:positionV relativeFrom="paragraph">
                  <wp:posOffset>1256030</wp:posOffset>
                </wp:positionV>
                <wp:extent cx="525605" cy="452582"/>
                <wp:effectExtent l="0" t="0" r="27305" b="24130"/>
                <wp:wrapNone/>
                <wp:docPr id="346" name="Straight Connector 92"/>
                <wp:cNvGraphicFramePr/>
                <a:graphic xmlns:a="http://schemas.openxmlformats.org/drawingml/2006/main">
                  <a:graphicData uri="http://schemas.microsoft.com/office/word/2010/wordprocessingShape">
                    <wps:wsp>
                      <wps:cNvCnPr/>
                      <wps:spPr>
                        <a:xfrm flipV="1">
                          <a:off x="0" y="0"/>
                          <a:ext cx="525605" cy="452582"/>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59017D" id="Straight Connector 92" o:spid="_x0000_s1026" style="position:absolute;flip:y;z-index:251959296;visibility:visible;mso-wrap-style:square;mso-wrap-distance-left:9pt;mso-wrap-distance-top:0;mso-wrap-distance-right:9pt;mso-wrap-distance-bottom:0;mso-position-horizontal:absolute;mso-position-horizontal-relative:text;mso-position-vertical:absolute;mso-position-vertical-relative:text" from="31.85pt,98.9pt" to="73.25pt,1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" strokecolor="#404040 [2429]"/>
            </w:pict>
          </mc:Fallback>
        </mc:AlternateContent>
      </w:r>
      <w:r w:rsidRPr="00B64E1D">
        <w:rPr>
          <w:noProof/>
        </w:rPr>
        <mc:AlternateContent>
          <mc:Choice Requires="wps">
            <w:drawing>
              <wp:anchor distT="0" distB="0" distL="114300" distR="114300" simplePos="0" relativeHeight="251967488" behindDoc="0" locked="0" layoutInCell="1" allowOverlap="1" wp14:anchorId="45E8C4EA" wp14:editId="3C65906A">
                <wp:simplePos x="0" y="0"/>
                <wp:positionH relativeFrom="column">
                  <wp:posOffset>4115435</wp:posOffset>
                </wp:positionH>
                <wp:positionV relativeFrom="paragraph">
                  <wp:posOffset>641350</wp:posOffset>
                </wp:positionV>
                <wp:extent cx="45719" cy="2408188"/>
                <wp:effectExtent l="0" t="0" r="0" b="0"/>
                <wp:wrapNone/>
                <wp:docPr id="354" name="Rectangle 100"/>
                <wp:cNvGraphicFramePr/>
                <a:graphic xmlns:a="http://schemas.openxmlformats.org/drawingml/2006/main">
                  <a:graphicData uri="http://schemas.microsoft.com/office/word/2010/wordprocessingShape">
                    <wps:wsp>
                      <wps:cNvSpPr/>
                      <wps:spPr>
                        <a:xfrm>
                          <a:off x="0" y="0"/>
                          <a:ext cx="45719" cy="240818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1F9BBF76" id="Rectangle 100" o:spid="_x0000_s1026" style="position:absolute;margin-left:324.05pt;margin-top:50.5pt;width:3.6pt;height:189.6pt;z-index:25196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" fillcolor="#d8d8d8 [2732]" stroked="f" strokeweight="2pt"/>
            </w:pict>
          </mc:Fallback>
        </mc:AlternateContent>
      </w:r>
      <w:r w:rsidRPr="00B64E1D">
        <w:rPr>
          <w:noProof/>
        </w:rPr>
        <mc:AlternateContent>
          <mc:Choice Requires="wps">
            <w:drawing>
              <wp:anchor distT="0" distB="0" distL="114300" distR="114300" simplePos="0" relativeHeight="251968512" behindDoc="0" locked="0" layoutInCell="1" allowOverlap="1" wp14:anchorId="11963332" wp14:editId="1854DA5D">
                <wp:simplePos x="0" y="0"/>
                <wp:positionH relativeFrom="column">
                  <wp:posOffset>742315</wp:posOffset>
                </wp:positionH>
                <wp:positionV relativeFrom="paragraph">
                  <wp:posOffset>3022600</wp:posOffset>
                </wp:positionV>
                <wp:extent cx="3419060" cy="45719"/>
                <wp:effectExtent l="0" t="0" r="0" b="0"/>
                <wp:wrapNone/>
                <wp:docPr id="355" name="Rectangle 101"/>
                <wp:cNvGraphicFramePr/>
                <a:graphic xmlns:a="http://schemas.openxmlformats.org/drawingml/2006/main">
                  <a:graphicData uri="http://schemas.microsoft.com/office/word/2010/wordprocessingShape">
                    <wps:wsp>
                      <wps:cNvSpPr/>
                      <wps:spPr>
                        <a:xfrm>
                          <a:off x="0" y="0"/>
                          <a:ext cx="3419060" cy="45719"/>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0BC3B56D" id="Rectangle 101" o:spid="_x0000_s1026" style="position:absolute;margin-left:58.45pt;margin-top:238pt;width:269.2pt;height:3.6pt;z-index:25196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" fillcolor="#d8d8d8 [2732]" stroked="f" strokeweight="2pt"/>
            </w:pict>
          </mc:Fallback>
        </mc:AlternateContent>
      </w:r>
    </w:p>
    <w:p w14:paraId="33195A6D" w14:textId="77777777" w:rsidR="00B67145" w:rsidRDefault="00B67145">
      <w:r>
        <w:rPr>
          <w:noProof/>
        </w:rPr>
        <mc:AlternateContent>
          <mc:Choice Requires="wps">
            <w:drawing>
              <wp:anchor distT="0" distB="0" distL="114300" distR="114300" simplePos="0" relativeHeight="251969536" behindDoc="0" locked="0" layoutInCell="1" allowOverlap="1" wp14:anchorId="31CBEC70" wp14:editId="0A49F196">
                <wp:simplePos x="0" y="0"/>
                <wp:positionH relativeFrom="column">
                  <wp:posOffset>692150</wp:posOffset>
                </wp:positionH>
                <wp:positionV relativeFrom="paragraph">
                  <wp:posOffset>8255</wp:posOffset>
                </wp:positionV>
                <wp:extent cx="3423994" cy="260304"/>
                <wp:effectExtent l="0" t="0" r="24130" b="26035"/>
                <wp:wrapNone/>
                <wp:docPr id="356" name="Rectangle: Folded Corner 356"/>
                <wp:cNvGraphicFramePr/>
                <a:graphic xmlns:a="http://schemas.openxmlformats.org/drawingml/2006/main">
                  <a:graphicData uri="http://schemas.microsoft.com/office/word/2010/wordprocessingShape">
                    <wps:wsp>
                      <wps:cNvSpPr/>
                      <wps:spPr>
                        <a:xfrm>
                          <a:off x="0" y="0"/>
                          <a:ext cx="3423994" cy="260304"/>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378FFA" w14:textId="3B421E09" w:rsidR="00A20091" w:rsidRDefault="00A20091" w:rsidP="00B67145">
                            <w:pPr>
                              <w:jc w:val="center"/>
                              <w:rPr>
                                <w:rFonts w:asciiTheme="minorHAnsi" w:hAnsi="Calibri" w:cstheme="minorBidi"/>
                                <w:b/>
                                <w:bCs/>
                                <w:color w:val="000000" w:themeColor="text1"/>
                                <w:kern w:val="24"/>
                                <w:sz w:val="18"/>
                                <w:szCs w:val="18"/>
                              </w:rPr>
                            </w:pPr>
                            <w:r>
                              <w:rPr>
                                <w:rFonts w:asciiTheme="minorHAnsi" w:hAnsi="Calibri" w:cstheme="minorBidi"/>
                                <w:b/>
                                <w:bCs/>
                                <w:color w:val="000000" w:themeColor="text1"/>
                                <w:kern w:val="24"/>
                                <w:sz w:val="18"/>
                                <w:szCs w:val="18"/>
                              </w:rPr>
                              <w:t>Declarant Submission, Verification and Approval</w:t>
                            </w:r>
                          </w:p>
                          <w:p w14:paraId="679B5A49" w14:textId="77777777" w:rsidR="00A20091" w:rsidRDefault="00A20091" w:rsidP="00B671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1CBEC70" id="Rectangle: Folded Corner 356" o:spid="_x0000_s1068" type="#_x0000_t65" style="position:absolute;left:0;text-align:left;margin-left:54.5pt;margin-top:.65pt;width:269.6pt;height:20.5pt;z-index:25196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" adj="18000" fillcolor="#d8d8d8 [2732]" strokecolor="gray [1629]" strokeweight=".5pt">
                <v:textbox>
                  <w:txbxContent>
                    <w:p w14:paraId="4D378FFA" w14:textId="3B421E09" w:rsidR="00A20091" w:rsidRDefault="00A20091" w:rsidP="00B67145">
                      <w:pPr>
                        <w:jc w:val="center"/>
                        <w:rPr>
                          <w:rFonts w:asciiTheme="minorHAnsi" w:hAnsi="Calibri" w:cstheme="minorBidi"/>
                          <w:b/>
                          <w:bCs/>
                          <w:color w:val="000000" w:themeColor="text1"/>
                          <w:kern w:val="24"/>
                          <w:sz w:val="18"/>
                          <w:szCs w:val="18"/>
                        </w:rPr>
                      </w:pPr>
                      <w:r>
                        <w:rPr>
                          <w:rFonts w:asciiTheme="minorHAnsi" w:hAnsi="Calibri" w:cstheme="minorBidi"/>
                          <w:b/>
                          <w:bCs/>
                          <w:color w:val="000000" w:themeColor="text1"/>
                          <w:kern w:val="24"/>
                          <w:sz w:val="18"/>
                          <w:szCs w:val="18"/>
                        </w:rPr>
                        <w:t>Declarant Submission, Verification and Approval</w:t>
                      </w:r>
                    </w:p>
                    <w:p w14:paraId="679B5A49" w14:textId="77777777" w:rsidR="00A20091" w:rsidRDefault="00A20091" w:rsidP="00B67145">
                      <w:pPr>
                        <w:jc w:val="center"/>
                      </w:pPr>
                    </w:p>
                  </w:txbxContent>
                </v:textbox>
              </v:shape>
            </w:pict>
          </mc:Fallback>
        </mc:AlternateContent>
      </w:r>
    </w:p>
    <w:p w14:paraId="6EAED359" w14:textId="77777777" w:rsidR="00B67145" w:rsidRDefault="00B67145"/>
    <w:p w14:paraId="43EEEFAC" w14:textId="77777777" w:rsidR="00B67145" w:rsidRDefault="00B67145"/>
    <w:p w14:paraId="406D7A84" w14:textId="77777777" w:rsidR="00B67145" w:rsidRDefault="00B67145"/>
    <w:p w14:paraId="4301FC69" w14:textId="0741651A" w:rsidR="00B67145" w:rsidRDefault="00CD0BC4">
      <w:r w:rsidRPr="00B64E1D">
        <w:rPr>
          <w:noProof/>
        </w:rPr>
        <mc:AlternateContent>
          <mc:Choice Requires="wps">
            <w:drawing>
              <wp:anchor distT="0" distB="0" distL="114300" distR="114300" simplePos="0" relativeHeight="251949056" behindDoc="0" locked="0" layoutInCell="1" allowOverlap="1" wp14:anchorId="1A37999D" wp14:editId="51C5CC20">
                <wp:simplePos x="0" y="0"/>
                <wp:positionH relativeFrom="column">
                  <wp:posOffset>2691581</wp:posOffset>
                </wp:positionH>
                <wp:positionV relativeFrom="paragraph">
                  <wp:posOffset>49325</wp:posOffset>
                </wp:positionV>
                <wp:extent cx="1214120" cy="641555"/>
                <wp:effectExtent l="0" t="0" r="24130" b="25400"/>
                <wp:wrapNone/>
                <wp:docPr id="339" name="Oval 82"/>
                <wp:cNvGraphicFramePr/>
                <a:graphic xmlns:a="http://schemas.openxmlformats.org/drawingml/2006/main">
                  <a:graphicData uri="http://schemas.microsoft.com/office/word/2010/wordprocessingShape">
                    <wps:wsp>
                      <wps:cNvSpPr/>
                      <wps:spPr>
                        <a:xfrm>
                          <a:off x="0" y="0"/>
                          <a:ext cx="1214120" cy="64155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8F0C6E" w14:textId="77777777" w:rsidR="00A20091" w:rsidRDefault="00A20091" w:rsidP="00B67145">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Validate Applicant’s Credentials</w:t>
                            </w:r>
                          </w:p>
                        </w:txbxContent>
                      </wps:txbx>
                      <wps:bodyPr rtlCol="0" anchor="ctr">
                        <a:noAutofit/>
                      </wps:bodyPr>
                    </wps:wsp>
                  </a:graphicData>
                </a:graphic>
                <wp14:sizeRelV relativeFrom="margin">
                  <wp14:pctHeight>0</wp14:pctHeight>
                </wp14:sizeRelV>
              </wp:anchor>
            </w:drawing>
          </mc:Choice>
          <mc:Fallback>
            <w:pict>
              <v:oval w14:anchorId="1A37999D" id="Oval 82" o:spid="_x0000_s1069" style="position:absolute;left:0;text-align:left;margin-left:211.95pt;margin-top:3.9pt;width:95.6pt;height:50.5pt;z-index:251949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" fillcolor="#d8d8d8 [2732]" strokecolor="black [3213]" strokeweight=".5pt">
                <v:textbox>
                  <w:txbxContent>
                    <w:p w14:paraId="048F0C6E" w14:textId="77777777" w:rsidR="00A20091" w:rsidRDefault="00A20091" w:rsidP="00B67145">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Validate Applicant’s Credentials</w:t>
                      </w:r>
                    </w:p>
                  </w:txbxContent>
                </v:textbox>
              </v:oval>
            </w:pict>
          </mc:Fallback>
        </mc:AlternateContent>
      </w:r>
    </w:p>
    <w:p w14:paraId="3E3D158C" w14:textId="6A3DB393" w:rsidR="00B67145" w:rsidRDefault="00B67145"/>
    <w:p w14:paraId="487067B0" w14:textId="3C1FF108" w:rsidR="00B67145" w:rsidRDefault="00B67145"/>
    <w:p w14:paraId="1B469DE3" w14:textId="57E63D0E" w:rsidR="00B67145" w:rsidRDefault="00CD0BC4">
      <w:r w:rsidRPr="00B64E1D">
        <w:rPr>
          <w:noProof/>
        </w:rPr>
        <mc:AlternateContent>
          <mc:Choice Requires="wps">
            <w:drawing>
              <wp:anchor distT="0" distB="0" distL="114300" distR="114300" simplePos="0" relativeHeight="251960320" behindDoc="0" locked="0" layoutInCell="1" allowOverlap="1" wp14:anchorId="4088BAFF" wp14:editId="2C34D027">
                <wp:simplePos x="0" y="0"/>
                <wp:positionH relativeFrom="column">
                  <wp:posOffset>3893574</wp:posOffset>
                </wp:positionH>
                <wp:positionV relativeFrom="paragraph">
                  <wp:posOffset>9668</wp:posOffset>
                </wp:positionV>
                <wp:extent cx="582561" cy="427704"/>
                <wp:effectExtent l="0" t="0" r="27305" b="29845"/>
                <wp:wrapNone/>
                <wp:docPr id="347" name="Straight Connector 93"/>
                <wp:cNvGraphicFramePr/>
                <a:graphic xmlns:a="http://schemas.openxmlformats.org/drawingml/2006/main">
                  <a:graphicData uri="http://schemas.microsoft.com/office/word/2010/wordprocessingShape">
                    <wps:wsp>
                      <wps:cNvCnPr/>
                      <wps:spPr>
                        <a:xfrm flipH="1" flipV="1">
                          <a:off x="0" y="0"/>
                          <a:ext cx="582561" cy="427704"/>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2F3AC" id="Straight Connector 93" o:spid="_x0000_s1026" style="position:absolute;flip:x y;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6pt,.75pt" to="352.45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" strokecolor="#404040 [2429]"/>
            </w:pict>
          </mc:Fallback>
        </mc:AlternateContent>
      </w:r>
      <w:r w:rsidRPr="00B64E1D">
        <w:rPr>
          <w:noProof/>
        </w:rPr>
        <mc:AlternateContent>
          <mc:Choice Requires="wps">
            <w:drawing>
              <wp:anchor distT="0" distB="0" distL="114300" distR="114300" simplePos="0" relativeHeight="251963392" behindDoc="0" locked="0" layoutInCell="1" allowOverlap="1" wp14:anchorId="1AF7B912" wp14:editId="01222A8F">
                <wp:simplePos x="0" y="0"/>
                <wp:positionH relativeFrom="column">
                  <wp:posOffset>2256503</wp:posOffset>
                </wp:positionH>
                <wp:positionV relativeFrom="paragraph">
                  <wp:posOffset>91582</wp:posOffset>
                </wp:positionV>
                <wp:extent cx="508820" cy="275877"/>
                <wp:effectExtent l="0" t="0" r="24765" b="29210"/>
                <wp:wrapNone/>
                <wp:docPr id="350" name="Straight Connector 96"/>
                <wp:cNvGraphicFramePr/>
                <a:graphic xmlns:a="http://schemas.openxmlformats.org/drawingml/2006/main">
                  <a:graphicData uri="http://schemas.microsoft.com/office/word/2010/wordprocessingShape">
                    <wps:wsp>
                      <wps:cNvCnPr/>
                      <wps:spPr>
                        <a:xfrm flipV="1">
                          <a:off x="0" y="0"/>
                          <a:ext cx="508820" cy="275877"/>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A86384" id="Straight Connector 96" o:spid="_x0000_s1026" style="position:absolute;flip:y;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7pt,7.2pt" to="217.75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" strokecolor="#404040 [2429]">
                <v:stroke dashstyle="dash"/>
              </v:line>
            </w:pict>
          </mc:Fallback>
        </mc:AlternateContent>
      </w:r>
      <w:r w:rsidRPr="00B64E1D">
        <w:rPr>
          <w:noProof/>
        </w:rPr>
        <w:drawing>
          <wp:anchor distT="0" distB="0" distL="114300" distR="114300" simplePos="0" relativeHeight="251955200" behindDoc="0" locked="0" layoutInCell="1" allowOverlap="1" wp14:anchorId="3AAEA28E" wp14:editId="16C760E1">
            <wp:simplePos x="0" y="0"/>
            <wp:positionH relativeFrom="column">
              <wp:posOffset>4422283</wp:posOffset>
            </wp:positionH>
            <wp:positionV relativeFrom="paragraph">
              <wp:posOffset>91419</wp:posOffset>
            </wp:positionV>
            <wp:extent cx="370335" cy="619744"/>
            <wp:effectExtent l="0" t="0" r="0" b="9525"/>
            <wp:wrapNone/>
            <wp:docPr id="375" name="Picture 88">
              <a:extLst xmlns:a="http://schemas.openxmlformats.org/drawingml/2006/main">
                <a:ext uri="{FF2B5EF4-FFF2-40B4-BE49-F238E27FC236}">
                  <a16:creationId xmlns:a16="http://schemas.microsoft.com/office/drawing/2014/main" id="{844D6E92-D819-49C4-A005-70A81BA64A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8">
                      <a:extLst>
                        <a:ext uri="{FF2B5EF4-FFF2-40B4-BE49-F238E27FC236}">
                          <a16:creationId xmlns:a16="http://schemas.microsoft.com/office/drawing/2014/main" id="{844D6E92-D819-49C4-A005-70A81BA64A7F}"/>
                        </a:ext>
                      </a:extLst>
                    </pic:cNvPr>
                    <pic:cNvPicPr>
                      <a:picLocks noChangeAspect="1"/>
                    </pic:cNvPicPr>
                  </pic:nvPicPr>
                  <pic:blipFill>
                    <a:blip r:embed="rId28"/>
                    <a:stretch>
                      <a:fillRect/>
                    </a:stretch>
                  </pic:blipFill>
                  <pic:spPr>
                    <a:xfrm>
                      <a:off x="0" y="0"/>
                      <a:ext cx="370335" cy="619744"/>
                    </a:xfrm>
                    <a:prstGeom prst="rect">
                      <a:avLst/>
                    </a:prstGeom>
                  </pic:spPr>
                </pic:pic>
              </a:graphicData>
            </a:graphic>
          </wp:anchor>
        </w:drawing>
      </w:r>
    </w:p>
    <w:p w14:paraId="7F23C3DC" w14:textId="385B6A38" w:rsidR="00B67145" w:rsidRDefault="00CD0BC4">
      <w:r w:rsidRPr="00B64E1D">
        <w:rPr>
          <w:noProof/>
        </w:rPr>
        <mc:AlternateContent>
          <mc:Choice Requires="wps">
            <w:drawing>
              <wp:anchor distT="0" distB="0" distL="114300" distR="114300" simplePos="0" relativeHeight="251952128" behindDoc="0" locked="0" layoutInCell="1" allowOverlap="1" wp14:anchorId="759704FD" wp14:editId="79DC62AA">
                <wp:simplePos x="0" y="0"/>
                <wp:positionH relativeFrom="column">
                  <wp:posOffset>1268361</wp:posOffset>
                </wp:positionH>
                <wp:positionV relativeFrom="paragraph">
                  <wp:posOffset>156436</wp:posOffset>
                </wp:positionV>
                <wp:extent cx="1204595" cy="546490"/>
                <wp:effectExtent l="0" t="0" r="14605" b="25400"/>
                <wp:wrapNone/>
                <wp:docPr id="342" name="Oval 85"/>
                <wp:cNvGraphicFramePr/>
                <a:graphic xmlns:a="http://schemas.openxmlformats.org/drawingml/2006/main">
                  <a:graphicData uri="http://schemas.microsoft.com/office/word/2010/wordprocessingShape">
                    <wps:wsp>
                      <wps:cNvSpPr/>
                      <wps:spPr>
                        <a:xfrm>
                          <a:off x="0" y="0"/>
                          <a:ext cx="1204595" cy="54649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9DBDBE" w14:textId="77777777" w:rsidR="00A20091" w:rsidRDefault="00A20091" w:rsidP="00B67145">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Search User Applications</w:t>
                            </w:r>
                          </w:p>
                        </w:txbxContent>
                      </wps:txbx>
                      <wps:bodyPr rtlCol="0" anchor="ctr">
                        <a:noAutofit/>
                      </wps:bodyPr>
                    </wps:wsp>
                  </a:graphicData>
                </a:graphic>
                <wp14:sizeRelV relativeFrom="margin">
                  <wp14:pctHeight>0</wp14:pctHeight>
                </wp14:sizeRelV>
              </wp:anchor>
            </w:drawing>
          </mc:Choice>
          <mc:Fallback>
            <w:pict>
              <v:oval w14:anchorId="759704FD" id="Oval 85" o:spid="_x0000_s1070" style="position:absolute;left:0;text-align:left;margin-left:99.85pt;margin-top:12.3pt;width:94.85pt;height:43.05pt;z-index:251952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" fillcolor="#d8d8d8 [2732]" strokecolor="black [3213]" strokeweight=".5pt">
                <v:textbox>
                  <w:txbxContent>
                    <w:p w14:paraId="069DBDBE" w14:textId="77777777" w:rsidR="00A20091" w:rsidRDefault="00A20091" w:rsidP="00B67145">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Search User Applications</w:t>
                      </w:r>
                    </w:p>
                  </w:txbxContent>
                </v:textbox>
              </v:oval>
            </w:pict>
          </mc:Fallback>
        </mc:AlternateContent>
      </w:r>
    </w:p>
    <w:p w14:paraId="1A1DCA2E" w14:textId="668727F5" w:rsidR="00B67145" w:rsidRDefault="00B67145"/>
    <w:p w14:paraId="03E218E9" w14:textId="41EAC868" w:rsidR="00B67145" w:rsidRDefault="00B67145"/>
    <w:p w14:paraId="13E26017" w14:textId="3DD94E5E" w:rsidR="00B67145" w:rsidRDefault="005B0F30">
      <w:r w:rsidRPr="00B64E1D">
        <w:rPr>
          <w:noProof/>
        </w:rPr>
        <mc:AlternateContent>
          <mc:Choice Requires="wps">
            <w:drawing>
              <wp:anchor distT="0" distB="0" distL="114300" distR="114300" simplePos="0" relativeHeight="251966464" behindDoc="0" locked="0" layoutInCell="1" allowOverlap="1" wp14:anchorId="34822492" wp14:editId="5821487E">
                <wp:simplePos x="0" y="0"/>
                <wp:positionH relativeFrom="margin">
                  <wp:posOffset>-88900</wp:posOffset>
                </wp:positionH>
                <wp:positionV relativeFrom="paragraph">
                  <wp:posOffset>184785</wp:posOffset>
                </wp:positionV>
                <wp:extent cx="781050" cy="200025"/>
                <wp:effectExtent l="0" t="0" r="0" b="0"/>
                <wp:wrapNone/>
                <wp:docPr id="353" name="TextBox 99"/>
                <wp:cNvGraphicFramePr/>
                <a:graphic xmlns:a="http://schemas.openxmlformats.org/drawingml/2006/main">
                  <a:graphicData uri="http://schemas.microsoft.com/office/word/2010/wordprocessingShape">
                    <wps:wsp>
                      <wps:cNvSpPr txBox="1"/>
                      <wps:spPr>
                        <a:xfrm>
                          <a:off x="0" y="0"/>
                          <a:ext cx="781050" cy="200025"/>
                        </a:xfrm>
                        <a:prstGeom prst="rect">
                          <a:avLst/>
                        </a:prstGeom>
                        <a:noFill/>
                      </wps:spPr>
                      <wps:txbx>
                        <w:txbxContent>
                          <w:p w14:paraId="6DE0109B" w14:textId="4C0012AF" w:rsidR="00A20091" w:rsidRDefault="00A20091" w:rsidP="000904F1">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 xml:space="preserve">CFA </w:t>
                            </w:r>
                          </w:p>
                          <w:p w14:paraId="05CE8B7C" w14:textId="4F78201E" w:rsidR="00A20091" w:rsidRPr="009B51EA" w:rsidRDefault="00A20091" w:rsidP="00300224">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Admin</w:t>
                            </w:r>
                          </w:p>
                        </w:txbxContent>
                      </wps:txbx>
                      <wps:bodyPr wrap="square" rtlCol="0">
                        <a:spAutoFit/>
                      </wps:bodyPr>
                    </wps:wsp>
                  </a:graphicData>
                </a:graphic>
                <wp14:sizeRelH relativeFrom="margin">
                  <wp14:pctWidth>0</wp14:pctWidth>
                </wp14:sizeRelH>
              </wp:anchor>
            </w:drawing>
          </mc:Choice>
          <mc:Fallback>
            <w:pict>
              <v:shape w14:anchorId="34822492" id="TextBox 99" o:spid="_x0000_s1071" type="#_x0000_t202" style="position:absolute;left:0;text-align:left;margin-left:-7pt;margin-top:14.55pt;width:61.5pt;height:15.75pt;z-index:2519664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" filled="f" stroked="f">
                <v:textbox style="mso-fit-shape-to-text:t">
                  <w:txbxContent>
                    <w:p w14:paraId="6DE0109B" w14:textId="4C0012AF" w:rsidR="00A20091" w:rsidRDefault="00A20091" w:rsidP="000904F1">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 xml:space="preserve">CFA </w:t>
                      </w:r>
                    </w:p>
                    <w:p w14:paraId="05CE8B7C" w14:textId="4F78201E" w:rsidR="00A20091" w:rsidRPr="009B51EA" w:rsidRDefault="00A20091" w:rsidP="00300224">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Admin</w:t>
                      </w:r>
                    </w:p>
                  </w:txbxContent>
                </v:textbox>
                <w10:wrap anchorx="margin"/>
              </v:shape>
            </w:pict>
          </mc:Fallback>
        </mc:AlternateContent>
      </w:r>
      <w:r w:rsidR="00CD0BC4" w:rsidRPr="00B64E1D">
        <w:rPr>
          <w:noProof/>
        </w:rPr>
        <mc:AlternateContent>
          <mc:Choice Requires="wps">
            <w:drawing>
              <wp:anchor distT="0" distB="0" distL="114300" distR="114300" simplePos="0" relativeHeight="251961344" behindDoc="0" locked="0" layoutInCell="1" allowOverlap="1" wp14:anchorId="748CAA6B" wp14:editId="16C211AD">
                <wp:simplePos x="0" y="0"/>
                <wp:positionH relativeFrom="column">
                  <wp:posOffset>3790335</wp:posOffset>
                </wp:positionH>
                <wp:positionV relativeFrom="paragraph">
                  <wp:posOffset>6166</wp:posOffset>
                </wp:positionV>
                <wp:extent cx="663678" cy="496303"/>
                <wp:effectExtent l="0" t="0" r="22225" b="37465"/>
                <wp:wrapNone/>
                <wp:docPr id="348"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3678" cy="496303"/>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5D2C9F" id="Straight Connector 94" o:spid="_x0000_s1026" style="position:absolute;flip:x;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45pt,.5pt" to="350.7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" strokecolor="#404040 [2429]">
                <o:lock v:ext="edit" shapetype="f"/>
              </v:line>
            </w:pict>
          </mc:Fallback>
        </mc:AlternateContent>
      </w:r>
    </w:p>
    <w:p w14:paraId="6E8D03BB" w14:textId="54E05993" w:rsidR="00B67145" w:rsidRDefault="00CD0BC4">
      <w:r w:rsidRPr="00B64E1D">
        <w:rPr>
          <w:noProof/>
        </w:rPr>
        <mc:AlternateContent>
          <mc:Choice Requires="wps">
            <w:drawing>
              <wp:anchor distT="0" distB="0" distL="114300" distR="114300" simplePos="0" relativeHeight="252054528" behindDoc="0" locked="0" layoutInCell="1" allowOverlap="1" wp14:anchorId="669A17A3" wp14:editId="2E2CEA19">
                <wp:simplePos x="0" y="0"/>
                <wp:positionH relativeFrom="column">
                  <wp:posOffset>2337619</wp:posOffset>
                </wp:positionH>
                <wp:positionV relativeFrom="paragraph">
                  <wp:posOffset>5449</wp:posOffset>
                </wp:positionV>
                <wp:extent cx="479323" cy="258096"/>
                <wp:effectExtent l="0" t="0" r="35560" b="27940"/>
                <wp:wrapNone/>
                <wp:docPr id="88" name="Straight Connector 96"/>
                <wp:cNvGraphicFramePr/>
                <a:graphic xmlns:a="http://schemas.openxmlformats.org/drawingml/2006/main">
                  <a:graphicData uri="http://schemas.microsoft.com/office/word/2010/wordprocessingShape">
                    <wps:wsp>
                      <wps:cNvCnPr/>
                      <wps:spPr>
                        <a:xfrm>
                          <a:off x="0" y="0"/>
                          <a:ext cx="479323" cy="258096"/>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1B73B8" id="Straight Connector 96" o:spid="_x0000_s1026" style="position:absolute;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05pt,.45pt" to="221.8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" strokecolor="#404040 [2429]">
                <v:stroke dashstyle="dash"/>
              </v:line>
            </w:pict>
          </mc:Fallback>
        </mc:AlternateContent>
      </w:r>
      <w:r w:rsidRPr="00B64E1D">
        <w:rPr>
          <w:noProof/>
        </w:rPr>
        <mc:AlternateContent>
          <mc:Choice Requires="wps">
            <w:drawing>
              <wp:anchor distT="0" distB="0" distL="114300" distR="114300" simplePos="0" relativeHeight="251958272" behindDoc="0" locked="0" layoutInCell="1" allowOverlap="1" wp14:anchorId="1733F41F" wp14:editId="0C1D892B">
                <wp:simplePos x="0" y="0"/>
                <wp:positionH relativeFrom="column">
                  <wp:posOffset>4311363</wp:posOffset>
                </wp:positionH>
                <wp:positionV relativeFrom="paragraph">
                  <wp:posOffset>9136</wp:posOffset>
                </wp:positionV>
                <wp:extent cx="676787" cy="307777"/>
                <wp:effectExtent l="0" t="0" r="0" b="0"/>
                <wp:wrapNone/>
                <wp:docPr id="345" name="TextBox 91"/>
                <wp:cNvGraphicFramePr/>
                <a:graphic xmlns:a="http://schemas.openxmlformats.org/drawingml/2006/main">
                  <a:graphicData uri="http://schemas.microsoft.com/office/word/2010/wordprocessingShape">
                    <wps:wsp>
                      <wps:cNvSpPr txBox="1"/>
                      <wps:spPr>
                        <a:xfrm>
                          <a:off x="0" y="0"/>
                          <a:ext cx="676787" cy="307777"/>
                        </a:xfrm>
                        <a:prstGeom prst="rect">
                          <a:avLst/>
                        </a:prstGeom>
                        <a:noFill/>
                      </wps:spPr>
                      <wps:txbx>
                        <w:txbxContent>
                          <w:p w14:paraId="6BB62059" w14:textId="77777777" w:rsidR="00A20091" w:rsidRDefault="00A20091" w:rsidP="00B67145">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Assessor </w:t>
                            </w:r>
                          </w:p>
                          <w:p w14:paraId="4503F75C" w14:textId="77777777" w:rsidR="00A20091" w:rsidRDefault="00A20091" w:rsidP="00B67145">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(Head Office)</w:t>
                            </w:r>
                          </w:p>
                        </w:txbxContent>
                      </wps:txbx>
                      <wps:bodyPr wrap="none" rtlCol="0">
                        <a:spAutoFit/>
                      </wps:bodyPr>
                    </wps:wsp>
                  </a:graphicData>
                </a:graphic>
              </wp:anchor>
            </w:drawing>
          </mc:Choice>
          <mc:Fallback>
            <w:pict>
              <v:shape w14:anchorId="1733F41F" id="TextBox 91" o:spid="_x0000_s1072" type="#_x0000_t202" style="position:absolute;left:0;text-align:left;margin-left:339.5pt;margin-top:.7pt;width:53.3pt;height:24.25pt;z-index:2519582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" filled="f" stroked="f">
                <v:textbox style="mso-fit-shape-to-text:t">
                  <w:txbxContent>
                    <w:p w14:paraId="6BB62059" w14:textId="77777777" w:rsidR="00A20091" w:rsidRDefault="00A20091" w:rsidP="00B67145">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Assessor </w:t>
                      </w:r>
                    </w:p>
                    <w:p w14:paraId="4503F75C" w14:textId="77777777" w:rsidR="00A20091" w:rsidRDefault="00A20091" w:rsidP="00B67145">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(Head Office)</w:t>
                      </w:r>
                    </w:p>
                  </w:txbxContent>
                </v:textbox>
              </v:shape>
            </w:pict>
          </mc:Fallback>
        </mc:AlternateContent>
      </w:r>
    </w:p>
    <w:p w14:paraId="32D511AC" w14:textId="0CE86388" w:rsidR="00B67145" w:rsidRDefault="00CD0BC4">
      <w:r w:rsidRPr="00B64E1D">
        <w:rPr>
          <w:noProof/>
        </w:rPr>
        <mc:AlternateContent>
          <mc:Choice Requires="wps">
            <w:drawing>
              <wp:anchor distT="0" distB="0" distL="114300" distR="114300" simplePos="0" relativeHeight="251951104" behindDoc="0" locked="0" layoutInCell="1" allowOverlap="1" wp14:anchorId="5A4F1776" wp14:editId="6423E00E">
                <wp:simplePos x="0" y="0"/>
                <wp:positionH relativeFrom="column">
                  <wp:posOffset>2649138</wp:posOffset>
                </wp:positionH>
                <wp:positionV relativeFrom="paragraph">
                  <wp:posOffset>53443</wp:posOffset>
                </wp:positionV>
                <wp:extent cx="1228090" cy="539115"/>
                <wp:effectExtent l="0" t="0" r="10160" b="13335"/>
                <wp:wrapNone/>
                <wp:docPr id="341" name="Oval 84"/>
                <wp:cNvGraphicFramePr/>
                <a:graphic xmlns:a="http://schemas.openxmlformats.org/drawingml/2006/main">
                  <a:graphicData uri="http://schemas.microsoft.com/office/word/2010/wordprocessingShape">
                    <wps:wsp>
                      <wps:cNvSpPr/>
                      <wps:spPr>
                        <a:xfrm>
                          <a:off x="0" y="0"/>
                          <a:ext cx="1228090"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3D4C1C" w14:textId="77777777" w:rsidR="00A20091" w:rsidRDefault="00A20091" w:rsidP="00B67145">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Approve/Reject Declarant</w:t>
                            </w:r>
                          </w:p>
                        </w:txbxContent>
                      </wps:txbx>
                      <wps:bodyPr rtlCol="0" anchor="ctr"/>
                    </wps:wsp>
                  </a:graphicData>
                </a:graphic>
              </wp:anchor>
            </w:drawing>
          </mc:Choice>
          <mc:Fallback>
            <w:pict>
              <v:oval w14:anchorId="5A4F1776" id="Oval 84" o:spid="_x0000_s1073" style="position:absolute;left:0;text-align:left;margin-left:208.6pt;margin-top:4.2pt;width:96.7pt;height:42.45pt;z-index:25195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" fillcolor="#d8d8d8 [2732]" strokecolor="black [3213]" strokeweight=".5pt">
                <v:textbox>
                  <w:txbxContent>
                    <w:p w14:paraId="6C3D4C1C" w14:textId="77777777" w:rsidR="00A20091" w:rsidRDefault="00A20091" w:rsidP="00B67145">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Approve/Reject Declarant</w:t>
                      </w:r>
                    </w:p>
                  </w:txbxContent>
                </v:textbox>
              </v:oval>
            </w:pict>
          </mc:Fallback>
        </mc:AlternateContent>
      </w:r>
    </w:p>
    <w:p w14:paraId="3313CD53" w14:textId="77777777" w:rsidR="00B67145" w:rsidRDefault="00B67145"/>
    <w:p w14:paraId="19B8BAD4" w14:textId="52FE5C11" w:rsidR="00B67145" w:rsidRDefault="00B67145"/>
    <w:p w14:paraId="5EE40A0A" w14:textId="77777777" w:rsidR="00B67145" w:rsidRDefault="00B67145"/>
    <w:p w14:paraId="6D621638" w14:textId="77777777" w:rsidR="00B67145" w:rsidRDefault="00B67145"/>
    <w:p w14:paraId="66FB5475" w14:textId="77777777" w:rsidR="00B67145" w:rsidRDefault="00B67145"/>
    <w:p w14:paraId="0FB7653A" w14:textId="49E41F2B" w:rsidR="00B67145" w:rsidRDefault="00300224">
      <w:r w:rsidRPr="00300224">
        <w:rPr>
          <w:b/>
          <w:bCs/>
        </w:rPr>
        <w:t>Note:</w:t>
      </w:r>
      <w:r>
        <w:t xml:space="preserve"> Declarant are Custom certified individuals who are engaged by CFA to submit declaration on behalf of external parties.</w:t>
      </w:r>
    </w:p>
    <w:p w14:paraId="202F7005" w14:textId="77777777" w:rsidR="00300224" w:rsidRDefault="00300224"/>
    <w:tbl>
      <w:tblPr>
        <w:tblStyle w:val="GridTable6Colorful-Accent211"/>
        <w:tblW w:w="5000" w:type="pct"/>
        <w:tblLook w:val="01A0" w:firstRow="1" w:lastRow="0" w:firstColumn="1" w:lastColumn="1" w:noHBand="0" w:noVBand="0"/>
      </w:tblPr>
      <w:tblGrid>
        <w:gridCol w:w="8630"/>
      </w:tblGrid>
      <w:tr w:rsidR="00B67145" w:rsidRPr="0099601A" w14:paraId="34E43DD4" w14:textId="77777777" w:rsidTr="00A863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99594" w:themeFill="accent2" w:themeFillTint="99"/>
          </w:tcPr>
          <w:p w14:paraId="09B30C1C" w14:textId="77777777" w:rsidR="00B67145" w:rsidRPr="0099601A" w:rsidRDefault="00B67145" w:rsidP="009B51EA">
            <w:pPr>
              <w:pStyle w:val="BodyText"/>
              <w:rPr>
                <w:i w:val="0"/>
                <w:color w:val="auto"/>
              </w:rPr>
            </w:pPr>
            <w:r w:rsidRPr="0099601A">
              <w:rPr>
                <w:i w:val="0"/>
                <w:color w:val="auto"/>
              </w:rPr>
              <w:t>Process Steps</w:t>
            </w:r>
          </w:p>
        </w:tc>
      </w:tr>
      <w:tr w:rsidR="00B67145" w:rsidRPr="0099601A" w14:paraId="22568DCA" w14:textId="77777777" w:rsidTr="00A86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324B593" w14:textId="2CA85EAD" w:rsidR="00B67145" w:rsidRPr="0099601A" w:rsidRDefault="00B67145">
            <w:pPr>
              <w:pStyle w:val="BodyText"/>
              <w:rPr>
                <w:i w:val="0"/>
                <w:color w:val="auto"/>
              </w:rPr>
            </w:pPr>
            <w:r w:rsidRPr="00114261">
              <w:rPr>
                <w:i w:val="0"/>
                <w:color w:val="auto"/>
              </w:rPr>
              <w:t xml:space="preserve">P01: </w:t>
            </w:r>
            <w:r>
              <w:rPr>
                <w:i w:val="0"/>
                <w:color w:val="auto"/>
              </w:rPr>
              <w:t>Submit Application</w:t>
            </w:r>
          </w:p>
        </w:tc>
      </w:tr>
      <w:tr w:rsidR="00B67145" w:rsidRPr="0099601A" w14:paraId="6ACCC966" w14:textId="77777777" w:rsidTr="00A863A9">
        <w:tc>
          <w:tcPr>
            <w:cnfStyle w:val="001000000000" w:firstRow="0" w:lastRow="0" w:firstColumn="1" w:lastColumn="0" w:oddVBand="0" w:evenVBand="0" w:oddHBand="0" w:evenHBand="0" w:firstRowFirstColumn="0" w:firstRowLastColumn="0" w:lastRowFirstColumn="0" w:lastRowLastColumn="0"/>
            <w:tcW w:w="5000" w:type="pct"/>
          </w:tcPr>
          <w:p w14:paraId="4B0058B4" w14:textId="7F92AC56" w:rsidR="00B67145" w:rsidRDefault="005B0F30">
            <w:pPr>
              <w:tabs>
                <w:tab w:val="clear" w:pos="360"/>
              </w:tabs>
              <w:rPr>
                <w:bCs w:val="0"/>
                <w:color w:val="auto"/>
              </w:rPr>
            </w:pPr>
            <w:r>
              <w:rPr>
                <w:b w:val="0"/>
                <w:color w:val="auto"/>
              </w:rPr>
              <w:t xml:space="preserve">Applicant </w:t>
            </w:r>
            <w:r w:rsidR="00FA3882">
              <w:rPr>
                <w:b w:val="0"/>
                <w:color w:val="auto"/>
              </w:rPr>
              <w:t>will</w:t>
            </w:r>
            <w:r>
              <w:rPr>
                <w:b w:val="0"/>
                <w:color w:val="auto"/>
              </w:rPr>
              <w:t xml:space="preserve"> provide </w:t>
            </w:r>
            <w:r w:rsidR="00D94E8D">
              <w:rPr>
                <w:b w:val="0"/>
                <w:color w:val="auto"/>
              </w:rPr>
              <w:t>required information and complet</w:t>
            </w:r>
            <w:r>
              <w:rPr>
                <w:b w:val="0"/>
                <w:color w:val="auto"/>
              </w:rPr>
              <w:t>e</w:t>
            </w:r>
            <w:r w:rsidR="00D94E8D">
              <w:rPr>
                <w:b w:val="0"/>
                <w:color w:val="auto"/>
              </w:rPr>
              <w:t xml:space="preserve"> all mandatory fields</w:t>
            </w:r>
            <w:r>
              <w:rPr>
                <w:b w:val="0"/>
                <w:color w:val="auto"/>
              </w:rPr>
              <w:t xml:space="preserve"> and </w:t>
            </w:r>
            <w:r w:rsidR="00D94E8D">
              <w:rPr>
                <w:b w:val="0"/>
                <w:color w:val="auto"/>
              </w:rPr>
              <w:t>submit the application</w:t>
            </w:r>
            <w:r w:rsidR="00B67145">
              <w:rPr>
                <w:b w:val="0"/>
                <w:color w:val="auto"/>
              </w:rPr>
              <w:t>.</w:t>
            </w:r>
          </w:p>
          <w:p w14:paraId="60C8300A" w14:textId="294F6677" w:rsidR="005B0F30" w:rsidRDefault="005B0F30">
            <w:pPr>
              <w:tabs>
                <w:tab w:val="clear" w:pos="360"/>
              </w:tabs>
              <w:rPr>
                <w:bCs w:val="0"/>
                <w:color w:val="auto"/>
              </w:rPr>
            </w:pPr>
            <w:r>
              <w:rPr>
                <w:b w:val="0"/>
                <w:color w:val="auto"/>
              </w:rPr>
              <w:t xml:space="preserve">System will check for valid CID and TPN against </w:t>
            </w:r>
            <w:proofErr w:type="spellStart"/>
            <w:r>
              <w:rPr>
                <w:b w:val="0"/>
                <w:color w:val="auto"/>
              </w:rPr>
              <w:t>eCMS</w:t>
            </w:r>
            <w:proofErr w:type="spellEnd"/>
            <w:r>
              <w:rPr>
                <w:b w:val="0"/>
                <w:color w:val="auto"/>
              </w:rPr>
              <w:t xml:space="preserve"> PIN Master and will stop the submission if matching CID is not found in the System.</w:t>
            </w:r>
          </w:p>
          <w:p w14:paraId="538ED566" w14:textId="216E5D27" w:rsidR="005B0F30" w:rsidRPr="009B51EA" w:rsidRDefault="005B0F30">
            <w:pPr>
              <w:tabs>
                <w:tab w:val="clear" w:pos="360"/>
              </w:tabs>
              <w:rPr>
                <w:b w:val="0"/>
                <w:color w:val="auto"/>
              </w:rPr>
            </w:pPr>
            <w:r>
              <w:rPr>
                <w:b w:val="0"/>
                <w:color w:val="auto"/>
              </w:rPr>
              <w:t xml:space="preserve">Post validation, if all checks </w:t>
            </w:r>
            <w:r w:rsidR="001E2696">
              <w:rPr>
                <w:b w:val="0"/>
                <w:color w:val="auto"/>
              </w:rPr>
              <w:t>pass</w:t>
            </w:r>
            <w:r>
              <w:rPr>
                <w:b w:val="0"/>
                <w:color w:val="auto"/>
              </w:rPr>
              <w:t>, System will accept the application for further processing.</w:t>
            </w:r>
          </w:p>
          <w:p w14:paraId="0553A09B" w14:textId="77777777" w:rsidR="007D0E20" w:rsidRDefault="007D0E20">
            <w:pPr>
              <w:tabs>
                <w:tab w:val="clear" w:pos="360"/>
              </w:tabs>
              <w:rPr>
                <w:bCs w:val="0"/>
                <w:color w:val="auto"/>
                <w:lang w:val="en-IN"/>
              </w:rPr>
            </w:pPr>
          </w:p>
          <w:p w14:paraId="6D8A3980" w14:textId="2DA68645" w:rsidR="00233494" w:rsidRPr="00D202BD" w:rsidRDefault="00233494" w:rsidP="00233494">
            <w:pPr>
              <w:pStyle w:val="CommentText"/>
              <w:rPr>
                <w:b w:val="0"/>
                <w:color w:val="auto"/>
                <w:lang w:val="en-IN"/>
              </w:rPr>
            </w:pPr>
            <w:proofErr w:type="gramStart"/>
            <w:r>
              <w:rPr>
                <w:b w:val="0"/>
                <w:color w:val="auto"/>
                <w:lang w:val="en-IN"/>
              </w:rPr>
              <w:t>Note :</w:t>
            </w:r>
            <w:proofErr w:type="gramEnd"/>
            <w:r>
              <w:rPr>
                <w:b w:val="0"/>
                <w:color w:val="auto"/>
                <w:lang w:val="en-IN"/>
              </w:rPr>
              <w:t xml:space="preserve"> </w:t>
            </w:r>
            <w:proofErr w:type="spellStart"/>
            <w:r>
              <w:rPr>
                <w:b w:val="0"/>
                <w:color w:val="auto"/>
                <w:lang w:val="en-IN"/>
              </w:rPr>
              <w:t>eCMS</w:t>
            </w:r>
            <w:proofErr w:type="spellEnd"/>
            <w:r>
              <w:rPr>
                <w:b w:val="0"/>
                <w:color w:val="auto"/>
                <w:lang w:val="en-IN"/>
              </w:rPr>
              <w:t xml:space="preserve"> will provide an option to register certified declarant (i.e. </w:t>
            </w:r>
            <w:r w:rsidRPr="00233494">
              <w:rPr>
                <w:b w:val="0"/>
                <w:color w:val="auto"/>
              </w:rPr>
              <w:t>clearing clerk</w:t>
            </w:r>
            <w:r>
              <w:rPr>
                <w:b w:val="0"/>
                <w:color w:val="auto"/>
              </w:rPr>
              <w:t>s</w:t>
            </w:r>
            <w:r>
              <w:rPr>
                <w:b w:val="0"/>
                <w:color w:val="auto"/>
                <w:lang w:val="en-IN"/>
              </w:rPr>
              <w:t>)</w:t>
            </w:r>
            <w:r w:rsidR="000B224D">
              <w:rPr>
                <w:b w:val="0"/>
                <w:color w:val="auto"/>
                <w:lang w:val="en-IN"/>
              </w:rPr>
              <w:t xml:space="preserve"> as code table</w:t>
            </w:r>
            <w:r>
              <w:rPr>
                <w:b w:val="0"/>
                <w:color w:val="auto"/>
                <w:lang w:val="en-IN"/>
              </w:rPr>
              <w:t xml:space="preserve"> </w:t>
            </w:r>
            <w:r w:rsidR="000B224D">
              <w:rPr>
                <w:b w:val="0"/>
                <w:color w:val="auto"/>
                <w:lang w:val="en-IN"/>
              </w:rPr>
              <w:t xml:space="preserve">entry </w:t>
            </w:r>
            <w:r>
              <w:rPr>
                <w:b w:val="0"/>
                <w:color w:val="auto"/>
                <w:lang w:val="en-IN"/>
              </w:rPr>
              <w:t>and system will valid before submitting the application to include declarants under their CFA company.</w:t>
            </w:r>
          </w:p>
        </w:tc>
      </w:tr>
      <w:tr w:rsidR="00B67145" w:rsidRPr="0099601A" w14:paraId="299009A8" w14:textId="77777777" w:rsidTr="00A86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4D574F75" w14:textId="71FCCD59" w:rsidR="00B67145" w:rsidRPr="0099601A" w:rsidRDefault="00B67145">
            <w:pPr>
              <w:pStyle w:val="BodyText"/>
              <w:rPr>
                <w:b w:val="0"/>
              </w:rPr>
            </w:pPr>
            <w:r w:rsidRPr="00114261">
              <w:rPr>
                <w:i w:val="0"/>
                <w:color w:val="auto"/>
              </w:rPr>
              <w:t xml:space="preserve">P02: </w:t>
            </w:r>
            <w:r>
              <w:rPr>
                <w:i w:val="0"/>
                <w:color w:val="auto"/>
              </w:rPr>
              <w:t xml:space="preserve">Check </w:t>
            </w:r>
            <w:r w:rsidR="00D94E8D">
              <w:rPr>
                <w:i w:val="0"/>
                <w:color w:val="auto"/>
              </w:rPr>
              <w:t>Customs Certification</w:t>
            </w:r>
          </w:p>
        </w:tc>
      </w:tr>
      <w:tr w:rsidR="00B67145" w:rsidRPr="0099601A" w14:paraId="4976C006" w14:textId="77777777" w:rsidTr="00A863A9">
        <w:tc>
          <w:tcPr>
            <w:cnfStyle w:val="001000000000" w:firstRow="0" w:lastRow="0" w:firstColumn="1" w:lastColumn="0" w:oddVBand="0" w:evenVBand="0" w:oddHBand="0" w:evenHBand="0" w:firstRowFirstColumn="0" w:firstRowLastColumn="0" w:lastRowFirstColumn="0" w:lastRowLastColumn="0"/>
            <w:tcW w:w="5000" w:type="pct"/>
          </w:tcPr>
          <w:p w14:paraId="15CF36D1" w14:textId="3F3623C2" w:rsidR="007D0E20" w:rsidRPr="0099601A" w:rsidRDefault="00F55ECE">
            <w:pPr>
              <w:tabs>
                <w:tab w:val="clear" w:pos="360"/>
              </w:tabs>
              <w:rPr>
                <w:b w:val="0"/>
              </w:rPr>
            </w:pPr>
            <w:r>
              <w:rPr>
                <w:b w:val="0"/>
                <w:color w:val="auto"/>
              </w:rPr>
              <w:t xml:space="preserve"> The CID of the applicant will be validated by the system with the list of customs certified person, which the system will maintain before the submission of the application. If the CID number cannot be validated, the system should inform the applicant on the same and the system should not allow the applicant to process further with the application.</w:t>
            </w:r>
          </w:p>
        </w:tc>
      </w:tr>
      <w:tr w:rsidR="00B67145" w:rsidRPr="0099601A" w14:paraId="1488E5FB" w14:textId="77777777" w:rsidTr="00A86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6BB186AF" w14:textId="77777777" w:rsidR="00B67145" w:rsidRPr="00DA6076" w:rsidRDefault="00B67145">
            <w:pPr>
              <w:pStyle w:val="BodyText"/>
              <w:rPr>
                <w:i w:val="0"/>
                <w:color w:val="auto"/>
              </w:rPr>
            </w:pPr>
            <w:r w:rsidRPr="00DA6076">
              <w:rPr>
                <w:i w:val="0"/>
                <w:color w:val="auto"/>
              </w:rPr>
              <w:t>P03:</w:t>
            </w:r>
            <w:r>
              <w:rPr>
                <w:i w:val="0"/>
                <w:color w:val="auto"/>
              </w:rPr>
              <w:t xml:space="preserve"> Notify Applicant of Rejection</w:t>
            </w:r>
          </w:p>
        </w:tc>
      </w:tr>
      <w:tr w:rsidR="00B67145" w:rsidRPr="0099601A" w14:paraId="0252659E" w14:textId="77777777" w:rsidTr="00A863A9">
        <w:tc>
          <w:tcPr>
            <w:cnfStyle w:val="001000000000" w:firstRow="0" w:lastRow="0" w:firstColumn="1" w:lastColumn="0" w:oddVBand="0" w:evenVBand="0" w:oddHBand="0" w:evenHBand="0" w:firstRowFirstColumn="0" w:firstRowLastColumn="0" w:lastRowFirstColumn="0" w:lastRowLastColumn="0"/>
            <w:tcW w:w="5000" w:type="pct"/>
          </w:tcPr>
          <w:p w14:paraId="6B44DE6C" w14:textId="77777777" w:rsidR="00B67145" w:rsidRDefault="00B67145">
            <w:pPr>
              <w:tabs>
                <w:tab w:val="clear" w:pos="360"/>
              </w:tabs>
              <w:rPr>
                <w:bCs w:val="0"/>
                <w:color w:val="auto"/>
              </w:rPr>
            </w:pPr>
            <w:r w:rsidRPr="00C769A7">
              <w:rPr>
                <w:b w:val="0"/>
                <w:color w:val="auto"/>
              </w:rPr>
              <w:t xml:space="preserve">If the application is </w:t>
            </w:r>
            <w:r>
              <w:rPr>
                <w:b w:val="0"/>
                <w:color w:val="auto"/>
              </w:rPr>
              <w:t>determined to be unacceptable for any reason</w:t>
            </w:r>
            <w:r w:rsidRPr="00C769A7">
              <w:rPr>
                <w:b w:val="0"/>
                <w:color w:val="auto"/>
              </w:rPr>
              <w:t>,</w:t>
            </w:r>
            <w:r>
              <w:rPr>
                <w:b w:val="0"/>
                <w:color w:val="auto"/>
              </w:rPr>
              <w:t xml:space="preserve"> then the Verifier will provide reasons for rejection and reject the application. </w:t>
            </w:r>
            <w:r w:rsidRPr="00C769A7">
              <w:rPr>
                <w:b w:val="0"/>
                <w:color w:val="auto"/>
              </w:rPr>
              <w:t xml:space="preserve"> </w:t>
            </w:r>
            <w:r>
              <w:rPr>
                <w:b w:val="0"/>
                <w:color w:val="auto"/>
              </w:rPr>
              <w:t xml:space="preserve">The </w:t>
            </w:r>
            <w:r w:rsidRPr="00C769A7">
              <w:rPr>
                <w:b w:val="0"/>
                <w:color w:val="auto"/>
              </w:rPr>
              <w:t xml:space="preserve">applicant </w:t>
            </w:r>
            <w:r>
              <w:rPr>
                <w:b w:val="0"/>
                <w:color w:val="auto"/>
              </w:rPr>
              <w:t xml:space="preserve">shall </w:t>
            </w:r>
            <w:r w:rsidRPr="00C769A7">
              <w:rPr>
                <w:b w:val="0"/>
                <w:color w:val="auto"/>
              </w:rPr>
              <w:t xml:space="preserve">be notified </w:t>
            </w:r>
            <w:r>
              <w:rPr>
                <w:b w:val="0"/>
                <w:color w:val="auto"/>
              </w:rPr>
              <w:t xml:space="preserve">of the rejection including </w:t>
            </w:r>
            <w:r w:rsidRPr="00C769A7">
              <w:rPr>
                <w:b w:val="0"/>
                <w:color w:val="auto"/>
              </w:rPr>
              <w:t>the reason for rejection</w:t>
            </w:r>
            <w:r>
              <w:rPr>
                <w:b w:val="0"/>
                <w:color w:val="auto"/>
              </w:rPr>
              <w:t xml:space="preserve"> </w:t>
            </w:r>
            <w:r w:rsidRPr="00C769A7">
              <w:rPr>
                <w:b w:val="0"/>
                <w:color w:val="auto"/>
              </w:rPr>
              <w:t>by email.</w:t>
            </w:r>
            <w:r>
              <w:rPr>
                <w:b w:val="0"/>
                <w:color w:val="auto"/>
              </w:rPr>
              <w:t xml:space="preserve"> </w:t>
            </w:r>
          </w:p>
          <w:p w14:paraId="62EB9224" w14:textId="3BDB6881" w:rsidR="007D0E20" w:rsidRDefault="007D0E20">
            <w:pPr>
              <w:tabs>
                <w:tab w:val="clear" w:pos="360"/>
              </w:tabs>
              <w:rPr>
                <w:b w:val="0"/>
              </w:rPr>
            </w:pPr>
          </w:p>
        </w:tc>
      </w:tr>
      <w:tr w:rsidR="00B67145" w:rsidRPr="0099601A" w14:paraId="61F2B883" w14:textId="77777777" w:rsidTr="00A86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E111F83" w14:textId="2D865EBE" w:rsidR="00B67145" w:rsidRPr="007C168E" w:rsidRDefault="00B67145">
            <w:pPr>
              <w:tabs>
                <w:tab w:val="clear" w:pos="360"/>
              </w:tabs>
              <w:rPr>
                <w:b w:val="0"/>
                <w:iCs/>
              </w:rPr>
            </w:pPr>
            <w:r w:rsidRPr="00B45672">
              <w:rPr>
                <w:iCs/>
                <w:color w:val="auto"/>
              </w:rPr>
              <w:t xml:space="preserve">P04: Register </w:t>
            </w:r>
            <w:r w:rsidR="00C4697F">
              <w:rPr>
                <w:iCs/>
                <w:color w:val="auto"/>
              </w:rPr>
              <w:t>Declarant</w:t>
            </w:r>
          </w:p>
        </w:tc>
      </w:tr>
      <w:tr w:rsidR="00B67145" w:rsidRPr="0099601A" w14:paraId="29CD122D" w14:textId="77777777" w:rsidTr="00A863A9">
        <w:tc>
          <w:tcPr>
            <w:cnfStyle w:val="001000000000" w:firstRow="0" w:lastRow="0" w:firstColumn="1" w:lastColumn="0" w:oddVBand="0" w:evenVBand="0" w:oddHBand="0" w:evenHBand="0" w:firstRowFirstColumn="0" w:firstRowLastColumn="0" w:lastRowFirstColumn="0" w:lastRowLastColumn="0"/>
            <w:tcW w:w="5000" w:type="pct"/>
          </w:tcPr>
          <w:p w14:paraId="7C4B1FC6" w14:textId="77777777" w:rsidR="00B67145" w:rsidRDefault="00B67145">
            <w:pPr>
              <w:tabs>
                <w:tab w:val="clear" w:pos="360"/>
              </w:tabs>
              <w:rPr>
                <w:bCs w:val="0"/>
                <w:color w:val="auto"/>
              </w:rPr>
            </w:pPr>
            <w:r w:rsidRPr="00C769A7">
              <w:rPr>
                <w:b w:val="0"/>
                <w:color w:val="auto"/>
              </w:rPr>
              <w:t xml:space="preserve">If the application is </w:t>
            </w:r>
            <w:r>
              <w:rPr>
                <w:b w:val="0"/>
                <w:color w:val="auto"/>
              </w:rPr>
              <w:t xml:space="preserve">determined to be acceptable by the verifier, the verifier shall approve the application. System will then store the </w:t>
            </w:r>
            <w:r w:rsidR="00C4697F">
              <w:rPr>
                <w:b w:val="0"/>
                <w:color w:val="auto"/>
              </w:rPr>
              <w:t xml:space="preserve">Declarant’s </w:t>
            </w:r>
            <w:r>
              <w:rPr>
                <w:b w:val="0"/>
                <w:color w:val="auto"/>
              </w:rPr>
              <w:t xml:space="preserve">profile </w:t>
            </w:r>
            <w:r w:rsidRPr="00C769A7">
              <w:rPr>
                <w:b w:val="0"/>
                <w:color w:val="auto"/>
              </w:rPr>
              <w:t xml:space="preserve">in the </w:t>
            </w:r>
            <w:proofErr w:type="spellStart"/>
            <w:r w:rsidRPr="00C769A7">
              <w:rPr>
                <w:b w:val="0"/>
                <w:color w:val="auto"/>
              </w:rPr>
              <w:t>eCMS</w:t>
            </w:r>
            <w:proofErr w:type="spellEnd"/>
            <w:r w:rsidRPr="00C769A7">
              <w:rPr>
                <w:b w:val="0"/>
                <w:color w:val="auto"/>
              </w:rPr>
              <w:t xml:space="preserve"> database</w:t>
            </w:r>
            <w:r>
              <w:rPr>
                <w:b w:val="0"/>
                <w:color w:val="auto"/>
              </w:rPr>
              <w:t>.</w:t>
            </w:r>
          </w:p>
          <w:p w14:paraId="379D54DA" w14:textId="4C15D2F7" w:rsidR="007D0E20" w:rsidRPr="00C769A7" w:rsidRDefault="007D0E20">
            <w:pPr>
              <w:tabs>
                <w:tab w:val="clear" w:pos="360"/>
              </w:tabs>
              <w:rPr>
                <w:b w:val="0"/>
              </w:rPr>
            </w:pPr>
          </w:p>
        </w:tc>
      </w:tr>
      <w:tr w:rsidR="00B67145" w:rsidRPr="0099601A" w14:paraId="7FC1C099" w14:textId="77777777" w:rsidTr="00A86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B3F202A" w14:textId="77777777" w:rsidR="00B67145" w:rsidRPr="00C769A7" w:rsidRDefault="00B67145">
            <w:pPr>
              <w:tabs>
                <w:tab w:val="clear" w:pos="360"/>
              </w:tabs>
              <w:rPr>
                <w:b w:val="0"/>
              </w:rPr>
            </w:pPr>
            <w:r w:rsidRPr="00363629">
              <w:rPr>
                <w:color w:val="auto"/>
              </w:rPr>
              <w:t>P0</w:t>
            </w:r>
            <w:r>
              <w:rPr>
                <w:color w:val="auto"/>
              </w:rPr>
              <w:t>5</w:t>
            </w:r>
            <w:r w:rsidRPr="00363629">
              <w:rPr>
                <w:color w:val="auto"/>
              </w:rPr>
              <w:t>: Send Confirmation</w:t>
            </w:r>
          </w:p>
        </w:tc>
      </w:tr>
      <w:tr w:rsidR="00B67145" w:rsidRPr="0099601A" w14:paraId="65A1F136" w14:textId="77777777" w:rsidTr="00A863A9">
        <w:tc>
          <w:tcPr>
            <w:cnfStyle w:val="001000000000" w:firstRow="0" w:lastRow="0" w:firstColumn="1" w:lastColumn="0" w:oddVBand="0" w:evenVBand="0" w:oddHBand="0" w:evenHBand="0" w:firstRowFirstColumn="0" w:firstRowLastColumn="0" w:lastRowFirstColumn="0" w:lastRowLastColumn="0"/>
            <w:tcW w:w="5000" w:type="pct"/>
          </w:tcPr>
          <w:p w14:paraId="7C606406" w14:textId="77777777" w:rsidR="00B67145" w:rsidRDefault="00B67145">
            <w:pPr>
              <w:rPr>
                <w:color w:val="auto"/>
              </w:rPr>
            </w:pPr>
            <w:r w:rsidRPr="00512ED1">
              <w:rPr>
                <w:b w:val="0"/>
                <w:bCs w:val="0"/>
                <w:color w:val="auto"/>
              </w:rPr>
              <w:t xml:space="preserve">System will send a notification to the </w:t>
            </w:r>
            <w:r w:rsidR="00C4697F">
              <w:rPr>
                <w:b w:val="0"/>
                <w:bCs w:val="0"/>
                <w:color w:val="auto"/>
              </w:rPr>
              <w:t>declarant</w:t>
            </w:r>
            <w:r w:rsidR="00C4697F" w:rsidRPr="00512ED1">
              <w:rPr>
                <w:b w:val="0"/>
                <w:bCs w:val="0"/>
                <w:color w:val="auto"/>
              </w:rPr>
              <w:t xml:space="preserve"> </w:t>
            </w:r>
            <w:r w:rsidRPr="00512ED1">
              <w:rPr>
                <w:b w:val="0"/>
                <w:bCs w:val="0"/>
                <w:color w:val="auto"/>
              </w:rPr>
              <w:t xml:space="preserve">as per </w:t>
            </w:r>
            <w:r w:rsidRPr="00512ED1">
              <w:rPr>
                <w:color w:val="auto"/>
              </w:rPr>
              <w:t>section 1.3 Login Credentials, Password Management Etc</w:t>
            </w:r>
            <w:r w:rsidRPr="00512ED1">
              <w:rPr>
                <w:b w:val="0"/>
                <w:bCs w:val="0"/>
                <w:color w:val="auto"/>
              </w:rPr>
              <w:t>.</w:t>
            </w:r>
          </w:p>
          <w:p w14:paraId="4706A983" w14:textId="690EEB29" w:rsidR="007D0E20" w:rsidRPr="00B45672" w:rsidRDefault="007D0E20">
            <w:pPr>
              <w:rPr>
                <w:bCs w:val="0"/>
              </w:rPr>
            </w:pPr>
          </w:p>
        </w:tc>
      </w:tr>
    </w:tbl>
    <w:p w14:paraId="37DCB451" w14:textId="77777777" w:rsidR="00B67145" w:rsidRPr="00D077D4" w:rsidRDefault="00B67145"/>
    <w:p w14:paraId="431CB168" w14:textId="1F540EC2" w:rsidR="00B67145" w:rsidRDefault="00B67145"/>
    <w:p w14:paraId="056CC31C" w14:textId="36CD69B4" w:rsidR="00EA60DB" w:rsidRDefault="00EA60DB" w:rsidP="009B51EA">
      <w:pPr>
        <w:tabs>
          <w:tab w:val="clear" w:pos="360"/>
        </w:tabs>
        <w:rPr>
          <w:b/>
          <w:bCs/>
        </w:rPr>
      </w:pPr>
      <w:r w:rsidRPr="00A97127">
        <w:rPr>
          <w:b/>
          <w:bCs/>
        </w:rPr>
        <w:t>Additional Functionalities</w:t>
      </w:r>
    </w:p>
    <w:p w14:paraId="015D0067" w14:textId="67E51302" w:rsidR="00F37804" w:rsidRDefault="00F37804" w:rsidP="009B51EA">
      <w:pPr>
        <w:tabs>
          <w:tab w:val="clear" w:pos="360"/>
        </w:tabs>
        <w:rPr>
          <w:b/>
          <w:bCs/>
        </w:rPr>
      </w:pPr>
    </w:p>
    <w:tbl>
      <w:tblPr>
        <w:tblStyle w:val="GridTable1Light-Accent2"/>
        <w:tblW w:w="8642" w:type="dxa"/>
        <w:tblLook w:val="01A0" w:firstRow="1" w:lastRow="0" w:firstColumn="1" w:lastColumn="1" w:noHBand="0" w:noVBand="0"/>
      </w:tblPr>
      <w:tblGrid>
        <w:gridCol w:w="805"/>
        <w:gridCol w:w="7837"/>
      </w:tblGrid>
      <w:tr w:rsidR="00F37804" w:rsidRPr="00EA182F" w14:paraId="5572DDB3" w14:textId="77777777" w:rsidTr="00DE04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430B5E51" w14:textId="77777777" w:rsidR="00F37804" w:rsidRPr="00E4274B" w:rsidRDefault="00F37804" w:rsidP="00DE0483">
            <w:pPr>
              <w:spacing w:after="60"/>
              <w:rPr>
                <w:b/>
              </w:rPr>
            </w:pPr>
            <w:r w:rsidRPr="00E4274B">
              <w:t>S/N</w:t>
            </w:r>
          </w:p>
        </w:tc>
        <w:tc>
          <w:tcPr>
            <w:cnfStyle w:val="000100000000" w:firstRow="0" w:lastRow="0" w:firstColumn="0" w:lastColumn="1" w:oddVBand="0" w:evenVBand="0" w:oddHBand="0" w:evenHBand="0" w:firstRowFirstColumn="0" w:firstRowLastColumn="0" w:lastRowFirstColumn="0" w:lastRowLastColumn="0"/>
            <w:tcW w:w="7837" w:type="dxa"/>
          </w:tcPr>
          <w:p w14:paraId="262E334D" w14:textId="1DFC68F3" w:rsidR="00F37804" w:rsidRPr="00E4274B" w:rsidRDefault="00F37804" w:rsidP="00DE0483">
            <w:pPr>
              <w:spacing w:after="60"/>
              <w:rPr>
                <w:b/>
              </w:rPr>
            </w:pPr>
            <w:r>
              <w:t xml:space="preserve">Additional </w:t>
            </w:r>
            <w:r w:rsidR="006D6007">
              <w:t>Features</w:t>
            </w:r>
          </w:p>
        </w:tc>
      </w:tr>
      <w:tr w:rsidR="00F37804" w:rsidRPr="00EA182F" w14:paraId="51237E2E" w14:textId="77777777" w:rsidTr="00DE0483">
        <w:tc>
          <w:tcPr>
            <w:cnfStyle w:val="001000000000" w:firstRow="0" w:lastRow="0" w:firstColumn="1" w:lastColumn="0" w:oddVBand="0" w:evenVBand="0" w:oddHBand="0" w:evenHBand="0" w:firstRowFirstColumn="0" w:firstRowLastColumn="0" w:lastRowFirstColumn="0" w:lastRowLastColumn="0"/>
            <w:tcW w:w="805" w:type="dxa"/>
          </w:tcPr>
          <w:p w14:paraId="32AFF5DE" w14:textId="77777777" w:rsidR="00F37804" w:rsidRPr="00D3180A" w:rsidRDefault="00F37804" w:rsidP="00D3180A">
            <w:pPr>
              <w:pStyle w:val="StyleBodyTextCenturyGothic10ptNotItalicAuto"/>
              <w:numPr>
                <w:ilvl w:val="0"/>
                <w:numId w:val="107"/>
              </w:numPr>
            </w:pPr>
          </w:p>
        </w:tc>
        <w:tc>
          <w:tcPr>
            <w:cnfStyle w:val="000100000000" w:firstRow="0" w:lastRow="0" w:firstColumn="0" w:lastColumn="1" w:oddVBand="0" w:evenVBand="0" w:oddHBand="0" w:evenHBand="0" w:firstRowFirstColumn="0" w:firstRowLastColumn="0" w:lastRowFirstColumn="0" w:lastRowLastColumn="0"/>
            <w:tcW w:w="7837" w:type="dxa"/>
          </w:tcPr>
          <w:p w14:paraId="23781753" w14:textId="4B407A11" w:rsidR="00F37804" w:rsidRPr="00E4274B" w:rsidRDefault="00F37804" w:rsidP="00DE0483">
            <w:pPr>
              <w:pStyle w:val="StyleBodyTextCenturyGothic10ptNotItalicAuto1"/>
              <w:rPr>
                <w:iCs/>
              </w:rPr>
            </w:pPr>
            <w:r>
              <w:t>Customs can de-register a declarant anytime if needed and no further integration with BITS is required for this. Once a declarant is de-registered, the declarant cannot access the System anymore.</w:t>
            </w:r>
          </w:p>
        </w:tc>
      </w:tr>
      <w:tr w:rsidR="00F37804" w:rsidRPr="00EA182F" w14:paraId="7DB59B86" w14:textId="77777777" w:rsidTr="00DE0483">
        <w:tc>
          <w:tcPr>
            <w:cnfStyle w:val="001000000000" w:firstRow="0" w:lastRow="0" w:firstColumn="1" w:lastColumn="0" w:oddVBand="0" w:evenVBand="0" w:oddHBand="0" w:evenHBand="0" w:firstRowFirstColumn="0" w:firstRowLastColumn="0" w:lastRowFirstColumn="0" w:lastRowLastColumn="0"/>
            <w:tcW w:w="805" w:type="dxa"/>
          </w:tcPr>
          <w:p w14:paraId="59AC78EF" w14:textId="77777777" w:rsidR="00F37804" w:rsidRPr="00E4274B" w:rsidRDefault="00F37804" w:rsidP="00D3180A">
            <w:pPr>
              <w:pStyle w:val="StyleBodyTextCenturyGothic10ptNotItalicAuto"/>
            </w:pPr>
          </w:p>
        </w:tc>
        <w:tc>
          <w:tcPr>
            <w:cnfStyle w:val="000100000000" w:firstRow="0" w:lastRow="0" w:firstColumn="0" w:lastColumn="1" w:oddVBand="0" w:evenVBand="0" w:oddHBand="0" w:evenHBand="0" w:firstRowFirstColumn="0" w:firstRowLastColumn="0" w:lastRowFirstColumn="0" w:lastRowLastColumn="0"/>
            <w:tcW w:w="7837" w:type="dxa"/>
          </w:tcPr>
          <w:p w14:paraId="05AA2D04" w14:textId="77777777" w:rsidR="00F37804" w:rsidRDefault="00F37804">
            <w:pPr>
              <w:pStyle w:val="StyleBodyTextCenturyGothic10ptNotItalicAuto"/>
              <w:numPr>
                <w:ilvl w:val="0"/>
                <w:numId w:val="0"/>
              </w:numPr>
            </w:pPr>
            <w:r>
              <w:t>A</w:t>
            </w:r>
            <w:r w:rsidRPr="00EA60DB">
              <w:t xml:space="preserve"> Declarant can be linked to only one CFA at </w:t>
            </w:r>
            <w:r>
              <w:t xml:space="preserve">any given </w:t>
            </w:r>
            <w:r w:rsidRPr="00EA60DB">
              <w:t xml:space="preserve">time. </w:t>
            </w:r>
            <w:r>
              <w:t xml:space="preserve">In case a declarant moves to another CFA, then the </w:t>
            </w:r>
            <w:r w:rsidRPr="00EA60DB">
              <w:t xml:space="preserve">previous CFA must </w:t>
            </w:r>
            <w:r>
              <w:t>d</w:t>
            </w:r>
            <w:r w:rsidRPr="00EA60DB">
              <w:t xml:space="preserve">e-register the Declarant. </w:t>
            </w:r>
            <w:r>
              <w:t xml:space="preserve">After de-registration, the new CFA needs to register the declarant once again as per the steps mentioned above. </w:t>
            </w:r>
          </w:p>
          <w:p w14:paraId="48A85AF1" w14:textId="40B54879" w:rsidR="00F37804" w:rsidRDefault="00F37804" w:rsidP="00DE0483">
            <w:pPr>
              <w:pStyle w:val="StyleBodyTextCenturyGothic10ptNotItalicAuto1"/>
              <w:rPr>
                <w:lang w:eastAsia="zh-CN"/>
              </w:rPr>
            </w:pPr>
          </w:p>
        </w:tc>
      </w:tr>
      <w:tr w:rsidR="00F37804" w:rsidRPr="00EA182F" w14:paraId="225894EA" w14:textId="77777777" w:rsidTr="00DE0483">
        <w:tc>
          <w:tcPr>
            <w:cnfStyle w:val="001000000000" w:firstRow="0" w:lastRow="0" w:firstColumn="1" w:lastColumn="0" w:oddVBand="0" w:evenVBand="0" w:oddHBand="0" w:evenHBand="0" w:firstRowFirstColumn="0" w:firstRowLastColumn="0" w:lastRowFirstColumn="0" w:lastRowLastColumn="0"/>
            <w:tcW w:w="805" w:type="dxa"/>
          </w:tcPr>
          <w:p w14:paraId="3B1C6AED" w14:textId="77777777" w:rsidR="00F37804" w:rsidRDefault="00F37804" w:rsidP="00D3180A">
            <w:pPr>
              <w:pStyle w:val="StyleBodyTextCenturyGothic10ptNotItalicAuto"/>
            </w:pPr>
          </w:p>
        </w:tc>
        <w:tc>
          <w:tcPr>
            <w:cnfStyle w:val="000100000000" w:firstRow="0" w:lastRow="0" w:firstColumn="0" w:lastColumn="1" w:oddVBand="0" w:evenVBand="0" w:oddHBand="0" w:evenHBand="0" w:firstRowFirstColumn="0" w:firstRowLastColumn="0" w:lastRowFirstColumn="0" w:lastRowLastColumn="0"/>
            <w:tcW w:w="7837" w:type="dxa"/>
          </w:tcPr>
          <w:p w14:paraId="4C3EDAB1" w14:textId="0B0B7529" w:rsidR="00F37804" w:rsidRDefault="00F37804" w:rsidP="00DE0483">
            <w:pPr>
              <w:pStyle w:val="StyleBodyTextCenturyGothic10ptNotItalicAuto1"/>
              <w:rPr>
                <w:lang w:eastAsia="zh-CN"/>
              </w:rPr>
            </w:pPr>
            <w:r w:rsidRPr="00EA60DB">
              <w:t xml:space="preserve">System will maintain a history of the various CFA's the declarant </w:t>
            </w:r>
            <w:r>
              <w:t xml:space="preserve">has </w:t>
            </w:r>
            <w:r w:rsidRPr="00EA60DB">
              <w:t>worked for</w:t>
            </w:r>
            <w:r>
              <w:t>.</w:t>
            </w:r>
          </w:p>
        </w:tc>
      </w:tr>
    </w:tbl>
    <w:p w14:paraId="65C722F9" w14:textId="77777777" w:rsidR="00F75D11" w:rsidRDefault="00F75D11" w:rsidP="00DE3260">
      <w:pPr>
        <w:rPr>
          <w:b/>
          <w:bCs/>
        </w:rPr>
      </w:pPr>
    </w:p>
    <w:p w14:paraId="554593C3" w14:textId="10D9F033" w:rsidR="00F75D11" w:rsidRDefault="00F75D11" w:rsidP="00233494">
      <w:r w:rsidRPr="00300224">
        <w:rPr>
          <w:b/>
          <w:bCs/>
        </w:rPr>
        <w:t>Note:</w:t>
      </w:r>
      <w:r>
        <w:t xml:space="preserve"> Declarant are Custom certified individuals who are engaged by CFA for declaration submission. In this context, Declarants are different from a Trader. Warehouse Operators, TSO </w:t>
      </w:r>
      <w:r w:rsidR="00D3180A">
        <w:t>etc.</w:t>
      </w:r>
      <w:r>
        <w:t xml:space="preserve"> who can also submit declarations for themselves. In case of Traders, Warehouse Operators, TSO etc., the functionality to submit declaration is provided through access configuration.</w:t>
      </w:r>
    </w:p>
    <w:p w14:paraId="1E6017D4" w14:textId="77777777" w:rsidR="00B67145" w:rsidRDefault="00B67145"/>
    <w:p w14:paraId="34B1361A" w14:textId="77777777" w:rsidR="000904F1" w:rsidRDefault="000904F1" w:rsidP="001C7462">
      <w:pPr>
        <w:pStyle w:val="Heading3"/>
        <w:numPr>
          <w:ilvl w:val="2"/>
          <w:numId w:val="12"/>
        </w:numPr>
      </w:pPr>
      <w:bookmarkStart w:id="340" w:name="_Toc74244592"/>
      <w:bookmarkStart w:id="341" w:name="_Toc79608283"/>
      <w:r>
        <w:t>Business Validation</w:t>
      </w:r>
      <w:bookmarkEnd w:id="340"/>
      <w:bookmarkEnd w:id="341"/>
    </w:p>
    <w:tbl>
      <w:tblPr>
        <w:tblStyle w:val="GridTable1Light-Accent2"/>
        <w:tblW w:w="8642" w:type="dxa"/>
        <w:tblLook w:val="01A0" w:firstRow="1" w:lastRow="0" w:firstColumn="1" w:lastColumn="1" w:noHBand="0" w:noVBand="0"/>
      </w:tblPr>
      <w:tblGrid>
        <w:gridCol w:w="805"/>
        <w:gridCol w:w="7837"/>
      </w:tblGrid>
      <w:tr w:rsidR="000904F1" w:rsidRPr="00EA182F" w14:paraId="52F8CFB1" w14:textId="77777777" w:rsidTr="00CF58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0D754396" w14:textId="77777777" w:rsidR="000904F1" w:rsidRPr="00E4274B" w:rsidRDefault="000904F1">
            <w:pPr>
              <w:spacing w:after="60"/>
              <w:rPr>
                <w:b/>
              </w:rPr>
            </w:pPr>
            <w:r w:rsidRPr="00E4274B">
              <w:t>S/N</w:t>
            </w:r>
          </w:p>
        </w:tc>
        <w:tc>
          <w:tcPr>
            <w:cnfStyle w:val="000100000000" w:firstRow="0" w:lastRow="0" w:firstColumn="0" w:lastColumn="1" w:oddVBand="0" w:evenVBand="0" w:oddHBand="0" w:evenHBand="0" w:firstRowFirstColumn="0" w:firstRowLastColumn="0" w:lastRowFirstColumn="0" w:lastRowLastColumn="0"/>
            <w:tcW w:w="7837" w:type="dxa"/>
          </w:tcPr>
          <w:p w14:paraId="66AE978C" w14:textId="77777777" w:rsidR="000904F1" w:rsidRPr="00E4274B" w:rsidRDefault="000904F1">
            <w:pPr>
              <w:spacing w:after="60"/>
              <w:rPr>
                <w:b/>
              </w:rPr>
            </w:pPr>
            <w:r w:rsidRPr="00E4274B">
              <w:t>Validation Rules</w:t>
            </w:r>
          </w:p>
        </w:tc>
      </w:tr>
      <w:tr w:rsidR="000904F1" w:rsidRPr="00EA182F" w14:paraId="731F48AD" w14:textId="77777777" w:rsidTr="00CF5866">
        <w:tc>
          <w:tcPr>
            <w:cnfStyle w:val="001000000000" w:firstRow="0" w:lastRow="0" w:firstColumn="1" w:lastColumn="0" w:oddVBand="0" w:evenVBand="0" w:oddHBand="0" w:evenHBand="0" w:firstRowFirstColumn="0" w:firstRowLastColumn="0" w:lastRowFirstColumn="0" w:lastRowLastColumn="0"/>
            <w:tcW w:w="805" w:type="dxa"/>
          </w:tcPr>
          <w:p w14:paraId="2E44A07A" w14:textId="75DC4974" w:rsidR="000904F1" w:rsidRPr="00D3180A" w:rsidRDefault="000904F1" w:rsidP="00D3180A">
            <w:pPr>
              <w:pStyle w:val="StyleBodyTextCenturyGothic10ptNotItalicAuto"/>
              <w:numPr>
                <w:ilvl w:val="0"/>
                <w:numId w:val="119"/>
              </w:numPr>
            </w:pPr>
          </w:p>
        </w:tc>
        <w:tc>
          <w:tcPr>
            <w:cnfStyle w:val="000100000000" w:firstRow="0" w:lastRow="0" w:firstColumn="0" w:lastColumn="1" w:oddVBand="0" w:evenVBand="0" w:oddHBand="0" w:evenHBand="0" w:firstRowFirstColumn="0" w:firstRowLastColumn="0" w:lastRowFirstColumn="0" w:lastRowLastColumn="0"/>
            <w:tcW w:w="7837" w:type="dxa"/>
          </w:tcPr>
          <w:p w14:paraId="19CD46BC" w14:textId="77777777" w:rsidR="000904F1" w:rsidRPr="00E4274B" w:rsidRDefault="000904F1">
            <w:pPr>
              <w:pStyle w:val="StyleBodyTextCenturyGothic10ptNotItalicAuto1"/>
              <w:rPr>
                <w:iCs/>
              </w:rPr>
            </w:pPr>
            <w:r>
              <w:rPr>
                <w:lang w:eastAsia="zh-CN"/>
              </w:rPr>
              <w:t>The declarant should have a valid CID.</w:t>
            </w:r>
          </w:p>
        </w:tc>
      </w:tr>
      <w:tr w:rsidR="000904F1" w:rsidRPr="00EA182F" w14:paraId="0C7EE26D" w14:textId="77777777" w:rsidTr="00CF5866">
        <w:tc>
          <w:tcPr>
            <w:cnfStyle w:val="001000000000" w:firstRow="0" w:lastRow="0" w:firstColumn="1" w:lastColumn="0" w:oddVBand="0" w:evenVBand="0" w:oddHBand="0" w:evenHBand="0" w:firstRowFirstColumn="0" w:firstRowLastColumn="0" w:lastRowFirstColumn="0" w:lastRowLastColumn="0"/>
            <w:tcW w:w="805" w:type="dxa"/>
          </w:tcPr>
          <w:p w14:paraId="1233FF66" w14:textId="17199F94" w:rsidR="000904F1" w:rsidRPr="00E4274B" w:rsidRDefault="000904F1" w:rsidP="00D3180A">
            <w:pPr>
              <w:pStyle w:val="StyleBodyTextCenturyGothic10ptNotItalicAuto"/>
            </w:pPr>
          </w:p>
        </w:tc>
        <w:tc>
          <w:tcPr>
            <w:cnfStyle w:val="000100000000" w:firstRow="0" w:lastRow="0" w:firstColumn="0" w:lastColumn="1" w:oddVBand="0" w:evenVBand="0" w:oddHBand="0" w:evenHBand="0" w:firstRowFirstColumn="0" w:firstRowLastColumn="0" w:lastRowFirstColumn="0" w:lastRowLastColumn="0"/>
            <w:tcW w:w="7837" w:type="dxa"/>
          </w:tcPr>
          <w:p w14:paraId="6FD9AAEB" w14:textId="77777777" w:rsidR="000904F1" w:rsidRDefault="000904F1">
            <w:pPr>
              <w:pStyle w:val="StyleBodyTextCenturyGothic10ptNotItalicAuto1"/>
              <w:rPr>
                <w:lang w:eastAsia="zh-CN"/>
              </w:rPr>
            </w:pPr>
            <w:r>
              <w:rPr>
                <w:lang w:eastAsia="zh-CN"/>
              </w:rPr>
              <w:t>The declarant should not be engaged and active with any other CFA at the point of application.</w:t>
            </w:r>
          </w:p>
        </w:tc>
      </w:tr>
      <w:tr w:rsidR="00F33025" w:rsidRPr="00EA182F" w14:paraId="0E8CD784" w14:textId="77777777" w:rsidTr="00CF5866">
        <w:tc>
          <w:tcPr>
            <w:cnfStyle w:val="001000000000" w:firstRow="0" w:lastRow="0" w:firstColumn="1" w:lastColumn="0" w:oddVBand="0" w:evenVBand="0" w:oddHBand="0" w:evenHBand="0" w:firstRowFirstColumn="0" w:firstRowLastColumn="0" w:lastRowFirstColumn="0" w:lastRowLastColumn="0"/>
            <w:tcW w:w="805" w:type="dxa"/>
          </w:tcPr>
          <w:p w14:paraId="05AFA2D3" w14:textId="3F7F49C7" w:rsidR="00F33025" w:rsidRDefault="00F33025" w:rsidP="00D3180A">
            <w:pPr>
              <w:pStyle w:val="StyleBodyTextCenturyGothic10ptNotItalicAuto"/>
            </w:pPr>
          </w:p>
        </w:tc>
        <w:tc>
          <w:tcPr>
            <w:cnfStyle w:val="000100000000" w:firstRow="0" w:lastRow="0" w:firstColumn="0" w:lastColumn="1" w:oddVBand="0" w:evenVBand="0" w:oddHBand="0" w:evenHBand="0" w:firstRowFirstColumn="0" w:firstRowLastColumn="0" w:lastRowFirstColumn="0" w:lastRowLastColumn="0"/>
            <w:tcW w:w="7837" w:type="dxa"/>
          </w:tcPr>
          <w:p w14:paraId="3E0630D9" w14:textId="5701571B" w:rsidR="00F33025" w:rsidRDefault="00B83290">
            <w:pPr>
              <w:pStyle w:val="StyleBodyTextCenturyGothic10ptNotItalicAuto1"/>
              <w:rPr>
                <w:lang w:eastAsia="zh-CN"/>
              </w:rPr>
            </w:pPr>
            <w:r>
              <w:rPr>
                <w:lang w:eastAsia="zh-CN"/>
              </w:rPr>
              <w:t>The declarant should be customs certified.</w:t>
            </w:r>
          </w:p>
        </w:tc>
      </w:tr>
    </w:tbl>
    <w:p w14:paraId="6B7079C2" w14:textId="297AB686" w:rsidR="006165F1" w:rsidRDefault="006165F1" w:rsidP="00300224">
      <w:pPr>
        <w:tabs>
          <w:tab w:val="clear" w:pos="360"/>
        </w:tabs>
        <w:rPr>
          <w:rFonts w:ascii="Century Gothic Bold" w:hAnsi="Century Gothic Bold"/>
          <w:b/>
        </w:rPr>
      </w:pPr>
      <w:r>
        <w:br w:type="page"/>
      </w:r>
    </w:p>
    <w:p w14:paraId="677EEF10" w14:textId="4BFF05D0" w:rsidR="00B67145" w:rsidRDefault="00B67145" w:rsidP="00276ED6">
      <w:pPr>
        <w:pStyle w:val="Heading2"/>
        <w:numPr>
          <w:ilvl w:val="1"/>
          <w:numId w:val="12"/>
        </w:numPr>
        <w:tabs>
          <w:tab w:val="num" w:pos="426"/>
        </w:tabs>
        <w:spacing w:after="60"/>
        <w:ind w:left="0" w:firstLine="0"/>
      </w:pPr>
      <w:bookmarkStart w:id="342" w:name="_Toc79608284"/>
      <w:r>
        <w:t>Traders Registration</w:t>
      </w:r>
      <w:bookmarkEnd w:id="342"/>
    </w:p>
    <w:p w14:paraId="4CA7B52B" w14:textId="77777777" w:rsidR="000904F1" w:rsidRDefault="000904F1">
      <w:r>
        <w:t xml:space="preserve">Traders are individuals and companies who are engaged in the business of importing and exporting of goods across the border of Bhutan. Traders may declare their own consignments in the system or engage CFA’s do it on their behalf. </w:t>
      </w:r>
    </w:p>
    <w:p w14:paraId="54C2B507" w14:textId="369C704C" w:rsidR="000904F1" w:rsidRDefault="000904F1"/>
    <w:p w14:paraId="7A0E3700" w14:textId="77777777" w:rsidR="000904F1" w:rsidRDefault="000904F1" w:rsidP="001C7462">
      <w:pPr>
        <w:pStyle w:val="Heading3"/>
        <w:numPr>
          <w:ilvl w:val="2"/>
          <w:numId w:val="12"/>
        </w:numPr>
      </w:pPr>
      <w:bookmarkStart w:id="343" w:name="_Toc74244594"/>
      <w:bookmarkStart w:id="344" w:name="_Toc79608285"/>
      <w:r>
        <w:t>Pre-Requisites</w:t>
      </w:r>
      <w:bookmarkEnd w:id="343"/>
      <w:bookmarkEnd w:id="344"/>
    </w:p>
    <w:p w14:paraId="0E60F12A" w14:textId="69779AB8" w:rsidR="000904F1" w:rsidRDefault="000904F1">
      <w:pPr>
        <w:pStyle w:val="ListParagraph"/>
        <w:numPr>
          <w:ilvl w:val="0"/>
          <w:numId w:val="54"/>
        </w:numPr>
      </w:pPr>
      <w:r>
        <w:t>The applicant for trader is a citizen of Bhutan and has a valid CID</w:t>
      </w:r>
      <w:r w:rsidR="00872106">
        <w:t>/TPN</w:t>
      </w:r>
    </w:p>
    <w:p w14:paraId="2A8CE3DC" w14:textId="02AEFFB5" w:rsidR="000904F1" w:rsidRPr="006A2232" w:rsidRDefault="000904F1" w:rsidP="009B51EA"/>
    <w:p w14:paraId="00C6D892" w14:textId="7F2DC2AE" w:rsidR="00B67145" w:rsidRDefault="00B67145" w:rsidP="00CF5866">
      <w:pPr>
        <w:pStyle w:val="Heading3"/>
        <w:numPr>
          <w:ilvl w:val="2"/>
          <w:numId w:val="12"/>
        </w:numPr>
      </w:pPr>
      <w:bookmarkStart w:id="345" w:name="_Toc79608286"/>
      <w:r>
        <w:t>Process Flow for Traders Registration</w:t>
      </w:r>
      <w:r w:rsidR="00AB20DF">
        <w:t>.</w:t>
      </w:r>
      <w:bookmarkEnd w:id="345"/>
    </w:p>
    <w:p w14:paraId="6B60A2CF" w14:textId="77777777" w:rsidR="002847AF" w:rsidRDefault="002847AF" w:rsidP="002847AF">
      <w:pPr>
        <w:rPr>
          <w:b/>
          <w:bCs/>
        </w:rPr>
      </w:pPr>
    </w:p>
    <w:p w14:paraId="5E804292" w14:textId="7552CB9E" w:rsidR="0017579A" w:rsidRPr="0017579A" w:rsidRDefault="002847AF">
      <w:r w:rsidRPr="00DA476B">
        <w:rPr>
          <w:b/>
          <w:bCs/>
        </w:rPr>
        <w:t>Process ID: 02.06</w:t>
      </w:r>
      <w:r>
        <w:rPr>
          <w:b/>
          <w:bCs/>
        </w:rPr>
        <w:t xml:space="preserve"> – Traders Registration</w:t>
      </w:r>
    </w:p>
    <w:p w14:paraId="23BE52B8" w14:textId="3DDCDFEB" w:rsidR="00987041" w:rsidRDefault="002051CA">
      <w:r>
        <w:rPr>
          <w:noProof/>
        </w:rPr>
        <w:drawing>
          <wp:inline distT="0" distB="0" distL="0" distR="0" wp14:anchorId="3E1FA6AB" wp14:editId="4848E021">
            <wp:extent cx="5148775" cy="5689873"/>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51797" cy="5693212"/>
                    </a:xfrm>
                    <a:prstGeom prst="rect">
                      <a:avLst/>
                    </a:prstGeom>
                  </pic:spPr>
                </pic:pic>
              </a:graphicData>
            </a:graphic>
          </wp:inline>
        </w:drawing>
      </w:r>
    </w:p>
    <w:p w14:paraId="6885273D" w14:textId="09DDCB67" w:rsidR="00E1010F" w:rsidRDefault="00E1010F">
      <w:pPr>
        <w:tabs>
          <w:tab w:val="clear" w:pos="360"/>
        </w:tabs>
        <w:jc w:val="left"/>
        <w:rPr>
          <w:b/>
        </w:rPr>
      </w:pPr>
      <w:r>
        <w:rPr>
          <w:b/>
        </w:rPr>
        <w:br w:type="page"/>
      </w:r>
    </w:p>
    <w:p w14:paraId="76269275" w14:textId="7B4D88C7" w:rsidR="00B67145" w:rsidRDefault="00B67145" w:rsidP="001C7462">
      <w:pPr>
        <w:pStyle w:val="Heading3"/>
        <w:numPr>
          <w:ilvl w:val="2"/>
          <w:numId w:val="12"/>
        </w:numPr>
      </w:pPr>
      <w:bookmarkStart w:id="346" w:name="_Toc79608287"/>
      <w:bookmarkStart w:id="347" w:name="_Toc79608288"/>
      <w:bookmarkEnd w:id="346"/>
      <w:r>
        <w:t>Use Case Diagrams for Trader Registration</w:t>
      </w:r>
      <w:bookmarkEnd w:id="347"/>
    </w:p>
    <w:p w14:paraId="40CD9AF3" w14:textId="77777777" w:rsidR="00B67145" w:rsidRPr="00C772CF" w:rsidRDefault="00B67145"/>
    <w:p w14:paraId="2ABE2D47" w14:textId="77777777" w:rsidR="00B67145" w:rsidRDefault="00B67145">
      <w:r>
        <w:rPr>
          <w:noProof/>
        </w:rPr>
        <mc:AlternateContent>
          <mc:Choice Requires="wps">
            <w:drawing>
              <wp:anchor distT="0" distB="0" distL="114300" distR="114300" simplePos="0" relativeHeight="251988992" behindDoc="0" locked="0" layoutInCell="1" allowOverlap="1" wp14:anchorId="29090E6A" wp14:editId="3E6D5AEB">
                <wp:simplePos x="0" y="0"/>
                <wp:positionH relativeFrom="column">
                  <wp:posOffset>628650</wp:posOffset>
                </wp:positionH>
                <wp:positionV relativeFrom="paragraph">
                  <wp:posOffset>25400</wp:posOffset>
                </wp:positionV>
                <wp:extent cx="3423994" cy="260304"/>
                <wp:effectExtent l="0" t="0" r="24130" b="26035"/>
                <wp:wrapNone/>
                <wp:docPr id="357" name="Rectangle: Folded Corner 357"/>
                <wp:cNvGraphicFramePr/>
                <a:graphic xmlns:a="http://schemas.openxmlformats.org/drawingml/2006/main">
                  <a:graphicData uri="http://schemas.microsoft.com/office/word/2010/wordprocessingShape">
                    <wps:wsp>
                      <wps:cNvSpPr/>
                      <wps:spPr>
                        <a:xfrm>
                          <a:off x="0" y="0"/>
                          <a:ext cx="3423994" cy="260304"/>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E39502" w14:textId="77777777" w:rsidR="00A20091" w:rsidRDefault="00A20091" w:rsidP="00B67145">
                            <w:pPr>
                              <w:jc w:val="center"/>
                              <w:rPr>
                                <w:rFonts w:asciiTheme="minorHAnsi" w:hAnsi="Calibri" w:cstheme="minorBidi"/>
                                <w:b/>
                                <w:bCs/>
                                <w:color w:val="000000" w:themeColor="text1"/>
                                <w:kern w:val="24"/>
                                <w:sz w:val="18"/>
                                <w:szCs w:val="18"/>
                              </w:rPr>
                            </w:pPr>
                            <w:r>
                              <w:rPr>
                                <w:rFonts w:asciiTheme="minorHAnsi" w:hAnsi="Calibri" w:cstheme="minorBidi"/>
                                <w:b/>
                                <w:bCs/>
                                <w:color w:val="000000" w:themeColor="text1"/>
                                <w:kern w:val="24"/>
                                <w:sz w:val="18"/>
                                <w:szCs w:val="18"/>
                              </w:rPr>
                              <w:t>Trader application Submission, verification &amp; approval/rejection</w:t>
                            </w:r>
                          </w:p>
                          <w:p w14:paraId="2ED85C8C" w14:textId="77777777" w:rsidR="00A20091" w:rsidRDefault="00A20091" w:rsidP="00B671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9090E6A" id="Rectangle: Folded Corner 357" o:spid="_x0000_s1074" type="#_x0000_t65" style="position:absolute;left:0;text-align:left;margin-left:49.5pt;margin-top:2pt;width:269.6pt;height:20.5pt;z-index:25198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" adj="18000" fillcolor="#d8d8d8 [2732]" strokecolor="gray [1629]" strokeweight=".5pt">
                <v:textbox>
                  <w:txbxContent>
                    <w:p w14:paraId="4DE39502" w14:textId="77777777" w:rsidR="00A20091" w:rsidRDefault="00A20091" w:rsidP="00B67145">
                      <w:pPr>
                        <w:jc w:val="center"/>
                        <w:rPr>
                          <w:rFonts w:asciiTheme="minorHAnsi" w:hAnsi="Calibri" w:cstheme="minorBidi"/>
                          <w:b/>
                          <w:bCs/>
                          <w:color w:val="000000" w:themeColor="text1"/>
                          <w:kern w:val="24"/>
                          <w:sz w:val="18"/>
                          <w:szCs w:val="18"/>
                        </w:rPr>
                      </w:pPr>
                      <w:r>
                        <w:rPr>
                          <w:rFonts w:asciiTheme="minorHAnsi" w:hAnsi="Calibri" w:cstheme="minorBidi"/>
                          <w:b/>
                          <w:bCs/>
                          <w:color w:val="000000" w:themeColor="text1"/>
                          <w:kern w:val="24"/>
                          <w:sz w:val="18"/>
                          <w:szCs w:val="18"/>
                        </w:rPr>
                        <w:t>Trader application Submission, verification &amp; approval/rejection</w:t>
                      </w:r>
                    </w:p>
                    <w:p w14:paraId="2ED85C8C" w14:textId="77777777" w:rsidR="00A20091" w:rsidRDefault="00A20091" w:rsidP="00B67145">
                      <w:pPr>
                        <w:jc w:val="center"/>
                      </w:pPr>
                    </w:p>
                  </w:txbxContent>
                </v:textbox>
              </v:shape>
            </w:pict>
          </mc:Fallback>
        </mc:AlternateContent>
      </w:r>
    </w:p>
    <w:p w14:paraId="5CDBBDD4" w14:textId="77777777" w:rsidR="00B67145" w:rsidRDefault="00B67145"/>
    <w:p w14:paraId="43B8C242" w14:textId="77777777" w:rsidR="00B67145" w:rsidRDefault="00B67145">
      <w:pPr>
        <w:rPr>
          <w:noProof/>
        </w:rPr>
      </w:pPr>
    </w:p>
    <w:p w14:paraId="220149CD" w14:textId="4D8108BE" w:rsidR="00B67145" w:rsidRDefault="00B67145">
      <w:pPr>
        <w:rPr>
          <w:noProof/>
        </w:rPr>
      </w:pPr>
      <w:r w:rsidRPr="00D428E1">
        <w:rPr>
          <w:noProof/>
        </w:rPr>
        <mc:AlternateContent>
          <mc:Choice Requires="wps">
            <w:drawing>
              <wp:anchor distT="0" distB="0" distL="114300" distR="114300" simplePos="0" relativeHeight="251990016" behindDoc="0" locked="0" layoutInCell="1" allowOverlap="1" wp14:anchorId="0DF65F45" wp14:editId="0445C0AB">
                <wp:simplePos x="0" y="0"/>
                <wp:positionH relativeFrom="column">
                  <wp:posOffset>661670</wp:posOffset>
                </wp:positionH>
                <wp:positionV relativeFrom="paragraph">
                  <wp:posOffset>160020</wp:posOffset>
                </wp:positionV>
                <wp:extent cx="1214120" cy="539115"/>
                <wp:effectExtent l="0" t="0" r="24130" b="13335"/>
                <wp:wrapNone/>
                <wp:docPr id="358" name="Oval 137"/>
                <wp:cNvGraphicFramePr/>
                <a:graphic xmlns:a="http://schemas.openxmlformats.org/drawingml/2006/main">
                  <a:graphicData uri="http://schemas.microsoft.com/office/word/2010/wordprocessingShape">
                    <wps:wsp>
                      <wps:cNvSpPr/>
                      <wps:spPr>
                        <a:xfrm>
                          <a:off x="0" y="0"/>
                          <a:ext cx="1214120"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633323" w14:textId="77777777" w:rsidR="00A20091" w:rsidRDefault="00A20091" w:rsidP="00B67145">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Submit Application</w:t>
                            </w:r>
                          </w:p>
                        </w:txbxContent>
                      </wps:txbx>
                      <wps:bodyPr rtlCol="0" anchor="ctr"/>
                    </wps:wsp>
                  </a:graphicData>
                </a:graphic>
              </wp:anchor>
            </w:drawing>
          </mc:Choice>
          <mc:Fallback>
            <w:pict>
              <v:oval w14:anchorId="0DF65F45" id="Oval 137" o:spid="_x0000_s1075" style="position:absolute;left:0;text-align:left;margin-left:52.1pt;margin-top:12.6pt;width:95.6pt;height:42.45pt;z-index:25199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" fillcolor="#d8d8d8 [2732]" strokecolor="black [3213]" strokeweight=".5pt">
                <v:textbox>
                  <w:txbxContent>
                    <w:p w14:paraId="3D633323" w14:textId="77777777" w:rsidR="00A20091" w:rsidRDefault="00A20091" w:rsidP="00B67145">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Submit Application</w:t>
                      </w:r>
                    </w:p>
                  </w:txbxContent>
                </v:textbox>
              </v:oval>
            </w:pict>
          </mc:Fallback>
        </mc:AlternateContent>
      </w:r>
      <w:r w:rsidRPr="00D428E1">
        <w:rPr>
          <w:noProof/>
        </w:rPr>
        <mc:AlternateContent>
          <mc:Choice Requires="wps">
            <w:drawing>
              <wp:anchor distT="0" distB="0" distL="114300" distR="114300" simplePos="0" relativeHeight="251971584" behindDoc="0" locked="0" layoutInCell="1" allowOverlap="1" wp14:anchorId="1CEE385F" wp14:editId="02FD04B1">
                <wp:simplePos x="0" y="0"/>
                <wp:positionH relativeFrom="column">
                  <wp:posOffset>2662555</wp:posOffset>
                </wp:positionH>
                <wp:positionV relativeFrom="paragraph">
                  <wp:posOffset>1572895</wp:posOffset>
                </wp:positionV>
                <wp:extent cx="1143000" cy="539115"/>
                <wp:effectExtent l="0" t="0" r="19050" b="13335"/>
                <wp:wrapNone/>
                <wp:docPr id="359" name="Oval 139"/>
                <wp:cNvGraphicFramePr/>
                <a:graphic xmlns:a="http://schemas.openxmlformats.org/drawingml/2006/main">
                  <a:graphicData uri="http://schemas.microsoft.com/office/word/2010/wordprocessingShape">
                    <wps:wsp>
                      <wps:cNvSpPr/>
                      <wps:spPr>
                        <a:xfrm>
                          <a:off x="0" y="0"/>
                          <a:ext cx="1143000"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AD9C1C" w14:textId="77777777" w:rsidR="00A20091" w:rsidRDefault="00A20091" w:rsidP="00B67145">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Approve / Reject Trader</w:t>
                            </w:r>
                          </w:p>
                        </w:txbxContent>
                      </wps:txbx>
                      <wps:bodyPr rtlCol="0" anchor="ctr"/>
                    </wps:wsp>
                  </a:graphicData>
                </a:graphic>
              </wp:anchor>
            </w:drawing>
          </mc:Choice>
          <mc:Fallback>
            <w:pict>
              <v:oval w14:anchorId="1CEE385F" id="Oval 139" o:spid="_x0000_s1076" style="position:absolute;left:0;text-align:left;margin-left:209.65pt;margin-top:123.85pt;width:90pt;height:42.45pt;z-index:25197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" fillcolor="#d8d8d8 [2732]" strokecolor="black [3213]" strokeweight=".5pt">
                <v:textbox>
                  <w:txbxContent>
                    <w:p w14:paraId="21AD9C1C" w14:textId="77777777" w:rsidR="00A20091" w:rsidRDefault="00A20091" w:rsidP="00B67145">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Approve / Reject Trader</w:t>
                      </w:r>
                    </w:p>
                  </w:txbxContent>
                </v:textbox>
              </v:oval>
            </w:pict>
          </mc:Fallback>
        </mc:AlternateContent>
      </w:r>
      <w:r w:rsidRPr="00D428E1">
        <w:rPr>
          <w:noProof/>
        </w:rPr>
        <mc:AlternateContent>
          <mc:Choice Requires="wps">
            <w:drawing>
              <wp:anchor distT="0" distB="0" distL="114300" distR="114300" simplePos="0" relativeHeight="251972608" behindDoc="0" locked="0" layoutInCell="1" allowOverlap="1" wp14:anchorId="56389425" wp14:editId="3FA99FFD">
                <wp:simplePos x="0" y="0"/>
                <wp:positionH relativeFrom="column">
                  <wp:posOffset>1273175</wp:posOffset>
                </wp:positionH>
                <wp:positionV relativeFrom="paragraph">
                  <wp:posOffset>890270</wp:posOffset>
                </wp:positionV>
                <wp:extent cx="1204595" cy="539115"/>
                <wp:effectExtent l="0" t="0" r="14605" b="13335"/>
                <wp:wrapNone/>
                <wp:docPr id="360" name="Oval 141"/>
                <wp:cNvGraphicFramePr/>
                <a:graphic xmlns:a="http://schemas.openxmlformats.org/drawingml/2006/main">
                  <a:graphicData uri="http://schemas.microsoft.com/office/word/2010/wordprocessingShape">
                    <wps:wsp>
                      <wps:cNvSpPr/>
                      <wps:spPr>
                        <a:xfrm>
                          <a:off x="0" y="0"/>
                          <a:ext cx="1204595"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4AA236" w14:textId="77777777" w:rsidR="00A20091" w:rsidRDefault="00A20091" w:rsidP="00B67145">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Search User Applications</w:t>
                            </w:r>
                          </w:p>
                        </w:txbxContent>
                      </wps:txbx>
                      <wps:bodyPr rtlCol="0" anchor="ctr"/>
                    </wps:wsp>
                  </a:graphicData>
                </a:graphic>
              </wp:anchor>
            </w:drawing>
          </mc:Choice>
          <mc:Fallback>
            <w:pict>
              <v:oval w14:anchorId="56389425" id="Oval 141" o:spid="_x0000_s1077" style="position:absolute;left:0;text-align:left;margin-left:100.25pt;margin-top:70.1pt;width:94.85pt;height:42.45pt;z-index:25197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" fillcolor="#d8d8d8 [2732]" strokecolor="black [3213]" strokeweight=".5pt">
                <v:textbox>
                  <w:txbxContent>
                    <w:p w14:paraId="1C4AA236" w14:textId="77777777" w:rsidR="00A20091" w:rsidRDefault="00A20091" w:rsidP="00B67145">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Search User Applications</w:t>
                      </w:r>
                    </w:p>
                  </w:txbxContent>
                </v:textbox>
              </v:oval>
            </w:pict>
          </mc:Fallback>
        </mc:AlternateContent>
      </w:r>
      <w:r w:rsidRPr="00D428E1">
        <w:rPr>
          <w:noProof/>
        </w:rPr>
        <mc:AlternateContent>
          <mc:Choice Requires="wps">
            <w:drawing>
              <wp:anchor distT="0" distB="0" distL="114300" distR="114300" simplePos="0" relativeHeight="251973632" behindDoc="0" locked="0" layoutInCell="1" allowOverlap="1" wp14:anchorId="0FFE7AA0" wp14:editId="696B94C3">
                <wp:simplePos x="0" y="0"/>
                <wp:positionH relativeFrom="column">
                  <wp:posOffset>605790</wp:posOffset>
                </wp:positionH>
                <wp:positionV relativeFrom="paragraph">
                  <wp:posOffset>6350</wp:posOffset>
                </wp:positionV>
                <wp:extent cx="3418840" cy="2371090"/>
                <wp:effectExtent l="0" t="0" r="10160" b="10160"/>
                <wp:wrapNone/>
                <wp:docPr id="361" name="Rectangle 142"/>
                <wp:cNvGraphicFramePr/>
                <a:graphic xmlns:a="http://schemas.openxmlformats.org/drawingml/2006/main">
                  <a:graphicData uri="http://schemas.microsoft.com/office/word/2010/wordprocessingShape">
                    <wps:wsp>
                      <wps:cNvSpPr/>
                      <wps:spPr>
                        <a:xfrm>
                          <a:off x="0" y="0"/>
                          <a:ext cx="3418840" cy="2371090"/>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656F1682" id="Rectangle 142" o:spid="_x0000_s1026" style="position:absolute;margin-left:47.7pt;margin-top:.5pt;width:269.2pt;height:186.7pt;z-index:25197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" filled="f" strokecolor="gray [1629]" strokeweight="2pt">
                <v:stroke dashstyle="1 1"/>
              </v:rect>
            </w:pict>
          </mc:Fallback>
        </mc:AlternateContent>
      </w:r>
      <w:r w:rsidRPr="00D428E1">
        <w:rPr>
          <w:noProof/>
        </w:rPr>
        <w:drawing>
          <wp:anchor distT="0" distB="0" distL="114300" distR="114300" simplePos="0" relativeHeight="251974656" behindDoc="0" locked="0" layoutInCell="1" allowOverlap="1" wp14:anchorId="5D0D53BD" wp14:editId="5F36E43D">
            <wp:simplePos x="0" y="0"/>
            <wp:positionH relativeFrom="column">
              <wp:posOffset>-56515</wp:posOffset>
            </wp:positionH>
            <wp:positionV relativeFrom="paragraph">
              <wp:posOffset>763270</wp:posOffset>
            </wp:positionV>
            <wp:extent cx="370205" cy="619125"/>
            <wp:effectExtent l="0" t="0" r="0" b="9525"/>
            <wp:wrapNone/>
            <wp:docPr id="377" name="Picture 143">
              <a:extLst xmlns:a="http://schemas.openxmlformats.org/drawingml/2006/main">
                <a:ext uri="{FF2B5EF4-FFF2-40B4-BE49-F238E27FC236}">
                  <a16:creationId xmlns:a16="http://schemas.microsoft.com/office/drawing/2014/main" id="{BF950FA4-B8E5-4A63-90DB-1992A7A84A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3">
                      <a:extLst>
                        <a:ext uri="{FF2B5EF4-FFF2-40B4-BE49-F238E27FC236}">
                          <a16:creationId xmlns:a16="http://schemas.microsoft.com/office/drawing/2014/main" id="{BF950FA4-B8E5-4A63-90DB-1992A7A84AEA}"/>
                        </a:ext>
                      </a:extLst>
                    </pic:cNvPr>
                    <pic:cNvPicPr>
                      <a:picLocks noChangeAspect="1"/>
                    </pic:cNvPicPr>
                  </pic:nvPicPr>
                  <pic:blipFill>
                    <a:blip r:embed="rId28"/>
                    <a:stretch>
                      <a:fillRect/>
                    </a:stretch>
                  </pic:blipFill>
                  <pic:spPr>
                    <a:xfrm>
                      <a:off x="0" y="0"/>
                      <a:ext cx="370205" cy="619125"/>
                    </a:xfrm>
                    <a:prstGeom prst="rect">
                      <a:avLst/>
                    </a:prstGeom>
                  </pic:spPr>
                </pic:pic>
              </a:graphicData>
            </a:graphic>
          </wp:anchor>
        </w:drawing>
      </w:r>
      <w:r w:rsidRPr="00D428E1">
        <w:rPr>
          <w:noProof/>
        </w:rPr>
        <w:drawing>
          <wp:anchor distT="0" distB="0" distL="114300" distR="114300" simplePos="0" relativeHeight="251975680" behindDoc="0" locked="0" layoutInCell="1" allowOverlap="1" wp14:anchorId="69A7982B" wp14:editId="57DEEB79">
            <wp:simplePos x="0" y="0"/>
            <wp:positionH relativeFrom="column">
              <wp:posOffset>4316730</wp:posOffset>
            </wp:positionH>
            <wp:positionV relativeFrom="paragraph">
              <wp:posOffset>295275</wp:posOffset>
            </wp:positionV>
            <wp:extent cx="370205" cy="619125"/>
            <wp:effectExtent l="0" t="0" r="0" b="9525"/>
            <wp:wrapNone/>
            <wp:docPr id="378" name="Picture 144">
              <a:extLst xmlns:a="http://schemas.openxmlformats.org/drawingml/2006/main">
                <a:ext uri="{FF2B5EF4-FFF2-40B4-BE49-F238E27FC236}">
                  <a16:creationId xmlns:a16="http://schemas.microsoft.com/office/drawing/2014/main" id="{7411E4C7-19D6-4677-9492-64ED13441C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4">
                      <a:extLst>
                        <a:ext uri="{FF2B5EF4-FFF2-40B4-BE49-F238E27FC236}">
                          <a16:creationId xmlns:a16="http://schemas.microsoft.com/office/drawing/2014/main" id="{7411E4C7-19D6-4677-9492-64ED13441C7A}"/>
                        </a:ext>
                      </a:extLst>
                    </pic:cNvPr>
                    <pic:cNvPicPr>
                      <a:picLocks noChangeAspect="1"/>
                    </pic:cNvPicPr>
                  </pic:nvPicPr>
                  <pic:blipFill>
                    <a:blip r:embed="rId28"/>
                    <a:stretch>
                      <a:fillRect/>
                    </a:stretch>
                  </pic:blipFill>
                  <pic:spPr>
                    <a:xfrm>
                      <a:off x="0" y="0"/>
                      <a:ext cx="370205" cy="619125"/>
                    </a:xfrm>
                    <a:prstGeom prst="rect">
                      <a:avLst/>
                    </a:prstGeom>
                  </pic:spPr>
                </pic:pic>
              </a:graphicData>
            </a:graphic>
          </wp:anchor>
        </w:drawing>
      </w:r>
      <w:r w:rsidRPr="00D428E1">
        <w:rPr>
          <w:noProof/>
        </w:rPr>
        <mc:AlternateContent>
          <mc:Choice Requires="wps">
            <w:drawing>
              <wp:anchor distT="0" distB="0" distL="114300" distR="114300" simplePos="0" relativeHeight="251977728" behindDoc="0" locked="0" layoutInCell="1" allowOverlap="1" wp14:anchorId="553B93A7" wp14:editId="785611B2">
                <wp:simplePos x="0" y="0"/>
                <wp:positionH relativeFrom="column">
                  <wp:posOffset>4308475</wp:posOffset>
                </wp:positionH>
                <wp:positionV relativeFrom="paragraph">
                  <wp:posOffset>871855</wp:posOffset>
                </wp:positionV>
                <wp:extent cx="485775" cy="307340"/>
                <wp:effectExtent l="0" t="0" r="0" b="0"/>
                <wp:wrapNone/>
                <wp:docPr id="362" name="TextBox 146"/>
                <wp:cNvGraphicFramePr/>
                <a:graphic xmlns:a="http://schemas.openxmlformats.org/drawingml/2006/main">
                  <a:graphicData uri="http://schemas.microsoft.com/office/word/2010/wordprocessingShape">
                    <wps:wsp>
                      <wps:cNvSpPr txBox="1"/>
                      <wps:spPr>
                        <a:xfrm>
                          <a:off x="0" y="0"/>
                          <a:ext cx="485775" cy="307340"/>
                        </a:xfrm>
                        <a:prstGeom prst="rect">
                          <a:avLst/>
                        </a:prstGeom>
                        <a:noFill/>
                      </wps:spPr>
                      <wps:txbx>
                        <w:txbxContent>
                          <w:p w14:paraId="763DA264" w14:textId="77777777" w:rsidR="00A20091" w:rsidRDefault="00A20091" w:rsidP="00B67145">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Verifier </w:t>
                            </w:r>
                          </w:p>
                          <w:p w14:paraId="358BE00C" w14:textId="72870A58" w:rsidR="00A20091" w:rsidRDefault="00A20091" w:rsidP="00B67145">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(Head Office)</w:t>
                            </w:r>
                          </w:p>
                        </w:txbxContent>
                      </wps:txbx>
                      <wps:bodyPr wrap="none" rtlCol="0">
                        <a:spAutoFit/>
                      </wps:bodyPr>
                    </wps:wsp>
                  </a:graphicData>
                </a:graphic>
              </wp:anchor>
            </w:drawing>
          </mc:Choice>
          <mc:Fallback>
            <w:pict>
              <v:shape w14:anchorId="553B93A7" id="TextBox 146" o:spid="_x0000_s1078" type="#_x0000_t202" style="position:absolute;left:0;text-align:left;margin-left:339.25pt;margin-top:68.65pt;width:38.25pt;height:24.2pt;z-index:2519777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" filled="f" stroked="f">
                <v:textbox style="mso-fit-shape-to-text:t">
                  <w:txbxContent>
                    <w:p w14:paraId="763DA264" w14:textId="77777777" w:rsidR="00A20091" w:rsidRDefault="00A20091" w:rsidP="00B67145">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Verifier </w:t>
                      </w:r>
                    </w:p>
                    <w:p w14:paraId="358BE00C" w14:textId="72870A58" w:rsidR="00A20091" w:rsidRDefault="00A20091" w:rsidP="00B67145">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(Head Office)</w:t>
                      </w:r>
                    </w:p>
                  </w:txbxContent>
                </v:textbox>
              </v:shape>
            </w:pict>
          </mc:Fallback>
        </mc:AlternateContent>
      </w:r>
      <w:r w:rsidRPr="00D428E1">
        <w:rPr>
          <w:noProof/>
        </w:rPr>
        <mc:AlternateContent>
          <mc:Choice Requires="wps">
            <w:drawing>
              <wp:anchor distT="0" distB="0" distL="114300" distR="114300" simplePos="0" relativeHeight="251979776" behindDoc="0" locked="0" layoutInCell="1" allowOverlap="1" wp14:anchorId="04FDC154" wp14:editId="1159CA29">
                <wp:simplePos x="0" y="0"/>
                <wp:positionH relativeFrom="column">
                  <wp:posOffset>313690</wp:posOffset>
                </wp:positionH>
                <wp:positionV relativeFrom="paragraph">
                  <wp:posOffset>620395</wp:posOffset>
                </wp:positionV>
                <wp:extent cx="525145" cy="452120"/>
                <wp:effectExtent l="0" t="0" r="27305" b="24130"/>
                <wp:wrapNone/>
                <wp:docPr id="364" name="Straight Connector 148"/>
                <wp:cNvGraphicFramePr/>
                <a:graphic xmlns:a="http://schemas.openxmlformats.org/drawingml/2006/main">
                  <a:graphicData uri="http://schemas.microsoft.com/office/word/2010/wordprocessingShape">
                    <wps:wsp>
                      <wps:cNvCnPr/>
                      <wps:spPr>
                        <a:xfrm flipV="1">
                          <a:off x="0" y="0"/>
                          <a:ext cx="525145" cy="45212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E00EC9" id="Straight Connector 148" o:spid="_x0000_s1026" style="position:absolute;flip:y;z-index:251979776;visibility:visible;mso-wrap-style:square;mso-wrap-distance-left:9pt;mso-wrap-distance-top:0;mso-wrap-distance-right:9pt;mso-wrap-distance-bottom:0;mso-position-horizontal:absolute;mso-position-horizontal-relative:text;mso-position-vertical:absolute;mso-position-vertical-relative:text" from="24.7pt,48.85pt" to="66.05pt,8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" strokecolor="#404040 [2429]"/>
            </w:pict>
          </mc:Fallback>
        </mc:AlternateContent>
      </w:r>
      <w:r w:rsidRPr="00D428E1">
        <w:rPr>
          <w:noProof/>
        </w:rPr>
        <mc:AlternateContent>
          <mc:Choice Requires="wps">
            <w:drawing>
              <wp:anchor distT="0" distB="0" distL="114300" distR="114300" simplePos="0" relativeHeight="251980800" behindDoc="0" locked="0" layoutInCell="1" allowOverlap="1" wp14:anchorId="74C6FD64" wp14:editId="3CAD3B32">
                <wp:simplePos x="0" y="0"/>
                <wp:positionH relativeFrom="column">
                  <wp:posOffset>3817620</wp:posOffset>
                </wp:positionH>
                <wp:positionV relativeFrom="paragraph">
                  <wp:posOffset>451485</wp:posOffset>
                </wp:positionV>
                <wp:extent cx="550545" cy="463550"/>
                <wp:effectExtent l="0" t="0" r="20955" b="31750"/>
                <wp:wrapNone/>
                <wp:docPr id="365" name="Straight Connector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550545" cy="46355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B2340F" id="Straight Connector 149" o:spid="_x0000_s1026" style="position:absolute;flip:x y;z-index:251980800;visibility:visible;mso-wrap-style:square;mso-wrap-distance-left:9pt;mso-wrap-distance-top:0;mso-wrap-distance-right:9pt;mso-wrap-distance-bottom:0;mso-position-horizontal:absolute;mso-position-horizontal-relative:text;mso-position-vertical:absolute;mso-position-vertical-relative:text" from="300.6pt,35.55pt" to="343.95pt,7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" strokecolor="#404040 [2429]">
                <o:lock v:ext="edit" shapetype="f"/>
              </v:line>
            </w:pict>
          </mc:Fallback>
        </mc:AlternateContent>
      </w:r>
      <w:r w:rsidRPr="00D428E1">
        <w:rPr>
          <w:noProof/>
        </w:rPr>
        <mc:AlternateContent>
          <mc:Choice Requires="wps">
            <w:drawing>
              <wp:anchor distT="0" distB="0" distL="114300" distR="114300" simplePos="0" relativeHeight="251981824" behindDoc="0" locked="0" layoutInCell="1" allowOverlap="1" wp14:anchorId="78A5198C" wp14:editId="5CC4BEC2">
                <wp:simplePos x="0" y="0"/>
                <wp:positionH relativeFrom="column">
                  <wp:posOffset>3638550</wp:posOffset>
                </wp:positionH>
                <wp:positionV relativeFrom="paragraph">
                  <wp:posOffset>1025525</wp:posOffset>
                </wp:positionV>
                <wp:extent cx="669925" cy="626110"/>
                <wp:effectExtent l="0" t="0" r="34925" b="21590"/>
                <wp:wrapNone/>
                <wp:docPr id="366" name="Straight Connector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9925" cy="62611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95B7CD" id="Straight Connector 150" o:spid="_x0000_s1026" style="position:absolute;flip:x;z-index:251981824;visibility:visible;mso-wrap-style:square;mso-wrap-distance-left:9pt;mso-wrap-distance-top:0;mso-wrap-distance-right:9pt;mso-wrap-distance-bottom:0;mso-position-horizontal:absolute;mso-position-horizontal-relative:text;mso-position-vertical:absolute;mso-position-vertical-relative:text" from="286.5pt,80.75pt" to="339.25pt,1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" strokecolor="#404040 [2429]">
                <o:lock v:ext="edit" shapetype="f"/>
              </v:line>
            </w:pict>
          </mc:Fallback>
        </mc:AlternateContent>
      </w:r>
      <w:r w:rsidRPr="00D428E1">
        <w:rPr>
          <w:noProof/>
        </w:rPr>
        <mc:AlternateContent>
          <mc:Choice Requires="wps">
            <w:drawing>
              <wp:anchor distT="0" distB="0" distL="114300" distR="114300" simplePos="0" relativeHeight="251983872" behindDoc="0" locked="0" layoutInCell="1" allowOverlap="1" wp14:anchorId="6D8C797A" wp14:editId="0FBE09B0">
                <wp:simplePos x="0" y="0"/>
                <wp:positionH relativeFrom="column">
                  <wp:posOffset>2164080</wp:posOffset>
                </wp:positionH>
                <wp:positionV relativeFrom="paragraph">
                  <wp:posOffset>593725</wp:posOffset>
                </wp:positionV>
                <wp:extent cx="470535" cy="376555"/>
                <wp:effectExtent l="0" t="0" r="24765" b="23495"/>
                <wp:wrapNone/>
                <wp:docPr id="368" name="Straight Connector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70535" cy="376555"/>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A8D014" id="Straight Connector 152" o:spid="_x0000_s1026" style="position:absolute;flip:y;z-index:251983872;visibility:visible;mso-wrap-style:square;mso-wrap-distance-left:9pt;mso-wrap-distance-top:0;mso-wrap-distance-right:9pt;mso-wrap-distance-bottom:0;mso-position-horizontal:absolute;mso-position-horizontal-relative:text;mso-position-vertical:absolute;mso-position-vertical-relative:text" from="170.4pt,46.75pt" to="207.45pt,7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" strokecolor="#404040 [2429]">
                <v:stroke dashstyle="dash"/>
                <o:lock v:ext="edit" shapetype="f"/>
              </v:line>
            </w:pict>
          </mc:Fallback>
        </mc:AlternateContent>
      </w:r>
      <w:r w:rsidRPr="00D428E1">
        <w:rPr>
          <w:noProof/>
        </w:rPr>
        <mc:AlternateContent>
          <mc:Choice Requires="wps">
            <w:drawing>
              <wp:anchor distT="0" distB="0" distL="114300" distR="114300" simplePos="0" relativeHeight="251984896" behindDoc="0" locked="0" layoutInCell="1" allowOverlap="1" wp14:anchorId="17332D6F" wp14:editId="08867052">
                <wp:simplePos x="0" y="0"/>
                <wp:positionH relativeFrom="column">
                  <wp:posOffset>2212975</wp:posOffset>
                </wp:positionH>
                <wp:positionV relativeFrom="paragraph">
                  <wp:posOffset>1417320</wp:posOffset>
                </wp:positionV>
                <wp:extent cx="440055" cy="415925"/>
                <wp:effectExtent l="0" t="0" r="36195" b="22225"/>
                <wp:wrapNone/>
                <wp:docPr id="369" name="Straight Connector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40055" cy="415925"/>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A25838" id="Straight Connector 153" o:spid="_x0000_s1026" style="position:absolute;z-index:251984896;visibility:visible;mso-wrap-style:square;mso-wrap-distance-left:9pt;mso-wrap-distance-top:0;mso-wrap-distance-right:9pt;mso-wrap-distance-bottom:0;mso-position-horizontal:absolute;mso-position-horizontal-relative:text;mso-position-vertical:absolute;mso-position-vertical-relative:text" from="174.25pt,111.6pt" to="208.9pt,14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" strokecolor="#404040 [2429]">
                <v:stroke dashstyle="dash"/>
                <o:lock v:ext="edit" shapetype="f"/>
              </v:line>
            </w:pict>
          </mc:Fallback>
        </mc:AlternateContent>
      </w:r>
      <w:r w:rsidRPr="00D428E1">
        <w:rPr>
          <w:noProof/>
        </w:rPr>
        <mc:AlternateContent>
          <mc:Choice Requires="wps">
            <w:drawing>
              <wp:anchor distT="0" distB="0" distL="114300" distR="114300" simplePos="0" relativeHeight="251985920" behindDoc="0" locked="0" layoutInCell="1" allowOverlap="1" wp14:anchorId="625FDA10" wp14:editId="288FB9EE">
                <wp:simplePos x="0" y="0"/>
                <wp:positionH relativeFrom="column">
                  <wp:posOffset>-90805</wp:posOffset>
                </wp:positionH>
                <wp:positionV relativeFrom="paragraph">
                  <wp:posOffset>1417320</wp:posOffset>
                </wp:positionV>
                <wp:extent cx="540385" cy="200025"/>
                <wp:effectExtent l="0" t="0" r="0" b="0"/>
                <wp:wrapNone/>
                <wp:docPr id="370" name="TextBox 155"/>
                <wp:cNvGraphicFramePr/>
                <a:graphic xmlns:a="http://schemas.openxmlformats.org/drawingml/2006/main">
                  <a:graphicData uri="http://schemas.microsoft.com/office/word/2010/wordprocessingShape">
                    <wps:wsp>
                      <wps:cNvSpPr txBox="1"/>
                      <wps:spPr>
                        <a:xfrm>
                          <a:off x="0" y="0"/>
                          <a:ext cx="540385" cy="200025"/>
                        </a:xfrm>
                        <a:prstGeom prst="rect">
                          <a:avLst/>
                        </a:prstGeom>
                        <a:noFill/>
                      </wps:spPr>
                      <wps:txbx>
                        <w:txbxContent>
                          <w:p w14:paraId="6B47DEF4" w14:textId="77777777" w:rsidR="00A20091" w:rsidRDefault="00A20091">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 xml:space="preserve">Applicant </w:t>
                            </w:r>
                          </w:p>
                          <w:p w14:paraId="530349CA" w14:textId="0EED2E82" w:rsidR="00A20091" w:rsidRPr="009B51EA" w:rsidRDefault="00A20091">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(Trader)</w:t>
                            </w:r>
                          </w:p>
                        </w:txbxContent>
                      </wps:txbx>
                      <wps:bodyPr wrap="none" rtlCol="0">
                        <a:spAutoFit/>
                      </wps:bodyPr>
                    </wps:wsp>
                  </a:graphicData>
                </a:graphic>
              </wp:anchor>
            </w:drawing>
          </mc:Choice>
          <mc:Fallback>
            <w:pict>
              <v:shape w14:anchorId="625FDA10" id="TextBox 155" o:spid="_x0000_s1079" type="#_x0000_t202" style="position:absolute;left:0;text-align:left;margin-left:-7.15pt;margin-top:111.6pt;width:42.55pt;height:15.75pt;z-index:2519859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" filled="f" stroked="f">
                <v:textbox style="mso-fit-shape-to-text:t">
                  <w:txbxContent>
                    <w:p w14:paraId="6B47DEF4" w14:textId="77777777" w:rsidR="00A20091" w:rsidRDefault="00A20091">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 xml:space="preserve">Applicant </w:t>
                      </w:r>
                    </w:p>
                    <w:p w14:paraId="530349CA" w14:textId="0EED2E82" w:rsidR="00A20091" w:rsidRPr="009B51EA" w:rsidRDefault="00A20091">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(Trader)</w:t>
                      </w:r>
                    </w:p>
                  </w:txbxContent>
                </v:textbox>
              </v:shape>
            </w:pict>
          </mc:Fallback>
        </mc:AlternateContent>
      </w:r>
      <w:r w:rsidRPr="00D428E1">
        <w:rPr>
          <w:noProof/>
        </w:rPr>
        <mc:AlternateContent>
          <mc:Choice Requires="wps">
            <w:drawing>
              <wp:anchor distT="0" distB="0" distL="114300" distR="114300" simplePos="0" relativeHeight="251986944" behindDoc="0" locked="0" layoutInCell="1" allowOverlap="1" wp14:anchorId="5FA48722" wp14:editId="2CDCA585">
                <wp:simplePos x="0" y="0"/>
                <wp:positionH relativeFrom="column">
                  <wp:posOffset>4024630</wp:posOffset>
                </wp:positionH>
                <wp:positionV relativeFrom="paragraph">
                  <wp:posOffset>6350</wp:posOffset>
                </wp:positionV>
                <wp:extent cx="45085" cy="2407920"/>
                <wp:effectExtent l="0" t="0" r="0" b="0"/>
                <wp:wrapNone/>
                <wp:docPr id="371" name="Rectangle 156"/>
                <wp:cNvGraphicFramePr/>
                <a:graphic xmlns:a="http://schemas.openxmlformats.org/drawingml/2006/main">
                  <a:graphicData uri="http://schemas.microsoft.com/office/word/2010/wordprocessingShape">
                    <wps:wsp>
                      <wps:cNvSpPr/>
                      <wps:spPr>
                        <a:xfrm>
                          <a:off x="0" y="0"/>
                          <a:ext cx="45085" cy="240792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2941D01B" id="Rectangle 156" o:spid="_x0000_s1026" style="position:absolute;margin-left:316.9pt;margin-top:.5pt;width:3.55pt;height:189.6pt;z-index:25198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" fillcolor="#d8d8d8 [2732]" stroked="f" strokeweight="2pt"/>
            </w:pict>
          </mc:Fallback>
        </mc:AlternateContent>
      </w:r>
      <w:r w:rsidRPr="00D428E1">
        <w:rPr>
          <w:noProof/>
        </w:rPr>
        <mc:AlternateContent>
          <mc:Choice Requires="wps">
            <w:drawing>
              <wp:anchor distT="0" distB="0" distL="114300" distR="114300" simplePos="0" relativeHeight="251987968" behindDoc="0" locked="0" layoutInCell="1" allowOverlap="1" wp14:anchorId="65329D64" wp14:editId="27C6B2CA">
                <wp:simplePos x="0" y="0"/>
                <wp:positionH relativeFrom="column">
                  <wp:posOffset>651510</wp:posOffset>
                </wp:positionH>
                <wp:positionV relativeFrom="paragraph">
                  <wp:posOffset>2386965</wp:posOffset>
                </wp:positionV>
                <wp:extent cx="3418840" cy="45085"/>
                <wp:effectExtent l="0" t="0" r="0" b="0"/>
                <wp:wrapNone/>
                <wp:docPr id="372" name="Rectangle 157"/>
                <wp:cNvGraphicFramePr/>
                <a:graphic xmlns:a="http://schemas.openxmlformats.org/drawingml/2006/main">
                  <a:graphicData uri="http://schemas.microsoft.com/office/word/2010/wordprocessingShape">
                    <wps:wsp>
                      <wps:cNvSpPr/>
                      <wps:spPr>
                        <a:xfrm>
                          <a:off x="0" y="0"/>
                          <a:ext cx="3418840" cy="4508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1D191693" id="Rectangle 157" o:spid="_x0000_s1026" style="position:absolute;margin-left:51.3pt;margin-top:187.95pt;width:269.2pt;height:3.55pt;z-index:25198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" fillcolor="#d8d8d8 [2732]" stroked="f" strokeweight="2pt"/>
            </w:pict>
          </mc:Fallback>
        </mc:AlternateContent>
      </w:r>
    </w:p>
    <w:p w14:paraId="2678FF90" w14:textId="77777777" w:rsidR="00B67145" w:rsidRDefault="00B67145">
      <w:pPr>
        <w:rPr>
          <w:noProof/>
        </w:rPr>
      </w:pPr>
      <w:r w:rsidRPr="00D428E1">
        <w:rPr>
          <w:noProof/>
        </w:rPr>
        <mc:AlternateContent>
          <mc:Choice Requires="wps">
            <w:drawing>
              <wp:anchor distT="0" distB="0" distL="114300" distR="114300" simplePos="0" relativeHeight="251970560" behindDoc="0" locked="0" layoutInCell="1" allowOverlap="1" wp14:anchorId="0E5A869D" wp14:editId="0CC5B033">
                <wp:simplePos x="0" y="0"/>
                <wp:positionH relativeFrom="column">
                  <wp:posOffset>2603500</wp:posOffset>
                </wp:positionH>
                <wp:positionV relativeFrom="paragraph">
                  <wp:posOffset>27305</wp:posOffset>
                </wp:positionV>
                <wp:extent cx="1214120" cy="666750"/>
                <wp:effectExtent l="0" t="0" r="24130" b="19050"/>
                <wp:wrapNone/>
                <wp:docPr id="373" name="Oval 138"/>
                <wp:cNvGraphicFramePr/>
                <a:graphic xmlns:a="http://schemas.openxmlformats.org/drawingml/2006/main">
                  <a:graphicData uri="http://schemas.microsoft.com/office/word/2010/wordprocessingShape">
                    <wps:wsp>
                      <wps:cNvSpPr/>
                      <wps:spPr>
                        <a:xfrm>
                          <a:off x="0" y="0"/>
                          <a:ext cx="1214120" cy="66675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32A3FF" w14:textId="77777777" w:rsidR="00A20091" w:rsidRDefault="00A20091" w:rsidP="00B67145">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Validate Trader’s Credentials</w:t>
                            </w:r>
                          </w:p>
                        </w:txbxContent>
                      </wps:txbx>
                      <wps:bodyPr rtlCol="0" anchor="ctr">
                        <a:noAutofit/>
                      </wps:bodyPr>
                    </wps:wsp>
                  </a:graphicData>
                </a:graphic>
                <wp14:sizeRelV relativeFrom="margin">
                  <wp14:pctHeight>0</wp14:pctHeight>
                </wp14:sizeRelV>
              </wp:anchor>
            </w:drawing>
          </mc:Choice>
          <mc:Fallback>
            <w:pict>
              <v:oval w14:anchorId="0E5A869D" id="Oval 138" o:spid="_x0000_s1080" style="position:absolute;left:0;text-align:left;margin-left:205pt;margin-top:2.15pt;width:95.6pt;height:52.5pt;z-index:251970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" fillcolor="#d8d8d8 [2732]" strokecolor="black [3213]" strokeweight=".5pt">
                <v:textbox>
                  <w:txbxContent>
                    <w:p w14:paraId="4032A3FF" w14:textId="77777777" w:rsidR="00A20091" w:rsidRDefault="00A20091" w:rsidP="00B67145">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Validate Trader’s Credentials</w:t>
                      </w:r>
                    </w:p>
                  </w:txbxContent>
                </v:textbox>
              </v:oval>
            </w:pict>
          </mc:Fallback>
        </mc:AlternateContent>
      </w:r>
    </w:p>
    <w:p w14:paraId="0AF0F2BC" w14:textId="77777777" w:rsidR="00B67145" w:rsidRDefault="00B67145">
      <w:pPr>
        <w:rPr>
          <w:noProof/>
        </w:rPr>
      </w:pPr>
    </w:p>
    <w:p w14:paraId="589CCB58" w14:textId="77777777" w:rsidR="00B67145" w:rsidRDefault="00B67145">
      <w:pPr>
        <w:rPr>
          <w:noProof/>
        </w:rPr>
      </w:pPr>
    </w:p>
    <w:p w14:paraId="1231DFE4" w14:textId="77777777" w:rsidR="00B67145" w:rsidRDefault="00B67145">
      <w:pPr>
        <w:rPr>
          <w:noProof/>
        </w:rPr>
      </w:pPr>
    </w:p>
    <w:p w14:paraId="1E66D70B" w14:textId="77777777" w:rsidR="00B67145" w:rsidRDefault="00B67145">
      <w:pPr>
        <w:rPr>
          <w:noProof/>
        </w:rPr>
      </w:pPr>
    </w:p>
    <w:p w14:paraId="6A5470B9" w14:textId="77777777" w:rsidR="00B67145" w:rsidRDefault="00B67145">
      <w:pPr>
        <w:rPr>
          <w:noProof/>
        </w:rPr>
      </w:pPr>
    </w:p>
    <w:p w14:paraId="44755E18" w14:textId="77777777" w:rsidR="00B67145" w:rsidRDefault="00B67145">
      <w:pPr>
        <w:rPr>
          <w:noProof/>
        </w:rPr>
      </w:pPr>
    </w:p>
    <w:p w14:paraId="65A7A658" w14:textId="77777777" w:rsidR="00B67145" w:rsidRDefault="00B67145">
      <w:pPr>
        <w:rPr>
          <w:noProof/>
        </w:rPr>
      </w:pPr>
    </w:p>
    <w:p w14:paraId="6BA55FD3" w14:textId="77777777" w:rsidR="00B67145" w:rsidRDefault="00B67145">
      <w:pPr>
        <w:rPr>
          <w:noProof/>
        </w:rPr>
      </w:pPr>
    </w:p>
    <w:p w14:paraId="425A0409" w14:textId="77777777" w:rsidR="00B67145" w:rsidRDefault="00B67145">
      <w:pPr>
        <w:rPr>
          <w:noProof/>
        </w:rPr>
      </w:pPr>
    </w:p>
    <w:p w14:paraId="125993C8" w14:textId="77777777" w:rsidR="00B67145" w:rsidRDefault="00B67145">
      <w:pPr>
        <w:rPr>
          <w:noProof/>
        </w:rPr>
      </w:pPr>
    </w:p>
    <w:p w14:paraId="11871037" w14:textId="77777777" w:rsidR="00B67145" w:rsidRDefault="00B67145">
      <w:pPr>
        <w:rPr>
          <w:noProof/>
        </w:rPr>
      </w:pPr>
    </w:p>
    <w:p w14:paraId="0585B612" w14:textId="77777777" w:rsidR="00B67145" w:rsidRDefault="00B67145"/>
    <w:p w14:paraId="75A68AD5" w14:textId="77777777" w:rsidR="00B67145" w:rsidRDefault="00B67145"/>
    <w:p w14:paraId="1128F35C" w14:textId="77777777" w:rsidR="00B67145" w:rsidRDefault="00B67145"/>
    <w:p w14:paraId="6B0CCC23" w14:textId="77777777" w:rsidR="00B67145" w:rsidRDefault="00B67145"/>
    <w:tbl>
      <w:tblPr>
        <w:tblStyle w:val="GridTable6Colorful-Accent211"/>
        <w:tblW w:w="5000" w:type="pct"/>
        <w:tblLook w:val="01A0" w:firstRow="1" w:lastRow="0" w:firstColumn="1" w:lastColumn="1" w:noHBand="0" w:noVBand="0"/>
      </w:tblPr>
      <w:tblGrid>
        <w:gridCol w:w="8630"/>
      </w:tblGrid>
      <w:tr w:rsidR="00B67145" w:rsidRPr="0099601A" w14:paraId="5856AA6E" w14:textId="77777777" w:rsidTr="00A863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99594" w:themeFill="accent2" w:themeFillTint="99"/>
          </w:tcPr>
          <w:p w14:paraId="65005200" w14:textId="77777777" w:rsidR="00B67145" w:rsidRPr="0099601A" w:rsidRDefault="00B67145" w:rsidP="009B51EA">
            <w:pPr>
              <w:pStyle w:val="BodyText"/>
              <w:rPr>
                <w:i w:val="0"/>
                <w:color w:val="auto"/>
              </w:rPr>
            </w:pPr>
            <w:r w:rsidRPr="0099601A">
              <w:rPr>
                <w:i w:val="0"/>
                <w:color w:val="auto"/>
              </w:rPr>
              <w:t>Process Steps</w:t>
            </w:r>
          </w:p>
        </w:tc>
      </w:tr>
      <w:tr w:rsidR="00746098" w:rsidRPr="0099601A" w14:paraId="016E5211" w14:textId="77777777" w:rsidTr="00A86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0FD53566" w14:textId="5101D7C1" w:rsidR="00746098" w:rsidRPr="0099601A" w:rsidRDefault="00746098">
            <w:pPr>
              <w:pStyle w:val="BodyText"/>
              <w:rPr>
                <w:i w:val="0"/>
                <w:color w:val="auto"/>
              </w:rPr>
            </w:pPr>
            <w:r w:rsidRPr="00114261">
              <w:rPr>
                <w:i w:val="0"/>
                <w:color w:val="auto"/>
              </w:rPr>
              <w:t xml:space="preserve">P01: </w:t>
            </w:r>
            <w:r>
              <w:rPr>
                <w:i w:val="0"/>
                <w:color w:val="auto"/>
              </w:rPr>
              <w:t>Submit Application</w:t>
            </w:r>
          </w:p>
        </w:tc>
      </w:tr>
      <w:tr w:rsidR="00746098" w:rsidRPr="0099601A" w14:paraId="70A59AB2" w14:textId="77777777" w:rsidTr="00A863A9">
        <w:tc>
          <w:tcPr>
            <w:cnfStyle w:val="001000000000" w:firstRow="0" w:lastRow="0" w:firstColumn="1" w:lastColumn="0" w:oddVBand="0" w:evenVBand="0" w:oddHBand="0" w:evenHBand="0" w:firstRowFirstColumn="0" w:firstRowLastColumn="0" w:lastRowFirstColumn="0" w:lastRowLastColumn="0"/>
            <w:tcW w:w="5000" w:type="pct"/>
          </w:tcPr>
          <w:p w14:paraId="7062740D" w14:textId="400B4BC6" w:rsidR="00746098" w:rsidRDefault="00810D6F">
            <w:pPr>
              <w:tabs>
                <w:tab w:val="clear" w:pos="360"/>
              </w:tabs>
              <w:rPr>
                <w:bCs w:val="0"/>
                <w:color w:val="auto"/>
              </w:rPr>
            </w:pPr>
            <w:r>
              <w:rPr>
                <w:b w:val="0"/>
                <w:color w:val="auto"/>
              </w:rPr>
              <w:t xml:space="preserve">Trader will provide additional mandatory detail, attach supporting </w:t>
            </w:r>
            <w:r w:rsidR="007D0E20">
              <w:rPr>
                <w:b w:val="0"/>
                <w:color w:val="auto"/>
              </w:rPr>
              <w:t>documents,</w:t>
            </w:r>
            <w:r>
              <w:rPr>
                <w:b w:val="0"/>
                <w:color w:val="auto"/>
              </w:rPr>
              <w:t xml:space="preserve"> and proceed to </w:t>
            </w:r>
            <w:r w:rsidR="00746098">
              <w:rPr>
                <w:b w:val="0"/>
                <w:color w:val="auto"/>
              </w:rPr>
              <w:t xml:space="preserve">submit </w:t>
            </w:r>
            <w:r>
              <w:rPr>
                <w:b w:val="0"/>
                <w:color w:val="auto"/>
              </w:rPr>
              <w:t xml:space="preserve">the </w:t>
            </w:r>
            <w:r w:rsidR="00746098">
              <w:rPr>
                <w:b w:val="0"/>
                <w:color w:val="auto"/>
              </w:rPr>
              <w:t>application form</w:t>
            </w:r>
            <w:r>
              <w:rPr>
                <w:b w:val="0"/>
                <w:color w:val="auto"/>
              </w:rPr>
              <w:t>.</w:t>
            </w:r>
            <w:r w:rsidR="00443D28">
              <w:rPr>
                <w:b w:val="0"/>
                <w:color w:val="auto"/>
              </w:rPr>
              <w:t xml:space="preserve"> System will check for a valid CID and TPN through the following steps.</w:t>
            </w:r>
          </w:p>
          <w:p w14:paraId="73F92293" w14:textId="77777777" w:rsidR="00443D28" w:rsidRDefault="00443D28" w:rsidP="005F6AC0">
            <w:pPr>
              <w:pStyle w:val="BodyText"/>
              <w:numPr>
                <w:ilvl w:val="0"/>
                <w:numId w:val="114"/>
              </w:numPr>
              <w:rPr>
                <w:b w:val="0"/>
                <w:i w:val="0"/>
                <w:iCs/>
                <w:color w:val="auto"/>
                <w:lang w:val="en-IN"/>
              </w:rPr>
            </w:pPr>
            <w:r>
              <w:rPr>
                <w:b w:val="0"/>
                <w:i w:val="0"/>
                <w:iCs/>
                <w:color w:val="auto"/>
              </w:rPr>
              <w:t>User shall provide the CID/TPN number.</w:t>
            </w:r>
          </w:p>
          <w:p w14:paraId="37B05A6A" w14:textId="1992451F" w:rsidR="00443D28" w:rsidRPr="00DA476B" w:rsidRDefault="00443D28" w:rsidP="005F6AC0">
            <w:pPr>
              <w:pStyle w:val="BodyText"/>
              <w:numPr>
                <w:ilvl w:val="0"/>
                <w:numId w:val="114"/>
              </w:numPr>
              <w:rPr>
                <w:b w:val="0"/>
                <w:i w:val="0"/>
                <w:iCs/>
                <w:color w:val="auto"/>
                <w:lang w:val="en-IN"/>
              </w:rPr>
            </w:pPr>
            <w:r w:rsidRPr="00C812EC">
              <w:rPr>
                <w:b w:val="0"/>
                <w:i w:val="0"/>
                <w:iCs/>
                <w:color w:val="auto"/>
              </w:rPr>
              <w:t xml:space="preserve">The system shall allow the applicant to key in CID as well as TPN. </w:t>
            </w:r>
            <w:r>
              <w:rPr>
                <w:b w:val="0"/>
                <w:i w:val="0"/>
                <w:iCs/>
                <w:color w:val="auto"/>
              </w:rPr>
              <w:t xml:space="preserve">If the applicant keys in the CID, the same should hit the PIN Master, and list all the TPN registered against the CID. </w:t>
            </w:r>
          </w:p>
          <w:p w14:paraId="1B726638" w14:textId="60103198" w:rsidR="00E1010F" w:rsidRPr="009B51EA" w:rsidRDefault="00E1010F" w:rsidP="005F6AC0">
            <w:pPr>
              <w:pStyle w:val="BodyText"/>
              <w:numPr>
                <w:ilvl w:val="0"/>
                <w:numId w:val="114"/>
              </w:numPr>
              <w:rPr>
                <w:b w:val="0"/>
                <w:i w:val="0"/>
                <w:iCs/>
                <w:color w:val="auto"/>
                <w:lang w:val="en-IN"/>
              </w:rPr>
            </w:pPr>
            <w:r>
              <w:rPr>
                <w:b w:val="0"/>
                <w:i w:val="0"/>
                <w:iCs/>
                <w:color w:val="auto"/>
              </w:rPr>
              <w:t>If the TPN belongs to a Company, then the Applicant will be required to provide the Company registration number for authentication. System will validate the TPN and provided company registration number combination and, if it matches, proceed to fetch the TPN details and display in the Application.</w:t>
            </w:r>
          </w:p>
          <w:p w14:paraId="7BA45D62" w14:textId="3435B186" w:rsidR="005F6AC0" w:rsidRPr="00DE3260" w:rsidRDefault="005F6AC0" w:rsidP="005F6AC0">
            <w:pPr>
              <w:pStyle w:val="BodyText"/>
              <w:numPr>
                <w:ilvl w:val="0"/>
                <w:numId w:val="114"/>
              </w:numPr>
              <w:rPr>
                <w:b w:val="0"/>
                <w:i w:val="0"/>
                <w:iCs/>
                <w:color w:val="auto"/>
                <w:lang w:val="en-IN"/>
              </w:rPr>
            </w:pPr>
            <w:r w:rsidRPr="00B325B3">
              <w:rPr>
                <w:b w:val="0"/>
                <w:bCs w:val="0"/>
                <w:i w:val="0"/>
                <w:iCs/>
                <w:color w:val="auto"/>
              </w:rPr>
              <w:t xml:space="preserve">If the information could not be fetched from the Pin Master, the system will provide an option for the user to apply for a </w:t>
            </w:r>
            <w:r w:rsidRPr="008C0BBC">
              <w:rPr>
                <w:b w:val="0"/>
                <w:bCs w:val="0"/>
                <w:i w:val="0"/>
                <w:iCs/>
                <w:color w:val="auto"/>
              </w:rPr>
              <w:t>fast-track</w:t>
            </w:r>
            <w:r w:rsidRPr="00B325B3">
              <w:rPr>
                <w:b w:val="0"/>
                <w:bCs w:val="0"/>
                <w:i w:val="0"/>
                <w:iCs/>
                <w:color w:val="auto"/>
              </w:rPr>
              <w:t xml:space="preserve"> TPN with BITS. After the user applies for fast-track TPN in </w:t>
            </w:r>
            <w:proofErr w:type="spellStart"/>
            <w:r w:rsidRPr="00B325B3">
              <w:rPr>
                <w:b w:val="0"/>
                <w:bCs w:val="0"/>
                <w:i w:val="0"/>
                <w:iCs/>
                <w:color w:val="auto"/>
              </w:rPr>
              <w:t>eCMS</w:t>
            </w:r>
            <w:proofErr w:type="spellEnd"/>
            <w:r w:rsidRPr="00B325B3">
              <w:rPr>
                <w:b w:val="0"/>
                <w:bCs w:val="0"/>
                <w:i w:val="0"/>
                <w:iCs/>
                <w:color w:val="auto"/>
              </w:rPr>
              <w:t>, BITS will validate and generate a fast-track TPN and update it back to PIN Master.</w:t>
            </w:r>
            <w:r>
              <w:rPr>
                <w:b w:val="0"/>
                <w:bCs w:val="0"/>
                <w:i w:val="0"/>
                <w:iCs/>
                <w:color w:val="auto"/>
              </w:rPr>
              <w:t xml:space="preserve"> Refer to Fast-Track TPN process.</w:t>
            </w:r>
          </w:p>
          <w:p w14:paraId="2149920E" w14:textId="3EE781AF" w:rsidR="00443D28" w:rsidRPr="00C274D9" w:rsidRDefault="00AC6905" w:rsidP="00DE3260">
            <w:pPr>
              <w:pStyle w:val="BodyText"/>
              <w:numPr>
                <w:ilvl w:val="0"/>
                <w:numId w:val="114"/>
              </w:numPr>
              <w:rPr>
                <w:b w:val="0"/>
                <w:i w:val="0"/>
                <w:iCs/>
                <w:color w:val="auto"/>
                <w:lang w:val="en-IN"/>
              </w:rPr>
            </w:pPr>
            <w:r>
              <w:rPr>
                <w:b w:val="0"/>
                <w:i w:val="0"/>
                <w:iCs/>
                <w:color w:val="auto"/>
              </w:rPr>
              <w:t>If</w:t>
            </w:r>
            <w:r w:rsidR="00443D28">
              <w:rPr>
                <w:b w:val="0"/>
                <w:i w:val="0"/>
                <w:iCs/>
                <w:color w:val="auto"/>
                <w:lang w:val="en-IN"/>
              </w:rPr>
              <w:t xml:space="preserve"> the </w:t>
            </w:r>
            <w:r w:rsidR="001556E7">
              <w:rPr>
                <w:b w:val="0"/>
                <w:i w:val="0"/>
                <w:iCs/>
                <w:color w:val="auto"/>
                <w:lang w:val="en-IN"/>
              </w:rPr>
              <w:t>TPN keyed</w:t>
            </w:r>
            <w:r w:rsidR="00443D28">
              <w:rPr>
                <w:b w:val="0"/>
                <w:i w:val="0"/>
                <w:iCs/>
                <w:color w:val="auto"/>
                <w:lang w:val="en-IN"/>
              </w:rPr>
              <w:t xml:space="preserve"> in is </w:t>
            </w:r>
            <w:r>
              <w:rPr>
                <w:b w:val="0"/>
                <w:i w:val="0"/>
                <w:iCs/>
                <w:color w:val="auto"/>
                <w:lang w:val="en-IN"/>
              </w:rPr>
              <w:t>valid then</w:t>
            </w:r>
            <w:r w:rsidR="00443D28">
              <w:rPr>
                <w:b w:val="0"/>
                <w:i w:val="0"/>
                <w:iCs/>
                <w:color w:val="auto"/>
                <w:lang w:val="en-IN"/>
              </w:rPr>
              <w:t xml:space="preserve"> System will fetch the </w:t>
            </w:r>
            <w:r>
              <w:rPr>
                <w:b w:val="0"/>
                <w:i w:val="0"/>
                <w:iCs/>
                <w:color w:val="auto"/>
                <w:lang w:val="en-IN"/>
              </w:rPr>
              <w:t>related TPN</w:t>
            </w:r>
            <w:r w:rsidR="00443D28">
              <w:rPr>
                <w:b w:val="0"/>
                <w:i w:val="0"/>
                <w:iCs/>
                <w:color w:val="auto"/>
                <w:lang w:val="en-IN"/>
              </w:rPr>
              <w:t xml:space="preserve"> details and display in the application</w:t>
            </w:r>
            <w:r w:rsidR="00E1010F">
              <w:rPr>
                <w:b w:val="0"/>
                <w:i w:val="0"/>
                <w:iCs/>
                <w:color w:val="auto"/>
                <w:lang w:val="en-IN"/>
              </w:rPr>
              <w:t xml:space="preserve"> (in case the TPN belongs to a Company, then system will follow authentication using Company registration number as mentioned in Step 3 before displaying TPN details)</w:t>
            </w:r>
            <w:r w:rsidR="00443D28">
              <w:rPr>
                <w:b w:val="0"/>
                <w:i w:val="0"/>
                <w:iCs/>
                <w:color w:val="auto"/>
                <w:lang w:val="en-IN"/>
              </w:rPr>
              <w:t>.</w:t>
            </w:r>
          </w:p>
          <w:p w14:paraId="61A4F4AA" w14:textId="77777777" w:rsidR="007D0E20" w:rsidRDefault="00443D28" w:rsidP="00443D28">
            <w:pPr>
              <w:tabs>
                <w:tab w:val="clear" w:pos="360"/>
              </w:tabs>
              <w:rPr>
                <w:bCs w:val="0"/>
                <w:iCs/>
                <w:color w:val="auto"/>
                <w:lang w:val="en-IN"/>
              </w:rPr>
            </w:pPr>
            <w:r>
              <w:rPr>
                <w:b w:val="0"/>
                <w:iCs/>
                <w:color w:val="auto"/>
                <w:lang w:val="en-IN"/>
              </w:rPr>
              <w:t>Applicant can now provide additional details and submit</w:t>
            </w:r>
          </w:p>
          <w:p w14:paraId="004EF8A6" w14:textId="6B9F8457" w:rsidR="005F6AC0" w:rsidRPr="0099601A" w:rsidRDefault="005F6AC0" w:rsidP="00443D28">
            <w:pPr>
              <w:tabs>
                <w:tab w:val="clear" w:pos="360"/>
              </w:tabs>
              <w:rPr>
                <w:b w:val="0"/>
                <w:color w:val="auto"/>
              </w:rPr>
            </w:pPr>
          </w:p>
        </w:tc>
      </w:tr>
      <w:tr w:rsidR="00746098" w:rsidRPr="0099601A" w14:paraId="74F5EDF0" w14:textId="77777777" w:rsidTr="00A86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C2C9251" w14:textId="34F94763" w:rsidR="00746098" w:rsidRPr="0099601A" w:rsidRDefault="00746098">
            <w:pPr>
              <w:pStyle w:val="BodyText"/>
              <w:rPr>
                <w:b w:val="0"/>
              </w:rPr>
            </w:pPr>
            <w:r w:rsidRPr="00114261">
              <w:rPr>
                <w:i w:val="0"/>
                <w:color w:val="auto"/>
              </w:rPr>
              <w:t xml:space="preserve">P02: </w:t>
            </w:r>
            <w:r>
              <w:rPr>
                <w:i w:val="0"/>
                <w:color w:val="auto"/>
              </w:rPr>
              <w:t xml:space="preserve">Check </w:t>
            </w:r>
            <w:r w:rsidR="00810D6F">
              <w:rPr>
                <w:i w:val="0"/>
                <w:color w:val="auto"/>
              </w:rPr>
              <w:t xml:space="preserve">Application </w:t>
            </w:r>
            <w:r>
              <w:rPr>
                <w:i w:val="0"/>
                <w:color w:val="auto"/>
              </w:rPr>
              <w:t>details</w:t>
            </w:r>
          </w:p>
        </w:tc>
      </w:tr>
      <w:tr w:rsidR="00746098" w:rsidRPr="0099601A" w14:paraId="26F29B65" w14:textId="77777777" w:rsidTr="00A863A9">
        <w:tc>
          <w:tcPr>
            <w:cnfStyle w:val="001000000000" w:firstRow="0" w:lastRow="0" w:firstColumn="1" w:lastColumn="0" w:oddVBand="0" w:evenVBand="0" w:oddHBand="0" w:evenHBand="0" w:firstRowFirstColumn="0" w:firstRowLastColumn="0" w:lastRowFirstColumn="0" w:lastRowLastColumn="0"/>
            <w:tcW w:w="5000" w:type="pct"/>
          </w:tcPr>
          <w:p w14:paraId="56A1EEF8" w14:textId="4EF2B2DA" w:rsidR="00746098" w:rsidRDefault="00746098">
            <w:pPr>
              <w:tabs>
                <w:tab w:val="clear" w:pos="360"/>
              </w:tabs>
              <w:rPr>
                <w:bCs w:val="0"/>
                <w:color w:val="auto"/>
              </w:rPr>
            </w:pPr>
            <w:r w:rsidRPr="00C769A7">
              <w:rPr>
                <w:b w:val="0"/>
                <w:color w:val="auto"/>
              </w:rPr>
              <w:t>When an application has been submitted</w:t>
            </w:r>
            <w:r>
              <w:rPr>
                <w:b w:val="0"/>
                <w:color w:val="auto"/>
              </w:rPr>
              <w:t xml:space="preserve"> System will route the application for review </w:t>
            </w:r>
            <w:r w:rsidR="0052729D">
              <w:rPr>
                <w:b w:val="0"/>
                <w:color w:val="auto"/>
              </w:rPr>
              <w:t xml:space="preserve">by the </w:t>
            </w:r>
            <w:r w:rsidR="005D14A3">
              <w:rPr>
                <w:b w:val="0"/>
                <w:color w:val="auto"/>
              </w:rPr>
              <w:t>verifier for verification and approval.</w:t>
            </w:r>
            <w:r>
              <w:rPr>
                <w:b w:val="0"/>
                <w:color w:val="auto"/>
              </w:rPr>
              <w:t xml:space="preserve"> </w:t>
            </w:r>
          </w:p>
          <w:p w14:paraId="7521A638" w14:textId="23CBA5BC" w:rsidR="007D0E20" w:rsidRPr="00C772CF" w:rsidRDefault="007D0E20">
            <w:pPr>
              <w:tabs>
                <w:tab w:val="clear" w:pos="360"/>
              </w:tabs>
              <w:rPr>
                <w:b w:val="0"/>
                <w:lang w:val="en-IN"/>
              </w:rPr>
            </w:pPr>
          </w:p>
        </w:tc>
      </w:tr>
      <w:tr w:rsidR="00746098" w:rsidRPr="0099601A" w14:paraId="1B283F54" w14:textId="77777777" w:rsidTr="00A86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E7EA261" w14:textId="7B61781E" w:rsidR="00746098" w:rsidRDefault="00746098">
            <w:pPr>
              <w:pStyle w:val="BodyText"/>
              <w:rPr>
                <w:i w:val="0"/>
                <w:color w:val="auto"/>
              </w:rPr>
            </w:pPr>
            <w:r w:rsidRPr="00DA6076">
              <w:rPr>
                <w:i w:val="0"/>
                <w:color w:val="auto"/>
              </w:rPr>
              <w:t>P0</w:t>
            </w:r>
            <w:r w:rsidR="00810D6F">
              <w:rPr>
                <w:i w:val="0"/>
                <w:color w:val="auto"/>
              </w:rPr>
              <w:t>3</w:t>
            </w:r>
            <w:r w:rsidRPr="00DA6076">
              <w:rPr>
                <w:i w:val="0"/>
                <w:color w:val="auto"/>
              </w:rPr>
              <w:t>:</w:t>
            </w:r>
            <w:r>
              <w:rPr>
                <w:i w:val="0"/>
                <w:color w:val="auto"/>
              </w:rPr>
              <w:t xml:space="preserve"> Notify Applicant of Rejection</w:t>
            </w:r>
          </w:p>
        </w:tc>
      </w:tr>
      <w:tr w:rsidR="00746098" w:rsidRPr="0099601A" w14:paraId="3FB0AE4C" w14:textId="77777777" w:rsidTr="00A863A9">
        <w:tc>
          <w:tcPr>
            <w:cnfStyle w:val="001000000000" w:firstRow="0" w:lastRow="0" w:firstColumn="1" w:lastColumn="0" w:oddVBand="0" w:evenVBand="0" w:oddHBand="0" w:evenHBand="0" w:firstRowFirstColumn="0" w:firstRowLastColumn="0" w:lastRowFirstColumn="0" w:lastRowLastColumn="0"/>
            <w:tcW w:w="5000" w:type="pct"/>
          </w:tcPr>
          <w:p w14:paraId="7212360E" w14:textId="4FC43B52" w:rsidR="007D0E20" w:rsidRPr="00FD6884" w:rsidRDefault="00746098">
            <w:pPr>
              <w:pStyle w:val="BodyText"/>
              <w:rPr>
                <w:i w:val="0"/>
                <w:iCs/>
                <w:color w:val="auto"/>
              </w:rPr>
            </w:pPr>
            <w:r>
              <w:rPr>
                <w:b w:val="0"/>
                <w:i w:val="0"/>
                <w:iCs/>
                <w:color w:val="auto"/>
              </w:rPr>
              <w:t xml:space="preserve">During verification, if </w:t>
            </w:r>
            <w:r w:rsidR="00810D6F">
              <w:rPr>
                <w:b w:val="0"/>
                <w:i w:val="0"/>
                <w:iCs/>
                <w:color w:val="auto"/>
              </w:rPr>
              <w:t xml:space="preserve">application details </w:t>
            </w:r>
            <w:r>
              <w:rPr>
                <w:b w:val="0"/>
                <w:i w:val="0"/>
                <w:iCs/>
                <w:color w:val="auto"/>
              </w:rPr>
              <w:t xml:space="preserve">are not found to be in order, </w:t>
            </w:r>
            <w:r w:rsidRPr="00DA6F22">
              <w:rPr>
                <w:b w:val="0"/>
                <w:i w:val="0"/>
                <w:iCs/>
                <w:color w:val="auto"/>
              </w:rPr>
              <w:t>then the Verifier will provide reasons for rejection and reject the application.  The applicant shall be notified of the rejection including the reason for rejection by email</w:t>
            </w:r>
            <w:r w:rsidRPr="00C769A7">
              <w:rPr>
                <w:b w:val="0"/>
                <w:color w:val="auto"/>
              </w:rPr>
              <w:t>.</w:t>
            </w:r>
            <w:r w:rsidR="008B16A3">
              <w:rPr>
                <w:b w:val="0"/>
                <w:color w:val="auto"/>
              </w:rPr>
              <w:t xml:space="preserve"> </w:t>
            </w:r>
          </w:p>
        </w:tc>
      </w:tr>
      <w:tr w:rsidR="00746098" w:rsidRPr="0099601A" w14:paraId="501D54F7" w14:textId="77777777" w:rsidTr="00A86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81B7325" w14:textId="3993A0F4" w:rsidR="00746098" w:rsidRDefault="00746098">
            <w:pPr>
              <w:pStyle w:val="BodyText"/>
              <w:rPr>
                <w:b w:val="0"/>
                <w:i w:val="0"/>
                <w:iCs/>
                <w:color w:val="auto"/>
              </w:rPr>
            </w:pPr>
            <w:r w:rsidRPr="00DA6076">
              <w:rPr>
                <w:i w:val="0"/>
                <w:color w:val="auto"/>
              </w:rPr>
              <w:t>P0</w:t>
            </w:r>
            <w:r w:rsidR="00833D1D">
              <w:rPr>
                <w:i w:val="0"/>
                <w:color w:val="auto"/>
              </w:rPr>
              <w:t>4</w:t>
            </w:r>
            <w:r w:rsidRPr="00DA6076">
              <w:rPr>
                <w:i w:val="0"/>
                <w:color w:val="auto"/>
              </w:rPr>
              <w:t>:</w:t>
            </w:r>
            <w:r>
              <w:rPr>
                <w:i w:val="0"/>
                <w:color w:val="auto"/>
              </w:rPr>
              <w:t xml:space="preserve"> </w:t>
            </w:r>
            <w:r w:rsidR="00833D1D">
              <w:rPr>
                <w:i w:val="0"/>
                <w:color w:val="auto"/>
              </w:rPr>
              <w:t>Register Trader</w:t>
            </w:r>
          </w:p>
        </w:tc>
      </w:tr>
      <w:tr w:rsidR="00746098" w:rsidRPr="0099601A" w14:paraId="6C1A4AE3" w14:textId="77777777" w:rsidTr="00A863A9">
        <w:tc>
          <w:tcPr>
            <w:cnfStyle w:val="001000000000" w:firstRow="0" w:lastRow="0" w:firstColumn="1" w:lastColumn="0" w:oddVBand="0" w:evenVBand="0" w:oddHBand="0" w:evenHBand="0" w:firstRowFirstColumn="0" w:firstRowLastColumn="0" w:lastRowFirstColumn="0" w:lastRowLastColumn="0"/>
            <w:tcW w:w="5000" w:type="pct"/>
          </w:tcPr>
          <w:p w14:paraId="0C965847" w14:textId="77777777" w:rsidR="00746098" w:rsidRDefault="00833D1D">
            <w:pPr>
              <w:pStyle w:val="BodyText"/>
              <w:rPr>
                <w:bCs w:val="0"/>
                <w:i w:val="0"/>
                <w:iCs/>
                <w:color w:val="auto"/>
              </w:rPr>
            </w:pPr>
            <w:r w:rsidRPr="005357F9">
              <w:rPr>
                <w:b w:val="0"/>
                <w:i w:val="0"/>
                <w:iCs/>
                <w:color w:val="auto"/>
              </w:rPr>
              <w:t xml:space="preserve">If the application is determined to be </w:t>
            </w:r>
            <w:r>
              <w:rPr>
                <w:b w:val="0"/>
                <w:i w:val="0"/>
                <w:iCs/>
                <w:color w:val="auto"/>
              </w:rPr>
              <w:t>valid by the Verifier</w:t>
            </w:r>
            <w:r w:rsidRPr="005357F9">
              <w:rPr>
                <w:b w:val="0"/>
                <w:i w:val="0"/>
                <w:iCs/>
                <w:color w:val="auto"/>
              </w:rPr>
              <w:t xml:space="preserve">, the </w:t>
            </w:r>
            <w:r>
              <w:rPr>
                <w:b w:val="0"/>
                <w:i w:val="0"/>
                <w:iCs/>
                <w:color w:val="auto"/>
              </w:rPr>
              <w:t>Verifier</w:t>
            </w:r>
            <w:r w:rsidRPr="005357F9">
              <w:rPr>
                <w:b w:val="0"/>
                <w:i w:val="0"/>
                <w:iCs/>
                <w:color w:val="auto"/>
              </w:rPr>
              <w:t xml:space="preserve"> shall approve the application. System will then </w:t>
            </w:r>
            <w:r>
              <w:rPr>
                <w:b w:val="0"/>
                <w:i w:val="0"/>
                <w:iCs/>
                <w:color w:val="auto"/>
              </w:rPr>
              <w:t xml:space="preserve">register the applicant as a Trader in </w:t>
            </w:r>
            <w:proofErr w:type="spellStart"/>
            <w:r>
              <w:rPr>
                <w:b w:val="0"/>
                <w:i w:val="0"/>
                <w:iCs/>
                <w:color w:val="auto"/>
              </w:rPr>
              <w:t>eCMS</w:t>
            </w:r>
            <w:proofErr w:type="spellEnd"/>
            <w:r w:rsidRPr="005357F9">
              <w:rPr>
                <w:b w:val="0"/>
                <w:i w:val="0"/>
                <w:iCs/>
                <w:color w:val="auto"/>
              </w:rPr>
              <w:t>.</w:t>
            </w:r>
          </w:p>
          <w:p w14:paraId="1F85D3C7" w14:textId="1D59797C" w:rsidR="007D0E20" w:rsidRDefault="007D0E20">
            <w:pPr>
              <w:pStyle w:val="BodyText"/>
              <w:rPr>
                <w:b w:val="0"/>
                <w:i w:val="0"/>
                <w:iCs/>
                <w:color w:val="auto"/>
              </w:rPr>
            </w:pPr>
          </w:p>
        </w:tc>
      </w:tr>
      <w:tr w:rsidR="00746098" w:rsidRPr="0099601A" w14:paraId="603D095B" w14:textId="77777777" w:rsidTr="00A86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4DF8E383" w14:textId="20F5EDE4" w:rsidR="00746098" w:rsidRPr="005357F9" w:rsidRDefault="00746098">
            <w:pPr>
              <w:pStyle w:val="BodyText"/>
              <w:rPr>
                <w:bCs w:val="0"/>
                <w:i w:val="0"/>
                <w:iCs/>
                <w:color w:val="auto"/>
              </w:rPr>
            </w:pPr>
            <w:r w:rsidRPr="005357F9">
              <w:rPr>
                <w:bCs w:val="0"/>
                <w:i w:val="0"/>
                <w:iCs/>
                <w:color w:val="auto"/>
              </w:rPr>
              <w:t>P0</w:t>
            </w:r>
            <w:r w:rsidR="00833D1D">
              <w:rPr>
                <w:bCs w:val="0"/>
                <w:i w:val="0"/>
                <w:iCs/>
                <w:color w:val="auto"/>
              </w:rPr>
              <w:t>5</w:t>
            </w:r>
            <w:r w:rsidRPr="005357F9">
              <w:rPr>
                <w:bCs w:val="0"/>
                <w:i w:val="0"/>
                <w:iCs/>
                <w:color w:val="auto"/>
              </w:rPr>
              <w:t>: Send confirmation email</w:t>
            </w:r>
          </w:p>
        </w:tc>
      </w:tr>
      <w:tr w:rsidR="00746098" w:rsidRPr="0099601A" w14:paraId="3AE6ADC9" w14:textId="77777777" w:rsidTr="00A863A9">
        <w:tc>
          <w:tcPr>
            <w:cnfStyle w:val="001000000000" w:firstRow="0" w:lastRow="0" w:firstColumn="1" w:lastColumn="0" w:oddVBand="0" w:evenVBand="0" w:oddHBand="0" w:evenHBand="0" w:firstRowFirstColumn="0" w:firstRowLastColumn="0" w:lastRowFirstColumn="0" w:lastRowLastColumn="0"/>
            <w:tcW w:w="5000" w:type="pct"/>
          </w:tcPr>
          <w:p w14:paraId="1BCF89A6" w14:textId="77777777" w:rsidR="00746098" w:rsidRDefault="00746098">
            <w:pPr>
              <w:tabs>
                <w:tab w:val="clear" w:pos="360"/>
              </w:tabs>
              <w:rPr>
                <w:bCs w:val="0"/>
                <w:color w:val="auto"/>
              </w:rPr>
            </w:pPr>
            <w:r w:rsidRPr="005357F9">
              <w:rPr>
                <w:b w:val="0"/>
                <w:color w:val="auto"/>
              </w:rPr>
              <w:t>After approva</w:t>
            </w:r>
            <w:r>
              <w:rPr>
                <w:b w:val="0"/>
                <w:color w:val="auto"/>
              </w:rPr>
              <w:t>l</w:t>
            </w:r>
            <w:r w:rsidRPr="005357F9">
              <w:rPr>
                <w:b w:val="0"/>
                <w:color w:val="auto"/>
              </w:rPr>
              <w:t xml:space="preserve"> and registration, System will send a notification to the </w:t>
            </w:r>
            <w:r>
              <w:rPr>
                <w:b w:val="0"/>
                <w:color w:val="auto"/>
              </w:rPr>
              <w:t>Trader</w:t>
            </w:r>
            <w:r w:rsidRPr="005357F9">
              <w:rPr>
                <w:b w:val="0"/>
                <w:color w:val="auto"/>
              </w:rPr>
              <w:t xml:space="preserve"> by email</w:t>
            </w:r>
            <w:r w:rsidR="00810D6F">
              <w:rPr>
                <w:b w:val="0"/>
                <w:color w:val="auto"/>
              </w:rPr>
              <w:t xml:space="preserve"> </w:t>
            </w:r>
            <w:r w:rsidR="00810D6F" w:rsidRPr="00512ED1">
              <w:rPr>
                <w:b w:val="0"/>
                <w:bCs w:val="0"/>
                <w:color w:val="auto"/>
              </w:rPr>
              <w:t xml:space="preserve">as per </w:t>
            </w:r>
            <w:r w:rsidR="00810D6F" w:rsidRPr="00512ED1">
              <w:rPr>
                <w:color w:val="auto"/>
              </w:rPr>
              <w:t>section 1.3 Login Credentials, Password Management Etc</w:t>
            </w:r>
            <w:r w:rsidR="00810D6F" w:rsidRPr="00512ED1">
              <w:rPr>
                <w:b w:val="0"/>
                <w:bCs w:val="0"/>
                <w:color w:val="auto"/>
              </w:rPr>
              <w:t>.</w:t>
            </w:r>
            <w:r w:rsidRPr="005357F9">
              <w:rPr>
                <w:b w:val="0"/>
                <w:color w:val="auto"/>
              </w:rPr>
              <w:t xml:space="preserve"> </w:t>
            </w:r>
          </w:p>
          <w:p w14:paraId="209CD010" w14:textId="0C0AF7C2" w:rsidR="007D0E20" w:rsidRPr="005357F9" w:rsidRDefault="007D0E20">
            <w:pPr>
              <w:tabs>
                <w:tab w:val="clear" w:pos="360"/>
              </w:tabs>
              <w:rPr>
                <w:bCs w:val="0"/>
                <w:color w:val="auto"/>
                <w:lang w:val="en-IN"/>
              </w:rPr>
            </w:pPr>
          </w:p>
        </w:tc>
      </w:tr>
    </w:tbl>
    <w:p w14:paraId="3EA5C5CC" w14:textId="65E93620" w:rsidR="00B67145" w:rsidRDefault="00B67145"/>
    <w:p w14:paraId="499500BC" w14:textId="77777777" w:rsidR="00810D6F" w:rsidRPr="006641F3" w:rsidRDefault="00810D6F">
      <w:pPr>
        <w:rPr>
          <w:b/>
          <w:bCs/>
        </w:rPr>
      </w:pPr>
      <w:r w:rsidRPr="006641F3">
        <w:rPr>
          <w:b/>
          <w:bCs/>
        </w:rPr>
        <w:t>Additional functionalities</w:t>
      </w:r>
    </w:p>
    <w:p w14:paraId="2EAFE77B" w14:textId="6F5BF332" w:rsidR="00CB05A2" w:rsidRDefault="00CB05A2" w:rsidP="009B51EA">
      <w:pPr>
        <w:tabs>
          <w:tab w:val="clear" w:pos="360"/>
        </w:tabs>
      </w:pPr>
    </w:p>
    <w:tbl>
      <w:tblPr>
        <w:tblStyle w:val="GridTable1Light-Accent211"/>
        <w:tblW w:w="8642" w:type="dxa"/>
        <w:tblLook w:val="04A0" w:firstRow="1" w:lastRow="0" w:firstColumn="1" w:lastColumn="0" w:noHBand="0" w:noVBand="1"/>
      </w:tblPr>
      <w:tblGrid>
        <w:gridCol w:w="1047"/>
        <w:gridCol w:w="7595"/>
      </w:tblGrid>
      <w:tr w:rsidR="00233494" w14:paraId="218BBFBD" w14:textId="77777777" w:rsidTr="007F08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dxa"/>
          </w:tcPr>
          <w:p w14:paraId="1BB3EF12" w14:textId="77777777" w:rsidR="00233494" w:rsidRDefault="00233494" w:rsidP="007F08F9">
            <w:r w:rsidRPr="00E4274B">
              <w:t>S/N</w:t>
            </w:r>
          </w:p>
        </w:tc>
        <w:tc>
          <w:tcPr>
            <w:tcW w:w="7595" w:type="dxa"/>
          </w:tcPr>
          <w:p w14:paraId="60E7393D" w14:textId="77777777" w:rsidR="00233494" w:rsidRDefault="00233494" w:rsidP="007F08F9">
            <w:pPr>
              <w:cnfStyle w:val="100000000000" w:firstRow="1" w:lastRow="0" w:firstColumn="0" w:lastColumn="0" w:oddVBand="0" w:evenVBand="0" w:oddHBand="0" w:evenHBand="0" w:firstRowFirstColumn="0" w:firstRowLastColumn="0" w:lastRowFirstColumn="0" w:lastRowLastColumn="0"/>
            </w:pPr>
            <w:r>
              <w:t>Additional Features</w:t>
            </w:r>
          </w:p>
        </w:tc>
      </w:tr>
      <w:tr w:rsidR="00233494" w14:paraId="7F35766C" w14:textId="77777777" w:rsidTr="007F08F9">
        <w:tc>
          <w:tcPr>
            <w:cnfStyle w:val="001000000000" w:firstRow="0" w:lastRow="0" w:firstColumn="1" w:lastColumn="0" w:oddVBand="0" w:evenVBand="0" w:oddHBand="0" w:evenHBand="0" w:firstRowFirstColumn="0" w:firstRowLastColumn="0" w:lastRowFirstColumn="0" w:lastRowLastColumn="0"/>
            <w:tcW w:w="1047" w:type="dxa"/>
          </w:tcPr>
          <w:p w14:paraId="094782B1" w14:textId="77777777" w:rsidR="00233494" w:rsidRPr="00CF60AC" w:rsidRDefault="00233494" w:rsidP="00233494">
            <w:pPr>
              <w:pStyle w:val="ListParagraph"/>
              <w:numPr>
                <w:ilvl w:val="0"/>
                <w:numId w:val="116"/>
              </w:numPr>
            </w:pPr>
          </w:p>
        </w:tc>
        <w:tc>
          <w:tcPr>
            <w:tcW w:w="7595" w:type="dxa"/>
          </w:tcPr>
          <w:p w14:paraId="5B6CFD12" w14:textId="6242986F" w:rsidR="00233494" w:rsidRDefault="00233494" w:rsidP="00233494">
            <w:pPr>
              <w:cnfStyle w:val="000000000000" w:firstRow="0" w:lastRow="0" w:firstColumn="0" w:lastColumn="0" w:oddVBand="0" w:evenVBand="0" w:oddHBand="0" w:evenHBand="0" w:firstRowFirstColumn="0" w:firstRowLastColumn="0" w:lastRowFirstColumn="0" w:lastRowLastColumn="0"/>
            </w:pPr>
            <w:r w:rsidRPr="00CE7F23">
              <w:t xml:space="preserve">In case where a license has been cancelled in PIN Master by BITS through integration, the party should be de-registered in </w:t>
            </w:r>
            <w:proofErr w:type="spellStart"/>
            <w:r w:rsidRPr="00CE7F23">
              <w:t>eCMS</w:t>
            </w:r>
            <w:proofErr w:type="spellEnd"/>
            <w:r w:rsidRPr="00CE7F23">
              <w:t>. This will be done using a batch job.</w:t>
            </w:r>
          </w:p>
        </w:tc>
      </w:tr>
      <w:tr w:rsidR="00233494" w14:paraId="4E9EF10E" w14:textId="77777777" w:rsidTr="007F08F9">
        <w:tc>
          <w:tcPr>
            <w:cnfStyle w:val="001000000000" w:firstRow="0" w:lastRow="0" w:firstColumn="1" w:lastColumn="0" w:oddVBand="0" w:evenVBand="0" w:oddHBand="0" w:evenHBand="0" w:firstRowFirstColumn="0" w:firstRowLastColumn="0" w:lastRowFirstColumn="0" w:lastRowLastColumn="0"/>
            <w:tcW w:w="1047" w:type="dxa"/>
          </w:tcPr>
          <w:p w14:paraId="410D1A1A" w14:textId="77777777" w:rsidR="00233494" w:rsidRPr="00CF60AC" w:rsidRDefault="00233494" w:rsidP="00233494">
            <w:pPr>
              <w:pStyle w:val="ListParagraph"/>
              <w:numPr>
                <w:ilvl w:val="0"/>
                <w:numId w:val="116"/>
              </w:numPr>
            </w:pPr>
          </w:p>
        </w:tc>
        <w:tc>
          <w:tcPr>
            <w:tcW w:w="7595" w:type="dxa"/>
          </w:tcPr>
          <w:p w14:paraId="0F0BB156" w14:textId="673031D2" w:rsidR="00233494" w:rsidRDefault="00233494" w:rsidP="00233494">
            <w:pPr>
              <w:cnfStyle w:val="000000000000" w:firstRow="0" w:lastRow="0" w:firstColumn="0" w:lastColumn="0" w:oddVBand="0" w:evenVBand="0" w:oddHBand="0" w:evenHBand="0" w:firstRowFirstColumn="0" w:firstRowLastColumn="0" w:lastRowFirstColumn="0" w:lastRowLastColumn="0"/>
            </w:pPr>
            <w:r w:rsidRPr="00CE7F23">
              <w:rPr>
                <w:color w:val="000000" w:themeColor="text1"/>
              </w:rPr>
              <w:t>Traders can register any number of users (Citizens) on their own and will manage their own users.</w:t>
            </w:r>
          </w:p>
        </w:tc>
      </w:tr>
      <w:tr w:rsidR="00233494" w14:paraId="1CE7324A" w14:textId="77777777" w:rsidTr="007F08F9">
        <w:tc>
          <w:tcPr>
            <w:cnfStyle w:val="001000000000" w:firstRow="0" w:lastRow="0" w:firstColumn="1" w:lastColumn="0" w:oddVBand="0" w:evenVBand="0" w:oddHBand="0" w:evenHBand="0" w:firstRowFirstColumn="0" w:firstRowLastColumn="0" w:lastRowFirstColumn="0" w:lastRowLastColumn="0"/>
            <w:tcW w:w="1047" w:type="dxa"/>
          </w:tcPr>
          <w:p w14:paraId="4292847F" w14:textId="77777777" w:rsidR="00233494" w:rsidRPr="0004154D" w:rsidRDefault="00233494" w:rsidP="00233494">
            <w:pPr>
              <w:pStyle w:val="ListParagraph"/>
              <w:numPr>
                <w:ilvl w:val="0"/>
                <w:numId w:val="116"/>
              </w:numPr>
            </w:pPr>
          </w:p>
        </w:tc>
        <w:tc>
          <w:tcPr>
            <w:tcW w:w="7595" w:type="dxa"/>
          </w:tcPr>
          <w:p w14:paraId="09F1D0E2" w14:textId="3A491966" w:rsidR="00233494" w:rsidRPr="0004154D" w:rsidRDefault="00233494" w:rsidP="00233494">
            <w:pPr>
              <w:shd w:val="clear" w:color="auto" w:fill="FFFFFF" w:themeFill="background1"/>
              <w:tabs>
                <w:tab w:val="clear" w:pos="360"/>
              </w:tabs>
              <w:cnfStyle w:val="000000000000" w:firstRow="0" w:lastRow="0" w:firstColumn="0" w:lastColumn="0" w:oddVBand="0" w:evenVBand="0" w:oddHBand="0" w:evenHBand="0" w:firstRowFirstColumn="0" w:firstRowLastColumn="0" w:lastRowFirstColumn="0" w:lastRowLastColumn="0"/>
            </w:pPr>
            <w:r w:rsidRPr="00CE7F23">
              <w:t>Traders can declare only for themselves but not for any other external party.</w:t>
            </w:r>
          </w:p>
        </w:tc>
      </w:tr>
    </w:tbl>
    <w:p w14:paraId="358DCB10" w14:textId="77777777" w:rsidR="00233494" w:rsidRDefault="00233494" w:rsidP="009B51EA">
      <w:pPr>
        <w:tabs>
          <w:tab w:val="clear" w:pos="360"/>
        </w:tabs>
      </w:pPr>
    </w:p>
    <w:p w14:paraId="37499FFA" w14:textId="77777777" w:rsidR="000904F1" w:rsidRDefault="000904F1" w:rsidP="001C7462">
      <w:pPr>
        <w:pStyle w:val="Heading3"/>
        <w:numPr>
          <w:ilvl w:val="2"/>
          <w:numId w:val="12"/>
        </w:numPr>
      </w:pPr>
      <w:bookmarkStart w:id="348" w:name="_Toc74244595"/>
      <w:bookmarkStart w:id="349" w:name="_Toc79608289"/>
      <w:r>
        <w:t>Business Validation</w:t>
      </w:r>
      <w:bookmarkEnd w:id="348"/>
      <w:bookmarkEnd w:id="349"/>
    </w:p>
    <w:tbl>
      <w:tblPr>
        <w:tblStyle w:val="GridTable1Light-Accent2"/>
        <w:tblW w:w="8642" w:type="dxa"/>
        <w:tblLook w:val="01A0" w:firstRow="1" w:lastRow="0" w:firstColumn="1" w:lastColumn="1" w:noHBand="0" w:noVBand="0"/>
      </w:tblPr>
      <w:tblGrid>
        <w:gridCol w:w="715"/>
        <w:gridCol w:w="7927"/>
      </w:tblGrid>
      <w:tr w:rsidR="000904F1" w:rsidRPr="00EA182F" w14:paraId="25BC8062" w14:textId="77777777" w:rsidTr="00CF58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1E8B19F5" w14:textId="77777777" w:rsidR="000904F1" w:rsidRPr="00E4274B" w:rsidRDefault="000904F1">
            <w:pPr>
              <w:spacing w:after="60"/>
              <w:rPr>
                <w:b/>
              </w:rPr>
            </w:pPr>
            <w:r w:rsidRPr="00E4274B">
              <w:t>S/N</w:t>
            </w:r>
          </w:p>
        </w:tc>
        <w:tc>
          <w:tcPr>
            <w:cnfStyle w:val="000100000000" w:firstRow="0" w:lastRow="0" w:firstColumn="0" w:lastColumn="1" w:oddVBand="0" w:evenVBand="0" w:oddHBand="0" w:evenHBand="0" w:firstRowFirstColumn="0" w:firstRowLastColumn="0" w:lastRowFirstColumn="0" w:lastRowLastColumn="0"/>
            <w:tcW w:w="7927" w:type="dxa"/>
          </w:tcPr>
          <w:p w14:paraId="596F8134" w14:textId="77777777" w:rsidR="000904F1" w:rsidRPr="00E4274B" w:rsidRDefault="000904F1">
            <w:pPr>
              <w:spacing w:after="60"/>
              <w:rPr>
                <w:b/>
              </w:rPr>
            </w:pPr>
            <w:r w:rsidRPr="00E4274B">
              <w:t>Validation Rules</w:t>
            </w:r>
          </w:p>
        </w:tc>
      </w:tr>
      <w:tr w:rsidR="000904F1" w:rsidRPr="00EA182F" w14:paraId="4DF9389A" w14:textId="77777777" w:rsidTr="00CF5866">
        <w:tc>
          <w:tcPr>
            <w:cnfStyle w:val="001000000000" w:firstRow="0" w:lastRow="0" w:firstColumn="1" w:lastColumn="0" w:oddVBand="0" w:evenVBand="0" w:oddHBand="0" w:evenHBand="0" w:firstRowFirstColumn="0" w:firstRowLastColumn="0" w:lastRowFirstColumn="0" w:lastRowLastColumn="0"/>
            <w:tcW w:w="715" w:type="dxa"/>
          </w:tcPr>
          <w:p w14:paraId="4B95F6EF" w14:textId="5A672FDD" w:rsidR="000904F1" w:rsidRPr="00D3180A" w:rsidRDefault="000904F1" w:rsidP="00D3180A">
            <w:pPr>
              <w:pStyle w:val="StyleBodyTextCenturyGothic10ptNotItalicAuto"/>
              <w:numPr>
                <w:ilvl w:val="0"/>
                <w:numId w:val="108"/>
              </w:numPr>
            </w:pPr>
          </w:p>
        </w:tc>
        <w:tc>
          <w:tcPr>
            <w:cnfStyle w:val="000100000000" w:firstRow="0" w:lastRow="0" w:firstColumn="0" w:lastColumn="1" w:oddVBand="0" w:evenVBand="0" w:oddHBand="0" w:evenHBand="0" w:firstRowFirstColumn="0" w:firstRowLastColumn="0" w:lastRowFirstColumn="0" w:lastRowLastColumn="0"/>
            <w:tcW w:w="7927" w:type="dxa"/>
          </w:tcPr>
          <w:p w14:paraId="532F05AA" w14:textId="23DE5B2E" w:rsidR="000904F1" w:rsidRPr="00E4274B" w:rsidRDefault="000904F1">
            <w:pPr>
              <w:pStyle w:val="StyleBodyTextCenturyGothic10ptNotItalicAuto1"/>
              <w:rPr>
                <w:iCs/>
              </w:rPr>
            </w:pPr>
            <w:r>
              <w:rPr>
                <w:lang w:eastAsia="zh-CN"/>
              </w:rPr>
              <w:t>The applicant for Trader should have a valid CID</w:t>
            </w:r>
            <w:r w:rsidR="009641DA">
              <w:rPr>
                <w:lang w:eastAsia="zh-CN"/>
              </w:rPr>
              <w:t>/TPN</w:t>
            </w:r>
            <w:r>
              <w:rPr>
                <w:lang w:eastAsia="zh-CN"/>
              </w:rPr>
              <w:t>.</w:t>
            </w:r>
          </w:p>
        </w:tc>
      </w:tr>
      <w:tr w:rsidR="000904F1" w:rsidRPr="00EA182F" w:rsidDel="00D3180A" w14:paraId="475520BA" w14:textId="2728B01D" w:rsidTr="00CF5866">
        <w:trPr>
          <w:del w:id="350" w:author="Sujit Patra" w:date="2021-09-02T18:28:00Z"/>
        </w:trPr>
        <w:tc>
          <w:tcPr>
            <w:cnfStyle w:val="001000000000" w:firstRow="0" w:lastRow="0" w:firstColumn="1" w:lastColumn="0" w:oddVBand="0" w:evenVBand="0" w:oddHBand="0" w:evenHBand="0" w:firstRowFirstColumn="0" w:firstRowLastColumn="0" w:lastRowFirstColumn="0" w:lastRowLastColumn="0"/>
            <w:tcW w:w="715" w:type="dxa"/>
          </w:tcPr>
          <w:p w14:paraId="6CFD50B9" w14:textId="5468D82E" w:rsidR="000904F1" w:rsidRPr="00E4274B" w:rsidDel="00D3180A" w:rsidRDefault="000904F1" w:rsidP="00D3180A">
            <w:pPr>
              <w:pStyle w:val="StyleBodyTextCenturyGothic10ptNotItalicAuto"/>
              <w:rPr>
                <w:del w:id="351" w:author="Sujit Patra" w:date="2021-09-02T18:28:00Z"/>
              </w:rPr>
            </w:pPr>
          </w:p>
        </w:tc>
        <w:tc>
          <w:tcPr>
            <w:cnfStyle w:val="000100000000" w:firstRow="0" w:lastRow="0" w:firstColumn="0" w:lastColumn="1" w:oddVBand="0" w:evenVBand="0" w:oddHBand="0" w:evenHBand="0" w:firstRowFirstColumn="0" w:firstRowLastColumn="0" w:lastRowFirstColumn="0" w:lastRowLastColumn="0"/>
            <w:tcW w:w="7927" w:type="dxa"/>
          </w:tcPr>
          <w:p w14:paraId="4D0EAECF" w14:textId="352352B5" w:rsidR="000904F1" w:rsidDel="00D3180A" w:rsidRDefault="000904F1">
            <w:pPr>
              <w:pStyle w:val="StyleBodyTextCenturyGothic10ptNotItalicAuto1"/>
              <w:rPr>
                <w:del w:id="352" w:author="Sujit Patra" w:date="2021-09-02T18:28:00Z"/>
                <w:lang w:eastAsia="zh-CN"/>
              </w:rPr>
            </w:pPr>
            <w:del w:id="353" w:author="Sujit Patra" w:date="2021-09-02T18:28:00Z">
              <w:r w:rsidDel="00D3180A">
                <w:rPr>
                  <w:lang w:eastAsia="zh-CN"/>
                </w:rPr>
                <w:delText>.</w:delText>
              </w:r>
            </w:del>
          </w:p>
        </w:tc>
      </w:tr>
      <w:tr w:rsidR="000904F1" w:rsidRPr="00EA182F" w14:paraId="0505546E" w14:textId="77777777" w:rsidTr="00CF5866">
        <w:tc>
          <w:tcPr>
            <w:cnfStyle w:val="001000000000" w:firstRow="0" w:lastRow="0" w:firstColumn="1" w:lastColumn="0" w:oddVBand="0" w:evenVBand="0" w:oddHBand="0" w:evenHBand="0" w:firstRowFirstColumn="0" w:firstRowLastColumn="0" w:lastRowFirstColumn="0" w:lastRowLastColumn="0"/>
            <w:tcW w:w="715" w:type="dxa"/>
          </w:tcPr>
          <w:p w14:paraId="27D55E22" w14:textId="29E0F323" w:rsidR="000904F1" w:rsidRDefault="000904F1" w:rsidP="00D3180A">
            <w:pPr>
              <w:pStyle w:val="StyleBodyTextCenturyGothic10ptNotItalicAuto"/>
            </w:pPr>
          </w:p>
        </w:tc>
        <w:tc>
          <w:tcPr>
            <w:cnfStyle w:val="000100000000" w:firstRow="0" w:lastRow="0" w:firstColumn="0" w:lastColumn="1" w:oddVBand="0" w:evenVBand="0" w:oddHBand="0" w:evenHBand="0" w:firstRowFirstColumn="0" w:firstRowLastColumn="0" w:lastRowFirstColumn="0" w:lastRowLastColumn="0"/>
            <w:tcW w:w="7927" w:type="dxa"/>
          </w:tcPr>
          <w:p w14:paraId="3F88FAAB" w14:textId="491FCB0F" w:rsidR="000904F1" w:rsidRDefault="000904F1">
            <w:pPr>
              <w:pStyle w:val="StyleBodyTextCenturyGothic10ptNotItalicAuto1"/>
              <w:rPr>
                <w:lang w:eastAsia="zh-CN"/>
              </w:rPr>
            </w:pPr>
            <w:r>
              <w:rPr>
                <w:lang w:eastAsia="zh-CN"/>
              </w:rPr>
              <w:t xml:space="preserve">The Trader </w:t>
            </w:r>
            <w:r w:rsidR="00176BD7">
              <w:rPr>
                <w:lang w:eastAsia="zh-CN"/>
              </w:rPr>
              <w:t>cannot</w:t>
            </w:r>
            <w:r>
              <w:rPr>
                <w:lang w:eastAsia="zh-CN"/>
              </w:rPr>
              <w:t xml:space="preserve"> </w:t>
            </w:r>
            <w:r w:rsidR="00176BD7">
              <w:rPr>
                <w:lang w:eastAsia="zh-CN"/>
              </w:rPr>
              <w:t>apply</w:t>
            </w:r>
            <w:r>
              <w:rPr>
                <w:lang w:eastAsia="zh-CN"/>
              </w:rPr>
              <w:t xml:space="preserve"> for the same TPN. System will not allow duplicate applications for the same TPN.</w:t>
            </w:r>
          </w:p>
        </w:tc>
      </w:tr>
    </w:tbl>
    <w:p w14:paraId="722B0A1C" w14:textId="77777777" w:rsidR="007C2C78" w:rsidRDefault="007C2C78" w:rsidP="00300224">
      <w:pPr>
        <w:tabs>
          <w:tab w:val="clear" w:pos="360"/>
        </w:tabs>
        <w:rPr>
          <w:rFonts w:ascii="Century Gothic Bold" w:hAnsi="Century Gothic Bold"/>
          <w:b/>
          <w:bCs/>
          <w:smallCaps/>
          <w:color w:val="000000"/>
          <w:sz w:val="22"/>
          <w:szCs w:val="22"/>
        </w:rPr>
      </w:pPr>
      <w:r>
        <w:br w:type="page"/>
      </w:r>
    </w:p>
    <w:p w14:paraId="2D502F1A" w14:textId="74F25BA5" w:rsidR="00CB05A2" w:rsidRDefault="00022A27" w:rsidP="009B51EA">
      <w:pPr>
        <w:pStyle w:val="Heading2"/>
        <w:numPr>
          <w:ilvl w:val="1"/>
          <w:numId w:val="12"/>
        </w:numPr>
        <w:tabs>
          <w:tab w:val="num" w:pos="426"/>
        </w:tabs>
        <w:spacing w:after="60"/>
        <w:ind w:left="0" w:firstLine="0"/>
      </w:pPr>
      <w:bookmarkStart w:id="354" w:name="_Toc79608290"/>
      <w:r>
        <w:t>Customs Administrator</w:t>
      </w:r>
      <w:r w:rsidR="00CB05A2">
        <w:t xml:space="preserve"> Process</w:t>
      </w:r>
      <w:bookmarkEnd w:id="354"/>
    </w:p>
    <w:p w14:paraId="782BD4FB" w14:textId="77777777" w:rsidR="00CB05A2" w:rsidRDefault="00CB05A2" w:rsidP="009B51EA">
      <w:pPr>
        <w:tabs>
          <w:tab w:val="clear" w:pos="360"/>
        </w:tabs>
        <w:rPr>
          <w:rFonts w:ascii="Century Gothic Bold" w:hAnsi="Century Gothic Bold"/>
          <w:b/>
        </w:rPr>
      </w:pPr>
    </w:p>
    <w:p w14:paraId="44968789" w14:textId="28C1233A" w:rsidR="00CB05A2" w:rsidRDefault="00CB05A2" w:rsidP="009B51EA">
      <w:pPr>
        <w:tabs>
          <w:tab w:val="clear" w:pos="360"/>
        </w:tabs>
        <w:rPr>
          <w:rFonts w:ascii="Century Gothic Bold" w:hAnsi="Century Gothic Bold"/>
          <w:b/>
        </w:rPr>
      </w:pPr>
      <w:r>
        <w:rPr>
          <w:rFonts w:ascii="Century Gothic Bold" w:hAnsi="Century Gothic Bold"/>
          <w:b/>
        </w:rPr>
        <w:t>Following are the types of</w:t>
      </w:r>
      <w:r w:rsidR="007C2C78">
        <w:rPr>
          <w:rFonts w:ascii="Century Gothic Bold" w:hAnsi="Century Gothic Bold"/>
          <w:b/>
        </w:rPr>
        <w:t xml:space="preserve"> registration which shall be done by Customs Administrator</w:t>
      </w:r>
      <w:r>
        <w:rPr>
          <w:rFonts w:ascii="Century Gothic Bold" w:hAnsi="Century Gothic Bold"/>
          <w:b/>
        </w:rPr>
        <w:t>:</w:t>
      </w:r>
    </w:p>
    <w:p w14:paraId="5DDA7167" w14:textId="77777777" w:rsidR="00CB05A2" w:rsidRDefault="00CB05A2" w:rsidP="009B51EA">
      <w:pPr>
        <w:tabs>
          <w:tab w:val="clear" w:pos="360"/>
        </w:tabs>
        <w:rPr>
          <w:rFonts w:ascii="Century Gothic Bold" w:hAnsi="Century Gothic Bold"/>
          <w:b/>
        </w:rPr>
      </w:pPr>
    </w:p>
    <w:p w14:paraId="203D6612" w14:textId="77777777" w:rsidR="00CB05A2" w:rsidRDefault="00CB05A2">
      <w:pPr>
        <w:pStyle w:val="Heading3"/>
        <w:numPr>
          <w:ilvl w:val="2"/>
          <w:numId w:val="12"/>
        </w:numPr>
      </w:pPr>
      <w:bookmarkStart w:id="355" w:name="_Toc79608291"/>
      <w:r>
        <w:t>Customs User Registrations</w:t>
      </w:r>
      <w:bookmarkEnd w:id="355"/>
    </w:p>
    <w:p w14:paraId="68BBA70B" w14:textId="77777777" w:rsidR="000904F1" w:rsidRDefault="000904F1">
      <w:pPr>
        <w:pStyle w:val="Heading4"/>
        <w:rPr>
          <w:b w:val="0"/>
          <w:bCs/>
        </w:rPr>
      </w:pPr>
      <w:r>
        <w:rPr>
          <w:b w:val="0"/>
          <w:bCs/>
        </w:rPr>
        <w:t xml:space="preserve">Customs users are employees of Bhutan Customs working in various capacities at different office locations and will use the </w:t>
      </w:r>
      <w:proofErr w:type="spellStart"/>
      <w:r>
        <w:rPr>
          <w:b w:val="0"/>
          <w:bCs/>
        </w:rPr>
        <w:t>eCMS</w:t>
      </w:r>
      <w:proofErr w:type="spellEnd"/>
      <w:r>
        <w:rPr>
          <w:b w:val="0"/>
          <w:bCs/>
        </w:rPr>
        <w:t xml:space="preserve"> system to facilitate processing and release of consignments from </w:t>
      </w:r>
      <w:proofErr w:type="spellStart"/>
      <w:r>
        <w:rPr>
          <w:b w:val="0"/>
          <w:bCs/>
        </w:rPr>
        <w:t>eCMS</w:t>
      </w:r>
      <w:proofErr w:type="spellEnd"/>
      <w:r>
        <w:rPr>
          <w:b w:val="0"/>
          <w:bCs/>
        </w:rPr>
        <w:t xml:space="preserve">. Customs users shall be registered by Customs admin at the Head office who are expected to have the centralized list of all Customs officers working under different regional areas (RRCO) and posted at specific border location under the RRCO. Post registration of the officer in </w:t>
      </w:r>
      <w:proofErr w:type="spellStart"/>
      <w:r>
        <w:rPr>
          <w:b w:val="0"/>
          <w:bCs/>
        </w:rPr>
        <w:t>eCMS</w:t>
      </w:r>
      <w:proofErr w:type="spellEnd"/>
      <w:r>
        <w:rPr>
          <w:b w:val="0"/>
          <w:bCs/>
        </w:rPr>
        <w:t xml:space="preserve"> by head office, specific admin officers at the indicated RRCO shall proceed to assign roles to the registered officer.</w:t>
      </w:r>
    </w:p>
    <w:p w14:paraId="02044909" w14:textId="43B213D8" w:rsidR="000904F1" w:rsidRDefault="000904F1">
      <w:pPr>
        <w:pStyle w:val="Heading4"/>
        <w:rPr>
          <w:b w:val="0"/>
          <w:bCs/>
        </w:rPr>
      </w:pPr>
      <w:r>
        <w:rPr>
          <w:b w:val="0"/>
          <w:bCs/>
        </w:rPr>
        <w:t>The below section details out the process of registration.</w:t>
      </w:r>
    </w:p>
    <w:p w14:paraId="21B010A0" w14:textId="7A7A84B7" w:rsidR="000904F1" w:rsidRDefault="000904F1"/>
    <w:p w14:paraId="12C3287B" w14:textId="77777777" w:rsidR="000904F1" w:rsidRDefault="000904F1" w:rsidP="001C7462">
      <w:pPr>
        <w:pStyle w:val="Heading3"/>
        <w:numPr>
          <w:ilvl w:val="2"/>
          <w:numId w:val="12"/>
        </w:numPr>
      </w:pPr>
      <w:bookmarkStart w:id="356" w:name="_Toc74244598"/>
      <w:bookmarkStart w:id="357" w:name="_Toc79608292"/>
      <w:r>
        <w:t>Pre-Requisites</w:t>
      </w:r>
      <w:bookmarkEnd w:id="356"/>
      <w:bookmarkEnd w:id="357"/>
    </w:p>
    <w:p w14:paraId="63F4A2BD" w14:textId="77777777" w:rsidR="000904F1" w:rsidRDefault="000904F1">
      <w:pPr>
        <w:pStyle w:val="ListParagraph"/>
        <w:numPr>
          <w:ilvl w:val="0"/>
          <w:numId w:val="55"/>
        </w:numPr>
      </w:pPr>
      <w:r>
        <w:t>The officer should have a valid CID and employee ID.</w:t>
      </w:r>
    </w:p>
    <w:p w14:paraId="3B14255F" w14:textId="4EBEE286" w:rsidR="000904F1" w:rsidRPr="00FB0C33" w:rsidRDefault="000904F1">
      <w:pPr>
        <w:pStyle w:val="ListParagraph"/>
        <w:numPr>
          <w:ilvl w:val="0"/>
          <w:numId w:val="55"/>
        </w:numPr>
      </w:pPr>
      <w:r>
        <w:t>The RRCO admin should have</w:t>
      </w:r>
      <w:r w:rsidR="00D22E41">
        <w:t xml:space="preserve"> the right to assign </w:t>
      </w:r>
      <w:r w:rsidR="000B35C7">
        <w:t>different</w:t>
      </w:r>
      <w:r w:rsidR="00D22E41">
        <w:t xml:space="preserve"> roles to the</w:t>
      </w:r>
      <w:r>
        <w:t xml:space="preserve"> registered officer.</w:t>
      </w:r>
    </w:p>
    <w:p w14:paraId="49426255" w14:textId="77777777" w:rsidR="000904F1" w:rsidRPr="009B51EA" w:rsidRDefault="000904F1" w:rsidP="009B51EA">
      <w:pPr>
        <w:rPr>
          <w:b/>
        </w:rPr>
      </w:pPr>
    </w:p>
    <w:p w14:paraId="47128169" w14:textId="77777777" w:rsidR="000904F1" w:rsidRDefault="000904F1" w:rsidP="00300224">
      <w:pPr>
        <w:tabs>
          <w:tab w:val="clear" w:pos="360"/>
        </w:tabs>
        <w:rPr>
          <w:bCs/>
        </w:rPr>
      </w:pPr>
      <w:r>
        <w:rPr>
          <w:b/>
          <w:bCs/>
        </w:rPr>
        <w:br w:type="page"/>
      </w:r>
    </w:p>
    <w:p w14:paraId="77F3479F" w14:textId="14713E64" w:rsidR="00CB05A2" w:rsidRDefault="00CB05A2" w:rsidP="001C7462">
      <w:pPr>
        <w:pStyle w:val="Heading3"/>
        <w:numPr>
          <w:ilvl w:val="2"/>
          <w:numId w:val="12"/>
        </w:numPr>
      </w:pPr>
      <w:bookmarkStart w:id="358" w:name="_Toc79608293"/>
      <w:r>
        <w:t>Process Flow for Customs User Registration</w:t>
      </w:r>
      <w:bookmarkEnd w:id="358"/>
      <w:r w:rsidR="00BB2791">
        <w:t xml:space="preserve"> </w:t>
      </w:r>
    </w:p>
    <w:p w14:paraId="4B0F95AC" w14:textId="7C927ACD" w:rsidR="00CB05A2" w:rsidRDefault="00CB05A2"/>
    <w:p w14:paraId="1A7DF938" w14:textId="5739AA3D" w:rsidR="002847AF" w:rsidRPr="00DA476B" w:rsidRDefault="002847AF">
      <w:pPr>
        <w:rPr>
          <w:b/>
          <w:bCs/>
        </w:rPr>
      </w:pPr>
      <w:r w:rsidRPr="002847AF">
        <w:rPr>
          <w:b/>
          <w:bCs/>
        </w:rPr>
        <w:t>Process ID: 02.07</w:t>
      </w:r>
      <w:r w:rsidRPr="00DA476B">
        <w:rPr>
          <w:b/>
          <w:bCs/>
        </w:rPr>
        <w:t xml:space="preserve"> – Customs User Registration</w:t>
      </w:r>
    </w:p>
    <w:p w14:paraId="2FEDCB84" w14:textId="1146E173" w:rsidR="00CB05A2" w:rsidRDefault="004B3C73">
      <w:r>
        <w:rPr>
          <w:noProof/>
        </w:rPr>
        <w:drawing>
          <wp:inline distT="0" distB="0" distL="0" distR="0" wp14:anchorId="0EA1EF0D" wp14:editId="54FF65CA">
            <wp:extent cx="5486400" cy="5255895"/>
            <wp:effectExtent l="0" t="0" r="0" b="190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5255895"/>
                    </a:xfrm>
                    <a:prstGeom prst="rect">
                      <a:avLst/>
                    </a:prstGeom>
                  </pic:spPr>
                </pic:pic>
              </a:graphicData>
            </a:graphic>
          </wp:inline>
        </w:drawing>
      </w:r>
    </w:p>
    <w:p w14:paraId="50A54D3C" w14:textId="28D6C2BB" w:rsidR="00CB05A2" w:rsidRDefault="00CB05A2"/>
    <w:p w14:paraId="7090DF2B" w14:textId="4147CD8A" w:rsidR="00CB05A2" w:rsidRDefault="00CB05A2" w:rsidP="00300224">
      <w:pPr>
        <w:tabs>
          <w:tab w:val="clear" w:pos="360"/>
        </w:tabs>
        <w:rPr>
          <w:b/>
        </w:rPr>
      </w:pPr>
      <w:r>
        <w:br w:type="page"/>
      </w:r>
    </w:p>
    <w:p w14:paraId="00CE75CD" w14:textId="19F91607" w:rsidR="00CB05A2" w:rsidRDefault="00CB05A2" w:rsidP="001C7462">
      <w:pPr>
        <w:pStyle w:val="Heading3"/>
        <w:numPr>
          <w:ilvl w:val="2"/>
          <w:numId w:val="12"/>
        </w:numPr>
      </w:pPr>
      <w:bookmarkStart w:id="359" w:name="_Toc79608294"/>
      <w:r>
        <w:t xml:space="preserve">Use Case Diagram for Customs User </w:t>
      </w:r>
      <w:r w:rsidR="004E7BA8">
        <w:t>Registration</w:t>
      </w:r>
      <w:bookmarkEnd w:id="359"/>
      <w:r>
        <w:t xml:space="preserve"> </w:t>
      </w:r>
    </w:p>
    <w:p w14:paraId="0B89F2A5" w14:textId="6DAB8B34" w:rsidR="00CB05A2" w:rsidRDefault="00F81C87">
      <w:r>
        <w:rPr>
          <w:noProof/>
        </w:rPr>
        <mc:AlternateContent>
          <mc:Choice Requires="wps">
            <w:drawing>
              <wp:anchor distT="0" distB="0" distL="114300" distR="114300" simplePos="0" relativeHeight="252071936" behindDoc="0" locked="0" layoutInCell="1" allowOverlap="1" wp14:anchorId="64C81D43" wp14:editId="304D0475">
                <wp:simplePos x="0" y="0"/>
                <wp:positionH relativeFrom="column">
                  <wp:posOffset>844658</wp:posOffset>
                </wp:positionH>
                <wp:positionV relativeFrom="paragraph">
                  <wp:posOffset>156167</wp:posOffset>
                </wp:positionV>
                <wp:extent cx="3423994" cy="260304"/>
                <wp:effectExtent l="0" t="0" r="24130" b="26035"/>
                <wp:wrapNone/>
                <wp:docPr id="172" name="Rectangle: Folded Corner 172"/>
                <wp:cNvGraphicFramePr/>
                <a:graphic xmlns:a="http://schemas.openxmlformats.org/drawingml/2006/main">
                  <a:graphicData uri="http://schemas.microsoft.com/office/word/2010/wordprocessingShape">
                    <wps:wsp>
                      <wps:cNvSpPr/>
                      <wps:spPr>
                        <a:xfrm>
                          <a:off x="0" y="0"/>
                          <a:ext cx="3423994" cy="260304"/>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A3C7E8" w14:textId="732A3697" w:rsidR="00A20091" w:rsidRDefault="00A20091" w:rsidP="00F81C87">
                            <w:pPr>
                              <w:jc w:val="center"/>
                            </w:pPr>
                            <w:r>
                              <w:rPr>
                                <w:rFonts w:asciiTheme="minorHAnsi" w:hAnsi="Calibri" w:cstheme="minorBidi"/>
                                <w:b/>
                                <w:bCs/>
                                <w:color w:val="000000" w:themeColor="text1"/>
                                <w:kern w:val="24"/>
                                <w:sz w:val="18"/>
                                <w:szCs w:val="18"/>
                              </w:rPr>
                              <w:t>Custom user registration and role assignment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4C81D43" id="Rectangle: Folded Corner 172" o:spid="_x0000_s1081" type="#_x0000_t65" style="position:absolute;left:0;text-align:left;margin-left:66.5pt;margin-top:12.3pt;width:269.6pt;height:20.5pt;z-index:252071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" adj="18000" fillcolor="#d8d8d8 [2732]" strokecolor="gray [1629]" strokeweight=".5pt">
                <v:textbox>
                  <w:txbxContent>
                    <w:p w14:paraId="5CA3C7E8" w14:textId="732A3697" w:rsidR="00A20091" w:rsidRDefault="00A20091" w:rsidP="00F81C87">
                      <w:pPr>
                        <w:jc w:val="center"/>
                      </w:pPr>
                      <w:r>
                        <w:rPr>
                          <w:rFonts w:asciiTheme="minorHAnsi" w:hAnsi="Calibri" w:cstheme="minorBidi"/>
                          <w:b/>
                          <w:bCs/>
                          <w:color w:val="000000" w:themeColor="text1"/>
                          <w:kern w:val="24"/>
                          <w:sz w:val="18"/>
                          <w:szCs w:val="18"/>
                        </w:rPr>
                        <w:t>Custom user registration and role assignment</w:t>
                      </w:r>
                    </w:p>
                  </w:txbxContent>
                </v:textbox>
              </v:shape>
            </w:pict>
          </mc:Fallback>
        </mc:AlternateContent>
      </w:r>
    </w:p>
    <w:p w14:paraId="00671F7A" w14:textId="2815E8E8" w:rsidR="00F81C87" w:rsidRDefault="00F81C87"/>
    <w:p w14:paraId="22358D89" w14:textId="637DD6EF" w:rsidR="00F81C87" w:rsidRDefault="00F81C87"/>
    <w:p w14:paraId="462E6E1F" w14:textId="5C463ED1" w:rsidR="00CB05A2" w:rsidRDefault="00CB05A2">
      <w:pPr>
        <w:rPr>
          <w:noProof/>
        </w:rPr>
      </w:pPr>
      <w:r w:rsidRPr="007A760C">
        <w:rPr>
          <w:noProof/>
        </w:rPr>
        <w:t xml:space="preserve"> </w:t>
      </w:r>
    </w:p>
    <w:p w14:paraId="78853791" w14:textId="26AA4E4F" w:rsidR="00F81C87" w:rsidRDefault="00F81C87">
      <w:pPr>
        <w:rPr>
          <w:noProof/>
        </w:rPr>
      </w:pPr>
      <w:r w:rsidRPr="00F81C87">
        <w:rPr>
          <w:noProof/>
        </w:rPr>
        <mc:AlternateContent>
          <mc:Choice Requires="wps">
            <w:drawing>
              <wp:anchor distT="0" distB="0" distL="114300" distR="114300" simplePos="0" relativeHeight="252056576" behindDoc="0" locked="0" layoutInCell="1" allowOverlap="1" wp14:anchorId="6E8B03C3" wp14:editId="661C5296">
                <wp:simplePos x="0" y="0"/>
                <wp:positionH relativeFrom="column">
                  <wp:posOffset>1059815</wp:posOffset>
                </wp:positionH>
                <wp:positionV relativeFrom="paragraph">
                  <wp:posOffset>121285</wp:posOffset>
                </wp:positionV>
                <wp:extent cx="1214504" cy="539692"/>
                <wp:effectExtent l="0" t="0" r="24130" b="13335"/>
                <wp:wrapNone/>
                <wp:docPr id="158" name="Oval 27"/>
                <wp:cNvGraphicFramePr/>
                <a:graphic xmlns:a="http://schemas.openxmlformats.org/drawingml/2006/main">
                  <a:graphicData uri="http://schemas.microsoft.com/office/word/2010/wordprocessingShape">
                    <wps:wsp>
                      <wps:cNvSpPr/>
                      <wps:spPr>
                        <a:xfrm>
                          <a:off x="0" y="0"/>
                          <a:ext cx="1214504"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35F9A3" w14:textId="77777777" w:rsidR="00A20091" w:rsidRDefault="00A20091" w:rsidP="00F81C87">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Register Customs User</w:t>
                            </w:r>
                          </w:p>
                        </w:txbxContent>
                      </wps:txbx>
                      <wps:bodyPr rtlCol="0" anchor="ctr"/>
                    </wps:wsp>
                  </a:graphicData>
                </a:graphic>
              </wp:anchor>
            </w:drawing>
          </mc:Choice>
          <mc:Fallback>
            <w:pict>
              <v:oval w14:anchorId="6E8B03C3" id="_x0000_s1082" style="position:absolute;left:0;text-align:left;margin-left:83.45pt;margin-top:9.55pt;width:95.65pt;height:42.5pt;z-index:252056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" fillcolor="#d8d8d8 [2732]" strokecolor="black [3213]" strokeweight=".5pt">
                <v:textbox>
                  <w:txbxContent>
                    <w:p w14:paraId="2A35F9A3" w14:textId="77777777" w:rsidR="00A20091" w:rsidRDefault="00A20091" w:rsidP="00F81C87">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Register Customs User</w:t>
                      </w:r>
                    </w:p>
                  </w:txbxContent>
                </v:textbox>
              </v:oval>
            </w:pict>
          </mc:Fallback>
        </mc:AlternateContent>
      </w:r>
      <w:r w:rsidRPr="00F81C87">
        <w:rPr>
          <w:noProof/>
        </w:rPr>
        <mc:AlternateContent>
          <mc:Choice Requires="wps">
            <w:drawing>
              <wp:anchor distT="0" distB="0" distL="114300" distR="114300" simplePos="0" relativeHeight="252057600" behindDoc="0" locked="0" layoutInCell="1" allowOverlap="1" wp14:anchorId="67994358" wp14:editId="7DB974A9">
                <wp:simplePos x="0" y="0"/>
                <wp:positionH relativeFrom="column">
                  <wp:posOffset>1137285</wp:posOffset>
                </wp:positionH>
                <wp:positionV relativeFrom="paragraph">
                  <wp:posOffset>1287145</wp:posOffset>
                </wp:positionV>
                <wp:extent cx="1228476" cy="539692"/>
                <wp:effectExtent l="0" t="0" r="10160" b="13335"/>
                <wp:wrapNone/>
                <wp:docPr id="159" name="Oval 30"/>
                <wp:cNvGraphicFramePr/>
                <a:graphic xmlns:a="http://schemas.openxmlformats.org/drawingml/2006/main">
                  <a:graphicData uri="http://schemas.microsoft.com/office/word/2010/wordprocessingShape">
                    <wps:wsp>
                      <wps:cNvSpPr/>
                      <wps:spPr>
                        <a:xfrm>
                          <a:off x="0" y="0"/>
                          <a:ext cx="1228476"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B6B4EF" w14:textId="77777777" w:rsidR="00A20091" w:rsidRDefault="00A20091" w:rsidP="00F81C87">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Assign Roles / Access</w:t>
                            </w:r>
                          </w:p>
                        </w:txbxContent>
                      </wps:txbx>
                      <wps:bodyPr rtlCol="0" anchor="ctr"/>
                    </wps:wsp>
                  </a:graphicData>
                </a:graphic>
              </wp:anchor>
            </w:drawing>
          </mc:Choice>
          <mc:Fallback>
            <w:pict>
              <v:oval w14:anchorId="67994358" id="Oval 30" o:spid="_x0000_s1083" style="position:absolute;left:0;text-align:left;margin-left:89.55pt;margin-top:101.35pt;width:96.75pt;height:42.5pt;z-index:252057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" fillcolor="#d8d8d8 [2732]" strokecolor="black [3213]" strokeweight=".5pt">
                <v:textbox>
                  <w:txbxContent>
                    <w:p w14:paraId="73B6B4EF" w14:textId="77777777" w:rsidR="00A20091" w:rsidRDefault="00A20091" w:rsidP="00F81C87">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Assign Roles / Access</w:t>
                      </w:r>
                    </w:p>
                  </w:txbxContent>
                </v:textbox>
              </v:oval>
            </w:pict>
          </mc:Fallback>
        </mc:AlternateContent>
      </w:r>
      <w:r w:rsidRPr="00F81C87">
        <w:rPr>
          <w:noProof/>
        </w:rPr>
        <mc:AlternateContent>
          <mc:Choice Requires="wps">
            <w:drawing>
              <wp:anchor distT="0" distB="0" distL="114300" distR="114300" simplePos="0" relativeHeight="252058624" behindDoc="0" locked="0" layoutInCell="1" allowOverlap="1" wp14:anchorId="4EBD7499" wp14:editId="552EFF80">
                <wp:simplePos x="0" y="0"/>
                <wp:positionH relativeFrom="column">
                  <wp:posOffset>2858135</wp:posOffset>
                </wp:positionH>
                <wp:positionV relativeFrom="paragraph">
                  <wp:posOffset>774065</wp:posOffset>
                </wp:positionV>
                <wp:extent cx="1205115" cy="539692"/>
                <wp:effectExtent l="0" t="0" r="14605" b="13335"/>
                <wp:wrapNone/>
                <wp:docPr id="160" name="Oval 31"/>
                <wp:cNvGraphicFramePr/>
                <a:graphic xmlns:a="http://schemas.openxmlformats.org/drawingml/2006/main">
                  <a:graphicData uri="http://schemas.microsoft.com/office/word/2010/wordprocessingShape">
                    <wps:wsp>
                      <wps:cNvSpPr/>
                      <wps:spPr>
                        <a:xfrm>
                          <a:off x="0" y="0"/>
                          <a:ext cx="1205115"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48230B" w14:textId="77777777" w:rsidR="00A20091" w:rsidRDefault="00A20091" w:rsidP="00F81C87">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Search User Applications</w:t>
                            </w:r>
                          </w:p>
                        </w:txbxContent>
                      </wps:txbx>
                      <wps:bodyPr rtlCol="0" anchor="ctr"/>
                    </wps:wsp>
                  </a:graphicData>
                </a:graphic>
              </wp:anchor>
            </w:drawing>
          </mc:Choice>
          <mc:Fallback>
            <w:pict>
              <v:oval w14:anchorId="4EBD7499" id="Oval 31" o:spid="_x0000_s1084" style="position:absolute;left:0;text-align:left;margin-left:225.05pt;margin-top:60.95pt;width:94.9pt;height:42.5pt;z-index:252058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" fillcolor="#d8d8d8 [2732]" strokecolor="black [3213]" strokeweight=".5pt">
                <v:textbox>
                  <w:txbxContent>
                    <w:p w14:paraId="4348230B" w14:textId="77777777" w:rsidR="00A20091" w:rsidRDefault="00A20091" w:rsidP="00F81C87">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Search User Applications</w:t>
                      </w:r>
                    </w:p>
                  </w:txbxContent>
                </v:textbox>
              </v:oval>
            </w:pict>
          </mc:Fallback>
        </mc:AlternateContent>
      </w:r>
      <w:r w:rsidRPr="00F81C87">
        <w:rPr>
          <w:noProof/>
        </w:rPr>
        <mc:AlternateContent>
          <mc:Choice Requires="wps">
            <w:drawing>
              <wp:anchor distT="0" distB="0" distL="114300" distR="114300" simplePos="0" relativeHeight="252059648" behindDoc="0" locked="0" layoutInCell="1" allowOverlap="1" wp14:anchorId="070CBD40" wp14:editId="0EC4FB5F">
                <wp:simplePos x="0" y="0"/>
                <wp:positionH relativeFrom="column">
                  <wp:posOffset>876300</wp:posOffset>
                </wp:positionH>
                <wp:positionV relativeFrom="paragraph">
                  <wp:posOffset>-635</wp:posOffset>
                </wp:positionV>
                <wp:extent cx="3419060" cy="2371477"/>
                <wp:effectExtent l="0" t="0" r="10160" b="10160"/>
                <wp:wrapNone/>
                <wp:docPr id="161" name="Rectangle 33"/>
                <wp:cNvGraphicFramePr/>
                <a:graphic xmlns:a="http://schemas.openxmlformats.org/drawingml/2006/main">
                  <a:graphicData uri="http://schemas.microsoft.com/office/word/2010/wordprocessingShape">
                    <wps:wsp>
                      <wps:cNvSpPr/>
                      <wps:spPr>
                        <a:xfrm>
                          <a:off x="0" y="0"/>
                          <a:ext cx="3419060" cy="2371477"/>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39908D0" id="Rectangle 33" o:spid="_x0000_s1026" style="position:absolute;margin-left:69pt;margin-top:-.05pt;width:269.2pt;height:186.75pt;z-index:252059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" filled="f" strokecolor="gray [1629]" strokeweight="2pt">
                <v:stroke dashstyle="1 1"/>
              </v:rect>
            </w:pict>
          </mc:Fallback>
        </mc:AlternateContent>
      </w:r>
      <w:r w:rsidRPr="00F81C87">
        <w:rPr>
          <w:noProof/>
        </w:rPr>
        <w:drawing>
          <wp:anchor distT="0" distB="0" distL="114300" distR="114300" simplePos="0" relativeHeight="252060672" behindDoc="0" locked="0" layoutInCell="1" allowOverlap="1" wp14:anchorId="35EC2B0D" wp14:editId="403C6CC3">
            <wp:simplePos x="0" y="0"/>
            <wp:positionH relativeFrom="column">
              <wp:posOffset>143510</wp:posOffset>
            </wp:positionH>
            <wp:positionV relativeFrom="paragraph">
              <wp:posOffset>152400</wp:posOffset>
            </wp:positionV>
            <wp:extent cx="370335" cy="619744"/>
            <wp:effectExtent l="0" t="0" r="0" b="9525"/>
            <wp:wrapNone/>
            <wp:docPr id="170" name="Picture 37">
              <a:extLst xmlns:a="http://schemas.openxmlformats.org/drawingml/2006/main">
                <a:ext uri="{FF2B5EF4-FFF2-40B4-BE49-F238E27FC236}">
                  <a16:creationId xmlns:a16="http://schemas.microsoft.com/office/drawing/2014/main" id="{9ADDB0F6-3F82-4ACE-A0FE-363DD5F712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a:extLst>
                        <a:ext uri="{FF2B5EF4-FFF2-40B4-BE49-F238E27FC236}">
                          <a16:creationId xmlns:a16="http://schemas.microsoft.com/office/drawing/2014/main" id="{9ADDB0F6-3F82-4ACE-A0FE-363DD5F71234}"/>
                        </a:ext>
                      </a:extLst>
                    </pic:cNvPr>
                    <pic:cNvPicPr>
                      <a:picLocks noChangeAspect="1"/>
                    </pic:cNvPicPr>
                  </pic:nvPicPr>
                  <pic:blipFill>
                    <a:blip r:embed="rId28"/>
                    <a:stretch>
                      <a:fillRect/>
                    </a:stretch>
                  </pic:blipFill>
                  <pic:spPr>
                    <a:xfrm>
                      <a:off x="0" y="0"/>
                      <a:ext cx="370335" cy="619744"/>
                    </a:xfrm>
                    <a:prstGeom prst="rect">
                      <a:avLst/>
                    </a:prstGeom>
                  </pic:spPr>
                </pic:pic>
              </a:graphicData>
            </a:graphic>
          </wp:anchor>
        </w:drawing>
      </w:r>
      <w:r w:rsidRPr="00F81C87">
        <w:rPr>
          <w:noProof/>
        </w:rPr>
        <w:drawing>
          <wp:anchor distT="0" distB="0" distL="114300" distR="114300" simplePos="0" relativeHeight="252061696" behindDoc="0" locked="0" layoutInCell="1" allowOverlap="1" wp14:anchorId="692542EA" wp14:editId="5584EF30">
            <wp:simplePos x="0" y="0"/>
            <wp:positionH relativeFrom="column">
              <wp:posOffset>160655</wp:posOffset>
            </wp:positionH>
            <wp:positionV relativeFrom="paragraph">
              <wp:posOffset>1367155</wp:posOffset>
            </wp:positionV>
            <wp:extent cx="370335" cy="619744"/>
            <wp:effectExtent l="0" t="0" r="0" b="9525"/>
            <wp:wrapNone/>
            <wp:docPr id="171" name="Picture 38">
              <a:extLst xmlns:a="http://schemas.openxmlformats.org/drawingml/2006/main">
                <a:ext uri="{FF2B5EF4-FFF2-40B4-BE49-F238E27FC236}">
                  <a16:creationId xmlns:a16="http://schemas.microsoft.com/office/drawing/2014/main" id="{83994F12-3D16-4127-AEF2-AA25E0CAE3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a:extLst>
                        <a:ext uri="{FF2B5EF4-FFF2-40B4-BE49-F238E27FC236}">
                          <a16:creationId xmlns:a16="http://schemas.microsoft.com/office/drawing/2014/main" id="{83994F12-3D16-4127-AEF2-AA25E0CAE3C3}"/>
                        </a:ext>
                      </a:extLst>
                    </pic:cNvPr>
                    <pic:cNvPicPr>
                      <a:picLocks noChangeAspect="1"/>
                    </pic:cNvPicPr>
                  </pic:nvPicPr>
                  <pic:blipFill>
                    <a:blip r:embed="rId28"/>
                    <a:stretch>
                      <a:fillRect/>
                    </a:stretch>
                  </pic:blipFill>
                  <pic:spPr>
                    <a:xfrm>
                      <a:off x="0" y="0"/>
                      <a:ext cx="370335" cy="619744"/>
                    </a:xfrm>
                    <a:prstGeom prst="rect">
                      <a:avLst/>
                    </a:prstGeom>
                  </pic:spPr>
                </pic:pic>
              </a:graphicData>
            </a:graphic>
          </wp:anchor>
        </w:drawing>
      </w:r>
      <w:r w:rsidRPr="00F81C87">
        <w:rPr>
          <w:noProof/>
        </w:rPr>
        <mc:AlternateContent>
          <mc:Choice Requires="wps">
            <w:drawing>
              <wp:anchor distT="0" distB="0" distL="114300" distR="114300" simplePos="0" relativeHeight="252062720" behindDoc="0" locked="0" layoutInCell="1" allowOverlap="1" wp14:anchorId="67D8D8A8" wp14:editId="04FC852B">
                <wp:simplePos x="0" y="0"/>
                <wp:positionH relativeFrom="column">
                  <wp:posOffset>0</wp:posOffset>
                </wp:positionH>
                <wp:positionV relativeFrom="paragraph">
                  <wp:posOffset>728345</wp:posOffset>
                </wp:positionV>
                <wp:extent cx="756938" cy="307777"/>
                <wp:effectExtent l="0" t="0" r="0" b="0"/>
                <wp:wrapNone/>
                <wp:docPr id="162" name="TextBox 43"/>
                <wp:cNvGraphicFramePr/>
                <a:graphic xmlns:a="http://schemas.openxmlformats.org/drawingml/2006/main">
                  <a:graphicData uri="http://schemas.microsoft.com/office/word/2010/wordprocessingShape">
                    <wps:wsp>
                      <wps:cNvSpPr txBox="1"/>
                      <wps:spPr>
                        <a:xfrm>
                          <a:off x="0" y="0"/>
                          <a:ext cx="756938" cy="307777"/>
                        </a:xfrm>
                        <a:prstGeom prst="rect">
                          <a:avLst/>
                        </a:prstGeom>
                        <a:noFill/>
                      </wps:spPr>
                      <wps:txbx>
                        <w:txbxContent>
                          <w:p w14:paraId="41753E54" w14:textId="77777777" w:rsidR="00A20091" w:rsidRDefault="00A20091" w:rsidP="00F81C87">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Custom Admin </w:t>
                            </w:r>
                          </w:p>
                          <w:p w14:paraId="49E4F47B" w14:textId="77777777" w:rsidR="00A20091" w:rsidRDefault="00A20091" w:rsidP="00F81C87">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Head Office</w:t>
                            </w:r>
                          </w:p>
                        </w:txbxContent>
                      </wps:txbx>
                      <wps:bodyPr wrap="none" rtlCol="0">
                        <a:spAutoFit/>
                      </wps:bodyPr>
                    </wps:wsp>
                  </a:graphicData>
                </a:graphic>
              </wp:anchor>
            </w:drawing>
          </mc:Choice>
          <mc:Fallback>
            <w:pict>
              <v:shape w14:anchorId="67D8D8A8" id="TextBox 43" o:spid="_x0000_s1085" type="#_x0000_t202" style="position:absolute;left:0;text-align:left;margin-left:0;margin-top:57.35pt;width:59.6pt;height:24.25pt;z-index:252062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" filled="f" stroked="f">
                <v:textbox style="mso-fit-shape-to-text:t">
                  <w:txbxContent>
                    <w:p w14:paraId="41753E54" w14:textId="77777777" w:rsidR="00A20091" w:rsidRDefault="00A20091" w:rsidP="00F81C87">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Custom Admin </w:t>
                      </w:r>
                    </w:p>
                    <w:p w14:paraId="49E4F47B" w14:textId="77777777" w:rsidR="00A20091" w:rsidRDefault="00A20091" w:rsidP="00F81C87">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Head Office</w:t>
                      </w:r>
                    </w:p>
                  </w:txbxContent>
                </v:textbox>
              </v:shape>
            </w:pict>
          </mc:Fallback>
        </mc:AlternateContent>
      </w:r>
      <w:r w:rsidRPr="00F81C87">
        <w:rPr>
          <w:noProof/>
        </w:rPr>
        <mc:AlternateContent>
          <mc:Choice Requires="wps">
            <w:drawing>
              <wp:anchor distT="0" distB="0" distL="114300" distR="114300" simplePos="0" relativeHeight="252063744" behindDoc="0" locked="0" layoutInCell="1" allowOverlap="1" wp14:anchorId="668D77D1" wp14:editId="5C3A8BC7">
                <wp:simplePos x="0" y="0"/>
                <wp:positionH relativeFrom="column">
                  <wp:posOffset>148590</wp:posOffset>
                </wp:positionH>
                <wp:positionV relativeFrom="paragraph">
                  <wp:posOffset>2020570</wp:posOffset>
                </wp:positionV>
                <wp:extent cx="521297" cy="307777"/>
                <wp:effectExtent l="0" t="0" r="0" b="0"/>
                <wp:wrapNone/>
                <wp:docPr id="163" name="TextBox 44"/>
                <wp:cNvGraphicFramePr/>
                <a:graphic xmlns:a="http://schemas.openxmlformats.org/drawingml/2006/main">
                  <a:graphicData uri="http://schemas.microsoft.com/office/word/2010/wordprocessingShape">
                    <wps:wsp>
                      <wps:cNvSpPr txBox="1"/>
                      <wps:spPr>
                        <a:xfrm>
                          <a:off x="0" y="0"/>
                          <a:ext cx="521297" cy="307777"/>
                        </a:xfrm>
                        <a:prstGeom prst="rect">
                          <a:avLst/>
                        </a:prstGeom>
                        <a:noFill/>
                      </wps:spPr>
                      <wps:txbx>
                        <w:txbxContent>
                          <w:p w14:paraId="6F83F5F6" w14:textId="77777777" w:rsidR="00A20091" w:rsidRDefault="00A20091" w:rsidP="00F81C87">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Assigner </w:t>
                            </w:r>
                          </w:p>
                          <w:p w14:paraId="347FD20F" w14:textId="77777777" w:rsidR="00A20091" w:rsidRDefault="00A20091" w:rsidP="00F81C87">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(RRCO)</w:t>
                            </w:r>
                          </w:p>
                        </w:txbxContent>
                      </wps:txbx>
                      <wps:bodyPr wrap="none" rtlCol="0">
                        <a:spAutoFit/>
                      </wps:bodyPr>
                    </wps:wsp>
                  </a:graphicData>
                </a:graphic>
              </wp:anchor>
            </w:drawing>
          </mc:Choice>
          <mc:Fallback>
            <w:pict>
              <v:shape w14:anchorId="668D77D1" id="_x0000_s1086" type="#_x0000_t202" style="position:absolute;left:0;text-align:left;margin-left:11.7pt;margin-top:159.1pt;width:41.05pt;height:24.25pt;z-index:252063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" filled="f" stroked="f">
                <v:textbox style="mso-fit-shape-to-text:t">
                  <w:txbxContent>
                    <w:p w14:paraId="6F83F5F6" w14:textId="77777777" w:rsidR="00A20091" w:rsidRDefault="00A20091" w:rsidP="00F81C87">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Assigner </w:t>
                      </w:r>
                    </w:p>
                    <w:p w14:paraId="347FD20F" w14:textId="77777777" w:rsidR="00A20091" w:rsidRDefault="00A20091" w:rsidP="00F81C87">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(RRCO)</w:t>
                      </w:r>
                    </w:p>
                  </w:txbxContent>
                </v:textbox>
              </v:shape>
            </w:pict>
          </mc:Fallback>
        </mc:AlternateContent>
      </w:r>
      <w:r w:rsidRPr="00F81C87">
        <w:rPr>
          <w:noProof/>
        </w:rPr>
        <mc:AlternateContent>
          <mc:Choice Requires="wps">
            <w:drawing>
              <wp:anchor distT="0" distB="0" distL="114300" distR="114300" simplePos="0" relativeHeight="252064768" behindDoc="0" locked="0" layoutInCell="1" allowOverlap="1" wp14:anchorId="4D113EFD" wp14:editId="29AA46C1">
                <wp:simplePos x="0" y="0"/>
                <wp:positionH relativeFrom="column">
                  <wp:posOffset>513715</wp:posOffset>
                </wp:positionH>
                <wp:positionV relativeFrom="paragraph">
                  <wp:posOffset>462280</wp:posOffset>
                </wp:positionV>
                <wp:extent cx="546576" cy="68379"/>
                <wp:effectExtent l="0" t="0" r="25400" b="27305"/>
                <wp:wrapNone/>
                <wp:docPr id="164"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546576" cy="68379"/>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20A20A" id="Straight Connector 47" o:spid="_x0000_s1026" style="position:absolute;flip:x y;z-index:252064768;visibility:visible;mso-wrap-style:square;mso-wrap-distance-left:9pt;mso-wrap-distance-top:0;mso-wrap-distance-right:9pt;mso-wrap-distance-bottom:0;mso-position-horizontal:absolute;mso-position-horizontal-relative:text;mso-position-vertical:absolute;mso-position-vertical-relative:text" from="40.45pt,36.4pt" to="83.5pt,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" strokecolor="#404040 [2429]">
                <o:lock v:ext="edit" shapetype="f"/>
              </v:line>
            </w:pict>
          </mc:Fallback>
        </mc:AlternateContent>
      </w:r>
      <w:r w:rsidRPr="00F81C87">
        <w:rPr>
          <w:noProof/>
        </w:rPr>
        <mc:AlternateContent>
          <mc:Choice Requires="wps">
            <w:drawing>
              <wp:anchor distT="0" distB="0" distL="114300" distR="114300" simplePos="0" relativeHeight="252065792" behindDoc="0" locked="0" layoutInCell="1" allowOverlap="1" wp14:anchorId="04692199" wp14:editId="503AA8FF">
                <wp:simplePos x="0" y="0"/>
                <wp:positionH relativeFrom="column">
                  <wp:posOffset>409575</wp:posOffset>
                </wp:positionH>
                <wp:positionV relativeFrom="paragraph">
                  <wp:posOffset>1677035</wp:posOffset>
                </wp:positionV>
                <wp:extent cx="796280" cy="149574"/>
                <wp:effectExtent l="0" t="0" r="23495" b="22225"/>
                <wp:wrapNone/>
                <wp:docPr id="165"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96280" cy="149574"/>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70FCC8" id="Straight Connector 48" o:spid="_x0000_s1026" style="position:absolute;flip:y;z-index:252065792;visibility:visible;mso-wrap-style:square;mso-wrap-distance-left:9pt;mso-wrap-distance-top:0;mso-wrap-distance-right:9pt;mso-wrap-distance-bottom:0;mso-position-horizontal:absolute;mso-position-horizontal-relative:text;mso-position-vertical:absolute;mso-position-vertical-relative:text" from="32.25pt,132.05pt" to="94.95pt,1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" strokecolor="#404040 [2429]">
                <o:lock v:ext="edit" shapetype="f"/>
              </v:line>
            </w:pict>
          </mc:Fallback>
        </mc:AlternateContent>
      </w:r>
      <w:r w:rsidRPr="00F81C87">
        <w:rPr>
          <w:noProof/>
        </w:rPr>
        <mc:AlternateContent>
          <mc:Choice Requires="wps">
            <w:drawing>
              <wp:anchor distT="0" distB="0" distL="114300" distR="114300" simplePos="0" relativeHeight="252066816" behindDoc="0" locked="0" layoutInCell="1" allowOverlap="1" wp14:anchorId="7572243D" wp14:editId="36E51DB0">
                <wp:simplePos x="0" y="0"/>
                <wp:positionH relativeFrom="column">
                  <wp:posOffset>2183765</wp:posOffset>
                </wp:positionH>
                <wp:positionV relativeFrom="paragraph">
                  <wp:posOffset>1043940</wp:posOffset>
                </wp:positionV>
                <wp:extent cx="674016" cy="348746"/>
                <wp:effectExtent l="0" t="0" r="31115" b="32385"/>
                <wp:wrapNone/>
                <wp:docPr id="166"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74016" cy="348746"/>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8E6D19" id="Straight Connector 51" o:spid="_x0000_s1026" style="position:absolute;flip:x;z-index:252066816;visibility:visible;mso-wrap-style:square;mso-wrap-distance-left:9pt;mso-wrap-distance-top:0;mso-wrap-distance-right:9pt;mso-wrap-distance-bottom:0;mso-position-horizontal:absolute;mso-position-horizontal-relative:text;mso-position-vertical:absolute;mso-position-vertical-relative:text" from="171.95pt,82.2pt" to="225pt,10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" strokecolor="#404040 [2429]">
                <v:stroke dashstyle="dash"/>
                <o:lock v:ext="edit" shapetype="f"/>
              </v:line>
            </w:pict>
          </mc:Fallback>
        </mc:AlternateContent>
      </w:r>
      <w:r w:rsidRPr="00F81C87">
        <w:rPr>
          <w:noProof/>
        </w:rPr>
        <mc:AlternateContent>
          <mc:Choice Requires="wps">
            <w:drawing>
              <wp:anchor distT="0" distB="0" distL="114300" distR="114300" simplePos="0" relativeHeight="252067840" behindDoc="0" locked="0" layoutInCell="1" allowOverlap="1" wp14:anchorId="0EB0C793" wp14:editId="2EE515B0">
                <wp:simplePos x="0" y="0"/>
                <wp:positionH relativeFrom="column">
                  <wp:posOffset>4295140</wp:posOffset>
                </wp:positionH>
                <wp:positionV relativeFrom="paragraph">
                  <wp:posOffset>-635</wp:posOffset>
                </wp:positionV>
                <wp:extent cx="45719" cy="2408188"/>
                <wp:effectExtent l="0" t="0" r="0" b="0"/>
                <wp:wrapNone/>
                <wp:docPr id="167" name="Rectangle 53"/>
                <wp:cNvGraphicFramePr/>
                <a:graphic xmlns:a="http://schemas.openxmlformats.org/drawingml/2006/main">
                  <a:graphicData uri="http://schemas.microsoft.com/office/word/2010/wordprocessingShape">
                    <wps:wsp>
                      <wps:cNvSpPr/>
                      <wps:spPr>
                        <a:xfrm>
                          <a:off x="0" y="0"/>
                          <a:ext cx="45719" cy="240818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250FA660" id="Rectangle 53" o:spid="_x0000_s1026" style="position:absolute;margin-left:338.2pt;margin-top:-.05pt;width:3.6pt;height:189.6pt;z-index:252067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" fillcolor="#d8d8d8 [2732]" stroked="f" strokeweight="2pt"/>
            </w:pict>
          </mc:Fallback>
        </mc:AlternateContent>
      </w:r>
      <w:r w:rsidRPr="00F81C87">
        <w:rPr>
          <w:noProof/>
        </w:rPr>
        <mc:AlternateContent>
          <mc:Choice Requires="wps">
            <w:drawing>
              <wp:anchor distT="0" distB="0" distL="114300" distR="114300" simplePos="0" relativeHeight="252068864" behindDoc="0" locked="0" layoutInCell="1" allowOverlap="1" wp14:anchorId="257DDF20" wp14:editId="68E58E76">
                <wp:simplePos x="0" y="0"/>
                <wp:positionH relativeFrom="column">
                  <wp:posOffset>922020</wp:posOffset>
                </wp:positionH>
                <wp:positionV relativeFrom="paragraph">
                  <wp:posOffset>2379980</wp:posOffset>
                </wp:positionV>
                <wp:extent cx="3419060" cy="45719"/>
                <wp:effectExtent l="0" t="0" r="0" b="0"/>
                <wp:wrapNone/>
                <wp:docPr id="168" name="Rectangle 54"/>
                <wp:cNvGraphicFramePr/>
                <a:graphic xmlns:a="http://schemas.openxmlformats.org/drawingml/2006/main">
                  <a:graphicData uri="http://schemas.microsoft.com/office/word/2010/wordprocessingShape">
                    <wps:wsp>
                      <wps:cNvSpPr/>
                      <wps:spPr>
                        <a:xfrm>
                          <a:off x="0" y="0"/>
                          <a:ext cx="3419060" cy="45719"/>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55E36B59" id="Rectangle 54" o:spid="_x0000_s1026" style="position:absolute;margin-left:72.6pt;margin-top:187.4pt;width:269.2pt;height:3.6pt;z-index:252068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" fillcolor="#d8d8d8 [2732]" stroked="f" strokeweight="2pt"/>
            </w:pict>
          </mc:Fallback>
        </mc:AlternateContent>
      </w:r>
      <w:r w:rsidRPr="00F81C87">
        <w:rPr>
          <w:noProof/>
        </w:rPr>
        <mc:AlternateContent>
          <mc:Choice Requires="wps">
            <w:drawing>
              <wp:anchor distT="0" distB="0" distL="114300" distR="114300" simplePos="0" relativeHeight="252069888" behindDoc="0" locked="0" layoutInCell="1" allowOverlap="1" wp14:anchorId="49973BC7" wp14:editId="49DD253F">
                <wp:simplePos x="0" y="0"/>
                <wp:positionH relativeFrom="column">
                  <wp:posOffset>2160905</wp:posOffset>
                </wp:positionH>
                <wp:positionV relativeFrom="paragraph">
                  <wp:posOffset>462280</wp:posOffset>
                </wp:positionV>
                <wp:extent cx="873706" cy="390772"/>
                <wp:effectExtent l="0" t="0" r="22225" b="28575"/>
                <wp:wrapNone/>
                <wp:docPr id="169"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73706" cy="390772"/>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CFEEF9" id="Straight Connector 56" o:spid="_x0000_s1026" style="position:absolute;flip:x y;z-index:252069888;visibility:visible;mso-wrap-style:square;mso-wrap-distance-left:9pt;mso-wrap-distance-top:0;mso-wrap-distance-right:9pt;mso-wrap-distance-bottom:0;mso-position-horizontal:absolute;mso-position-horizontal-relative:text;mso-position-vertical:absolute;mso-position-vertical-relative:text" from="170.15pt,36.4pt" to="238.95pt,6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" strokecolor="#404040 [2429]">
                <v:stroke dashstyle="dash"/>
                <o:lock v:ext="edit" shapetype="f"/>
              </v:line>
            </w:pict>
          </mc:Fallback>
        </mc:AlternateContent>
      </w:r>
    </w:p>
    <w:p w14:paraId="6B8E99D2" w14:textId="58B007DF" w:rsidR="00F81C87" w:rsidRDefault="00F81C87">
      <w:pPr>
        <w:rPr>
          <w:noProof/>
        </w:rPr>
      </w:pPr>
    </w:p>
    <w:p w14:paraId="742AD624" w14:textId="2A662501" w:rsidR="00F81C87" w:rsidRDefault="00F81C87">
      <w:pPr>
        <w:rPr>
          <w:noProof/>
        </w:rPr>
      </w:pPr>
    </w:p>
    <w:p w14:paraId="2BA67001" w14:textId="2B23ABA2" w:rsidR="00F81C87" w:rsidRDefault="00F81C87">
      <w:pPr>
        <w:rPr>
          <w:noProof/>
        </w:rPr>
      </w:pPr>
    </w:p>
    <w:p w14:paraId="127C3474" w14:textId="41F50E5F" w:rsidR="00F81C87" w:rsidRDefault="00F81C87">
      <w:pPr>
        <w:rPr>
          <w:noProof/>
        </w:rPr>
      </w:pPr>
    </w:p>
    <w:p w14:paraId="7135303F" w14:textId="2088C3A5" w:rsidR="00F81C87" w:rsidRDefault="00F81C87">
      <w:pPr>
        <w:rPr>
          <w:noProof/>
        </w:rPr>
      </w:pPr>
    </w:p>
    <w:p w14:paraId="39C65401" w14:textId="089173A6" w:rsidR="00F81C87" w:rsidRDefault="00F81C87">
      <w:pPr>
        <w:rPr>
          <w:noProof/>
        </w:rPr>
      </w:pPr>
    </w:p>
    <w:p w14:paraId="4F0E4D25" w14:textId="72B253DD" w:rsidR="00F81C87" w:rsidRDefault="00F81C87">
      <w:pPr>
        <w:rPr>
          <w:noProof/>
        </w:rPr>
      </w:pPr>
    </w:p>
    <w:p w14:paraId="3E4833CE" w14:textId="72F83CAD" w:rsidR="00F81C87" w:rsidRDefault="00F81C87">
      <w:pPr>
        <w:rPr>
          <w:noProof/>
        </w:rPr>
      </w:pPr>
    </w:p>
    <w:p w14:paraId="383CA6B1" w14:textId="09D3B93C" w:rsidR="00F81C87" w:rsidRDefault="00F81C87">
      <w:pPr>
        <w:rPr>
          <w:noProof/>
        </w:rPr>
      </w:pPr>
    </w:p>
    <w:p w14:paraId="1A75D99D" w14:textId="362A12F5" w:rsidR="00F81C87" w:rsidRDefault="00F81C87">
      <w:pPr>
        <w:rPr>
          <w:noProof/>
        </w:rPr>
      </w:pPr>
    </w:p>
    <w:p w14:paraId="07262051" w14:textId="5CB278B3" w:rsidR="00F81C87" w:rsidRDefault="00F81C87">
      <w:pPr>
        <w:rPr>
          <w:noProof/>
        </w:rPr>
      </w:pPr>
    </w:p>
    <w:p w14:paraId="45CD4A7C" w14:textId="6FAF609E" w:rsidR="00F81C87" w:rsidRDefault="00F81C87">
      <w:pPr>
        <w:rPr>
          <w:noProof/>
        </w:rPr>
      </w:pPr>
    </w:p>
    <w:p w14:paraId="361A8AFB" w14:textId="33528325" w:rsidR="00F81C87" w:rsidRDefault="00F81C87">
      <w:pPr>
        <w:rPr>
          <w:noProof/>
        </w:rPr>
      </w:pPr>
    </w:p>
    <w:p w14:paraId="7F7DF29C" w14:textId="1DD15883" w:rsidR="00F81C87" w:rsidRDefault="00F81C87">
      <w:pPr>
        <w:rPr>
          <w:noProof/>
        </w:rPr>
      </w:pPr>
    </w:p>
    <w:p w14:paraId="033D6D97" w14:textId="66A1DEB8" w:rsidR="00F81C87" w:rsidRDefault="00F81C87">
      <w:pPr>
        <w:rPr>
          <w:noProof/>
        </w:rPr>
      </w:pPr>
    </w:p>
    <w:p w14:paraId="6AEA20C5" w14:textId="32F813F0" w:rsidR="00F81C87" w:rsidRDefault="00F81C87">
      <w:pPr>
        <w:rPr>
          <w:noProof/>
        </w:rPr>
      </w:pPr>
    </w:p>
    <w:p w14:paraId="7221A717" w14:textId="10141372" w:rsidR="00F81C87" w:rsidRDefault="00F81C87">
      <w:pPr>
        <w:rPr>
          <w:noProof/>
        </w:rPr>
      </w:pPr>
    </w:p>
    <w:p w14:paraId="1A81ED4F" w14:textId="77777777" w:rsidR="00F81C87" w:rsidRPr="00A523F1" w:rsidRDefault="00F81C87">
      <w:pPr>
        <w:rPr>
          <w:lang w:val="en-IN"/>
        </w:rPr>
      </w:pPr>
    </w:p>
    <w:p w14:paraId="7E4379DB" w14:textId="77777777" w:rsidR="00CB05A2" w:rsidRDefault="00CB05A2"/>
    <w:tbl>
      <w:tblPr>
        <w:tblStyle w:val="GridTable6Colorful-Accent211"/>
        <w:tblW w:w="5000" w:type="pct"/>
        <w:tblLook w:val="01A0" w:firstRow="1" w:lastRow="0" w:firstColumn="1" w:lastColumn="1" w:noHBand="0" w:noVBand="0"/>
      </w:tblPr>
      <w:tblGrid>
        <w:gridCol w:w="8630"/>
      </w:tblGrid>
      <w:tr w:rsidR="00CB05A2" w:rsidRPr="0099601A" w14:paraId="011E6449" w14:textId="77777777" w:rsidTr="00312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99594" w:themeFill="accent2" w:themeFillTint="99"/>
          </w:tcPr>
          <w:p w14:paraId="7DA6BFF0" w14:textId="77777777" w:rsidR="00CB05A2" w:rsidRPr="0099601A" w:rsidRDefault="00CB05A2" w:rsidP="009B51EA">
            <w:pPr>
              <w:pStyle w:val="BodyText"/>
              <w:rPr>
                <w:i w:val="0"/>
                <w:color w:val="auto"/>
              </w:rPr>
            </w:pPr>
            <w:r w:rsidRPr="0099601A">
              <w:rPr>
                <w:i w:val="0"/>
                <w:color w:val="auto"/>
              </w:rPr>
              <w:t>Process Steps</w:t>
            </w:r>
          </w:p>
        </w:tc>
      </w:tr>
      <w:tr w:rsidR="00CB05A2" w:rsidRPr="0099601A" w14:paraId="686D1927" w14:textId="77777777" w:rsidTr="00312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7CF57ED" w14:textId="319F433F" w:rsidR="00CB05A2" w:rsidRPr="00190E04" w:rsidRDefault="00CB05A2">
            <w:pPr>
              <w:pStyle w:val="BodyText"/>
              <w:rPr>
                <w:szCs w:val="24"/>
                <w:lang w:val="en-SG"/>
              </w:rPr>
            </w:pPr>
            <w:r>
              <w:rPr>
                <w:i w:val="0"/>
                <w:color w:val="auto"/>
              </w:rPr>
              <w:t>P0</w:t>
            </w:r>
            <w:r w:rsidR="00F81C87">
              <w:rPr>
                <w:i w:val="0"/>
                <w:color w:val="auto"/>
              </w:rPr>
              <w:t>1</w:t>
            </w:r>
            <w:r w:rsidRPr="00114261">
              <w:rPr>
                <w:i w:val="0"/>
                <w:color w:val="auto"/>
              </w:rPr>
              <w:t xml:space="preserve">: </w:t>
            </w:r>
            <w:r>
              <w:rPr>
                <w:i w:val="0"/>
                <w:color w:val="auto"/>
              </w:rPr>
              <w:t>Register User</w:t>
            </w:r>
          </w:p>
        </w:tc>
      </w:tr>
      <w:tr w:rsidR="00CB05A2" w:rsidRPr="0099601A" w14:paraId="6C85EE2A" w14:textId="77777777" w:rsidTr="00312850">
        <w:tc>
          <w:tcPr>
            <w:cnfStyle w:val="001000000000" w:firstRow="0" w:lastRow="0" w:firstColumn="1" w:lastColumn="0" w:oddVBand="0" w:evenVBand="0" w:oddHBand="0" w:evenHBand="0" w:firstRowFirstColumn="0" w:firstRowLastColumn="0" w:lastRowFirstColumn="0" w:lastRowLastColumn="0"/>
            <w:tcW w:w="5000" w:type="pct"/>
          </w:tcPr>
          <w:p w14:paraId="6D10B072" w14:textId="2C209152" w:rsidR="00CB05A2" w:rsidRDefault="00F81C87">
            <w:pPr>
              <w:tabs>
                <w:tab w:val="clear" w:pos="360"/>
              </w:tabs>
              <w:rPr>
                <w:bCs w:val="0"/>
                <w:color w:val="auto"/>
              </w:rPr>
            </w:pPr>
            <w:r>
              <w:rPr>
                <w:b w:val="0"/>
                <w:color w:val="auto"/>
              </w:rPr>
              <w:t xml:space="preserve">Customs admin will provide necessary information required to register a customs officer including the office to </w:t>
            </w:r>
            <w:r w:rsidRPr="00921D74">
              <w:rPr>
                <w:b w:val="0"/>
                <w:color w:val="auto"/>
              </w:rPr>
              <w:t>which the user belongs</w:t>
            </w:r>
            <w:r>
              <w:rPr>
                <w:b w:val="0"/>
                <w:color w:val="auto"/>
              </w:rPr>
              <w:t xml:space="preserve">. </w:t>
            </w:r>
            <w:r w:rsidR="00CB05A2">
              <w:rPr>
                <w:b w:val="0"/>
                <w:color w:val="auto"/>
              </w:rPr>
              <w:t xml:space="preserve">System will then store the </w:t>
            </w:r>
            <w:r>
              <w:rPr>
                <w:b w:val="0"/>
                <w:color w:val="auto"/>
              </w:rPr>
              <w:t xml:space="preserve">Customs </w:t>
            </w:r>
            <w:r w:rsidR="00CB05A2">
              <w:rPr>
                <w:b w:val="0"/>
                <w:color w:val="auto"/>
              </w:rPr>
              <w:t>user</w:t>
            </w:r>
            <w:r>
              <w:rPr>
                <w:b w:val="0"/>
                <w:color w:val="auto"/>
              </w:rPr>
              <w:t>’s</w:t>
            </w:r>
            <w:r w:rsidR="00CB05A2">
              <w:rPr>
                <w:b w:val="0"/>
                <w:color w:val="auto"/>
              </w:rPr>
              <w:t xml:space="preserve"> profile </w:t>
            </w:r>
            <w:r w:rsidR="00CB05A2" w:rsidRPr="00C769A7">
              <w:rPr>
                <w:b w:val="0"/>
                <w:color w:val="auto"/>
              </w:rPr>
              <w:t xml:space="preserve">in the </w:t>
            </w:r>
            <w:proofErr w:type="spellStart"/>
            <w:r w:rsidR="00CB05A2" w:rsidRPr="00C769A7">
              <w:rPr>
                <w:b w:val="0"/>
                <w:color w:val="auto"/>
              </w:rPr>
              <w:t>eCMS</w:t>
            </w:r>
            <w:proofErr w:type="spellEnd"/>
            <w:r w:rsidR="00CB05A2" w:rsidRPr="00C769A7">
              <w:rPr>
                <w:b w:val="0"/>
                <w:color w:val="auto"/>
              </w:rPr>
              <w:t xml:space="preserve"> database</w:t>
            </w:r>
            <w:r w:rsidR="00CB05A2">
              <w:rPr>
                <w:b w:val="0"/>
                <w:color w:val="auto"/>
              </w:rPr>
              <w:t xml:space="preserve"> and status of the user shall be set to </w:t>
            </w:r>
            <w:r w:rsidR="00CB05A2" w:rsidRPr="00DA476B">
              <w:rPr>
                <w:color w:val="000000" w:themeColor="text1"/>
              </w:rPr>
              <w:t xml:space="preserve">“Pending </w:t>
            </w:r>
            <w:r w:rsidR="00D33D53" w:rsidRPr="00DA476B">
              <w:rPr>
                <w:color w:val="000000" w:themeColor="text1"/>
              </w:rPr>
              <w:t>Activation.</w:t>
            </w:r>
            <w:r w:rsidR="00CB05A2" w:rsidRPr="00DA476B">
              <w:rPr>
                <w:color w:val="000000" w:themeColor="text1"/>
              </w:rPr>
              <w:t>”</w:t>
            </w:r>
          </w:p>
          <w:p w14:paraId="3C6AE953" w14:textId="18EA3C1C" w:rsidR="007D0E20" w:rsidRPr="0099601A" w:rsidRDefault="007D0E20">
            <w:pPr>
              <w:tabs>
                <w:tab w:val="clear" w:pos="360"/>
              </w:tabs>
              <w:rPr>
                <w:b w:val="0"/>
              </w:rPr>
            </w:pPr>
          </w:p>
        </w:tc>
      </w:tr>
      <w:tr w:rsidR="00CB05A2" w:rsidRPr="0099601A" w14:paraId="425528A7" w14:textId="77777777" w:rsidTr="00312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066DEE21" w14:textId="1E138DBC" w:rsidR="00CB05A2" w:rsidRPr="00190E04" w:rsidRDefault="00CB05A2">
            <w:pPr>
              <w:tabs>
                <w:tab w:val="clear" w:pos="360"/>
              </w:tabs>
              <w:rPr>
                <w:b w:val="0"/>
              </w:rPr>
            </w:pPr>
            <w:r w:rsidRPr="00363629">
              <w:rPr>
                <w:color w:val="auto"/>
              </w:rPr>
              <w:t>P0</w:t>
            </w:r>
            <w:r w:rsidR="00F81C87">
              <w:rPr>
                <w:color w:val="auto"/>
              </w:rPr>
              <w:t>2</w:t>
            </w:r>
            <w:r w:rsidRPr="00363629">
              <w:rPr>
                <w:color w:val="auto"/>
              </w:rPr>
              <w:t>: Assign Roles/Access Rights</w:t>
            </w:r>
          </w:p>
        </w:tc>
      </w:tr>
      <w:tr w:rsidR="00CB05A2" w:rsidRPr="0099601A" w14:paraId="611FC510" w14:textId="77777777" w:rsidTr="00312850">
        <w:tc>
          <w:tcPr>
            <w:cnfStyle w:val="001000000000" w:firstRow="0" w:lastRow="0" w:firstColumn="1" w:lastColumn="0" w:oddVBand="0" w:evenVBand="0" w:oddHBand="0" w:evenHBand="0" w:firstRowFirstColumn="0" w:firstRowLastColumn="0" w:lastRowFirstColumn="0" w:lastRowLastColumn="0"/>
            <w:tcW w:w="5000" w:type="pct"/>
          </w:tcPr>
          <w:p w14:paraId="6253425A" w14:textId="20C4D4BA" w:rsidR="00921D74" w:rsidRDefault="00CB05A2" w:rsidP="009B51EA">
            <w:pPr>
              <w:tabs>
                <w:tab w:val="clear" w:pos="360"/>
              </w:tabs>
              <w:rPr>
                <w:b w:val="0"/>
                <w:color w:val="auto"/>
              </w:rPr>
            </w:pPr>
            <w:r>
              <w:rPr>
                <w:b w:val="0"/>
                <w:color w:val="auto"/>
              </w:rPr>
              <w:t xml:space="preserve">System will route the approved application </w:t>
            </w:r>
            <w:r w:rsidR="00921D74">
              <w:rPr>
                <w:b w:val="0"/>
                <w:color w:val="auto"/>
              </w:rPr>
              <w:t xml:space="preserve">to the system </w:t>
            </w:r>
            <w:r w:rsidR="003F4740">
              <w:rPr>
                <w:b w:val="0"/>
                <w:color w:val="auto"/>
              </w:rPr>
              <w:t>admin of</w:t>
            </w:r>
            <w:r>
              <w:rPr>
                <w:b w:val="0"/>
                <w:color w:val="auto"/>
              </w:rPr>
              <w:t xml:space="preserve"> the specific RRCO. </w:t>
            </w:r>
            <w:r>
              <w:rPr>
                <w:b w:val="0"/>
                <w:color w:val="auto"/>
                <w:lang w:val="en-IN"/>
              </w:rPr>
              <w:t xml:space="preserve">The </w:t>
            </w:r>
            <w:r w:rsidR="00921D74">
              <w:rPr>
                <w:b w:val="0"/>
                <w:color w:val="auto"/>
                <w:lang w:val="en-IN"/>
              </w:rPr>
              <w:t xml:space="preserve">system admin </w:t>
            </w:r>
            <w:r>
              <w:rPr>
                <w:b w:val="0"/>
                <w:color w:val="auto"/>
                <w:lang w:val="en-IN"/>
              </w:rPr>
              <w:t>will assign role(s) to the applicant</w:t>
            </w:r>
            <w:r>
              <w:rPr>
                <w:b w:val="0"/>
                <w:color w:val="auto"/>
              </w:rPr>
              <w:t xml:space="preserve"> which will enable Custom </w:t>
            </w:r>
            <w:r w:rsidR="00F81C87">
              <w:rPr>
                <w:b w:val="0"/>
                <w:color w:val="auto"/>
              </w:rPr>
              <w:t xml:space="preserve">user </w:t>
            </w:r>
            <w:r>
              <w:rPr>
                <w:b w:val="0"/>
                <w:color w:val="auto"/>
              </w:rPr>
              <w:t>to perform their assigned duties</w:t>
            </w:r>
            <w:r w:rsidRPr="004905EF">
              <w:rPr>
                <w:b w:val="0"/>
                <w:color w:val="auto"/>
              </w:rPr>
              <w:t xml:space="preserve">. </w:t>
            </w:r>
            <w:r w:rsidR="00921D74">
              <w:rPr>
                <w:b w:val="0"/>
                <w:color w:val="auto"/>
              </w:rPr>
              <w:t>system admin</w:t>
            </w:r>
            <w:r w:rsidR="00921D74" w:rsidRPr="004905EF">
              <w:rPr>
                <w:b w:val="0"/>
                <w:color w:val="auto"/>
              </w:rPr>
              <w:t xml:space="preserve"> </w:t>
            </w:r>
            <w:r>
              <w:rPr>
                <w:b w:val="0"/>
                <w:color w:val="auto"/>
              </w:rPr>
              <w:t xml:space="preserve">can </w:t>
            </w:r>
            <w:r w:rsidRPr="004905EF">
              <w:rPr>
                <w:b w:val="0"/>
                <w:color w:val="auto"/>
              </w:rPr>
              <w:t>change the access rights of Customs users at any time.</w:t>
            </w:r>
          </w:p>
          <w:p w14:paraId="2726CA66" w14:textId="77777777" w:rsidR="00921D74" w:rsidRPr="001F4E1E" w:rsidRDefault="00921D74" w:rsidP="009B51EA">
            <w:pPr>
              <w:tabs>
                <w:tab w:val="clear" w:pos="360"/>
              </w:tabs>
              <w:rPr>
                <w:b w:val="0"/>
                <w:bCs w:val="0"/>
                <w:color w:val="000000" w:themeColor="text1"/>
              </w:rPr>
            </w:pPr>
            <w:r w:rsidRPr="001F4E1E">
              <w:rPr>
                <w:b w:val="0"/>
                <w:bCs w:val="0"/>
                <w:color w:val="000000" w:themeColor="text1"/>
              </w:rPr>
              <w:t>The customs officer should be able to access the system once the concerned RRCO assigns the role.</w:t>
            </w:r>
          </w:p>
          <w:p w14:paraId="58055F24" w14:textId="653F1729" w:rsidR="007D0E20" w:rsidRPr="00190E04" w:rsidRDefault="001F4E1E">
            <w:pPr>
              <w:tabs>
                <w:tab w:val="clear" w:pos="360"/>
              </w:tabs>
              <w:rPr>
                <w:b w:val="0"/>
              </w:rPr>
            </w:pPr>
            <w:r>
              <w:rPr>
                <w:b w:val="0"/>
                <w:bCs w:val="0"/>
                <w:color w:val="000000" w:themeColor="text1"/>
              </w:rPr>
              <w:t>T</w:t>
            </w:r>
            <w:r w:rsidR="00921D74" w:rsidRPr="001F4E1E">
              <w:rPr>
                <w:b w:val="0"/>
                <w:bCs w:val="0"/>
                <w:color w:val="000000" w:themeColor="text1"/>
              </w:rPr>
              <w:t>he system will maintain the history of the profile even for the ones that have been deregistered.</w:t>
            </w:r>
          </w:p>
        </w:tc>
      </w:tr>
      <w:tr w:rsidR="00CB05A2" w:rsidRPr="0099601A" w14:paraId="66D0ACCB" w14:textId="77777777" w:rsidTr="00312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AD7E09D" w14:textId="4A8D2A38" w:rsidR="00CB05A2" w:rsidRPr="00190E04" w:rsidRDefault="00CB05A2">
            <w:pPr>
              <w:tabs>
                <w:tab w:val="clear" w:pos="360"/>
              </w:tabs>
              <w:rPr>
                <w:b w:val="0"/>
              </w:rPr>
            </w:pPr>
            <w:r w:rsidRPr="00363629">
              <w:rPr>
                <w:color w:val="auto"/>
              </w:rPr>
              <w:t>P0</w:t>
            </w:r>
            <w:r w:rsidR="00F81C87">
              <w:rPr>
                <w:color w:val="auto"/>
              </w:rPr>
              <w:t>3</w:t>
            </w:r>
            <w:r w:rsidRPr="00363629">
              <w:rPr>
                <w:color w:val="auto"/>
              </w:rPr>
              <w:t>: Send Confirmation</w:t>
            </w:r>
          </w:p>
        </w:tc>
      </w:tr>
      <w:tr w:rsidR="00CB05A2" w:rsidRPr="0099601A" w14:paraId="038A820E" w14:textId="77777777" w:rsidTr="00312850">
        <w:tc>
          <w:tcPr>
            <w:cnfStyle w:val="001000000000" w:firstRow="0" w:lastRow="0" w:firstColumn="1" w:lastColumn="0" w:oddVBand="0" w:evenVBand="0" w:oddHBand="0" w:evenHBand="0" w:firstRowFirstColumn="0" w:firstRowLastColumn="0" w:lastRowFirstColumn="0" w:lastRowLastColumn="0"/>
            <w:tcW w:w="5000" w:type="pct"/>
          </w:tcPr>
          <w:p w14:paraId="6CAE7F19" w14:textId="77777777" w:rsidR="00CB05A2" w:rsidRDefault="00CB05A2">
            <w:pPr>
              <w:rPr>
                <w:color w:val="auto"/>
              </w:rPr>
            </w:pPr>
            <w:r w:rsidRPr="00241A0F">
              <w:rPr>
                <w:b w:val="0"/>
                <w:bCs w:val="0"/>
                <w:color w:val="auto"/>
              </w:rPr>
              <w:t xml:space="preserve">System will send a notification to the </w:t>
            </w:r>
            <w:r w:rsidR="004B3C73">
              <w:rPr>
                <w:b w:val="0"/>
                <w:bCs w:val="0"/>
                <w:color w:val="auto"/>
              </w:rPr>
              <w:t>registered Custom user</w:t>
            </w:r>
            <w:r w:rsidR="004B3C73" w:rsidRPr="00241A0F">
              <w:rPr>
                <w:b w:val="0"/>
                <w:bCs w:val="0"/>
                <w:color w:val="auto"/>
              </w:rPr>
              <w:t xml:space="preserve"> </w:t>
            </w:r>
            <w:r w:rsidRPr="00241A0F">
              <w:rPr>
                <w:b w:val="0"/>
                <w:bCs w:val="0"/>
                <w:color w:val="auto"/>
              </w:rPr>
              <w:t xml:space="preserve">as per </w:t>
            </w:r>
            <w:r w:rsidRPr="00241A0F">
              <w:rPr>
                <w:color w:val="auto"/>
              </w:rPr>
              <w:t>section 1.3 Login Credentials, Password Management Etc</w:t>
            </w:r>
            <w:r w:rsidRPr="00241A0F">
              <w:rPr>
                <w:b w:val="0"/>
                <w:bCs w:val="0"/>
                <w:color w:val="auto"/>
              </w:rPr>
              <w:t>.</w:t>
            </w:r>
          </w:p>
          <w:p w14:paraId="6E81C5B4" w14:textId="015D2058" w:rsidR="007D0E20" w:rsidRPr="007C168E" w:rsidRDefault="007D0E20"/>
        </w:tc>
      </w:tr>
    </w:tbl>
    <w:p w14:paraId="59450652" w14:textId="246E9CAB" w:rsidR="000904F1" w:rsidRDefault="000904F1" w:rsidP="001C7462">
      <w:pPr>
        <w:pStyle w:val="Heading3"/>
        <w:numPr>
          <w:ilvl w:val="2"/>
          <w:numId w:val="12"/>
        </w:numPr>
      </w:pPr>
      <w:bookmarkStart w:id="360" w:name="_Toc70345307"/>
      <w:bookmarkStart w:id="361" w:name="_Toc70345308"/>
      <w:bookmarkStart w:id="362" w:name="_Toc70345309"/>
      <w:bookmarkStart w:id="363" w:name="_Toc70345310"/>
      <w:bookmarkStart w:id="364" w:name="_Toc70345311"/>
      <w:bookmarkStart w:id="365" w:name="_Toc70345312"/>
      <w:bookmarkStart w:id="366" w:name="_Toc74244599"/>
      <w:bookmarkStart w:id="367" w:name="_Toc79608295"/>
      <w:bookmarkStart w:id="368" w:name="_Hlk74335097"/>
      <w:bookmarkEnd w:id="360"/>
      <w:bookmarkEnd w:id="361"/>
      <w:bookmarkEnd w:id="362"/>
      <w:bookmarkEnd w:id="363"/>
      <w:bookmarkEnd w:id="364"/>
      <w:bookmarkEnd w:id="365"/>
      <w:r>
        <w:t>Business Validation</w:t>
      </w:r>
      <w:bookmarkEnd w:id="366"/>
      <w:bookmarkEnd w:id="367"/>
    </w:p>
    <w:tbl>
      <w:tblPr>
        <w:tblStyle w:val="GridTable1Light-Accent2"/>
        <w:tblW w:w="8642" w:type="dxa"/>
        <w:tblLook w:val="01A0" w:firstRow="1" w:lastRow="0" w:firstColumn="1" w:lastColumn="1" w:noHBand="0" w:noVBand="0"/>
      </w:tblPr>
      <w:tblGrid>
        <w:gridCol w:w="567"/>
        <w:gridCol w:w="8075"/>
      </w:tblGrid>
      <w:tr w:rsidR="000904F1" w:rsidRPr="00EA182F" w14:paraId="49524830" w14:textId="77777777" w:rsidTr="00457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81069AE" w14:textId="77777777" w:rsidR="000904F1" w:rsidRPr="00E4274B" w:rsidRDefault="000904F1">
            <w:pPr>
              <w:spacing w:after="60"/>
              <w:rPr>
                <w:b/>
              </w:rPr>
            </w:pPr>
            <w:r w:rsidRPr="00E4274B">
              <w:t>S/N</w:t>
            </w:r>
          </w:p>
        </w:tc>
        <w:tc>
          <w:tcPr>
            <w:cnfStyle w:val="000100000000" w:firstRow="0" w:lastRow="0" w:firstColumn="0" w:lastColumn="1" w:oddVBand="0" w:evenVBand="0" w:oddHBand="0" w:evenHBand="0" w:firstRowFirstColumn="0" w:firstRowLastColumn="0" w:lastRowFirstColumn="0" w:lastRowLastColumn="0"/>
            <w:tcW w:w="8075" w:type="dxa"/>
          </w:tcPr>
          <w:p w14:paraId="38B315A6" w14:textId="77777777" w:rsidR="000904F1" w:rsidRPr="00E4274B" w:rsidRDefault="000904F1">
            <w:pPr>
              <w:spacing w:after="60"/>
              <w:rPr>
                <w:b/>
              </w:rPr>
            </w:pPr>
            <w:r w:rsidRPr="00E4274B">
              <w:t>Validation Rules</w:t>
            </w:r>
          </w:p>
        </w:tc>
      </w:tr>
      <w:tr w:rsidR="000904F1" w:rsidRPr="00EA182F" w14:paraId="3511A806" w14:textId="77777777" w:rsidTr="00457EA9">
        <w:tc>
          <w:tcPr>
            <w:cnfStyle w:val="001000000000" w:firstRow="0" w:lastRow="0" w:firstColumn="1" w:lastColumn="0" w:oddVBand="0" w:evenVBand="0" w:oddHBand="0" w:evenHBand="0" w:firstRowFirstColumn="0" w:firstRowLastColumn="0" w:lastRowFirstColumn="0" w:lastRowLastColumn="0"/>
            <w:tcW w:w="567" w:type="dxa"/>
          </w:tcPr>
          <w:p w14:paraId="74A82CD4" w14:textId="40687768" w:rsidR="000904F1" w:rsidRPr="00D3180A" w:rsidRDefault="000904F1" w:rsidP="00D3180A">
            <w:pPr>
              <w:pStyle w:val="StyleBodyTextCenturyGothic10ptNotItalicAuto"/>
              <w:numPr>
                <w:ilvl w:val="0"/>
                <w:numId w:val="112"/>
              </w:numPr>
            </w:pPr>
          </w:p>
        </w:tc>
        <w:tc>
          <w:tcPr>
            <w:cnfStyle w:val="000100000000" w:firstRow="0" w:lastRow="0" w:firstColumn="0" w:lastColumn="1" w:oddVBand="0" w:evenVBand="0" w:oddHBand="0" w:evenHBand="0" w:firstRowFirstColumn="0" w:firstRowLastColumn="0" w:lastRowFirstColumn="0" w:lastRowLastColumn="0"/>
            <w:tcW w:w="8075" w:type="dxa"/>
          </w:tcPr>
          <w:p w14:paraId="72CCC796" w14:textId="77777777" w:rsidR="000904F1" w:rsidRPr="00E4274B" w:rsidRDefault="000904F1">
            <w:pPr>
              <w:pStyle w:val="StyleBodyTextCenturyGothic10ptNotItalicAuto1"/>
              <w:rPr>
                <w:iCs/>
              </w:rPr>
            </w:pPr>
            <w:r>
              <w:rPr>
                <w:iCs/>
              </w:rPr>
              <w:t>A custom officer may be registered only once in the System. System will check this through the employee ID of the officer and will not allow duplicate employee ID.</w:t>
            </w:r>
          </w:p>
        </w:tc>
      </w:tr>
    </w:tbl>
    <w:p w14:paraId="6ADD9221" w14:textId="6F765B8D" w:rsidR="00921D74" w:rsidRDefault="00921D74">
      <w:pPr>
        <w:tabs>
          <w:tab w:val="clear" w:pos="360"/>
        </w:tabs>
        <w:rPr>
          <w:highlight w:val="lightGray"/>
        </w:rPr>
      </w:pPr>
    </w:p>
    <w:bookmarkEnd w:id="368"/>
    <w:p w14:paraId="68E3CEA7" w14:textId="3D810D68" w:rsidR="004B3C73" w:rsidRDefault="004B3C73" w:rsidP="00300224">
      <w:pPr>
        <w:tabs>
          <w:tab w:val="clear" w:pos="360"/>
        </w:tabs>
        <w:rPr>
          <w:rFonts w:ascii="Century Gothic Bold" w:hAnsi="Century Gothic Bold"/>
          <w:b/>
          <w:highlight w:val="lightGray"/>
        </w:rPr>
      </w:pPr>
    </w:p>
    <w:p w14:paraId="1A96460D" w14:textId="66FB6435" w:rsidR="00DC6369" w:rsidRDefault="00DC6369" w:rsidP="00276ED6">
      <w:pPr>
        <w:pStyle w:val="Heading2"/>
        <w:numPr>
          <w:ilvl w:val="1"/>
          <w:numId w:val="12"/>
        </w:numPr>
        <w:tabs>
          <w:tab w:val="num" w:pos="426"/>
        </w:tabs>
        <w:spacing w:after="60"/>
        <w:ind w:left="0" w:firstLine="0"/>
      </w:pPr>
      <w:bookmarkStart w:id="369" w:name="_Toc79608296"/>
      <w:r>
        <w:t>Other Government Agency</w:t>
      </w:r>
      <w:bookmarkEnd w:id="369"/>
    </w:p>
    <w:p w14:paraId="5C113F09" w14:textId="77777777" w:rsidR="00CF5866" w:rsidRDefault="00CF5866" w:rsidP="00CF5866"/>
    <w:p w14:paraId="6D84E9DF" w14:textId="43F6546A" w:rsidR="000904F1" w:rsidRDefault="000904F1" w:rsidP="00CF5866">
      <w:r w:rsidRPr="00CF5866">
        <w:t xml:space="preserve">OGA are different Government agencies who are responsible for controlling restricted goods and providing permits and license and can register themselves in </w:t>
      </w:r>
      <w:proofErr w:type="spellStart"/>
      <w:r w:rsidRPr="00CF5866">
        <w:t>eCMS</w:t>
      </w:r>
      <w:proofErr w:type="spellEnd"/>
      <w:r w:rsidRPr="00CF5866">
        <w:t xml:space="preserve"> by providing registration details (outside the system) to Customs admin. Customs admin shall register the OGA and create an admin user for the registered OGA. </w:t>
      </w:r>
    </w:p>
    <w:p w14:paraId="6824B72B" w14:textId="77777777" w:rsidR="00CF5866" w:rsidRPr="00CF5866" w:rsidRDefault="00CF5866" w:rsidP="00CF5866"/>
    <w:p w14:paraId="765EB89B" w14:textId="4B07FE99" w:rsidR="000904F1" w:rsidRPr="00CF5866" w:rsidRDefault="000904F1" w:rsidP="00CF5866">
      <w:r w:rsidRPr="00CF5866">
        <w:t>The below section details out the process of registration.</w:t>
      </w:r>
    </w:p>
    <w:p w14:paraId="0CBF0FAC" w14:textId="77777777" w:rsidR="004E4023" w:rsidRPr="009B51EA" w:rsidRDefault="004E4023" w:rsidP="009B51EA">
      <w:pPr>
        <w:rPr>
          <w:b/>
        </w:rPr>
      </w:pPr>
    </w:p>
    <w:p w14:paraId="2ADD17FB" w14:textId="77777777" w:rsidR="000904F1" w:rsidRDefault="000904F1" w:rsidP="001C7462">
      <w:pPr>
        <w:pStyle w:val="Heading3"/>
        <w:numPr>
          <w:ilvl w:val="2"/>
          <w:numId w:val="12"/>
        </w:numPr>
      </w:pPr>
      <w:bookmarkStart w:id="370" w:name="_Toc74244601"/>
      <w:bookmarkStart w:id="371" w:name="_Toc79608297"/>
      <w:r>
        <w:t>Pre-Requisites</w:t>
      </w:r>
      <w:bookmarkEnd w:id="370"/>
      <w:bookmarkEnd w:id="371"/>
    </w:p>
    <w:p w14:paraId="7EEDD3D1" w14:textId="77777777" w:rsidR="000904F1" w:rsidRDefault="000904F1">
      <w:pPr>
        <w:pStyle w:val="ListParagraph"/>
        <w:numPr>
          <w:ilvl w:val="0"/>
          <w:numId w:val="56"/>
        </w:numPr>
      </w:pPr>
      <w:r>
        <w:t>OGA seeking registration should have provided required details to Customs.</w:t>
      </w:r>
    </w:p>
    <w:p w14:paraId="04E3FEC0" w14:textId="77777777" w:rsidR="000904F1" w:rsidRDefault="000904F1">
      <w:pPr>
        <w:pStyle w:val="ListParagraph"/>
        <w:numPr>
          <w:ilvl w:val="0"/>
          <w:numId w:val="56"/>
        </w:numPr>
      </w:pPr>
      <w:r>
        <w:t>OGA should provide the details of the user who shall be the admin for the OGA.</w:t>
      </w:r>
    </w:p>
    <w:p w14:paraId="39B0CF1C" w14:textId="77777777" w:rsidR="000904F1" w:rsidRDefault="000904F1">
      <w:pPr>
        <w:pStyle w:val="ListParagraph"/>
        <w:numPr>
          <w:ilvl w:val="0"/>
          <w:numId w:val="56"/>
        </w:numPr>
      </w:pPr>
      <w:r>
        <w:t>Customs Admin registering the OGA should be familiar with the roles which need to be assigned to the OGA.</w:t>
      </w:r>
    </w:p>
    <w:p w14:paraId="14EBE55B" w14:textId="77777777" w:rsidR="00DC6369" w:rsidRPr="00FB0C33" w:rsidRDefault="00DC6369"/>
    <w:p w14:paraId="30DF04EE" w14:textId="0C051F9A" w:rsidR="00CB05A2" w:rsidRDefault="00CB05A2" w:rsidP="00CF5866">
      <w:pPr>
        <w:pStyle w:val="Heading3"/>
        <w:numPr>
          <w:ilvl w:val="2"/>
          <w:numId w:val="12"/>
        </w:numPr>
      </w:pPr>
      <w:bookmarkStart w:id="372" w:name="_Toc71279474"/>
      <w:bookmarkStart w:id="373" w:name="_Toc71566061"/>
      <w:bookmarkStart w:id="374" w:name="_Toc71279475"/>
      <w:bookmarkStart w:id="375" w:name="_Toc71566062"/>
      <w:bookmarkStart w:id="376" w:name="_Toc71279476"/>
      <w:bookmarkStart w:id="377" w:name="_Toc71566063"/>
      <w:bookmarkStart w:id="378" w:name="_Toc79608298"/>
      <w:bookmarkEnd w:id="372"/>
      <w:bookmarkEnd w:id="373"/>
      <w:bookmarkEnd w:id="374"/>
      <w:bookmarkEnd w:id="375"/>
      <w:bookmarkEnd w:id="376"/>
      <w:bookmarkEnd w:id="377"/>
      <w:r>
        <w:t>Process Flow for Other Government Agency User</w:t>
      </w:r>
      <w:bookmarkEnd w:id="378"/>
    </w:p>
    <w:p w14:paraId="2D2E6BC6" w14:textId="68E949CB" w:rsidR="002847AF" w:rsidRDefault="002847AF" w:rsidP="002847AF"/>
    <w:p w14:paraId="76CCEFE8" w14:textId="3B9A0028" w:rsidR="00CB05A2" w:rsidRDefault="002847AF" w:rsidP="00DA476B">
      <w:pPr>
        <w:jc w:val="left"/>
      </w:pPr>
      <w:r w:rsidRPr="00D80C15">
        <w:rPr>
          <w:b/>
          <w:bCs/>
        </w:rPr>
        <w:t>Process ID: 0</w:t>
      </w:r>
      <w:r>
        <w:rPr>
          <w:b/>
          <w:bCs/>
        </w:rPr>
        <w:t>2</w:t>
      </w:r>
      <w:r w:rsidRPr="00D80C15">
        <w:rPr>
          <w:b/>
          <w:bCs/>
        </w:rPr>
        <w:t>.0</w:t>
      </w:r>
      <w:r>
        <w:rPr>
          <w:b/>
          <w:bCs/>
        </w:rPr>
        <w:t>8 – Other Government Agency User</w:t>
      </w:r>
      <w:r w:rsidR="002015A2">
        <w:rPr>
          <w:noProof/>
        </w:rPr>
        <w:drawing>
          <wp:inline distT="0" distB="0" distL="0" distR="0" wp14:anchorId="62C4B3D0" wp14:editId="5758C44A">
            <wp:extent cx="4259626" cy="4529797"/>
            <wp:effectExtent l="0" t="0" r="762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74091" cy="4545179"/>
                    </a:xfrm>
                    <a:prstGeom prst="rect">
                      <a:avLst/>
                    </a:prstGeom>
                  </pic:spPr>
                </pic:pic>
              </a:graphicData>
            </a:graphic>
          </wp:inline>
        </w:drawing>
      </w:r>
      <w:r w:rsidR="00B27DEF" w:rsidDel="005036FE">
        <w:rPr>
          <w:noProof/>
        </w:rPr>
        <w:t xml:space="preserve"> </w:t>
      </w:r>
    </w:p>
    <w:p w14:paraId="2F1C8221" w14:textId="77777777" w:rsidR="00CB05A2" w:rsidRDefault="00CB05A2" w:rsidP="00300224">
      <w:pPr>
        <w:tabs>
          <w:tab w:val="clear" w:pos="360"/>
        </w:tabs>
        <w:rPr>
          <w:b/>
        </w:rPr>
      </w:pPr>
      <w:r>
        <w:br w:type="page"/>
      </w:r>
    </w:p>
    <w:p w14:paraId="73B906B9" w14:textId="282F4F5E" w:rsidR="00CB05A2" w:rsidRDefault="00CB05A2" w:rsidP="001C7462">
      <w:pPr>
        <w:pStyle w:val="Heading3"/>
        <w:numPr>
          <w:ilvl w:val="2"/>
          <w:numId w:val="12"/>
        </w:numPr>
      </w:pPr>
      <w:bookmarkStart w:id="379" w:name="_Toc79608299"/>
      <w:r>
        <w:t>Use Case Diagram for Other Government Agency</w:t>
      </w:r>
      <w:bookmarkEnd w:id="379"/>
    </w:p>
    <w:p w14:paraId="1C43E623" w14:textId="77777777" w:rsidR="00CB05A2" w:rsidRDefault="00CB05A2">
      <w:r>
        <w:rPr>
          <w:noProof/>
        </w:rPr>
        <mc:AlternateContent>
          <mc:Choice Requires="wps">
            <w:drawing>
              <wp:anchor distT="0" distB="0" distL="114300" distR="114300" simplePos="0" relativeHeight="252021760" behindDoc="0" locked="0" layoutInCell="1" allowOverlap="1" wp14:anchorId="2316394A" wp14:editId="6D8F97AD">
                <wp:simplePos x="0" y="0"/>
                <wp:positionH relativeFrom="column">
                  <wp:posOffset>864030</wp:posOffset>
                </wp:positionH>
                <wp:positionV relativeFrom="paragraph">
                  <wp:posOffset>116463</wp:posOffset>
                </wp:positionV>
                <wp:extent cx="3423994" cy="260304"/>
                <wp:effectExtent l="0" t="0" r="24130" b="26035"/>
                <wp:wrapNone/>
                <wp:docPr id="53" name="Rectangle: Folded Corner 53"/>
                <wp:cNvGraphicFramePr/>
                <a:graphic xmlns:a="http://schemas.openxmlformats.org/drawingml/2006/main">
                  <a:graphicData uri="http://schemas.microsoft.com/office/word/2010/wordprocessingShape">
                    <wps:wsp>
                      <wps:cNvSpPr/>
                      <wps:spPr>
                        <a:xfrm>
                          <a:off x="0" y="0"/>
                          <a:ext cx="3423994" cy="260304"/>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6E19A8" w14:textId="6B257378" w:rsidR="00A20091" w:rsidRPr="001A72BB" w:rsidRDefault="00A20091" w:rsidP="00CB05A2">
                            <w:pPr>
                              <w:rPr>
                                <w:rFonts w:asciiTheme="minorHAnsi" w:hAnsi="Calibri" w:cstheme="minorBidi"/>
                                <w:b/>
                                <w:bCs/>
                                <w:color w:val="000000" w:themeColor="text1"/>
                                <w:kern w:val="24"/>
                                <w:sz w:val="18"/>
                                <w:szCs w:val="18"/>
                              </w:rPr>
                            </w:pPr>
                            <w:r>
                              <w:rPr>
                                <w:rFonts w:asciiTheme="minorHAnsi" w:hAnsi="Calibri" w:cstheme="minorBidi"/>
                                <w:b/>
                                <w:bCs/>
                                <w:color w:val="000000" w:themeColor="text1"/>
                                <w:kern w:val="24"/>
                                <w:sz w:val="18"/>
                                <w:szCs w:val="18"/>
                              </w:rPr>
                              <w:tab/>
                            </w:r>
                            <w:r>
                              <w:rPr>
                                <w:rFonts w:asciiTheme="minorHAnsi" w:hAnsi="Calibri" w:cstheme="minorBidi"/>
                                <w:b/>
                                <w:bCs/>
                                <w:color w:val="000000" w:themeColor="text1"/>
                                <w:kern w:val="24"/>
                                <w:sz w:val="18"/>
                                <w:szCs w:val="18"/>
                              </w:rPr>
                              <w:tab/>
                            </w:r>
                            <w:r>
                              <w:rPr>
                                <w:rFonts w:asciiTheme="minorHAnsi" w:hAnsi="Calibri" w:cstheme="minorBidi"/>
                                <w:b/>
                                <w:bCs/>
                                <w:color w:val="000000" w:themeColor="text1"/>
                                <w:kern w:val="24"/>
                                <w:sz w:val="18"/>
                                <w:szCs w:val="18"/>
                              </w:rPr>
                              <w:tab/>
                            </w:r>
                            <w:r w:rsidRPr="001A72BB">
                              <w:rPr>
                                <w:rFonts w:asciiTheme="minorHAnsi" w:hAnsi="Calibri" w:cstheme="minorBidi"/>
                                <w:b/>
                                <w:bCs/>
                                <w:color w:val="000000" w:themeColor="text1"/>
                                <w:kern w:val="24"/>
                                <w:sz w:val="18"/>
                                <w:szCs w:val="18"/>
                              </w:rPr>
                              <w:t xml:space="preserve">OGA User </w:t>
                            </w:r>
                            <w:proofErr w:type="spellStart"/>
                            <w:r>
                              <w:rPr>
                                <w:rFonts w:asciiTheme="minorHAnsi" w:hAnsi="Calibri" w:cstheme="minorBidi"/>
                                <w:b/>
                                <w:bCs/>
                                <w:color w:val="000000" w:themeColor="text1"/>
                                <w:kern w:val="24"/>
                                <w:sz w:val="18"/>
                                <w:szCs w:val="18"/>
                              </w:rPr>
                              <w:t>Regsitration</w:t>
                            </w:r>
                            <w:proofErr w:type="spellEnd"/>
                          </w:p>
                          <w:p w14:paraId="72DB1666" w14:textId="77777777" w:rsidR="00A20091" w:rsidRDefault="00A20091" w:rsidP="00CB05A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16394A" id="Rectangle: Folded Corner 53" o:spid="_x0000_s1087" type="#_x0000_t65" style="position:absolute;left:0;text-align:left;margin-left:68.05pt;margin-top:9.15pt;width:269.6pt;height:20.5pt;z-index:252021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" adj="18000" fillcolor="#d8d8d8 [2732]" strokecolor="gray [1629]" strokeweight=".5pt">
                <v:textbox>
                  <w:txbxContent>
                    <w:p w14:paraId="386E19A8" w14:textId="6B257378" w:rsidR="00A20091" w:rsidRPr="001A72BB" w:rsidRDefault="00A20091" w:rsidP="00CB05A2">
                      <w:pPr>
                        <w:rPr>
                          <w:rFonts w:asciiTheme="minorHAnsi" w:hAnsi="Calibri" w:cstheme="minorBidi"/>
                          <w:b/>
                          <w:bCs/>
                          <w:color w:val="000000" w:themeColor="text1"/>
                          <w:kern w:val="24"/>
                          <w:sz w:val="18"/>
                          <w:szCs w:val="18"/>
                        </w:rPr>
                      </w:pPr>
                      <w:r>
                        <w:rPr>
                          <w:rFonts w:asciiTheme="minorHAnsi" w:hAnsi="Calibri" w:cstheme="minorBidi"/>
                          <w:b/>
                          <w:bCs/>
                          <w:color w:val="000000" w:themeColor="text1"/>
                          <w:kern w:val="24"/>
                          <w:sz w:val="18"/>
                          <w:szCs w:val="18"/>
                        </w:rPr>
                        <w:tab/>
                      </w:r>
                      <w:r>
                        <w:rPr>
                          <w:rFonts w:asciiTheme="minorHAnsi" w:hAnsi="Calibri" w:cstheme="minorBidi"/>
                          <w:b/>
                          <w:bCs/>
                          <w:color w:val="000000" w:themeColor="text1"/>
                          <w:kern w:val="24"/>
                          <w:sz w:val="18"/>
                          <w:szCs w:val="18"/>
                        </w:rPr>
                        <w:tab/>
                      </w:r>
                      <w:r>
                        <w:rPr>
                          <w:rFonts w:asciiTheme="minorHAnsi" w:hAnsi="Calibri" w:cstheme="minorBidi"/>
                          <w:b/>
                          <w:bCs/>
                          <w:color w:val="000000" w:themeColor="text1"/>
                          <w:kern w:val="24"/>
                          <w:sz w:val="18"/>
                          <w:szCs w:val="18"/>
                        </w:rPr>
                        <w:tab/>
                      </w:r>
                      <w:r w:rsidRPr="001A72BB">
                        <w:rPr>
                          <w:rFonts w:asciiTheme="minorHAnsi" w:hAnsi="Calibri" w:cstheme="minorBidi"/>
                          <w:b/>
                          <w:bCs/>
                          <w:color w:val="000000" w:themeColor="text1"/>
                          <w:kern w:val="24"/>
                          <w:sz w:val="18"/>
                          <w:szCs w:val="18"/>
                        </w:rPr>
                        <w:t xml:space="preserve">OGA User </w:t>
                      </w:r>
                      <w:r>
                        <w:rPr>
                          <w:rFonts w:asciiTheme="minorHAnsi" w:hAnsi="Calibri" w:cstheme="minorBidi"/>
                          <w:b/>
                          <w:bCs/>
                          <w:color w:val="000000" w:themeColor="text1"/>
                          <w:kern w:val="24"/>
                          <w:sz w:val="18"/>
                          <w:szCs w:val="18"/>
                        </w:rPr>
                        <w:t>Regsitration</w:t>
                      </w:r>
                    </w:p>
                    <w:p w14:paraId="72DB1666" w14:textId="77777777" w:rsidR="00A20091" w:rsidRDefault="00A20091" w:rsidP="00CB05A2">
                      <w:pPr>
                        <w:jc w:val="center"/>
                      </w:pPr>
                    </w:p>
                  </w:txbxContent>
                </v:textbox>
              </v:shape>
            </w:pict>
          </mc:Fallback>
        </mc:AlternateContent>
      </w:r>
    </w:p>
    <w:p w14:paraId="73E09B29" w14:textId="77777777" w:rsidR="00CB05A2" w:rsidRDefault="00CB05A2">
      <w:pPr>
        <w:rPr>
          <w:rFonts w:asciiTheme="minorHAnsi" w:hAnsi="Calibri" w:cstheme="minorBidi"/>
          <w:color w:val="000000" w:themeColor="text1"/>
          <w:kern w:val="24"/>
          <w:sz w:val="18"/>
          <w:szCs w:val="18"/>
        </w:rPr>
      </w:pPr>
    </w:p>
    <w:p w14:paraId="0AAD7AEB" w14:textId="77777777" w:rsidR="00CB05A2" w:rsidRDefault="00CB05A2">
      <w:pPr>
        <w:rPr>
          <w:rFonts w:asciiTheme="minorHAnsi" w:hAnsi="Calibri" w:cstheme="minorBidi"/>
          <w:color w:val="000000" w:themeColor="text1"/>
          <w:kern w:val="24"/>
          <w:sz w:val="18"/>
          <w:szCs w:val="18"/>
        </w:rPr>
      </w:pPr>
    </w:p>
    <w:p w14:paraId="19A2E37C" w14:textId="18FDBF3A" w:rsidR="00DC6369" w:rsidRDefault="00DC6369"/>
    <w:p w14:paraId="599DC9DE" w14:textId="45AF5FAE" w:rsidR="00DC6369" w:rsidRDefault="00DC6369">
      <w:r w:rsidRPr="00DC6369">
        <w:rPr>
          <w:noProof/>
        </w:rPr>
        <mc:AlternateContent>
          <mc:Choice Requires="wps">
            <w:drawing>
              <wp:anchor distT="0" distB="0" distL="114300" distR="114300" simplePos="0" relativeHeight="252073984" behindDoc="0" locked="0" layoutInCell="1" allowOverlap="1" wp14:anchorId="73F6796A" wp14:editId="519CC43A">
                <wp:simplePos x="0" y="0"/>
                <wp:positionH relativeFrom="column">
                  <wp:posOffset>1978660</wp:posOffset>
                </wp:positionH>
                <wp:positionV relativeFrom="paragraph">
                  <wp:posOffset>280035</wp:posOffset>
                </wp:positionV>
                <wp:extent cx="1214504" cy="539692"/>
                <wp:effectExtent l="0" t="0" r="24130" b="13335"/>
                <wp:wrapNone/>
                <wp:docPr id="179" name="Oval 58"/>
                <wp:cNvGraphicFramePr/>
                <a:graphic xmlns:a="http://schemas.openxmlformats.org/drawingml/2006/main">
                  <a:graphicData uri="http://schemas.microsoft.com/office/word/2010/wordprocessingShape">
                    <wps:wsp>
                      <wps:cNvSpPr/>
                      <wps:spPr>
                        <a:xfrm>
                          <a:off x="0" y="0"/>
                          <a:ext cx="1214504"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A34BCA" w14:textId="77777777" w:rsidR="00A20091" w:rsidRDefault="00A20091" w:rsidP="00DC6369">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Register OGA</w:t>
                            </w:r>
                          </w:p>
                        </w:txbxContent>
                      </wps:txbx>
                      <wps:bodyPr rtlCol="0" anchor="ctr"/>
                    </wps:wsp>
                  </a:graphicData>
                </a:graphic>
              </wp:anchor>
            </w:drawing>
          </mc:Choice>
          <mc:Fallback>
            <w:pict>
              <v:oval w14:anchorId="73F6796A" id="Oval 58" o:spid="_x0000_s1088" style="position:absolute;left:0;text-align:left;margin-left:155.8pt;margin-top:22.05pt;width:95.65pt;height:42.5pt;z-index:252073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" fillcolor="#d8d8d8 [2732]" strokecolor="black [3213]" strokeweight=".5pt">
                <v:textbox>
                  <w:txbxContent>
                    <w:p w14:paraId="03A34BCA" w14:textId="77777777" w:rsidR="00A20091" w:rsidRDefault="00A20091" w:rsidP="00DC6369">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Register OGA</w:t>
                      </w:r>
                    </w:p>
                  </w:txbxContent>
                </v:textbox>
              </v:oval>
            </w:pict>
          </mc:Fallback>
        </mc:AlternateContent>
      </w:r>
      <w:r w:rsidRPr="00DC6369">
        <w:rPr>
          <w:noProof/>
        </w:rPr>
        <mc:AlternateContent>
          <mc:Choice Requires="wps">
            <w:drawing>
              <wp:anchor distT="0" distB="0" distL="114300" distR="114300" simplePos="0" relativeHeight="252075008" behindDoc="0" locked="0" layoutInCell="1" allowOverlap="1" wp14:anchorId="0620D47E" wp14:editId="34849D12">
                <wp:simplePos x="0" y="0"/>
                <wp:positionH relativeFrom="column">
                  <wp:posOffset>2017395</wp:posOffset>
                </wp:positionH>
                <wp:positionV relativeFrom="paragraph">
                  <wp:posOffset>1407160</wp:posOffset>
                </wp:positionV>
                <wp:extent cx="1228476" cy="539692"/>
                <wp:effectExtent l="0" t="0" r="10160" b="13335"/>
                <wp:wrapNone/>
                <wp:docPr id="180" name="Oval 59"/>
                <wp:cNvGraphicFramePr/>
                <a:graphic xmlns:a="http://schemas.openxmlformats.org/drawingml/2006/main">
                  <a:graphicData uri="http://schemas.microsoft.com/office/word/2010/wordprocessingShape">
                    <wps:wsp>
                      <wps:cNvSpPr/>
                      <wps:spPr>
                        <a:xfrm>
                          <a:off x="0" y="0"/>
                          <a:ext cx="1228476"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9F2FD8" w14:textId="77777777" w:rsidR="00A20091" w:rsidRDefault="00A20091" w:rsidP="00DC6369">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Register OGA User</w:t>
                            </w:r>
                          </w:p>
                        </w:txbxContent>
                      </wps:txbx>
                      <wps:bodyPr rtlCol="0" anchor="ctr"/>
                    </wps:wsp>
                  </a:graphicData>
                </a:graphic>
              </wp:anchor>
            </w:drawing>
          </mc:Choice>
          <mc:Fallback>
            <w:pict>
              <v:oval w14:anchorId="0620D47E" id="_x0000_s1089" style="position:absolute;left:0;text-align:left;margin-left:158.85pt;margin-top:110.8pt;width:96.75pt;height:42.5pt;z-index:252075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" fillcolor="#d8d8d8 [2732]" strokecolor="black [3213]" strokeweight=".5pt">
                <v:textbox>
                  <w:txbxContent>
                    <w:p w14:paraId="2A9F2FD8" w14:textId="77777777" w:rsidR="00A20091" w:rsidRDefault="00A20091" w:rsidP="00DC6369">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Register OGA User</w:t>
                      </w:r>
                    </w:p>
                  </w:txbxContent>
                </v:textbox>
              </v:oval>
            </w:pict>
          </mc:Fallback>
        </mc:AlternateContent>
      </w:r>
      <w:r w:rsidRPr="00DC6369">
        <w:rPr>
          <w:noProof/>
        </w:rPr>
        <mc:AlternateContent>
          <mc:Choice Requires="wps">
            <w:drawing>
              <wp:anchor distT="0" distB="0" distL="114300" distR="114300" simplePos="0" relativeHeight="252076032" behindDoc="0" locked="0" layoutInCell="1" allowOverlap="1" wp14:anchorId="5E8A9753" wp14:editId="05DC388D">
                <wp:simplePos x="0" y="0"/>
                <wp:positionH relativeFrom="column">
                  <wp:posOffset>876300</wp:posOffset>
                </wp:positionH>
                <wp:positionV relativeFrom="paragraph">
                  <wp:posOffset>-635</wp:posOffset>
                </wp:positionV>
                <wp:extent cx="3419060" cy="2371477"/>
                <wp:effectExtent l="0" t="0" r="10160" b="10160"/>
                <wp:wrapNone/>
                <wp:docPr id="181" name="Rectangle 61"/>
                <wp:cNvGraphicFramePr/>
                <a:graphic xmlns:a="http://schemas.openxmlformats.org/drawingml/2006/main">
                  <a:graphicData uri="http://schemas.microsoft.com/office/word/2010/wordprocessingShape">
                    <wps:wsp>
                      <wps:cNvSpPr/>
                      <wps:spPr>
                        <a:xfrm>
                          <a:off x="0" y="0"/>
                          <a:ext cx="3419060" cy="2371477"/>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224305F4" id="Rectangle 61" o:spid="_x0000_s1026" style="position:absolute;margin-left:69pt;margin-top:-.05pt;width:269.2pt;height:186.75pt;z-index:252076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" filled="f" strokecolor="gray [1629]" strokeweight="2pt">
                <v:stroke dashstyle="1 1"/>
              </v:rect>
            </w:pict>
          </mc:Fallback>
        </mc:AlternateContent>
      </w:r>
      <w:r w:rsidRPr="00DC6369">
        <w:rPr>
          <w:noProof/>
        </w:rPr>
        <w:drawing>
          <wp:anchor distT="0" distB="0" distL="114300" distR="114300" simplePos="0" relativeHeight="252077056" behindDoc="0" locked="0" layoutInCell="1" allowOverlap="1" wp14:anchorId="6C723430" wp14:editId="744913C4">
            <wp:simplePos x="0" y="0"/>
            <wp:positionH relativeFrom="column">
              <wp:posOffset>143510</wp:posOffset>
            </wp:positionH>
            <wp:positionV relativeFrom="paragraph">
              <wp:posOffset>152400</wp:posOffset>
            </wp:positionV>
            <wp:extent cx="370335" cy="619744"/>
            <wp:effectExtent l="0" t="0" r="0" b="9525"/>
            <wp:wrapNone/>
            <wp:docPr id="239" name="Picture 62">
              <a:extLst xmlns:a="http://schemas.openxmlformats.org/drawingml/2006/main">
                <a:ext uri="{FF2B5EF4-FFF2-40B4-BE49-F238E27FC236}">
                  <a16:creationId xmlns:a16="http://schemas.microsoft.com/office/drawing/2014/main" id="{6B6DD754-C284-4C4C-B939-F7B36706EB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2">
                      <a:extLst>
                        <a:ext uri="{FF2B5EF4-FFF2-40B4-BE49-F238E27FC236}">
                          <a16:creationId xmlns:a16="http://schemas.microsoft.com/office/drawing/2014/main" id="{6B6DD754-C284-4C4C-B939-F7B36706EB6F}"/>
                        </a:ext>
                      </a:extLst>
                    </pic:cNvPr>
                    <pic:cNvPicPr>
                      <a:picLocks noChangeAspect="1"/>
                    </pic:cNvPicPr>
                  </pic:nvPicPr>
                  <pic:blipFill>
                    <a:blip r:embed="rId28"/>
                    <a:stretch>
                      <a:fillRect/>
                    </a:stretch>
                  </pic:blipFill>
                  <pic:spPr>
                    <a:xfrm>
                      <a:off x="0" y="0"/>
                      <a:ext cx="370335" cy="619744"/>
                    </a:xfrm>
                    <a:prstGeom prst="rect">
                      <a:avLst/>
                    </a:prstGeom>
                  </pic:spPr>
                </pic:pic>
              </a:graphicData>
            </a:graphic>
          </wp:anchor>
        </w:drawing>
      </w:r>
      <w:r w:rsidRPr="00DC6369">
        <w:rPr>
          <w:noProof/>
        </w:rPr>
        <w:drawing>
          <wp:anchor distT="0" distB="0" distL="114300" distR="114300" simplePos="0" relativeHeight="252078080" behindDoc="0" locked="0" layoutInCell="1" allowOverlap="1" wp14:anchorId="328829A2" wp14:editId="2CB20731">
            <wp:simplePos x="0" y="0"/>
            <wp:positionH relativeFrom="column">
              <wp:posOffset>160655</wp:posOffset>
            </wp:positionH>
            <wp:positionV relativeFrom="paragraph">
              <wp:posOffset>1367155</wp:posOffset>
            </wp:positionV>
            <wp:extent cx="370335" cy="619744"/>
            <wp:effectExtent l="0" t="0" r="0" b="9525"/>
            <wp:wrapNone/>
            <wp:docPr id="240" name="Picture 63">
              <a:extLst xmlns:a="http://schemas.openxmlformats.org/drawingml/2006/main">
                <a:ext uri="{FF2B5EF4-FFF2-40B4-BE49-F238E27FC236}">
                  <a16:creationId xmlns:a16="http://schemas.microsoft.com/office/drawing/2014/main" id="{ED54C37A-328F-4AF3-BF2F-6AE6BC2F3C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3">
                      <a:extLst>
                        <a:ext uri="{FF2B5EF4-FFF2-40B4-BE49-F238E27FC236}">
                          <a16:creationId xmlns:a16="http://schemas.microsoft.com/office/drawing/2014/main" id="{ED54C37A-328F-4AF3-BF2F-6AE6BC2F3CAA}"/>
                        </a:ext>
                      </a:extLst>
                    </pic:cNvPr>
                    <pic:cNvPicPr>
                      <a:picLocks noChangeAspect="1"/>
                    </pic:cNvPicPr>
                  </pic:nvPicPr>
                  <pic:blipFill>
                    <a:blip r:embed="rId28"/>
                    <a:stretch>
                      <a:fillRect/>
                    </a:stretch>
                  </pic:blipFill>
                  <pic:spPr>
                    <a:xfrm>
                      <a:off x="0" y="0"/>
                      <a:ext cx="370335" cy="619744"/>
                    </a:xfrm>
                    <a:prstGeom prst="rect">
                      <a:avLst/>
                    </a:prstGeom>
                  </pic:spPr>
                </pic:pic>
              </a:graphicData>
            </a:graphic>
          </wp:anchor>
        </w:drawing>
      </w:r>
      <w:r w:rsidRPr="00DC6369">
        <w:rPr>
          <w:noProof/>
        </w:rPr>
        <mc:AlternateContent>
          <mc:Choice Requires="wps">
            <w:drawing>
              <wp:anchor distT="0" distB="0" distL="114300" distR="114300" simplePos="0" relativeHeight="252079104" behindDoc="0" locked="0" layoutInCell="1" allowOverlap="1" wp14:anchorId="44CAA663" wp14:editId="2D5DF7A9">
                <wp:simplePos x="0" y="0"/>
                <wp:positionH relativeFrom="column">
                  <wp:posOffset>0</wp:posOffset>
                </wp:positionH>
                <wp:positionV relativeFrom="paragraph">
                  <wp:posOffset>728345</wp:posOffset>
                </wp:positionV>
                <wp:extent cx="756938" cy="307777"/>
                <wp:effectExtent l="0" t="0" r="0" b="0"/>
                <wp:wrapNone/>
                <wp:docPr id="182" name="TextBox 64"/>
                <wp:cNvGraphicFramePr/>
                <a:graphic xmlns:a="http://schemas.openxmlformats.org/drawingml/2006/main">
                  <a:graphicData uri="http://schemas.microsoft.com/office/word/2010/wordprocessingShape">
                    <wps:wsp>
                      <wps:cNvSpPr txBox="1"/>
                      <wps:spPr>
                        <a:xfrm>
                          <a:off x="0" y="0"/>
                          <a:ext cx="756938" cy="307777"/>
                        </a:xfrm>
                        <a:prstGeom prst="rect">
                          <a:avLst/>
                        </a:prstGeom>
                        <a:noFill/>
                      </wps:spPr>
                      <wps:txbx>
                        <w:txbxContent>
                          <w:p w14:paraId="3ACA924F" w14:textId="77777777" w:rsidR="00A20091" w:rsidRDefault="00A20091" w:rsidP="00DC6369">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Custom Admin </w:t>
                            </w:r>
                          </w:p>
                          <w:p w14:paraId="085BAD34" w14:textId="77777777" w:rsidR="00A20091" w:rsidRDefault="00A20091" w:rsidP="00DC6369">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Head Office</w:t>
                            </w:r>
                          </w:p>
                        </w:txbxContent>
                      </wps:txbx>
                      <wps:bodyPr wrap="none" rtlCol="0">
                        <a:spAutoFit/>
                      </wps:bodyPr>
                    </wps:wsp>
                  </a:graphicData>
                </a:graphic>
              </wp:anchor>
            </w:drawing>
          </mc:Choice>
          <mc:Fallback>
            <w:pict>
              <v:shape w14:anchorId="44CAA663" id="TextBox 64" o:spid="_x0000_s1090" type="#_x0000_t202" style="position:absolute;left:0;text-align:left;margin-left:0;margin-top:57.35pt;width:59.6pt;height:24.25pt;z-index:2520791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" filled="f" stroked="f">
                <v:textbox style="mso-fit-shape-to-text:t">
                  <w:txbxContent>
                    <w:p w14:paraId="3ACA924F" w14:textId="77777777" w:rsidR="00A20091" w:rsidRDefault="00A20091" w:rsidP="00DC6369">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Custom Admin </w:t>
                      </w:r>
                    </w:p>
                    <w:p w14:paraId="085BAD34" w14:textId="77777777" w:rsidR="00A20091" w:rsidRDefault="00A20091" w:rsidP="00DC6369">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Head Office</w:t>
                      </w:r>
                    </w:p>
                  </w:txbxContent>
                </v:textbox>
              </v:shape>
            </w:pict>
          </mc:Fallback>
        </mc:AlternateContent>
      </w:r>
      <w:r w:rsidRPr="00DC6369">
        <w:rPr>
          <w:noProof/>
        </w:rPr>
        <mc:AlternateContent>
          <mc:Choice Requires="wps">
            <w:drawing>
              <wp:anchor distT="0" distB="0" distL="114300" distR="114300" simplePos="0" relativeHeight="252080128" behindDoc="0" locked="0" layoutInCell="1" allowOverlap="1" wp14:anchorId="08F2E41E" wp14:editId="6925FE94">
                <wp:simplePos x="0" y="0"/>
                <wp:positionH relativeFrom="column">
                  <wp:posOffset>55880</wp:posOffset>
                </wp:positionH>
                <wp:positionV relativeFrom="paragraph">
                  <wp:posOffset>2020570</wp:posOffset>
                </wp:positionV>
                <wp:extent cx="707246" cy="200055"/>
                <wp:effectExtent l="0" t="0" r="0" b="0"/>
                <wp:wrapNone/>
                <wp:docPr id="231" name="TextBox 65"/>
                <wp:cNvGraphicFramePr/>
                <a:graphic xmlns:a="http://schemas.openxmlformats.org/drawingml/2006/main">
                  <a:graphicData uri="http://schemas.microsoft.com/office/word/2010/wordprocessingShape">
                    <wps:wsp>
                      <wps:cNvSpPr txBox="1"/>
                      <wps:spPr>
                        <a:xfrm>
                          <a:off x="0" y="0"/>
                          <a:ext cx="707246" cy="200055"/>
                        </a:xfrm>
                        <a:prstGeom prst="rect">
                          <a:avLst/>
                        </a:prstGeom>
                        <a:noFill/>
                      </wps:spPr>
                      <wps:txbx>
                        <w:txbxContent>
                          <w:p w14:paraId="509244B0" w14:textId="21BAC0C2" w:rsidR="00A20091" w:rsidRDefault="00A20091" w:rsidP="00DC6369">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OGA Admin</w:t>
                            </w:r>
                          </w:p>
                        </w:txbxContent>
                      </wps:txbx>
                      <wps:bodyPr wrap="none" rtlCol="0">
                        <a:spAutoFit/>
                      </wps:bodyPr>
                    </wps:wsp>
                  </a:graphicData>
                </a:graphic>
              </wp:anchor>
            </w:drawing>
          </mc:Choice>
          <mc:Fallback>
            <w:pict>
              <v:shape w14:anchorId="08F2E41E" id="TextBox 65" o:spid="_x0000_s1091" type="#_x0000_t202" style="position:absolute;left:0;text-align:left;margin-left:4.4pt;margin-top:159.1pt;width:55.7pt;height:15.75pt;z-index:2520801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" filled="f" stroked="f">
                <v:textbox style="mso-fit-shape-to-text:t">
                  <w:txbxContent>
                    <w:p w14:paraId="509244B0" w14:textId="21BAC0C2" w:rsidR="00A20091" w:rsidRDefault="00A20091" w:rsidP="00DC6369">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OGA Admin</w:t>
                      </w:r>
                    </w:p>
                  </w:txbxContent>
                </v:textbox>
              </v:shape>
            </w:pict>
          </mc:Fallback>
        </mc:AlternateContent>
      </w:r>
      <w:r w:rsidRPr="00DC6369">
        <w:rPr>
          <w:noProof/>
        </w:rPr>
        <mc:AlternateContent>
          <mc:Choice Requires="wps">
            <w:drawing>
              <wp:anchor distT="0" distB="0" distL="114300" distR="114300" simplePos="0" relativeHeight="252081152" behindDoc="0" locked="0" layoutInCell="1" allowOverlap="1" wp14:anchorId="71A46FFE" wp14:editId="4C69699F">
                <wp:simplePos x="0" y="0"/>
                <wp:positionH relativeFrom="column">
                  <wp:posOffset>513715</wp:posOffset>
                </wp:positionH>
                <wp:positionV relativeFrom="paragraph">
                  <wp:posOffset>462280</wp:posOffset>
                </wp:positionV>
                <wp:extent cx="1464988" cy="87668"/>
                <wp:effectExtent l="0" t="0" r="20955" b="26670"/>
                <wp:wrapNone/>
                <wp:docPr id="232"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464988" cy="87668"/>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4521FC" id="Straight Connector 66" o:spid="_x0000_s1026" style="position:absolute;flip:x y;z-index:252081152;visibility:visible;mso-wrap-style:square;mso-wrap-distance-left:9pt;mso-wrap-distance-top:0;mso-wrap-distance-right:9pt;mso-wrap-distance-bottom:0;mso-position-horizontal:absolute;mso-position-horizontal-relative:text;mso-position-vertical:absolute;mso-position-vertical-relative:text" from="40.45pt,36.4pt" to="155.8pt,4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" strokecolor="#404040 [2429]">
                <o:lock v:ext="edit" shapetype="f"/>
              </v:line>
            </w:pict>
          </mc:Fallback>
        </mc:AlternateContent>
      </w:r>
      <w:r w:rsidRPr="00DC6369">
        <w:rPr>
          <w:noProof/>
        </w:rPr>
        <mc:AlternateContent>
          <mc:Choice Requires="wps">
            <w:drawing>
              <wp:anchor distT="0" distB="0" distL="114300" distR="114300" simplePos="0" relativeHeight="252082176" behindDoc="0" locked="0" layoutInCell="1" allowOverlap="1" wp14:anchorId="0305C677" wp14:editId="0F9B8492">
                <wp:simplePos x="0" y="0"/>
                <wp:positionH relativeFrom="column">
                  <wp:posOffset>530860</wp:posOffset>
                </wp:positionH>
                <wp:positionV relativeFrom="paragraph">
                  <wp:posOffset>1677035</wp:posOffset>
                </wp:positionV>
                <wp:extent cx="1440410" cy="48740"/>
                <wp:effectExtent l="0" t="0" r="26670" b="27940"/>
                <wp:wrapNone/>
                <wp:docPr id="233"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40410" cy="4874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93895C" id="Straight Connector 67" o:spid="_x0000_s1026" style="position:absolute;z-index:252082176;visibility:visible;mso-wrap-style:square;mso-wrap-distance-left:9pt;mso-wrap-distance-top:0;mso-wrap-distance-right:9pt;mso-wrap-distance-bottom:0;mso-position-horizontal:absolute;mso-position-horizontal-relative:text;mso-position-vertical:absolute;mso-position-vertical-relative:text" from="41.8pt,132.05pt" to="155.2pt,1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" strokecolor="#404040 [2429]">
                <o:lock v:ext="edit" shapetype="f"/>
              </v:line>
            </w:pict>
          </mc:Fallback>
        </mc:AlternateContent>
      </w:r>
      <w:r w:rsidRPr="00DC6369">
        <w:rPr>
          <w:noProof/>
        </w:rPr>
        <mc:AlternateContent>
          <mc:Choice Requires="wps">
            <w:drawing>
              <wp:anchor distT="0" distB="0" distL="114300" distR="114300" simplePos="0" relativeHeight="252083200" behindDoc="0" locked="0" layoutInCell="1" allowOverlap="1" wp14:anchorId="5C399780" wp14:editId="2875FEC4">
                <wp:simplePos x="0" y="0"/>
                <wp:positionH relativeFrom="column">
                  <wp:posOffset>4295140</wp:posOffset>
                </wp:positionH>
                <wp:positionV relativeFrom="paragraph">
                  <wp:posOffset>-635</wp:posOffset>
                </wp:positionV>
                <wp:extent cx="45719" cy="2408188"/>
                <wp:effectExtent l="0" t="0" r="0" b="0"/>
                <wp:wrapNone/>
                <wp:docPr id="234" name="Rectangle 69"/>
                <wp:cNvGraphicFramePr/>
                <a:graphic xmlns:a="http://schemas.openxmlformats.org/drawingml/2006/main">
                  <a:graphicData uri="http://schemas.microsoft.com/office/word/2010/wordprocessingShape">
                    <wps:wsp>
                      <wps:cNvSpPr/>
                      <wps:spPr>
                        <a:xfrm>
                          <a:off x="0" y="0"/>
                          <a:ext cx="45719" cy="240818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012524A1" id="Rectangle 69" o:spid="_x0000_s1026" style="position:absolute;margin-left:338.2pt;margin-top:-.05pt;width:3.6pt;height:189.6pt;z-index:252083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" fillcolor="#d8d8d8 [2732]" stroked="f" strokeweight="2pt"/>
            </w:pict>
          </mc:Fallback>
        </mc:AlternateContent>
      </w:r>
      <w:r w:rsidRPr="00DC6369">
        <w:rPr>
          <w:noProof/>
        </w:rPr>
        <mc:AlternateContent>
          <mc:Choice Requires="wps">
            <w:drawing>
              <wp:anchor distT="0" distB="0" distL="114300" distR="114300" simplePos="0" relativeHeight="252084224" behindDoc="0" locked="0" layoutInCell="1" allowOverlap="1" wp14:anchorId="51BB62F1" wp14:editId="1CCFAB2B">
                <wp:simplePos x="0" y="0"/>
                <wp:positionH relativeFrom="column">
                  <wp:posOffset>922020</wp:posOffset>
                </wp:positionH>
                <wp:positionV relativeFrom="paragraph">
                  <wp:posOffset>2379980</wp:posOffset>
                </wp:positionV>
                <wp:extent cx="3419060" cy="45719"/>
                <wp:effectExtent l="0" t="0" r="0" b="0"/>
                <wp:wrapNone/>
                <wp:docPr id="238" name="Rectangle 70"/>
                <wp:cNvGraphicFramePr/>
                <a:graphic xmlns:a="http://schemas.openxmlformats.org/drawingml/2006/main">
                  <a:graphicData uri="http://schemas.microsoft.com/office/word/2010/wordprocessingShape">
                    <wps:wsp>
                      <wps:cNvSpPr/>
                      <wps:spPr>
                        <a:xfrm>
                          <a:off x="0" y="0"/>
                          <a:ext cx="3419060" cy="45719"/>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5753D5A" id="Rectangle 70" o:spid="_x0000_s1026" style="position:absolute;margin-left:72.6pt;margin-top:187.4pt;width:269.2pt;height:3.6pt;z-index:252084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" fillcolor="#d8d8d8 [2732]" stroked="f" strokeweight="2pt"/>
            </w:pict>
          </mc:Fallback>
        </mc:AlternateContent>
      </w:r>
    </w:p>
    <w:p w14:paraId="27036868" w14:textId="48C9379F" w:rsidR="00DC6369" w:rsidRDefault="00DC6369"/>
    <w:p w14:paraId="6A67A06E" w14:textId="24829BB7" w:rsidR="00DC6369" w:rsidRDefault="00DC6369"/>
    <w:p w14:paraId="419C89B5" w14:textId="2D5BB082" w:rsidR="00DC6369" w:rsidRDefault="00DC6369"/>
    <w:p w14:paraId="318F3734" w14:textId="5E45A6C5" w:rsidR="00DC6369" w:rsidRDefault="00DC6369"/>
    <w:p w14:paraId="311BCE73" w14:textId="12CBE76C" w:rsidR="00DC6369" w:rsidRDefault="00DC6369"/>
    <w:p w14:paraId="3379E550" w14:textId="665F080D" w:rsidR="00DC6369" w:rsidRDefault="00DC6369"/>
    <w:p w14:paraId="66C4BA54" w14:textId="242D2007" w:rsidR="00DC6369" w:rsidRDefault="00DC6369"/>
    <w:p w14:paraId="72327B84" w14:textId="15B96207" w:rsidR="00DC6369" w:rsidRDefault="00DC6369"/>
    <w:p w14:paraId="03F26FC0" w14:textId="06B5DDFD" w:rsidR="00DC6369" w:rsidRDefault="00DC6369"/>
    <w:p w14:paraId="0A11E018" w14:textId="6ACEC07F" w:rsidR="00DC6369" w:rsidRDefault="00DC6369"/>
    <w:p w14:paraId="18BBC8CB" w14:textId="7712C293" w:rsidR="00DC6369" w:rsidRDefault="00DC6369"/>
    <w:p w14:paraId="25BF6F66" w14:textId="77777777" w:rsidR="00DC6369" w:rsidRDefault="00DC6369"/>
    <w:p w14:paraId="2EDA0675" w14:textId="77777777" w:rsidR="00CB05A2" w:rsidRDefault="00CB05A2"/>
    <w:p w14:paraId="7D36943C" w14:textId="320F2A15" w:rsidR="00CB05A2" w:rsidRDefault="00CB05A2"/>
    <w:p w14:paraId="0ACE260C" w14:textId="1259AE25" w:rsidR="00DC6369" w:rsidRDefault="00DC6369"/>
    <w:p w14:paraId="157A85DB" w14:textId="77777777" w:rsidR="003D773D" w:rsidRDefault="003D773D"/>
    <w:tbl>
      <w:tblPr>
        <w:tblStyle w:val="GridTable6Colorful-Accent211"/>
        <w:tblW w:w="5000" w:type="pct"/>
        <w:tblLook w:val="01A0" w:firstRow="1" w:lastRow="0" w:firstColumn="1" w:lastColumn="1" w:noHBand="0" w:noVBand="0"/>
      </w:tblPr>
      <w:tblGrid>
        <w:gridCol w:w="8630"/>
      </w:tblGrid>
      <w:tr w:rsidR="00B4770B" w:rsidRPr="0099601A" w14:paraId="701EB43B" w14:textId="77777777" w:rsidTr="001E34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99594" w:themeFill="accent2" w:themeFillTint="99"/>
          </w:tcPr>
          <w:p w14:paraId="420C622A" w14:textId="77777777" w:rsidR="00B4770B" w:rsidRPr="0099601A" w:rsidRDefault="00B4770B" w:rsidP="001E3419">
            <w:pPr>
              <w:pStyle w:val="BodyText"/>
              <w:rPr>
                <w:i w:val="0"/>
                <w:color w:val="auto"/>
              </w:rPr>
            </w:pPr>
            <w:r w:rsidRPr="0099601A">
              <w:rPr>
                <w:i w:val="0"/>
                <w:color w:val="auto"/>
              </w:rPr>
              <w:t>Process Steps</w:t>
            </w:r>
          </w:p>
        </w:tc>
      </w:tr>
      <w:tr w:rsidR="00B4770B" w:rsidRPr="0099601A" w14:paraId="2BD3126F" w14:textId="77777777" w:rsidTr="001E3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64F52681" w14:textId="63390BF6" w:rsidR="00B4770B" w:rsidRPr="00190E04" w:rsidRDefault="00B4770B" w:rsidP="001E3419">
            <w:pPr>
              <w:pStyle w:val="BodyText"/>
              <w:rPr>
                <w:szCs w:val="24"/>
                <w:lang w:val="en-SG"/>
              </w:rPr>
            </w:pPr>
            <w:r>
              <w:rPr>
                <w:i w:val="0"/>
                <w:color w:val="auto"/>
              </w:rPr>
              <w:t>P01</w:t>
            </w:r>
            <w:r w:rsidRPr="00114261">
              <w:rPr>
                <w:i w:val="0"/>
                <w:color w:val="auto"/>
              </w:rPr>
              <w:t xml:space="preserve">: </w:t>
            </w:r>
            <w:r w:rsidR="002015A2">
              <w:rPr>
                <w:i w:val="0"/>
                <w:color w:val="auto"/>
              </w:rPr>
              <w:t>Register OGA</w:t>
            </w:r>
          </w:p>
        </w:tc>
      </w:tr>
      <w:tr w:rsidR="00B4770B" w:rsidRPr="0099601A" w14:paraId="7B87A5EA" w14:textId="77777777" w:rsidTr="001E3419">
        <w:tc>
          <w:tcPr>
            <w:cnfStyle w:val="001000000000" w:firstRow="0" w:lastRow="0" w:firstColumn="1" w:lastColumn="0" w:oddVBand="0" w:evenVBand="0" w:oddHBand="0" w:evenHBand="0" w:firstRowFirstColumn="0" w:firstRowLastColumn="0" w:lastRowFirstColumn="0" w:lastRowLastColumn="0"/>
            <w:tcW w:w="5000" w:type="pct"/>
          </w:tcPr>
          <w:p w14:paraId="4A467133" w14:textId="77777777" w:rsidR="002015A2" w:rsidRPr="007842FE" w:rsidRDefault="002015A2" w:rsidP="002015A2">
            <w:pPr>
              <w:pStyle w:val="BodyText"/>
              <w:rPr>
                <w:b w:val="0"/>
                <w:bCs w:val="0"/>
                <w:i w:val="0"/>
                <w:iCs/>
                <w:color w:val="auto"/>
              </w:rPr>
            </w:pPr>
            <w:r w:rsidRPr="007842FE">
              <w:rPr>
                <w:b w:val="0"/>
                <w:bCs w:val="0"/>
                <w:i w:val="0"/>
                <w:iCs/>
                <w:color w:val="auto"/>
              </w:rPr>
              <w:t>Respective OGA will be required to provide the OGA details along with the admin user details for one time registration by Customs.</w:t>
            </w:r>
          </w:p>
          <w:p w14:paraId="0B7195A3" w14:textId="43A0D049" w:rsidR="002015A2" w:rsidRDefault="002015A2" w:rsidP="002015A2">
            <w:pPr>
              <w:pStyle w:val="BodyText"/>
              <w:rPr>
                <w:bCs w:val="0"/>
                <w:i w:val="0"/>
                <w:iCs/>
                <w:color w:val="auto"/>
              </w:rPr>
            </w:pPr>
            <w:r w:rsidRPr="007842FE">
              <w:rPr>
                <w:b w:val="0"/>
                <w:bCs w:val="0"/>
                <w:i w:val="0"/>
                <w:iCs/>
                <w:color w:val="auto"/>
              </w:rPr>
              <w:t xml:space="preserve">Customs admin will provide TPN, and other necessary information required to register an OGA and save. System will </w:t>
            </w:r>
            <w:r>
              <w:rPr>
                <w:b w:val="0"/>
                <w:bCs w:val="0"/>
                <w:i w:val="0"/>
                <w:iCs/>
                <w:color w:val="auto"/>
              </w:rPr>
              <w:t xml:space="preserve">validate the TPN with </w:t>
            </w:r>
            <w:proofErr w:type="spellStart"/>
            <w:r>
              <w:rPr>
                <w:b w:val="0"/>
                <w:bCs w:val="0"/>
                <w:i w:val="0"/>
                <w:iCs/>
                <w:color w:val="auto"/>
              </w:rPr>
              <w:t>eCMS</w:t>
            </w:r>
            <w:proofErr w:type="spellEnd"/>
            <w:r>
              <w:rPr>
                <w:b w:val="0"/>
                <w:bCs w:val="0"/>
                <w:i w:val="0"/>
                <w:iCs/>
                <w:color w:val="auto"/>
              </w:rPr>
              <w:t xml:space="preserve"> PIN Master </w:t>
            </w:r>
            <w:r w:rsidRPr="007842FE">
              <w:rPr>
                <w:b w:val="0"/>
                <w:bCs w:val="0"/>
                <w:i w:val="0"/>
                <w:iCs/>
                <w:color w:val="auto"/>
              </w:rPr>
              <w:t xml:space="preserve">and verify provided TPN number. If TPN </w:t>
            </w:r>
            <w:r>
              <w:rPr>
                <w:b w:val="0"/>
                <w:i w:val="0"/>
                <w:iCs/>
                <w:color w:val="auto"/>
              </w:rPr>
              <w:t>is in-valid, System will stop the registration with an error message.</w:t>
            </w:r>
          </w:p>
          <w:p w14:paraId="1F86351B" w14:textId="57306B1B" w:rsidR="002015A2" w:rsidRDefault="002015A2" w:rsidP="002015A2">
            <w:pPr>
              <w:pStyle w:val="BodyText"/>
              <w:rPr>
                <w:bCs w:val="0"/>
                <w:i w:val="0"/>
                <w:iCs/>
                <w:color w:val="auto"/>
              </w:rPr>
            </w:pPr>
            <w:r>
              <w:rPr>
                <w:b w:val="0"/>
                <w:i w:val="0"/>
                <w:iCs/>
                <w:color w:val="auto"/>
              </w:rPr>
              <w:t xml:space="preserve">If TPN is valid, then system will allow Customs admin to register the </w:t>
            </w:r>
            <w:r w:rsidR="003D773D">
              <w:rPr>
                <w:b w:val="0"/>
                <w:i w:val="0"/>
                <w:iCs/>
                <w:color w:val="auto"/>
              </w:rPr>
              <w:t>OGA.</w:t>
            </w:r>
          </w:p>
          <w:p w14:paraId="0FF1CCB2" w14:textId="77777777" w:rsidR="002015A2" w:rsidRDefault="002015A2" w:rsidP="002015A2">
            <w:pPr>
              <w:tabs>
                <w:tab w:val="clear" w:pos="360"/>
              </w:tabs>
              <w:rPr>
                <w:bCs w:val="0"/>
                <w:color w:val="auto"/>
              </w:rPr>
            </w:pPr>
          </w:p>
          <w:p w14:paraId="7D1DCE7E" w14:textId="3A97D76B" w:rsidR="00B4770B" w:rsidRPr="003D773D" w:rsidRDefault="002015A2" w:rsidP="001E3419">
            <w:pPr>
              <w:tabs>
                <w:tab w:val="clear" w:pos="360"/>
              </w:tabs>
              <w:rPr>
                <w:bCs w:val="0"/>
                <w:color w:val="auto"/>
              </w:rPr>
            </w:pPr>
            <w:r>
              <w:rPr>
                <w:b w:val="0"/>
                <w:color w:val="auto"/>
              </w:rPr>
              <w:t xml:space="preserve">Customs admin will </w:t>
            </w:r>
            <w:r w:rsidR="003D773D">
              <w:rPr>
                <w:b w:val="0"/>
                <w:color w:val="auto"/>
              </w:rPr>
              <w:t xml:space="preserve">then </w:t>
            </w:r>
            <w:r>
              <w:rPr>
                <w:b w:val="0"/>
                <w:color w:val="auto"/>
              </w:rPr>
              <w:t xml:space="preserve">provide required information to register an OGA, assign roles to the OGA and submit. System will </w:t>
            </w:r>
            <w:r w:rsidR="003D773D">
              <w:rPr>
                <w:b w:val="0"/>
                <w:color w:val="auto"/>
              </w:rPr>
              <w:t xml:space="preserve">validate and </w:t>
            </w:r>
            <w:r>
              <w:rPr>
                <w:b w:val="0"/>
                <w:color w:val="auto"/>
              </w:rPr>
              <w:t xml:space="preserve">register the OGA in </w:t>
            </w:r>
            <w:proofErr w:type="spellStart"/>
            <w:r>
              <w:rPr>
                <w:b w:val="0"/>
                <w:color w:val="auto"/>
              </w:rPr>
              <w:t>eCMS</w:t>
            </w:r>
            <w:proofErr w:type="spellEnd"/>
            <w:r>
              <w:rPr>
                <w:b w:val="0"/>
                <w:color w:val="auto"/>
              </w:rPr>
              <w:t xml:space="preserve">. </w:t>
            </w:r>
          </w:p>
        </w:tc>
      </w:tr>
      <w:tr w:rsidR="00B4770B" w:rsidRPr="0099601A" w14:paraId="7F4A2D5F" w14:textId="77777777" w:rsidTr="001E3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9A663A8" w14:textId="7C296173" w:rsidR="00B4770B" w:rsidRPr="00190E04" w:rsidRDefault="00B4770B" w:rsidP="001E3419">
            <w:pPr>
              <w:tabs>
                <w:tab w:val="clear" w:pos="360"/>
              </w:tabs>
              <w:rPr>
                <w:b w:val="0"/>
              </w:rPr>
            </w:pPr>
            <w:r w:rsidRPr="00363629">
              <w:rPr>
                <w:color w:val="auto"/>
              </w:rPr>
              <w:t>P0</w:t>
            </w:r>
            <w:r w:rsidR="003D773D">
              <w:rPr>
                <w:color w:val="auto"/>
              </w:rPr>
              <w:t>2</w:t>
            </w:r>
            <w:r w:rsidRPr="00363629">
              <w:rPr>
                <w:color w:val="auto"/>
              </w:rPr>
              <w:t>: Send Confirmation</w:t>
            </w:r>
          </w:p>
        </w:tc>
      </w:tr>
      <w:tr w:rsidR="00B4770B" w:rsidRPr="0099601A" w14:paraId="6D0A5345" w14:textId="77777777" w:rsidTr="001E3419">
        <w:tc>
          <w:tcPr>
            <w:cnfStyle w:val="001000000000" w:firstRow="0" w:lastRow="0" w:firstColumn="1" w:lastColumn="0" w:oddVBand="0" w:evenVBand="0" w:oddHBand="0" w:evenHBand="0" w:firstRowFirstColumn="0" w:firstRowLastColumn="0" w:lastRowFirstColumn="0" w:lastRowLastColumn="0"/>
            <w:tcW w:w="5000" w:type="pct"/>
          </w:tcPr>
          <w:p w14:paraId="633670F2" w14:textId="77777777" w:rsidR="00B4770B" w:rsidRDefault="003D773D" w:rsidP="001E3419">
            <w:pPr>
              <w:rPr>
                <w:b w:val="0"/>
                <w:bCs w:val="0"/>
              </w:rPr>
            </w:pPr>
            <w:r w:rsidRPr="00241A0F">
              <w:rPr>
                <w:b w:val="0"/>
                <w:bCs w:val="0"/>
                <w:color w:val="auto"/>
              </w:rPr>
              <w:t xml:space="preserve">System will send a notification to the </w:t>
            </w:r>
            <w:r>
              <w:rPr>
                <w:b w:val="0"/>
                <w:bCs w:val="0"/>
                <w:color w:val="auto"/>
              </w:rPr>
              <w:t>registered OGA admin user</w:t>
            </w:r>
            <w:r w:rsidRPr="00241A0F">
              <w:rPr>
                <w:b w:val="0"/>
                <w:bCs w:val="0"/>
                <w:color w:val="auto"/>
              </w:rPr>
              <w:t xml:space="preserve"> as per </w:t>
            </w:r>
            <w:r w:rsidRPr="00241A0F">
              <w:rPr>
                <w:color w:val="auto"/>
              </w:rPr>
              <w:t>section 1.3 Login Credentials, Password Management Etc</w:t>
            </w:r>
            <w:r>
              <w:t>.</w:t>
            </w:r>
          </w:p>
          <w:p w14:paraId="4620A297" w14:textId="37F8EA04" w:rsidR="003D773D" w:rsidRPr="007C168E" w:rsidRDefault="003D773D" w:rsidP="001E3419"/>
        </w:tc>
      </w:tr>
      <w:tr w:rsidR="003D773D" w:rsidRPr="0099601A" w14:paraId="5C225B36" w14:textId="77777777" w:rsidTr="001E3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FD2FC34" w14:textId="5A8C8352" w:rsidR="003D773D" w:rsidRPr="00241A0F" w:rsidRDefault="003D773D" w:rsidP="001E3419">
            <w:r w:rsidRPr="00A523F1">
              <w:rPr>
                <w:color w:val="000000" w:themeColor="text1"/>
              </w:rPr>
              <w:t>P03: Register OGA users by OGA Admin</w:t>
            </w:r>
          </w:p>
        </w:tc>
      </w:tr>
      <w:tr w:rsidR="003D773D" w:rsidRPr="0099601A" w14:paraId="719DBE00" w14:textId="77777777" w:rsidTr="001E3419">
        <w:tc>
          <w:tcPr>
            <w:cnfStyle w:val="001000000000" w:firstRow="0" w:lastRow="0" w:firstColumn="1" w:lastColumn="0" w:oddVBand="0" w:evenVBand="0" w:oddHBand="0" w:evenHBand="0" w:firstRowFirstColumn="0" w:firstRowLastColumn="0" w:lastRowFirstColumn="0" w:lastRowLastColumn="0"/>
            <w:tcW w:w="5000" w:type="pct"/>
          </w:tcPr>
          <w:p w14:paraId="5EA8F21B" w14:textId="77777777" w:rsidR="003D773D" w:rsidRPr="007842FE" w:rsidRDefault="003D773D" w:rsidP="003D773D">
            <w:pPr>
              <w:rPr>
                <w:b w:val="0"/>
                <w:bCs w:val="0"/>
                <w:color w:val="000000" w:themeColor="text1"/>
              </w:rPr>
            </w:pPr>
            <w:r w:rsidRPr="007842FE">
              <w:rPr>
                <w:b w:val="0"/>
                <w:bCs w:val="0"/>
                <w:color w:val="000000" w:themeColor="text1"/>
              </w:rPr>
              <w:t>Respective OGA admin can register their own OGA users and assign roles which shall be restricted to the roles assigned by Customs to the OGA during registration.</w:t>
            </w:r>
          </w:p>
          <w:p w14:paraId="2B262672" w14:textId="125CEF6C" w:rsidR="003D773D" w:rsidRPr="00241A0F" w:rsidRDefault="003D773D" w:rsidP="003D773D">
            <w:r>
              <w:rPr>
                <w:b w:val="0"/>
                <w:bCs w:val="0"/>
                <w:color w:val="000000" w:themeColor="text1"/>
              </w:rPr>
              <w:t>Registered OGA user shall receive email notification on registration just like any other normal user.</w:t>
            </w:r>
          </w:p>
        </w:tc>
      </w:tr>
    </w:tbl>
    <w:p w14:paraId="1FF8281D" w14:textId="30B572C4" w:rsidR="00DC6369" w:rsidRDefault="00DC6369"/>
    <w:p w14:paraId="3C008C6B" w14:textId="7C17ACB9" w:rsidR="00B4770B" w:rsidRDefault="00B4770B"/>
    <w:p w14:paraId="41762484" w14:textId="77777777" w:rsidR="000904F1" w:rsidRDefault="000904F1" w:rsidP="001C7462">
      <w:pPr>
        <w:pStyle w:val="Heading3"/>
        <w:numPr>
          <w:ilvl w:val="2"/>
          <w:numId w:val="12"/>
        </w:numPr>
      </w:pPr>
      <w:bookmarkStart w:id="380" w:name="_Toc74244602"/>
      <w:bookmarkStart w:id="381" w:name="_Toc79608300"/>
      <w:r>
        <w:t>Business Validation</w:t>
      </w:r>
      <w:bookmarkEnd w:id="380"/>
      <w:bookmarkEnd w:id="381"/>
    </w:p>
    <w:tbl>
      <w:tblPr>
        <w:tblStyle w:val="GridTable1Light-Accent2"/>
        <w:tblW w:w="8642" w:type="dxa"/>
        <w:tblLook w:val="01A0" w:firstRow="1" w:lastRow="0" w:firstColumn="1" w:lastColumn="1" w:noHBand="0" w:noVBand="0"/>
      </w:tblPr>
      <w:tblGrid>
        <w:gridCol w:w="805"/>
        <w:gridCol w:w="7837"/>
      </w:tblGrid>
      <w:tr w:rsidR="000904F1" w:rsidRPr="00EA182F" w14:paraId="30C91129" w14:textId="77777777" w:rsidTr="00CF58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6C63AFCC" w14:textId="77777777" w:rsidR="000904F1" w:rsidRPr="00E4274B" w:rsidRDefault="000904F1">
            <w:pPr>
              <w:spacing w:after="60"/>
              <w:rPr>
                <w:b/>
              </w:rPr>
            </w:pPr>
            <w:r w:rsidRPr="00E4274B">
              <w:t>S/N</w:t>
            </w:r>
          </w:p>
        </w:tc>
        <w:tc>
          <w:tcPr>
            <w:cnfStyle w:val="000100000000" w:firstRow="0" w:lastRow="0" w:firstColumn="0" w:lastColumn="1" w:oddVBand="0" w:evenVBand="0" w:oddHBand="0" w:evenHBand="0" w:firstRowFirstColumn="0" w:firstRowLastColumn="0" w:lastRowFirstColumn="0" w:lastRowLastColumn="0"/>
            <w:tcW w:w="7837" w:type="dxa"/>
          </w:tcPr>
          <w:p w14:paraId="475C08C4" w14:textId="77777777" w:rsidR="000904F1" w:rsidRPr="00E4274B" w:rsidRDefault="000904F1">
            <w:pPr>
              <w:spacing w:after="60"/>
              <w:rPr>
                <w:b/>
              </w:rPr>
            </w:pPr>
            <w:r w:rsidRPr="00E4274B">
              <w:t>Validation Rules</w:t>
            </w:r>
          </w:p>
        </w:tc>
      </w:tr>
      <w:tr w:rsidR="000904F1" w:rsidRPr="00EA182F" w14:paraId="70CA0DD3" w14:textId="77777777" w:rsidTr="00CF5866">
        <w:tc>
          <w:tcPr>
            <w:cnfStyle w:val="001000000000" w:firstRow="0" w:lastRow="0" w:firstColumn="1" w:lastColumn="0" w:oddVBand="0" w:evenVBand="0" w:oddHBand="0" w:evenHBand="0" w:firstRowFirstColumn="0" w:firstRowLastColumn="0" w:lastRowFirstColumn="0" w:lastRowLastColumn="0"/>
            <w:tcW w:w="805" w:type="dxa"/>
          </w:tcPr>
          <w:p w14:paraId="2CA41016" w14:textId="0203D2CF" w:rsidR="000904F1" w:rsidRPr="00D3180A" w:rsidRDefault="000904F1" w:rsidP="00D3180A">
            <w:pPr>
              <w:pStyle w:val="StyleBodyTextCenturyGothic10ptNotItalicAuto"/>
              <w:numPr>
                <w:ilvl w:val="0"/>
                <w:numId w:val="109"/>
              </w:numPr>
            </w:pPr>
          </w:p>
        </w:tc>
        <w:tc>
          <w:tcPr>
            <w:cnfStyle w:val="000100000000" w:firstRow="0" w:lastRow="0" w:firstColumn="0" w:lastColumn="1" w:oddVBand="0" w:evenVBand="0" w:oddHBand="0" w:evenHBand="0" w:firstRowFirstColumn="0" w:firstRowLastColumn="0" w:lastRowFirstColumn="0" w:lastRowLastColumn="0"/>
            <w:tcW w:w="7837" w:type="dxa"/>
          </w:tcPr>
          <w:p w14:paraId="2D09ECB1" w14:textId="77777777" w:rsidR="000904F1" w:rsidRPr="00E4274B" w:rsidRDefault="000904F1">
            <w:pPr>
              <w:pStyle w:val="StyleBodyTextCenturyGothic10ptNotItalicAuto1"/>
              <w:rPr>
                <w:iCs/>
              </w:rPr>
            </w:pPr>
            <w:r>
              <w:rPr>
                <w:iCs/>
              </w:rPr>
              <w:t>OGA TPN should be valid and available in the System</w:t>
            </w:r>
          </w:p>
        </w:tc>
      </w:tr>
      <w:tr w:rsidR="000904F1" w:rsidRPr="00EA182F" w14:paraId="5BDAF172" w14:textId="77777777" w:rsidTr="00CF5866">
        <w:tc>
          <w:tcPr>
            <w:cnfStyle w:val="001000000000" w:firstRow="0" w:lastRow="0" w:firstColumn="1" w:lastColumn="0" w:oddVBand="0" w:evenVBand="0" w:oddHBand="0" w:evenHBand="0" w:firstRowFirstColumn="0" w:firstRowLastColumn="0" w:lastRowFirstColumn="0" w:lastRowLastColumn="0"/>
            <w:tcW w:w="805" w:type="dxa"/>
          </w:tcPr>
          <w:p w14:paraId="12815B74" w14:textId="1E1304DA" w:rsidR="000904F1" w:rsidRPr="00E4274B" w:rsidRDefault="000904F1" w:rsidP="00D3180A">
            <w:pPr>
              <w:pStyle w:val="StyleBodyTextCenturyGothic10ptNotItalicAuto"/>
            </w:pPr>
          </w:p>
        </w:tc>
        <w:tc>
          <w:tcPr>
            <w:cnfStyle w:val="000100000000" w:firstRow="0" w:lastRow="0" w:firstColumn="0" w:lastColumn="1" w:oddVBand="0" w:evenVBand="0" w:oddHBand="0" w:evenHBand="0" w:firstRowFirstColumn="0" w:firstRowLastColumn="0" w:lastRowFirstColumn="0" w:lastRowLastColumn="0"/>
            <w:tcW w:w="7837" w:type="dxa"/>
          </w:tcPr>
          <w:p w14:paraId="079E381A" w14:textId="77777777" w:rsidR="000904F1" w:rsidRDefault="000904F1">
            <w:pPr>
              <w:pStyle w:val="StyleBodyTextCenturyGothic10ptNotItalicAuto1"/>
              <w:rPr>
                <w:iCs/>
              </w:rPr>
            </w:pPr>
            <w:r>
              <w:rPr>
                <w:iCs/>
              </w:rPr>
              <w:t>OGA Admin user should have a valid CID.</w:t>
            </w:r>
          </w:p>
        </w:tc>
      </w:tr>
      <w:tr w:rsidR="000904F1" w:rsidRPr="00EA182F" w14:paraId="674681A0" w14:textId="77777777" w:rsidTr="00CF5866">
        <w:tc>
          <w:tcPr>
            <w:cnfStyle w:val="001000000000" w:firstRow="0" w:lastRow="0" w:firstColumn="1" w:lastColumn="0" w:oddVBand="0" w:evenVBand="0" w:oddHBand="0" w:evenHBand="0" w:firstRowFirstColumn="0" w:firstRowLastColumn="0" w:lastRowFirstColumn="0" w:lastRowLastColumn="0"/>
            <w:tcW w:w="805" w:type="dxa"/>
          </w:tcPr>
          <w:p w14:paraId="796D7E7F" w14:textId="212297B8" w:rsidR="000904F1" w:rsidRDefault="000904F1" w:rsidP="00D3180A">
            <w:pPr>
              <w:pStyle w:val="StyleBodyTextCenturyGothic10ptNotItalicAuto"/>
            </w:pPr>
          </w:p>
        </w:tc>
        <w:tc>
          <w:tcPr>
            <w:cnfStyle w:val="000100000000" w:firstRow="0" w:lastRow="0" w:firstColumn="0" w:lastColumn="1" w:oddVBand="0" w:evenVBand="0" w:oddHBand="0" w:evenHBand="0" w:firstRowFirstColumn="0" w:firstRowLastColumn="0" w:lastRowFirstColumn="0" w:lastRowLastColumn="0"/>
            <w:tcW w:w="7837" w:type="dxa"/>
          </w:tcPr>
          <w:p w14:paraId="789AD767" w14:textId="77777777" w:rsidR="000904F1" w:rsidRDefault="000904F1">
            <w:pPr>
              <w:pStyle w:val="StyleBodyTextCenturyGothic10ptNotItalicAuto1"/>
              <w:rPr>
                <w:iCs/>
              </w:rPr>
            </w:pPr>
            <w:r>
              <w:rPr>
                <w:iCs/>
              </w:rPr>
              <w:t>An OGA can be registered only once (No duplication)</w:t>
            </w:r>
          </w:p>
        </w:tc>
      </w:tr>
    </w:tbl>
    <w:p w14:paraId="0831FBD9" w14:textId="2D0B5E05" w:rsidR="00341EBF" w:rsidRDefault="005A3FF1" w:rsidP="00CF5866">
      <w:pPr>
        <w:pStyle w:val="Heading2"/>
        <w:numPr>
          <w:ilvl w:val="1"/>
          <w:numId w:val="12"/>
        </w:numPr>
        <w:tabs>
          <w:tab w:val="num" w:pos="426"/>
        </w:tabs>
        <w:spacing w:after="60"/>
        <w:ind w:left="0" w:firstLine="0"/>
      </w:pPr>
      <w:bookmarkStart w:id="382" w:name="_Toc79608301"/>
      <w:r>
        <w:t>Renewal Process</w:t>
      </w:r>
      <w:bookmarkEnd w:id="382"/>
    </w:p>
    <w:p w14:paraId="605265E9" w14:textId="51ECA12F" w:rsidR="005A3FF1" w:rsidRDefault="005A3FF1">
      <w:r>
        <w:t>Certain parties like Clearing agents and Warehouse operators, the license to operate is provided for a certain period and the license needs to be renewed before the expiry of the license.</w:t>
      </w:r>
    </w:p>
    <w:p w14:paraId="160DABDE" w14:textId="258722F7" w:rsidR="005A3FF1" w:rsidRDefault="005A3FF1"/>
    <w:p w14:paraId="4C5523DD" w14:textId="1E6E9E37" w:rsidR="005A3FF1" w:rsidRPr="0017579A" w:rsidRDefault="005A3FF1">
      <w:pPr>
        <w:rPr>
          <w:lang w:val="en-IN"/>
        </w:rPr>
      </w:pPr>
      <w:r>
        <w:t xml:space="preserve">Below is the process flow for renewal of license and is a generic flow which covers both </w:t>
      </w:r>
      <w:r w:rsidR="00102DDD">
        <w:t>Clearing and Forwarding agents and Warehouse Operator.</w:t>
      </w:r>
    </w:p>
    <w:p w14:paraId="0D0F5F04" w14:textId="32E125E6" w:rsidR="00C061D8" w:rsidRDefault="00C061D8"/>
    <w:p w14:paraId="44924616" w14:textId="77777777" w:rsidR="007F6096" w:rsidRDefault="007F6096">
      <w:pPr>
        <w:pStyle w:val="Heading3"/>
        <w:numPr>
          <w:ilvl w:val="2"/>
          <w:numId w:val="12"/>
        </w:numPr>
      </w:pPr>
      <w:bookmarkStart w:id="383" w:name="_Toc74244604"/>
      <w:bookmarkStart w:id="384" w:name="_Toc79608302"/>
      <w:bookmarkStart w:id="385" w:name="_Hlk74337899"/>
      <w:r>
        <w:t>Pre-Requisites</w:t>
      </w:r>
      <w:bookmarkEnd w:id="383"/>
      <w:bookmarkEnd w:id="384"/>
    </w:p>
    <w:p w14:paraId="3A979123" w14:textId="60870FA2" w:rsidR="007F6096" w:rsidRDefault="007F6096">
      <w:pPr>
        <w:pStyle w:val="ListParagraph"/>
        <w:numPr>
          <w:ilvl w:val="0"/>
          <w:numId w:val="57"/>
        </w:numPr>
      </w:pPr>
      <w:r>
        <w:t xml:space="preserve">Party should be registered in the System with a valid license due </w:t>
      </w:r>
      <w:r w:rsidR="00B01A4A">
        <w:t>to</w:t>
      </w:r>
      <w:r>
        <w:t xml:space="preserve"> expir</w:t>
      </w:r>
      <w:r w:rsidR="00B01A4A">
        <w:t>e</w:t>
      </w:r>
      <w:r>
        <w:t>.</w:t>
      </w:r>
    </w:p>
    <w:p w14:paraId="63A7BFB5" w14:textId="60AAC1CA" w:rsidR="007F6096" w:rsidRDefault="007F6096">
      <w:pPr>
        <w:pStyle w:val="ListParagraph"/>
        <w:numPr>
          <w:ilvl w:val="0"/>
          <w:numId w:val="57"/>
        </w:numPr>
      </w:pPr>
      <w:r>
        <w:t xml:space="preserve">Party admin should have access to renewal </w:t>
      </w:r>
      <w:r w:rsidR="001F4E1E">
        <w:t xml:space="preserve">CFA/BHW </w:t>
      </w:r>
      <w:r>
        <w:t xml:space="preserve">functionality in </w:t>
      </w:r>
      <w:proofErr w:type="spellStart"/>
      <w:r>
        <w:t>eCMS</w:t>
      </w:r>
      <w:proofErr w:type="spellEnd"/>
      <w:r>
        <w:t>.</w:t>
      </w:r>
    </w:p>
    <w:bookmarkEnd w:id="385"/>
    <w:p w14:paraId="0277AF71" w14:textId="77777777" w:rsidR="007F6096" w:rsidRDefault="007F6096"/>
    <w:p w14:paraId="29C745B5" w14:textId="433D6C07" w:rsidR="0017579A" w:rsidRDefault="0017579A" w:rsidP="004E7BA8">
      <w:pPr>
        <w:pStyle w:val="Heading3"/>
        <w:numPr>
          <w:ilvl w:val="2"/>
          <w:numId w:val="12"/>
        </w:numPr>
      </w:pPr>
      <w:bookmarkStart w:id="386" w:name="_Toc79608303"/>
      <w:r>
        <w:t>Process Flow for Renewal</w:t>
      </w:r>
      <w:bookmarkEnd w:id="386"/>
    </w:p>
    <w:p w14:paraId="44707863" w14:textId="77777777" w:rsidR="0017579A" w:rsidRDefault="0017579A"/>
    <w:p w14:paraId="759F4BE3" w14:textId="0A96442A" w:rsidR="0017579A" w:rsidRDefault="00251844">
      <w:r>
        <w:rPr>
          <w:noProof/>
        </w:rPr>
        <w:drawing>
          <wp:inline distT="0" distB="0" distL="0" distR="0" wp14:anchorId="41C1BAD3" wp14:editId="7BD37F28">
            <wp:extent cx="3876261" cy="4277346"/>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84922" cy="4286903"/>
                    </a:xfrm>
                    <a:prstGeom prst="rect">
                      <a:avLst/>
                    </a:prstGeom>
                  </pic:spPr>
                </pic:pic>
              </a:graphicData>
            </a:graphic>
          </wp:inline>
        </w:drawing>
      </w:r>
    </w:p>
    <w:p w14:paraId="522A2A1B" w14:textId="77777777" w:rsidR="0017579A" w:rsidRDefault="0017579A" w:rsidP="009B51EA">
      <w:pPr>
        <w:tabs>
          <w:tab w:val="clear" w:pos="360"/>
        </w:tabs>
      </w:pPr>
    </w:p>
    <w:p w14:paraId="6E6C2591" w14:textId="77777777" w:rsidR="0017579A" w:rsidRDefault="0017579A" w:rsidP="009B51EA">
      <w:pPr>
        <w:tabs>
          <w:tab w:val="clear" w:pos="360"/>
        </w:tabs>
      </w:pPr>
    </w:p>
    <w:p w14:paraId="410466B1" w14:textId="77777777" w:rsidR="0017579A" w:rsidRDefault="0017579A" w:rsidP="009B51EA">
      <w:pPr>
        <w:tabs>
          <w:tab w:val="clear" w:pos="360"/>
        </w:tabs>
      </w:pPr>
    </w:p>
    <w:p w14:paraId="3892B388" w14:textId="77777777" w:rsidR="0017579A" w:rsidRDefault="0017579A" w:rsidP="009B51EA">
      <w:pPr>
        <w:tabs>
          <w:tab w:val="clear" w:pos="360"/>
        </w:tabs>
      </w:pPr>
    </w:p>
    <w:p w14:paraId="2B7C99D8" w14:textId="77777777" w:rsidR="0017579A" w:rsidRDefault="0017579A" w:rsidP="009B51EA">
      <w:pPr>
        <w:tabs>
          <w:tab w:val="clear" w:pos="360"/>
        </w:tabs>
      </w:pPr>
    </w:p>
    <w:p w14:paraId="4E445054" w14:textId="77777777" w:rsidR="00D50457" w:rsidRDefault="00D50457">
      <w:pPr>
        <w:tabs>
          <w:tab w:val="clear" w:pos="360"/>
        </w:tabs>
        <w:jc w:val="left"/>
        <w:rPr>
          <w:rFonts w:ascii="Century Gothic Bold" w:hAnsi="Century Gothic Bold"/>
          <w:b/>
        </w:rPr>
      </w:pPr>
      <w:r>
        <w:br w:type="page"/>
      </w:r>
    </w:p>
    <w:p w14:paraId="39A51916" w14:textId="76B87069" w:rsidR="0017579A" w:rsidRDefault="0017579A" w:rsidP="004E7BA8">
      <w:pPr>
        <w:pStyle w:val="Heading3"/>
        <w:numPr>
          <w:ilvl w:val="2"/>
          <w:numId w:val="12"/>
        </w:numPr>
      </w:pPr>
      <w:bookmarkStart w:id="387" w:name="_Toc79608304"/>
      <w:r>
        <w:t>Use Case Diagrams for Renewal</w:t>
      </w:r>
      <w:bookmarkEnd w:id="387"/>
    </w:p>
    <w:p w14:paraId="0DC02FAC" w14:textId="77777777" w:rsidR="0017579A" w:rsidRPr="00C772CF" w:rsidRDefault="0017579A"/>
    <w:p w14:paraId="20F18253" w14:textId="77777777" w:rsidR="0017579A" w:rsidRDefault="0017579A">
      <w:r>
        <w:rPr>
          <w:noProof/>
        </w:rPr>
        <mc:AlternateContent>
          <mc:Choice Requires="wps">
            <w:drawing>
              <wp:anchor distT="0" distB="0" distL="114300" distR="114300" simplePos="0" relativeHeight="252010496" behindDoc="0" locked="0" layoutInCell="1" allowOverlap="1" wp14:anchorId="5B038674" wp14:editId="314A00C3">
                <wp:simplePos x="0" y="0"/>
                <wp:positionH relativeFrom="column">
                  <wp:posOffset>628650</wp:posOffset>
                </wp:positionH>
                <wp:positionV relativeFrom="paragraph">
                  <wp:posOffset>25400</wp:posOffset>
                </wp:positionV>
                <wp:extent cx="3423994" cy="260304"/>
                <wp:effectExtent l="0" t="0" r="24130" b="26035"/>
                <wp:wrapNone/>
                <wp:docPr id="31" name="Rectangle: Folded Corner 31"/>
                <wp:cNvGraphicFramePr/>
                <a:graphic xmlns:a="http://schemas.openxmlformats.org/drawingml/2006/main">
                  <a:graphicData uri="http://schemas.microsoft.com/office/word/2010/wordprocessingShape">
                    <wps:wsp>
                      <wps:cNvSpPr/>
                      <wps:spPr>
                        <a:xfrm>
                          <a:off x="0" y="0"/>
                          <a:ext cx="3423994" cy="260304"/>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BE8028" w14:textId="56A640BB" w:rsidR="00A20091" w:rsidRDefault="00A20091" w:rsidP="0017579A">
                            <w:pPr>
                              <w:jc w:val="center"/>
                              <w:rPr>
                                <w:rFonts w:asciiTheme="minorHAnsi" w:hAnsi="Calibri" w:cstheme="minorBidi"/>
                                <w:b/>
                                <w:bCs/>
                                <w:color w:val="000000" w:themeColor="text1"/>
                                <w:kern w:val="24"/>
                                <w:sz w:val="18"/>
                                <w:szCs w:val="18"/>
                              </w:rPr>
                            </w:pPr>
                            <w:r>
                              <w:rPr>
                                <w:rFonts w:asciiTheme="minorHAnsi" w:hAnsi="Calibri" w:cstheme="minorBidi"/>
                                <w:b/>
                                <w:bCs/>
                                <w:color w:val="000000" w:themeColor="text1"/>
                                <w:kern w:val="24"/>
                                <w:sz w:val="18"/>
                                <w:szCs w:val="18"/>
                              </w:rPr>
                              <w:t>Renewal Application Submission, verification &amp; approval/rejection</w:t>
                            </w:r>
                          </w:p>
                          <w:p w14:paraId="29475FB7" w14:textId="77777777" w:rsidR="00A20091" w:rsidRDefault="00A20091" w:rsidP="0017579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B038674" id="Rectangle: Folded Corner 31" o:spid="_x0000_s1092" type="#_x0000_t65" style="position:absolute;left:0;text-align:left;margin-left:49.5pt;margin-top:2pt;width:269.6pt;height:20.5pt;z-index:252010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" adj="18000" fillcolor="#d8d8d8 [2732]" strokecolor="gray [1629]" strokeweight=".5pt">
                <v:textbox>
                  <w:txbxContent>
                    <w:p w14:paraId="6ABE8028" w14:textId="56A640BB" w:rsidR="00A20091" w:rsidRDefault="00A20091" w:rsidP="0017579A">
                      <w:pPr>
                        <w:jc w:val="center"/>
                        <w:rPr>
                          <w:rFonts w:asciiTheme="minorHAnsi" w:hAnsi="Calibri" w:cstheme="minorBidi"/>
                          <w:b/>
                          <w:bCs/>
                          <w:color w:val="000000" w:themeColor="text1"/>
                          <w:kern w:val="24"/>
                          <w:sz w:val="18"/>
                          <w:szCs w:val="18"/>
                        </w:rPr>
                      </w:pPr>
                      <w:r>
                        <w:rPr>
                          <w:rFonts w:asciiTheme="minorHAnsi" w:hAnsi="Calibri" w:cstheme="minorBidi"/>
                          <w:b/>
                          <w:bCs/>
                          <w:color w:val="000000" w:themeColor="text1"/>
                          <w:kern w:val="24"/>
                          <w:sz w:val="18"/>
                          <w:szCs w:val="18"/>
                        </w:rPr>
                        <w:t>Renewal Application Submission, verification &amp; approval/rejection</w:t>
                      </w:r>
                    </w:p>
                    <w:p w14:paraId="29475FB7" w14:textId="77777777" w:rsidR="00A20091" w:rsidRDefault="00A20091" w:rsidP="0017579A">
                      <w:pPr>
                        <w:jc w:val="center"/>
                      </w:pPr>
                    </w:p>
                  </w:txbxContent>
                </v:textbox>
              </v:shape>
            </w:pict>
          </mc:Fallback>
        </mc:AlternateContent>
      </w:r>
    </w:p>
    <w:p w14:paraId="6C215D67" w14:textId="77777777" w:rsidR="0017579A" w:rsidRDefault="0017579A"/>
    <w:p w14:paraId="57091B8C" w14:textId="77777777" w:rsidR="0017579A" w:rsidRDefault="0017579A">
      <w:pPr>
        <w:rPr>
          <w:noProof/>
        </w:rPr>
      </w:pPr>
    </w:p>
    <w:p w14:paraId="1372AFB1" w14:textId="43A3CA6B" w:rsidR="0017579A" w:rsidRDefault="0017579A">
      <w:pPr>
        <w:rPr>
          <w:noProof/>
        </w:rPr>
      </w:pPr>
      <w:r w:rsidRPr="00D428E1">
        <w:rPr>
          <w:noProof/>
        </w:rPr>
        <mc:AlternateContent>
          <mc:Choice Requires="wps">
            <w:drawing>
              <wp:anchor distT="0" distB="0" distL="114300" distR="114300" simplePos="0" relativeHeight="252011520" behindDoc="0" locked="0" layoutInCell="1" allowOverlap="1" wp14:anchorId="7F0C038A" wp14:editId="0AF0C903">
                <wp:simplePos x="0" y="0"/>
                <wp:positionH relativeFrom="column">
                  <wp:posOffset>661670</wp:posOffset>
                </wp:positionH>
                <wp:positionV relativeFrom="paragraph">
                  <wp:posOffset>160020</wp:posOffset>
                </wp:positionV>
                <wp:extent cx="1214120" cy="539115"/>
                <wp:effectExtent l="0" t="0" r="24130" b="13335"/>
                <wp:wrapNone/>
                <wp:docPr id="32" name="Oval 137"/>
                <wp:cNvGraphicFramePr/>
                <a:graphic xmlns:a="http://schemas.openxmlformats.org/drawingml/2006/main">
                  <a:graphicData uri="http://schemas.microsoft.com/office/word/2010/wordprocessingShape">
                    <wps:wsp>
                      <wps:cNvSpPr/>
                      <wps:spPr>
                        <a:xfrm>
                          <a:off x="0" y="0"/>
                          <a:ext cx="1214120"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2FC4FA" w14:textId="4AF15E7E" w:rsidR="00A20091" w:rsidRDefault="00A20091" w:rsidP="0017579A">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Submit Renewal Application</w:t>
                            </w:r>
                          </w:p>
                        </w:txbxContent>
                      </wps:txbx>
                      <wps:bodyPr rtlCol="0" anchor="ctr"/>
                    </wps:wsp>
                  </a:graphicData>
                </a:graphic>
              </wp:anchor>
            </w:drawing>
          </mc:Choice>
          <mc:Fallback>
            <w:pict>
              <v:oval w14:anchorId="7F0C038A" id="_x0000_s1093" style="position:absolute;left:0;text-align:left;margin-left:52.1pt;margin-top:12.6pt;width:95.6pt;height:42.45pt;z-index:25201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" fillcolor="#d8d8d8 [2732]" strokecolor="black [3213]" strokeweight=".5pt">
                <v:textbox>
                  <w:txbxContent>
                    <w:p w14:paraId="322FC4FA" w14:textId="4AF15E7E" w:rsidR="00A20091" w:rsidRDefault="00A20091" w:rsidP="0017579A">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Submit Renewal Application</w:t>
                      </w:r>
                    </w:p>
                  </w:txbxContent>
                </v:textbox>
              </v:oval>
            </w:pict>
          </mc:Fallback>
        </mc:AlternateContent>
      </w:r>
      <w:r w:rsidRPr="00D428E1">
        <w:rPr>
          <w:noProof/>
        </w:rPr>
        <mc:AlternateContent>
          <mc:Choice Requires="wps">
            <w:drawing>
              <wp:anchor distT="0" distB="0" distL="114300" distR="114300" simplePos="0" relativeHeight="251994112" behindDoc="0" locked="0" layoutInCell="1" allowOverlap="1" wp14:anchorId="7689A036" wp14:editId="325AD81D">
                <wp:simplePos x="0" y="0"/>
                <wp:positionH relativeFrom="column">
                  <wp:posOffset>1273175</wp:posOffset>
                </wp:positionH>
                <wp:positionV relativeFrom="paragraph">
                  <wp:posOffset>890270</wp:posOffset>
                </wp:positionV>
                <wp:extent cx="1204595" cy="539115"/>
                <wp:effectExtent l="0" t="0" r="14605" b="13335"/>
                <wp:wrapNone/>
                <wp:docPr id="75" name="Oval 141"/>
                <wp:cNvGraphicFramePr/>
                <a:graphic xmlns:a="http://schemas.openxmlformats.org/drawingml/2006/main">
                  <a:graphicData uri="http://schemas.microsoft.com/office/word/2010/wordprocessingShape">
                    <wps:wsp>
                      <wps:cNvSpPr/>
                      <wps:spPr>
                        <a:xfrm>
                          <a:off x="0" y="0"/>
                          <a:ext cx="1204595"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29BD1C" w14:textId="2343751B" w:rsidR="00A20091" w:rsidRDefault="00A20091" w:rsidP="0017579A">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Search Renewal Applications</w:t>
                            </w:r>
                          </w:p>
                        </w:txbxContent>
                      </wps:txbx>
                      <wps:bodyPr rtlCol="0" anchor="ctr"/>
                    </wps:wsp>
                  </a:graphicData>
                </a:graphic>
              </wp:anchor>
            </w:drawing>
          </mc:Choice>
          <mc:Fallback>
            <w:pict>
              <v:oval w14:anchorId="7689A036" id="_x0000_s1094" style="position:absolute;left:0;text-align:left;margin-left:100.25pt;margin-top:70.1pt;width:94.85pt;height:42.45pt;z-index:251994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" fillcolor="#d8d8d8 [2732]" strokecolor="black [3213]" strokeweight=".5pt">
                <v:textbox>
                  <w:txbxContent>
                    <w:p w14:paraId="5629BD1C" w14:textId="2343751B" w:rsidR="00A20091" w:rsidRDefault="00A20091" w:rsidP="0017579A">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Search Renewal Applications</w:t>
                      </w:r>
                    </w:p>
                  </w:txbxContent>
                </v:textbox>
              </v:oval>
            </w:pict>
          </mc:Fallback>
        </mc:AlternateContent>
      </w:r>
      <w:r w:rsidRPr="00D428E1">
        <w:rPr>
          <w:noProof/>
        </w:rPr>
        <mc:AlternateContent>
          <mc:Choice Requires="wps">
            <w:drawing>
              <wp:anchor distT="0" distB="0" distL="114300" distR="114300" simplePos="0" relativeHeight="251995136" behindDoc="0" locked="0" layoutInCell="1" allowOverlap="1" wp14:anchorId="21349C0A" wp14:editId="7A52F536">
                <wp:simplePos x="0" y="0"/>
                <wp:positionH relativeFrom="column">
                  <wp:posOffset>605790</wp:posOffset>
                </wp:positionH>
                <wp:positionV relativeFrom="paragraph">
                  <wp:posOffset>6350</wp:posOffset>
                </wp:positionV>
                <wp:extent cx="3418840" cy="2371090"/>
                <wp:effectExtent l="0" t="0" r="10160" b="10160"/>
                <wp:wrapNone/>
                <wp:docPr id="82" name="Rectangle 142"/>
                <wp:cNvGraphicFramePr/>
                <a:graphic xmlns:a="http://schemas.openxmlformats.org/drawingml/2006/main">
                  <a:graphicData uri="http://schemas.microsoft.com/office/word/2010/wordprocessingShape">
                    <wps:wsp>
                      <wps:cNvSpPr/>
                      <wps:spPr>
                        <a:xfrm>
                          <a:off x="0" y="0"/>
                          <a:ext cx="3418840" cy="2371090"/>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6DFFBADF" id="Rectangle 142" o:spid="_x0000_s1026" style="position:absolute;margin-left:47.7pt;margin-top:.5pt;width:269.2pt;height:186.7pt;z-index:251995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" filled="f" strokecolor="gray [1629]" strokeweight="2pt">
                <v:stroke dashstyle="1 1"/>
              </v:rect>
            </w:pict>
          </mc:Fallback>
        </mc:AlternateContent>
      </w:r>
      <w:r w:rsidRPr="00D428E1">
        <w:rPr>
          <w:noProof/>
        </w:rPr>
        <w:drawing>
          <wp:anchor distT="0" distB="0" distL="114300" distR="114300" simplePos="0" relativeHeight="251996160" behindDoc="0" locked="0" layoutInCell="1" allowOverlap="1" wp14:anchorId="5B9600B1" wp14:editId="24A56BAE">
            <wp:simplePos x="0" y="0"/>
            <wp:positionH relativeFrom="column">
              <wp:posOffset>-56515</wp:posOffset>
            </wp:positionH>
            <wp:positionV relativeFrom="paragraph">
              <wp:posOffset>763270</wp:posOffset>
            </wp:positionV>
            <wp:extent cx="370205" cy="619125"/>
            <wp:effectExtent l="0" t="0" r="0" b="9525"/>
            <wp:wrapNone/>
            <wp:docPr id="95" name="Picture 143">
              <a:extLst xmlns:a="http://schemas.openxmlformats.org/drawingml/2006/main">
                <a:ext uri="{FF2B5EF4-FFF2-40B4-BE49-F238E27FC236}">
                  <a16:creationId xmlns:a16="http://schemas.microsoft.com/office/drawing/2014/main" id="{BF950FA4-B8E5-4A63-90DB-1992A7A84A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3">
                      <a:extLst>
                        <a:ext uri="{FF2B5EF4-FFF2-40B4-BE49-F238E27FC236}">
                          <a16:creationId xmlns:a16="http://schemas.microsoft.com/office/drawing/2014/main" id="{BF950FA4-B8E5-4A63-90DB-1992A7A84AEA}"/>
                        </a:ext>
                      </a:extLst>
                    </pic:cNvPr>
                    <pic:cNvPicPr>
                      <a:picLocks noChangeAspect="1"/>
                    </pic:cNvPicPr>
                  </pic:nvPicPr>
                  <pic:blipFill>
                    <a:blip r:embed="rId28"/>
                    <a:stretch>
                      <a:fillRect/>
                    </a:stretch>
                  </pic:blipFill>
                  <pic:spPr>
                    <a:xfrm>
                      <a:off x="0" y="0"/>
                      <a:ext cx="370205" cy="619125"/>
                    </a:xfrm>
                    <a:prstGeom prst="rect">
                      <a:avLst/>
                    </a:prstGeom>
                  </pic:spPr>
                </pic:pic>
              </a:graphicData>
            </a:graphic>
          </wp:anchor>
        </w:drawing>
      </w:r>
      <w:r w:rsidRPr="00D428E1">
        <w:rPr>
          <w:noProof/>
        </w:rPr>
        <w:drawing>
          <wp:anchor distT="0" distB="0" distL="114300" distR="114300" simplePos="0" relativeHeight="251997184" behindDoc="0" locked="0" layoutInCell="1" allowOverlap="1" wp14:anchorId="7920C2D5" wp14:editId="78DF504C">
            <wp:simplePos x="0" y="0"/>
            <wp:positionH relativeFrom="column">
              <wp:posOffset>4316730</wp:posOffset>
            </wp:positionH>
            <wp:positionV relativeFrom="paragraph">
              <wp:posOffset>295275</wp:posOffset>
            </wp:positionV>
            <wp:extent cx="370205" cy="619125"/>
            <wp:effectExtent l="0" t="0" r="0" b="9525"/>
            <wp:wrapNone/>
            <wp:docPr id="96" name="Picture 144">
              <a:extLst xmlns:a="http://schemas.openxmlformats.org/drawingml/2006/main">
                <a:ext uri="{FF2B5EF4-FFF2-40B4-BE49-F238E27FC236}">
                  <a16:creationId xmlns:a16="http://schemas.microsoft.com/office/drawing/2014/main" id="{7411E4C7-19D6-4677-9492-64ED13441C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4">
                      <a:extLst>
                        <a:ext uri="{FF2B5EF4-FFF2-40B4-BE49-F238E27FC236}">
                          <a16:creationId xmlns:a16="http://schemas.microsoft.com/office/drawing/2014/main" id="{7411E4C7-19D6-4677-9492-64ED13441C7A}"/>
                        </a:ext>
                      </a:extLst>
                    </pic:cNvPr>
                    <pic:cNvPicPr>
                      <a:picLocks noChangeAspect="1"/>
                    </pic:cNvPicPr>
                  </pic:nvPicPr>
                  <pic:blipFill>
                    <a:blip r:embed="rId28"/>
                    <a:stretch>
                      <a:fillRect/>
                    </a:stretch>
                  </pic:blipFill>
                  <pic:spPr>
                    <a:xfrm>
                      <a:off x="0" y="0"/>
                      <a:ext cx="370205" cy="619125"/>
                    </a:xfrm>
                    <a:prstGeom prst="rect">
                      <a:avLst/>
                    </a:prstGeom>
                  </pic:spPr>
                </pic:pic>
              </a:graphicData>
            </a:graphic>
          </wp:anchor>
        </w:drawing>
      </w:r>
      <w:r w:rsidRPr="00D428E1">
        <w:rPr>
          <w:noProof/>
        </w:rPr>
        <mc:AlternateContent>
          <mc:Choice Requires="wps">
            <w:drawing>
              <wp:anchor distT="0" distB="0" distL="114300" distR="114300" simplePos="0" relativeHeight="251999232" behindDoc="0" locked="0" layoutInCell="1" allowOverlap="1" wp14:anchorId="3555EFB0" wp14:editId="21906932">
                <wp:simplePos x="0" y="0"/>
                <wp:positionH relativeFrom="column">
                  <wp:posOffset>4308475</wp:posOffset>
                </wp:positionH>
                <wp:positionV relativeFrom="paragraph">
                  <wp:posOffset>871855</wp:posOffset>
                </wp:positionV>
                <wp:extent cx="485775" cy="307340"/>
                <wp:effectExtent l="0" t="0" r="0" b="0"/>
                <wp:wrapNone/>
                <wp:docPr id="83" name="TextBox 146"/>
                <wp:cNvGraphicFramePr/>
                <a:graphic xmlns:a="http://schemas.openxmlformats.org/drawingml/2006/main">
                  <a:graphicData uri="http://schemas.microsoft.com/office/word/2010/wordprocessingShape">
                    <wps:wsp>
                      <wps:cNvSpPr txBox="1"/>
                      <wps:spPr>
                        <a:xfrm>
                          <a:off x="0" y="0"/>
                          <a:ext cx="485775" cy="307340"/>
                        </a:xfrm>
                        <a:prstGeom prst="rect">
                          <a:avLst/>
                        </a:prstGeom>
                        <a:noFill/>
                      </wps:spPr>
                      <wps:txbx>
                        <w:txbxContent>
                          <w:p w14:paraId="7643187F" w14:textId="77777777" w:rsidR="00A20091" w:rsidRDefault="00A20091" w:rsidP="0017579A">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Verifier </w:t>
                            </w:r>
                          </w:p>
                          <w:p w14:paraId="070FA8F7" w14:textId="0ADF7453" w:rsidR="00A20091" w:rsidRDefault="00A20091" w:rsidP="0017579A">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Head Office</w:t>
                            </w:r>
                          </w:p>
                        </w:txbxContent>
                      </wps:txbx>
                      <wps:bodyPr wrap="none" rtlCol="0">
                        <a:spAutoFit/>
                      </wps:bodyPr>
                    </wps:wsp>
                  </a:graphicData>
                </a:graphic>
              </wp:anchor>
            </w:drawing>
          </mc:Choice>
          <mc:Fallback>
            <w:pict>
              <v:shape w14:anchorId="3555EFB0" id="_x0000_s1095" type="#_x0000_t202" style="position:absolute;left:0;text-align:left;margin-left:339.25pt;margin-top:68.65pt;width:38.25pt;height:24.2pt;z-index:2519992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" filled="f" stroked="f">
                <v:textbox style="mso-fit-shape-to-text:t">
                  <w:txbxContent>
                    <w:p w14:paraId="7643187F" w14:textId="77777777" w:rsidR="00A20091" w:rsidRDefault="00A20091" w:rsidP="0017579A">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Verifier </w:t>
                      </w:r>
                    </w:p>
                    <w:p w14:paraId="070FA8F7" w14:textId="0ADF7453" w:rsidR="00A20091" w:rsidRDefault="00A20091" w:rsidP="0017579A">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Head Office</w:t>
                      </w:r>
                    </w:p>
                  </w:txbxContent>
                </v:textbox>
              </v:shape>
            </w:pict>
          </mc:Fallback>
        </mc:AlternateContent>
      </w:r>
      <w:r w:rsidRPr="00D428E1">
        <w:rPr>
          <w:noProof/>
        </w:rPr>
        <mc:AlternateContent>
          <mc:Choice Requires="wps">
            <w:drawing>
              <wp:anchor distT="0" distB="0" distL="114300" distR="114300" simplePos="0" relativeHeight="252001280" behindDoc="0" locked="0" layoutInCell="1" allowOverlap="1" wp14:anchorId="5A33AA9A" wp14:editId="3C20718A">
                <wp:simplePos x="0" y="0"/>
                <wp:positionH relativeFrom="column">
                  <wp:posOffset>313690</wp:posOffset>
                </wp:positionH>
                <wp:positionV relativeFrom="paragraph">
                  <wp:posOffset>620395</wp:posOffset>
                </wp:positionV>
                <wp:extent cx="525145" cy="452120"/>
                <wp:effectExtent l="0" t="0" r="27305" b="24130"/>
                <wp:wrapNone/>
                <wp:docPr id="85" name="Straight Connector 148"/>
                <wp:cNvGraphicFramePr/>
                <a:graphic xmlns:a="http://schemas.openxmlformats.org/drawingml/2006/main">
                  <a:graphicData uri="http://schemas.microsoft.com/office/word/2010/wordprocessingShape">
                    <wps:wsp>
                      <wps:cNvCnPr/>
                      <wps:spPr>
                        <a:xfrm flipV="1">
                          <a:off x="0" y="0"/>
                          <a:ext cx="525145" cy="45212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F0DC16" id="Straight Connector 148" o:spid="_x0000_s1026" style="position:absolute;flip:y;z-index:252001280;visibility:visible;mso-wrap-style:square;mso-wrap-distance-left:9pt;mso-wrap-distance-top:0;mso-wrap-distance-right:9pt;mso-wrap-distance-bottom:0;mso-position-horizontal:absolute;mso-position-horizontal-relative:text;mso-position-vertical:absolute;mso-position-vertical-relative:text" from="24.7pt,48.85pt" to="66.05pt,8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" strokecolor="#404040 [2429]"/>
            </w:pict>
          </mc:Fallback>
        </mc:AlternateContent>
      </w:r>
      <w:r w:rsidRPr="00D428E1">
        <w:rPr>
          <w:noProof/>
        </w:rPr>
        <mc:AlternateContent>
          <mc:Choice Requires="wps">
            <w:drawing>
              <wp:anchor distT="0" distB="0" distL="114300" distR="114300" simplePos="0" relativeHeight="252002304" behindDoc="0" locked="0" layoutInCell="1" allowOverlap="1" wp14:anchorId="1B868C07" wp14:editId="43B094D2">
                <wp:simplePos x="0" y="0"/>
                <wp:positionH relativeFrom="column">
                  <wp:posOffset>3817620</wp:posOffset>
                </wp:positionH>
                <wp:positionV relativeFrom="paragraph">
                  <wp:posOffset>451485</wp:posOffset>
                </wp:positionV>
                <wp:extent cx="550545" cy="463550"/>
                <wp:effectExtent l="0" t="0" r="20955" b="31750"/>
                <wp:wrapNone/>
                <wp:docPr id="86" name="Straight Connector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550545" cy="46355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A23867" id="Straight Connector 149" o:spid="_x0000_s1026" style="position:absolute;flip:x y;z-index:252002304;visibility:visible;mso-wrap-style:square;mso-wrap-distance-left:9pt;mso-wrap-distance-top:0;mso-wrap-distance-right:9pt;mso-wrap-distance-bottom:0;mso-position-horizontal:absolute;mso-position-horizontal-relative:text;mso-position-vertical:absolute;mso-position-vertical-relative:text" from="300.6pt,35.55pt" to="343.95pt,7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" strokecolor="#404040 [2429]">
                <o:lock v:ext="edit" shapetype="f"/>
              </v:line>
            </w:pict>
          </mc:Fallback>
        </mc:AlternateContent>
      </w:r>
      <w:r w:rsidRPr="00D428E1">
        <w:rPr>
          <w:noProof/>
        </w:rPr>
        <mc:AlternateContent>
          <mc:Choice Requires="wps">
            <w:drawing>
              <wp:anchor distT="0" distB="0" distL="114300" distR="114300" simplePos="0" relativeHeight="252003328" behindDoc="0" locked="0" layoutInCell="1" allowOverlap="1" wp14:anchorId="617207A1" wp14:editId="6E9BA552">
                <wp:simplePos x="0" y="0"/>
                <wp:positionH relativeFrom="column">
                  <wp:posOffset>3638550</wp:posOffset>
                </wp:positionH>
                <wp:positionV relativeFrom="paragraph">
                  <wp:posOffset>1025525</wp:posOffset>
                </wp:positionV>
                <wp:extent cx="669925" cy="626110"/>
                <wp:effectExtent l="0" t="0" r="34925" b="21590"/>
                <wp:wrapNone/>
                <wp:docPr id="87" name="Straight Connector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9925" cy="62611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25DF14" id="Straight Connector 150" o:spid="_x0000_s1026" style="position:absolute;flip:x;z-index:252003328;visibility:visible;mso-wrap-style:square;mso-wrap-distance-left:9pt;mso-wrap-distance-top:0;mso-wrap-distance-right:9pt;mso-wrap-distance-bottom:0;mso-position-horizontal:absolute;mso-position-horizontal-relative:text;mso-position-vertical:absolute;mso-position-vertical-relative:text" from="286.5pt,80.75pt" to="339.25pt,1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" strokecolor="#404040 [2429]">
                <o:lock v:ext="edit" shapetype="f"/>
              </v:line>
            </w:pict>
          </mc:Fallback>
        </mc:AlternateContent>
      </w:r>
      <w:r w:rsidRPr="00D428E1">
        <w:rPr>
          <w:noProof/>
        </w:rPr>
        <mc:AlternateContent>
          <mc:Choice Requires="wps">
            <w:drawing>
              <wp:anchor distT="0" distB="0" distL="114300" distR="114300" simplePos="0" relativeHeight="252005376" behindDoc="0" locked="0" layoutInCell="1" allowOverlap="1" wp14:anchorId="53E91CB1" wp14:editId="7FAF8598">
                <wp:simplePos x="0" y="0"/>
                <wp:positionH relativeFrom="column">
                  <wp:posOffset>2164080</wp:posOffset>
                </wp:positionH>
                <wp:positionV relativeFrom="paragraph">
                  <wp:posOffset>593725</wp:posOffset>
                </wp:positionV>
                <wp:extent cx="470535" cy="376555"/>
                <wp:effectExtent l="0" t="0" r="24765" b="23495"/>
                <wp:wrapNone/>
                <wp:docPr id="89" name="Straight Connector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70535" cy="376555"/>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1E2C38" id="Straight Connector 152" o:spid="_x0000_s1026" style="position:absolute;flip:y;z-index:252005376;visibility:visible;mso-wrap-style:square;mso-wrap-distance-left:9pt;mso-wrap-distance-top:0;mso-wrap-distance-right:9pt;mso-wrap-distance-bottom:0;mso-position-horizontal:absolute;mso-position-horizontal-relative:text;mso-position-vertical:absolute;mso-position-vertical-relative:text" from="170.4pt,46.75pt" to="207.45pt,7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" strokecolor="#404040 [2429]">
                <v:stroke dashstyle="dash"/>
                <o:lock v:ext="edit" shapetype="f"/>
              </v:line>
            </w:pict>
          </mc:Fallback>
        </mc:AlternateContent>
      </w:r>
      <w:r w:rsidRPr="00D428E1">
        <w:rPr>
          <w:noProof/>
        </w:rPr>
        <mc:AlternateContent>
          <mc:Choice Requires="wps">
            <w:drawing>
              <wp:anchor distT="0" distB="0" distL="114300" distR="114300" simplePos="0" relativeHeight="252006400" behindDoc="0" locked="0" layoutInCell="1" allowOverlap="1" wp14:anchorId="3235FD06" wp14:editId="5C38A6C5">
                <wp:simplePos x="0" y="0"/>
                <wp:positionH relativeFrom="column">
                  <wp:posOffset>2212975</wp:posOffset>
                </wp:positionH>
                <wp:positionV relativeFrom="paragraph">
                  <wp:posOffset>1417320</wp:posOffset>
                </wp:positionV>
                <wp:extent cx="440055" cy="415925"/>
                <wp:effectExtent l="0" t="0" r="36195" b="22225"/>
                <wp:wrapNone/>
                <wp:docPr id="90" name="Straight Connector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40055" cy="415925"/>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64C79F" id="Straight Connector 153" o:spid="_x0000_s1026" style="position:absolute;z-index:252006400;visibility:visible;mso-wrap-style:square;mso-wrap-distance-left:9pt;mso-wrap-distance-top:0;mso-wrap-distance-right:9pt;mso-wrap-distance-bottom:0;mso-position-horizontal:absolute;mso-position-horizontal-relative:text;mso-position-vertical:absolute;mso-position-vertical-relative:text" from="174.25pt,111.6pt" to="208.9pt,14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" strokecolor="#404040 [2429]">
                <v:stroke dashstyle="dash"/>
                <o:lock v:ext="edit" shapetype="f"/>
              </v:line>
            </w:pict>
          </mc:Fallback>
        </mc:AlternateContent>
      </w:r>
      <w:r w:rsidRPr="00D428E1">
        <w:rPr>
          <w:noProof/>
        </w:rPr>
        <mc:AlternateContent>
          <mc:Choice Requires="wps">
            <w:drawing>
              <wp:anchor distT="0" distB="0" distL="114300" distR="114300" simplePos="0" relativeHeight="252007424" behindDoc="0" locked="0" layoutInCell="1" allowOverlap="1" wp14:anchorId="0462BA5F" wp14:editId="5A948A14">
                <wp:simplePos x="0" y="0"/>
                <wp:positionH relativeFrom="column">
                  <wp:posOffset>-90805</wp:posOffset>
                </wp:positionH>
                <wp:positionV relativeFrom="paragraph">
                  <wp:posOffset>1417320</wp:posOffset>
                </wp:positionV>
                <wp:extent cx="540385" cy="200025"/>
                <wp:effectExtent l="0" t="0" r="0" b="0"/>
                <wp:wrapNone/>
                <wp:docPr id="91" name="TextBox 155"/>
                <wp:cNvGraphicFramePr/>
                <a:graphic xmlns:a="http://schemas.openxmlformats.org/drawingml/2006/main">
                  <a:graphicData uri="http://schemas.microsoft.com/office/word/2010/wordprocessingShape">
                    <wps:wsp>
                      <wps:cNvSpPr txBox="1"/>
                      <wps:spPr>
                        <a:xfrm>
                          <a:off x="0" y="0"/>
                          <a:ext cx="540385" cy="200025"/>
                        </a:xfrm>
                        <a:prstGeom prst="rect">
                          <a:avLst/>
                        </a:prstGeom>
                        <a:noFill/>
                      </wps:spPr>
                      <wps:txbx>
                        <w:txbxContent>
                          <w:p w14:paraId="2C4639E1" w14:textId="77777777" w:rsidR="00A20091" w:rsidRDefault="00A20091" w:rsidP="007F6096">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Company</w:t>
                            </w:r>
                          </w:p>
                          <w:p w14:paraId="70DF09E3" w14:textId="3C1DE8E6" w:rsidR="00A20091" w:rsidRPr="009B51EA" w:rsidRDefault="00A20091">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Admin</w:t>
                            </w:r>
                          </w:p>
                        </w:txbxContent>
                      </wps:txbx>
                      <wps:bodyPr wrap="none" rtlCol="0">
                        <a:spAutoFit/>
                      </wps:bodyPr>
                    </wps:wsp>
                  </a:graphicData>
                </a:graphic>
              </wp:anchor>
            </w:drawing>
          </mc:Choice>
          <mc:Fallback>
            <w:pict>
              <v:shape w14:anchorId="0462BA5F" id="_x0000_s1096" type="#_x0000_t202" style="position:absolute;left:0;text-align:left;margin-left:-7.15pt;margin-top:111.6pt;width:42.55pt;height:15.75pt;z-index:2520074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" filled="f" stroked="f">
                <v:textbox style="mso-fit-shape-to-text:t">
                  <w:txbxContent>
                    <w:p w14:paraId="2C4639E1" w14:textId="77777777" w:rsidR="00A20091" w:rsidRDefault="00A20091" w:rsidP="007F6096">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Company</w:t>
                      </w:r>
                    </w:p>
                    <w:p w14:paraId="70DF09E3" w14:textId="3C1DE8E6" w:rsidR="00A20091" w:rsidRPr="009B51EA" w:rsidRDefault="00A20091">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Admin</w:t>
                      </w:r>
                    </w:p>
                  </w:txbxContent>
                </v:textbox>
              </v:shape>
            </w:pict>
          </mc:Fallback>
        </mc:AlternateContent>
      </w:r>
      <w:r w:rsidRPr="00D428E1">
        <w:rPr>
          <w:noProof/>
        </w:rPr>
        <mc:AlternateContent>
          <mc:Choice Requires="wps">
            <w:drawing>
              <wp:anchor distT="0" distB="0" distL="114300" distR="114300" simplePos="0" relativeHeight="252008448" behindDoc="0" locked="0" layoutInCell="1" allowOverlap="1" wp14:anchorId="0F820A9E" wp14:editId="0ADE11B7">
                <wp:simplePos x="0" y="0"/>
                <wp:positionH relativeFrom="column">
                  <wp:posOffset>4024630</wp:posOffset>
                </wp:positionH>
                <wp:positionV relativeFrom="paragraph">
                  <wp:posOffset>6350</wp:posOffset>
                </wp:positionV>
                <wp:extent cx="45085" cy="2407920"/>
                <wp:effectExtent l="0" t="0" r="0" b="0"/>
                <wp:wrapNone/>
                <wp:docPr id="92" name="Rectangle 156"/>
                <wp:cNvGraphicFramePr/>
                <a:graphic xmlns:a="http://schemas.openxmlformats.org/drawingml/2006/main">
                  <a:graphicData uri="http://schemas.microsoft.com/office/word/2010/wordprocessingShape">
                    <wps:wsp>
                      <wps:cNvSpPr/>
                      <wps:spPr>
                        <a:xfrm>
                          <a:off x="0" y="0"/>
                          <a:ext cx="45085" cy="240792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516A9E95" id="Rectangle 156" o:spid="_x0000_s1026" style="position:absolute;margin-left:316.9pt;margin-top:.5pt;width:3.55pt;height:189.6pt;z-index:25200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" fillcolor="#d8d8d8 [2732]" stroked="f" strokeweight="2pt"/>
            </w:pict>
          </mc:Fallback>
        </mc:AlternateContent>
      </w:r>
      <w:r w:rsidRPr="00D428E1">
        <w:rPr>
          <w:noProof/>
        </w:rPr>
        <mc:AlternateContent>
          <mc:Choice Requires="wps">
            <w:drawing>
              <wp:anchor distT="0" distB="0" distL="114300" distR="114300" simplePos="0" relativeHeight="252009472" behindDoc="0" locked="0" layoutInCell="1" allowOverlap="1" wp14:anchorId="045A4372" wp14:editId="15DA151A">
                <wp:simplePos x="0" y="0"/>
                <wp:positionH relativeFrom="column">
                  <wp:posOffset>651510</wp:posOffset>
                </wp:positionH>
                <wp:positionV relativeFrom="paragraph">
                  <wp:posOffset>2386965</wp:posOffset>
                </wp:positionV>
                <wp:extent cx="3418840" cy="45085"/>
                <wp:effectExtent l="0" t="0" r="0" b="0"/>
                <wp:wrapNone/>
                <wp:docPr id="93" name="Rectangle 157"/>
                <wp:cNvGraphicFramePr/>
                <a:graphic xmlns:a="http://schemas.openxmlformats.org/drawingml/2006/main">
                  <a:graphicData uri="http://schemas.microsoft.com/office/word/2010/wordprocessingShape">
                    <wps:wsp>
                      <wps:cNvSpPr/>
                      <wps:spPr>
                        <a:xfrm>
                          <a:off x="0" y="0"/>
                          <a:ext cx="3418840" cy="4508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51EF7569" id="Rectangle 157" o:spid="_x0000_s1026" style="position:absolute;margin-left:51.3pt;margin-top:187.95pt;width:269.2pt;height:3.55pt;z-index:252009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" fillcolor="#d8d8d8 [2732]" stroked="f" strokeweight="2pt"/>
            </w:pict>
          </mc:Fallback>
        </mc:AlternateContent>
      </w:r>
    </w:p>
    <w:p w14:paraId="31CAC702" w14:textId="77777777" w:rsidR="0017579A" w:rsidRDefault="0017579A">
      <w:pPr>
        <w:rPr>
          <w:noProof/>
        </w:rPr>
      </w:pPr>
      <w:r w:rsidRPr="00D428E1">
        <w:rPr>
          <w:noProof/>
        </w:rPr>
        <mc:AlternateContent>
          <mc:Choice Requires="wps">
            <w:drawing>
              <wp:anchor distT="0" distB="0" distL="114300" distR="114300" simplePos="0" relativeHeight="251992064" behindDoc="0" locked="0" layoutInCell="1" allowOverlap="1" wp14:anchorId="6A68521F" wp14:editId="3F235AA2">
                <wp:simplePos x="0" y="0"/>
                <wp:positionH relativeFrom="column">
                  <wp:posOffset>2603500</wp:posOffset>
                </wp:positionH>
                <wp:positionV relativeFrom="paragraph">
                  <wp:posOffset>27305</wp:posOffset>
                </wp:positionV>
                <wp:extent cx="1214120" cy="666750"/>
                <wp:effectExtent l="0" t="0" r="24130" b="19050"/>
                <wp:wrapNone/>
                <wp:docPr id="94" name="Oval 138"/>
                <wp:cNvGraphicFramePr/>
                <a:graphic xmlns:a="http://schemas.openxmlformats.org/drawingml/2006/main">
                  <a:graphicData uri="http://schemas.microsoft.com/office/word/2010/wordprocessingShape">
                    <wps:wsp>
                      <wps:cNvSpPr/>
                      <wps:spPr>
                        <a:xfrm>
                          <a:off x="0" y="0"/>
                          <a:ext cx="1214120" cy="66675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517C6D" w14:textId="3C09C7F3" w:rsidR="00A20091" w:rsidRDefault="00A20091" w:rsidP="0017579A">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Validate Application</w:t>
                            </w:r>
                          </w:p>
                        </w:txbxContent>
                      </wps:txbx>
                      <wps:bodyPr rtlCol="0" anchor="ctr">
                        <a:noAutofit/>
                      </wps:bodyPr>
                    </wps:wsp>
                  </a:graphicData>
                </a:graphic>
                <wp14:sizeRelV relativeFrom="margin">
                  <wp14:pctHeight>0</wp14:pctHeight>
                </wp14:sizeRelV>
              </wp:anchor>
            </w:drawing>
          </mc:Choice>
          <mc:Fallback>
            <w:pict>
              <v:oval w14:anchorId="6A68521F" id="_x0000_s1097" style="position:absolute;left:0;text-align:left;margin-left:205pt;margin-top:2.15pt;width:95.6pt;height:52.5pt;z-index:25199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" fillcolor="#d8d8d8 [2732]" strokecolor="black [3213]" strokeweight=".5pt">
                <v:textbox>
                  <w:txbxContent>
                    <w:p w14:paraId="72517C6D" w14:textId="3C09C7F3" w:rsidR="00A20091" w:rsidRDefault="00A20091" w:rsidP="0017579A">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Validate Application</w:t>
                      </w:r>
                    </w:p>
                  </w:txbxContent>
                </v:textbox>
              </v:oval>
            </w:pict>
          </mc:Fallback>
        </mc:AlternateContent>
      </w:r>
    </w:p>
    <w:p w14:paraId="4B4169EC" w14:textId="77777777" w:rsidR="0017579A" w:rsidRDefault="0017579A">
      <w:pPr>
        <w:rPr>
          <w:noProof/>
        </w:rPr>
      </w:pPr>
    </w:p>
    <w:p w14:paraId="2789668A" w14:textId="77777777" w:rsidR="0017579A" w:rsidRDefault="0017579A">
      <w:pPr>
        <w:rPr>
          <w:noProof/>
        </w:rPr>
      </w:pPr>
    </w:p>
    <w:p w14:paraId="5D2F93DF" w14:textId="77777777" w:rsidR="0017579A" w:rsidRDefault="0017579A">
      <w:pPr>
        <w:rPr>
          <w:noProof/>
        </w:rPr>
      </w:pPr>
    </w:p>
    <w:p w14:paraId="0548C6C1" w14:textId="77777777" w:rsidR="0017579A" w:rsidRDefault="0017579A">
      <w:pPr>
        <w:rPr>
          <w:noProof/>
        </w:rPr>
      </w:pPr>
    </w:p>
    <w:p w14:paraId="53FD8D70" w14:textId="77777777" w:rsidR="0017579A" w:rsidRDefault="0017579A">
      <w:pPr>
        <w:rPr>
          <w:noProof/>
        </w:rPr>
      </w:pPr>
    </w:p>
    <w:p w14:paraId="4127EBC9" w14:textId="77777777" w:rsidR="0017579A" w:rsidRDefault="0017579A">
      <w:pPr>
        <w:rPr>
          <w:noProof/>
        </w:rPr>
      </w:pPr>
    </w:p>
    <w:p w14:paraId="338D5FA7" w14:textId="77777777" w:rsidR="0017579A" w:rsidRDefault="0017579A">
      <w:pPr>
        <w:rPr>
          <w:noProof/>
        </w:rPr>
      </w:pPr>
    </w:p>
    <w:p w14:paraId="519B5725" w14:textId="77777777" w:rsidR="0017579A" w:rsidRDefault="0017579A">
      <w:pPr>
        <w:rPr>
          <w:noProof/>
        </w:rPr>
      </w:pPr>
    </w:p>
    <w:p w14:paraId="4F6AF93D" w14:textId="7D9939EB" w:rsidR="0017579A" w:rsidRDefault="0017579A">
      <w:pPr>
        <w:rPr>
          <w:noProof/>
        </w:rPr>
      </w:pPr>
      <w:r w:rsidRPr="00D428E1">
        <w:rPr>
          <w:noProof/>
        </w:rPr>
        <mc:AlternateContent>
          <mc:Choice Requires="wps">
            <w:drawing>
              <wp:anchor distT="0" distB="0" distL="114300" distR="114300" simplePos="0" relativeHeight="251993088" behindDoc="0" locked="0" layoutInCell="1" allowOverlap="1" wp14:anchorId="525C1F94" wp14:editId="1551825E">
                <wp:simplePos x="0" y="0"/>
                <wp:positionH relativeFrom="column">
                  <wp:posOffset>2664995</wp:posOffset>
                </wp:positionH>
                <wp:positionV relativeFrom="paragraph">
                  <wp:posOffset>17346</wp:posOffset>
                </wp:positionV>
                <wp:extent cx="1143000" cy="685800"/>
                <wp:effectExtent l="0" t="0" r="19050" b="19050"/>
                <wp:wrapNone/>
                <wp:docPr id="34" name="Oval 139"/>
                <wp:cNvGraphicFramePr/>
                <a:graphic xmlns:a="http://schemas.openxmlformats.org/drawingml/2006/main">
                  <a:graphicData uri="http://schemas.microsoft.com/office/word/2010/wordprocessingShape">
                    <wps:wsp>
                      <wps:cNvSpPr/>
                      <wps:spPr>
                        <a:xfrm>
                          <a:off x="0" y="0"/>
                          <a:ext cx="1143000" cy="68580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352A99" w14:textId="61F1426F" w:rsidR="00A20091" w:rsidRDefault="00A20091" w:rsidP="0017579A">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Approve / Reject Renewal</w:t>
                            </w:r>
                          </w:p>
                        </w:txbxContent>
                      </wps:txbx>
                      <wps:bodyPr rtlCol="0" anchor="ctr">
                        <a:noAutofit/>
                      </wps:bodyPr>
                    </wps:wsp>
                  </a:graphicData>
                </a:graphic>
                <wp14:sizeRelV relativeFrom="margin">
                  <wp14:pctHeight>0</wp14:pctHeight>
                </wp14:sizeRelV>
              </wp:anchor>
            </w:drawing>
          </mc:Choice>
          <mc:Fallback>
            <w:pict>
              <v:oval w14:anchorId="525C1F94" id="_x0000_s1098" style="position:absolute;left:0;text-align:left;margin-left:209.85pt;margin-top:1.35pt;width:90pt;height:54pt;z-index:25199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" fillcolor="#d8d8d8 [2732]" strokecolor="black [3213]" strokeweight=".5pt">
                <v:textbox>
                  <w:txbxContent>
                    <w:p w14:paraId="57352A99" w14:textId="61F1426F" w:rsidR="00A20091" w:rsidRDefault="00A20091" w:rsidP="0017579A">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Approve / Reject Renewal</w:t>
                      </w:r>
                    </w:p>
                  </w:txbxContent>
                </v:textbox>
              </v:oval>
            </w:pict>
          </mc:Fallback>
        </mc:AlternateContent>
      </w:r>
    </w:p>
    <w:p w14:paraId="55E867FC" w14:textId="77777777" w:rsidR="0017579A" w:rsidRDefault="0017579A">
      <w:pPr>
        <w:rPr>
          <w:noProof/>
        </w:rPr>
      </w:pPr>
    </w:p>
    <w:p w14:paraId="4FEA0BAF" w14:textId="77777777" w:rsidR="0017579A" w:rsidRDefault="0017579A">
      <w:pPr>
        <w:rPr>
          <w:noProof/>
        </w:rPr>
      </w:pPr>
    </w:p>
    <w:p w14:paraId="60CF09F2" w14:textId="77777777" w:rsidR="0017579A" w:rsidRDefault="0017579A"/>
    <w:p w14:paraId="01BD6CCC" w14:textId="77777777" w:rsidR="0017579A" w:rsidRDefault="0017579A"/>
    <w:p w14:paraId="05B8992D" w14:textId="77777777" w:rsidR="0017579A" w:rsidRDefault="0017579A" w:rsidP="009B51EA">
      <w:pPr>
        <w:tabs>
          <w:tab w:val="clear" w:pos="360"/>
        </w:tabs>
      </w:pPr>
    </w:p>
    <w:p w14:paraId="43630D41" w14:textId="77777777" w:rsidR="0017579A" w:rsidRDefault="0017579A" w:rsidP="009B51EA">
      <w:pPr>
        <w:tabs>
          <w:tab w:val="clear" w:pos="360"/>
        </w:tabs>
      </w:pPr>
    </w:p>
    <w:tbl>
      <w:tblPr>
        <w:tblStyle w:val="GridTable6Colorful-Accent211"/>
        <w:tblW w:w="5000" w:type="pct"/>
        <w:tblLook w:val="01A0" w:firstRow="1" w:lastRow="0" w:firstColumn="1" w:lastColumn="1" w:noHBand="0" w:noVBand="0"/>
      </w:tblPr>
      <w:tblGrid>
        <w:gridCol w:w="8630"/>
      </w:tblGrid>
      <w:tr w:rsidR="0017579A" w:rsidRPr="0099601A" w14:paraId="0801907D" w14:textId="77777777" w:rsidTr="00175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99594" w:themeFill="accent2" w:themeFillTint="99"/>
          </w:tcPr>
          <w:p w14:paraId="4A00491C" w14:textId="77777777" w:rsidR="0017579A" w:rsidRPr="0099601A" w:rsidRDefault="0017579A" w:rsidP="009B51EA">
            <w:pPr>
              <w:pStyle w:val="BodyText"/>
              <w:rPr>
                <w:i w:val="0"/>
                <w:color w:val="auto"/>
              </w:rPr>
            </w:pPr>
            <w:r w:rsidRPr="0099601A">
              <w:rPr>
                <w:i w:val="0"/>
                <w:color w:val="auto"/>
              </w:rPr>
              <w:t>Process Steps</w:t>
            </w:r>
          </w:p>
        </w:tc>
      </w:tr>
      <w:tr w:rsidR="0017579A" w:rsidRPr="0099601A" w14:paraId="036EBA00" w14:textId="77777777" w:rsidTr="00175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F10D2AB" w14:textId="77777777" w:rsidR="0017579A" w:rsidRPr="0099601A" w:rsidRDefault="0017579A">
            <w:pPr>
              <w:pStyle w:val="BodyText"/>
              <w:rPr>
                <w:i w:val="0"/>
                <w:color w:val="auto"/>
              </w:rPr>
            </w:pPr>
            <w:r w:rsidRPr="00114261">
              <w:rPr>
                <w:i w:val="0"/>
                <w:color w:val="auto"/>
              </w:rPr>
              <w:t xml:space="preserve">P01: </w:t>
            </w:r>
            <w:r>
              <w:rPr>
                <w:i w:val="0"/>
                <w:color w:val="auto"/>
              </w:rPr>
              <w:t>Submit Application</w:t>
            </w:r>
          </w:p>
        </w:tc>
      </w:tr>
      <w:tr w:rsidR="0017579A" w:rsidRPr="0099601A" w14:paraId="066E0391" w14:textId="77777777" w:rsidTr="0017579A">
        <w:tc>
          <w:tcPr>
            <w:cnfStyle w:val="001000000000" w:firstRow="0" w:lastRow="0" w:firstColumn="1" w:lastColumn="0" w:oddVBand="0" w:evenVBand="0" w:oddHBand="0" w:evenHBand="0" w:firstRowFirstColumn="0" w:firstRowLastColumn="0" w:lastRowFirstColumn="0" w:lastRowLastColumn="0"/>
            <w:tcW w:w="5000" w:type="pct"/>
          </w:tcPr>
          <w:p w14:paraId="075E4D75" w14:textId="1E8463C0" w:rsidR="0017579A" w:rsidRDefault="0017579A">
            <w:pPr>
              <w:tabs>
                <w:tab w:val="clear" w:pos="360"/>
              </w:tabs>
              <w:rPr>
                <w:bCs w:val="0"/>
                <w:color w:val="auto"/>
              </w:rPr>
            </w:pPr>
            <w:proofErr w:type="spellStart"/>
            <w:r>
              <w:rPr>
                <w:b w:val="0"/>
                <w:color w:val="auto"/>
              </w:rPr>
              <w:t>eCMS</w:t>
            </w:r>
            <w:proofErr w:type="spellEnd"/>
            <w:r>
              <w:rPr>
                <w:b w:val="0"/>
                <w:color w:val="auto"/>
              </w:rPr>
              <w:t xml:space="preserve"> system will send periodic notifications to the Company admins of parties requiring renewal of Clearing and Forwarding Agents and Warehouse Operators. </w:t>
            </w:r>
          </w:p>
          <w:p w14:paraId="3894CA6F" w14:textId="57F3777E" w:rsidR="0017579A" w:rsidRDefault="0017579A">
            <w:pPr>
              <w:tabs>
                <w:tab w:val="clear" w:pos="360"/>
              </w:tabs>
              <w:rPr>
                <w:bCs w:val="0"/>
                <w:color w:val="auto"/>
              </w:rPr>
            </w:pPr>
            <w:r>
              <w:rPr>
                <w:b w:val="0"/>
                <w:color w:val="auto"/>
              </w:rPr>
              <w:t xml:space="preserve">Company admin will login to </w:t>
            </w:r>
            <w:proofErr w:type="spellStart"/>
            <w:r>
              <w:rPr>
                <w:b w:val="0"/>
                <w:color w:val="auto"/>
              </w:rPr>
              <w:t>eCMS</w:t>
            </w:r>
            <w:proofErr w:type="spellEnd"/>
            <w:r>
              <w:rPr>
                <w:b w:val="0"/>
                <w:color w:val="auto"/>
              </w:rPr>
              <w:t xml:space="preserve"> and </w:t>
            </w:r>
            <w:r w:rsidR="00251844">
              <w:rPr>
                <w:b w:val="0"/>
                <w:color w:val="auto"/>
              </w:rPr>
              <w:t>prepare and submit a renewal application like what was used for registering the entity.</w:t>
            </w:r>
            <w:r w:rsidR="00E80331">
              <w:rPr>
                <w:b w:val="0"/>
                <w:color w:val="auto"/>
              </w:rPr>
              <w:t xml:space="preserve"> The status of the renewal application shall be </w:t>
            </w:r>
            <w:r w:rsidR="00E80331" w:rsidRPr="009B51EA">
              <w:rPr>
                <w:color w:val="000000" w:themeColor="text1"/>
              </w:rPr>
              <w:t xml:space="preserve">“Pending </w:t>
            </w:r>
            <w:r w:rsidR="00B01A4A" w:rsidRPr="009B51EA">
              <w:rPr>
                <w:color w:val="000000" w:themeColor="text1"/>
              </w:rPr>
              <w:t>Review.</w:t>
            </w:r>
            <w:r w:rsidR="00E80331" w:rsidRPr="009B51EA">
              <w:rPr>
                <w:color w:val="000000" w:themeColor="text1"/>
              </w:rPr>
              <w:t>”</w:t>
            </w:r>
          </w:p>
          <w:p w14:paraId="49E2373D" w14:textId="5A0979DC" w:rsidR="007D0E20" w:rsidRPr="0099601A" w:rsidRDefault="007D0E20">
            <w:pPr>
              <w:tabs>
                <w:tab w:val="clear" w:pos="360"/>
              </w:tabs>
              <w:rPr>
                <w:b w:val="0"/>
                <w:color w:val="auto"/>
              </w:rPr>
            </w:pPr>
          </w:p>
        </w:tc>
      </w:tr>
      <w:tr w:rsidR="0017579A" w:rsidRPr="0099601A" w14:paraId="16CA6076" w14:textId="77777777" w:rsidTr="00175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458B9470" w14:textId="69DE752A" w:rsidR="0017579A" w:rsidRPr="0099601A" w:rsidRDefault="0017579A">
            <w:pPr>
              <w:pStyle w:val="BodyText"/>
              <w:rPr>
                <w:b w:val="0"/>
              </w:rPr>
            </w:pPr>
            <w:r w:rsidRPr="00114261">
              <w:rPr>
                <w:i w:val="0"/>
                <w:color w:val="auto"/>
              </w:rPr>
              <w:t xml:space="preserve">P02: </w:t>
            </w:r>
            <w:r w:rsidR="00251844">
              <w:rPr>
                <w:i w:val="0"/>
                <w:color w:val="auto"/>
              </w:rPr>
              <w:t>Review Renewal Application</w:t>
            </w:r>
          </w:p>
        </w:tc>
      </w:tr>
      <w:tr w:rsidR="0017579A" w:rsidRPr="0099601A" w14:paraId="325A53D0" w14:textId="77777777" w:rsidTr="0017579A">
        <w:tc>
          <w:tcPr>
            <w:cnfStyle w:val="001000000000" w:firstRow="0" w:lastRow="0" w:firstColumn="1" w:lastColumn="0" w:oddVBand="0" w:evenVBand="0" w:oddHBand="0" w:evenHBand="0" w:firstRowFirstColumn="0" w:firstRowLastColumn="0" w:lastRowFirstColumn="0" w:lastRowLastColumn="0"/>
            <w:tcW w:w="5000" w:type="pct"/>
          </w:tcPr>
          <w:p w14:paraId="4F59D79F" w14:textId="77777777" w:rsidR="0017579A" w:rsidRDefault="00251844">
            <w:pPr>
              <w:tabs>
                <w:tab w:val="clear" w:pos="360"/>
              </w:tabs>
              <w:rPr>
                <w:bCs w:val="0"/>
                <w:color w:val="auto"/>
              </w:rPr>
            </w:pPr>
            <w:r>
              <w:rPr>
                <w:b w:val="0"/>
                <w:color w:val="auto"/>
              </w:rPr>
              <w:t>After</w:t>
            </w:r>
            <w:r w:rsidR="0017579A" w:rsidRPr="00C769A7">
              <w:rPr>
                <w:b w:val="0"/>
                <w:color w:val="auto"/>
              </w:rPr>
              <w:t xml:space="preserve"> </w:t>
            </w:r>
            <w:r>
              <w:rPr>
                <w:b w:val="0"/>
                <w:color w:val="auto"/>
              </w:rPr>
              <w:t>the</w:t>
            </w:r>
            <w:r w:rsidR="0017579A" w:rsidRPr="00C769A7">
              <w:rPr>
                <w:b w:val="0"/>
                <w:color w:val="auto"/>
              </w:rPr>
              <w:t xml:space="preserve"> application has been submitted</w:t>
            </w:r>
            <w:r>
              <w:rPr>
                <w:b w:val="0"/>
                <w:color w:val="auto"/>
              </w:rPr>
              <w:t>,</w:t>
            </w:r>
            <w:r w:rsidR="0017579A">
              <w:rPr>
                <w:b w:val="0"/>
                <w:color w:val="auto"/>
              </w:rPr>
              <w:t xml:space="preserve"> System will route the application for review from a </w:t>
            </w:r>
            <w:r w:rsidR="0017579A" w:rsidRPr="00C769A7">
              <w:rPr>
                <w:b w:val="0"/>
                <w:color w:val="auto"/>
              </w:rPr>
              <w:t>Verifier at the</w:t>
            </w:r>
            <w:r w:rsidR="0017579A">
              <w:rPr>
                <w:b w:val="0"/>
                <w:color w:val="auto"/>
              </w:rPr>
              <w:t xml:space="preserve"> </w:t>
            </w:r>
            <w:r>
              <w:rPr>
                <w:b w:val="0"/>
                <w:color w:val="auto"/>
              </w:rPr>
              <w:t>Customs Head Office.</w:t>
            </w:r>
          </w:p>
          <w:p w14:paraId="65E236B9" w14:textId="3F26D22D" w:rsidR="007D0E20" w:rsidRPr="00251844" w:rsidRDefault="007D0E20">
            <w:pPr>
              <w:tabs>
                <w:tab w:val="clear" w:pos="360"/>
              </w:tabs>
              <w:rPr>
                <w:bCs w:val="0"/>
                <w:color w:val="auto"/>
              </w:rPr>
            </w:pPr>
          </w:p>
        </w:tc>
      </w:tr>
      <w:tr w:rsidR="0017579A" w:rsidRPr="0099601A" w14:paraId="60611F9B" w14:textId="77777777" w:rsidTr="00175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602E0420" w14:textId="4F09CC93" w:rsidR="0017579A" w:rsidRDefault="0017579A">
            <w:pPr>
              <w:pStyle w:val="BodyText"/>
              <w:rPr>
                <w:i w:val="0"/>
                <w:color w:val="auto"/>
              </w:rPr>
            </w:pPr>
            <w:r w:rsidRPr="00DA6076">
              <w:rPr>
                <w:i w:val="0"/>
                <w:color w:val="auto"/>
              </w:rPr>
              <w:t>P0</w:t>
            </w:r>
            <w:r w:rsidR="00E80331">
              <w:rPr>
                <w:i w:val="0"/>
                <w:color w:val="auto"/>
              </w:rPr>
              <w:t>3</w:t>
            </w:r>
            <w:r w:rsidRPr="00DA6076">
              <w:rPr>
                <w:i w:val="0"/>
                <w:color w:val="auto"/>
              </w:rPr>
              <w:t>:</w:t>
            </w:r>
            <w:r>
              <w:rPr>
                <w:i w:val="0"/>
                <w:color w:val="auto"/>
              </w:rPr>
              <w:t xml:space="preserve"> Notify Applicant of Rejection</w:t>
            </w:r>
          </w:p>
        </w:tc>
      </w:tr>
      <w:tr w:rsidR="0017579A" w:rsidRPr="0099601A" w14:paraId="57355157" w14:textId="77777777" w:rsidTr="0017579A">
        <w:tc>
          <w:tcPr>
            <w:cnfStyle w:val="001000000000" w:firstRow="0" w:lastRow="0" w:firstColumn="1" w:lastColumn="0" w:oddVBand="0" w:evenVBand="0" w:oddHBand="0" w:evenHBand="0" w:firstRowFirstColumn="0" w:firstRowLastColumn="0" w:lastRowFirstColumn="0" w:lastRowLastColumn="0"/>
            <w:tcW w:w="5000" w:type="pct"/>
          </w:tcPr>
          <w:p w14:paraId="746C41FA" w14:textId="77777777" w:rsidR="0017579A" w:rsidRDefault="0017579A">
            <w:pPr>
              <w:pStyle w:val="BodyText"/>
              <w:rPr>
                <w:bCs w:val="0"/>
                <w:color w:val="auto"/>
              </w:rPr>
            </w:pPr>
            <w:r>
              <w:rPr>
                <w:b w:val="0"/>
                <w:i w:val="0"/>
                <w:iCs/>
                <w:color w:val="auto"/>
              </w:rPr>
              <w:t xml:space="preserve">During verification, if any of the </w:t>
            </w:r>
            <w:r w:rsidR="00E80331">
              <w:rPr>
                <w:b w:val="0"/>
                <w:i w:val="0"/>
                <w:iCs/>
                <w:color w:val="auto"/>
              </w:rPr>
              <w:t>application details</w:t>
            </w:r>
            <w:r>
              <w:rPr>
                <w:b w:val="0"/>
                <w:i w:val="0"/>
                <w:iCs/>
                <w:color w:val="auto"/>
              </w:rPr>
              <w:t xml:space="preserve"> are not found to be in order, </w:t>
            </w:r>
            <w:r w:rsidRPr="00DA6F22">
              <w:rPr>
                <w:b w:val="0"/>
                <w:i w:val="0"/>
                <w:iCs/>
                <w:color w:val="auto"/>
              </w:rPr>
              <w:t>then the Verifier will provide reasons for rejection and reject the application.  The applicant shall be notified of the rejection including the reason for rejection by email</w:t>
            </w:r>
            <w:r w:rsidRPr="00C769A7">
              <w:rPr>
                <w:b w:val="0"/>
                <w:color w:val="auto"/>
              </w:rPr>
              <w:t>.</w:t>
            </w:r>
          </w:p>
          <w:p w14:paraId="0906714D" w14:textId="44B1CF58" w:rsidR="007D0E20" w:rsidRPr="00DA6F22" w:rsidRDefault="007D0E20">
            <w:pPr>
              <w:pStyle w:val="BodyText"/>
              <w:rPr>
                <w:i w:val="0"/>
                <w:iCs/>
                <w:color w:val="auto"/>
              </w:rPr>
            </w:pPr>
          </w:p>
        </w:tc>
      </w:tr>
      <w:tr w:rsidR="0017579A" w:rsidRPr="0099601A" w14:paraId="4070AE0C" w14:textId="77777777" w:rsidTr="00175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4427A84F" w14:textId="5A175171" w:rsidR="0017579A" w:rsidRPr="005357F9" w:rsidRDefault="0017579A">
            <w:pPr>
              <w:pStyle w:val="BodyText"/>
              <w:rPr>
                <w:bCs w:val="0"/>
                <w:i w:val="0"/>
                <w:iCs/>
                <w:color w:val="auto"/>
              </w:rPr>
            </w:pPr>
            <w:r w:rsidRPr="005357F9">
              <w:rPr>
                <w:bCs w:val="0"/>
                <w:i w:val="0"/>
                <w:iCs/>
                <w:color w:val="auto"/>
              </w:rPr>
              <w:t>P0</w:t>
            </w:r>
            <w:r w:rsidR="00E80331">
              <w:rPr>
                <w:bCs w:val="0"/>
                <w:i w:val="0"/>
                <w:iCs/>
                <w:color w:val="auto"/>
              </w:rPr>
              <w:t>4</w:t>
            </w:r>
            <w:r w:rsidRPr="005357F9">
              <w:rPr>
                <w:bCs w:val="0"/>
                <w:i w:val="0"/>
                <w:iCs/>
                <w:color w:val="auto"/>
              </w:rPr>
              <w:t>: Send confirmation email</w:t>
            </w:r>
          </w:p>
        </w:tc>
      </w:tr>
      <w:tr w:rsidR="0017579A" w:rsidRPr="0099601A" w14:paraId="39076A89" w14:textId="77777777" w:rsidTr="0017579A">
        <w:tc>
          <w:tcPr>
            <w:cnfStyle w:val="001000000000" w:firstRow="0" w:lastRow="0" w:firstColumn="1" w:lastColumn="0" w:oddVBand="0" w:evenVBand="0" w:oddHBand="0" w:evenHBand="0" w:firstRowFirstColumn="0" w:firstRowLastColumn="0" w:lastRowFirstColumn="0" w:lastRowLastColumn="0"/>
            <w:tcW w:w="5000" w:type="pct"/>
          </w:tcPr>
          <w:p w14:paraId="3DD1E9E9" w14:textId="323C0633" w:rsidR="007D0E20" w:rsidRPr="005357F9" w:rsidRDefault="00E80331">
            <w:pPr>
              <w:tabs>
                <w:tab w:val="clear" w:pos="360"/>
              </w:tabs>
              <w:rPr>
                <w:bCs w:val="0"/>
                <w:color w:val="auto"/>
                <w:lang w:val="en-IN"/>
              </w:rPr>
            </w:pPr>
            <w:r>
              <w:rPr>
                <w:b w:val="0"/>
                <w:color w:val="auto"/>
              </w:rPr>
              <w:t>If the application is approved by the Verifier, then System will send an approval email to the Company admin.</w:t>
            </w:r>
          </w:p>
        </w:tc>
      </w:tr>
    </w:tbl>
    <w:p w14:paraId="24ED8EF6" w14:textId="77777777" w:rsidR="00E80331" w:rsidRDefault="00E80331" w:rsidP="009B51EA">
      <w:pPr>
        <w:tabs>
          <w:tab w:val="clear" w:pos="360"/>
        </w:tabs>
      </w:pPr>
    </w:p>
    <w:p w14:paraId="2A35453A" w14:textId="77777777" w:rsidR="00360F79" w:rsidRDefault="00360F79" w:rsidP="009B51EA">
      <w:pPr>
        <w:tabs>
          <w:tab w:val="clear" w:pos="360"/>
        </w:tabs>
      </w:pPr>
    </w:p>
    <w:p w14:paraId="2B321CDC" w14:textId="77777777" w:rsidR="007F6096" w:rsidRDefault="007F6096">
      <w:pPr>
        <w:pStyle w:val="Heading3"/>
        <w:numPr>
          <w:ilvl w:val="2"/>
          <w:numId w:val="12"/>
        </w:numPr>
      </w:pPr>
      <w:bookmarkStart w:id="388" w:name="_Toc74244605"/>
      <w:bookmarkStart w:id="389" w:name="_Toc79608305"/>
      <w:r>
        <w:t>Business Validation</w:t>
      </w:r>
      <w:bookmarkEnd w:id="388"/>
      <w:bookmarkEnd w:id="389"/>
    </w:p>
    <w:tbl>
      <w:tblPr>
        <w:tblStyle w:val="GridTable1Light-Accent2"/>
        <w:tblW w:w="8642" w:type="dxa"/>
        <w:tblLook w:val="01A0" w:firstRow="1" w:lastRow="0" w:firstColumn="1" w:lastColumn="1" w:noHBand="0" w:noVBand="0"/>
      </w:tblPr>
      <w:tblGrid>
        <w:gridCol w:w="805"/>
        <w:gridCol w:w="7837"/>
      </w:tblGrid>
      <w:tr w:rsidR="007F6096" w:rsidRPr="00EA182F" w14:paraId="502C1641" w14:textId="77777777" w:rsidTr="00CF58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3C89EEB4" w14:textId="77777777" w:rsidR="007F6096" w:rsidRPr="00E4274B" w:rsidRDefault="007F6096">
            <w:pPr>
              <w:spacing w:after="60"/>
              <w:rPr>
                <w:b/>
              </w:rPr>
            </w:pPr>
            <w:r w:rsidRPr="00E4274B">
              <w:t>S/N</w:t>
            </w:r>
          </w:p>
        </w:tc>
        <w:tc>
          <w:tcPr>
            <w:cnfStyle w:val="000100000000" w:firstRow="0" w:lastRow="0" w:firstColumn="0" w:lastColumn="1" w:oddVBand="0" w:evenVBand="0" w:oddHBand="0" w:evenHBand="0" w:firstRowFirstColumn="0" w:firstRowLastColumn="0" w:lastRowFirstColumn="0" w:lastRowLastColumn="0"/>
            <w:tcW w:w="7837" w:type="dxa"/>
          </w:tcPr>
          <w:p w14:paraId="12974483" w14:textId="77777777" w:rsidR="007F6096" w:rsidRPr="00E4274B" w:rsidRDefault="007F6096">
            <w:pPr>
              <w:spacing w:after="60"/>
              <w:rPr>
                <w:b/>
              </w:rPr>
            </w:pPr>
            <w:r w:rsidRPr="00E4274B">
              <w:t>Validation Rules</w:t>
            </w:r>
          </w:p>
        </w:tc>
      </w:tr>
      <w:tr w:rsidR="007F6096" w:rsidRPr="00EA182F" w14:paraId="5798D49E" w14:textId="77777777" w:rsidTr="00CF5866">
        <w:tc>
          <w:tcPr>
            <w:cnfStyle w:val="001000000000" w:firstRow="0" w:lastRow="0" w:firstColumn="1" w:lastColumn="0" w:oddVBand="0" w:evenVBand="0" w:oddHBand="0" w:evenHBand="0" w:firstRowFirstColumn="0" w:firstRowLastColumn="0" w:lastRowFirstColumn="0" w:lastRowLastColumn="0"/>
            <w:tcW w:w="805" w:type="dxa"/>
          </w:tcPr>
          <w:p w14:paraId="465E8C16" w14:textId="297C7204" w:rsidR="007F6096" w:rsidRPr="00D3180A" w:rsidRDefault="007F6096" w:rsidP="00D3180A">
            <w:pPr>
              <w:pStyle w:val="StyleBodyTextCenturyGothic10ptNotItalicAuto"/>
              <w:numPr>
                <w:ilvl w:val="0"/>
                <w:numId w:val="110"/>
              </w:numPr>
            </w:pPr>
          </w:p>
        </w:tc>
        <w:tc>
          <w:tcPr>
            <w:cnfStyle w:val="000100000000" w:firstRow="0" w:lastRow="0" w:firstColumn="0" w:lastColumn="1" w:oddVBand="0" w:evenVBand="0" w:oddHBand="0" w:evenHBand="0" w:firstRowFirstColumn="0" w:firstRowLastColumn="0" w:lastRowFirstColumn="0" w:lastRowLastColumn="0"/>
            <w:tcW w:w="7837" w:type="dxa"/>
          </w:tcPr>
          <w:p w14:paraId="343104FB" w14:textId="77777777" w:rsidR="007F6096" w:rsidRPr="00E4274B" w:rsidRDefault="007F6096">
            <w:pPr>
              <w:pStyle w:val="StyleBodyTextCenturyGothic10ptNotItalicAuto1"/>
              <w:rPr>
                <w:iCs/>
              </w:rPr>
            </w:pPr>
            <w:r>
              <w:rPr>
                <w:iCs/>
              </w:rPr>
              <w:t>Only one renewal request can be submitted at one time for any given party.</w:t>
            </w:r>
          </w:p>
        </w:tc>
      </w:tr>
    </w:tbl>
    <w:p w14:paraId="161DD883" w14:textId="77777777" w:rsidR="00360F79" w:rsidRDefault="00360F79" w:rsidP="00300224">
      <w:pPr>
        <w:tabs>
          <w:tab w:val="clear" w:pos="360"/>
        </w:tabs>
      </w:pPr>
      <w:r>
        <w:br w:type="page"/>
      </w:r>
    </w:p>
    <w:p w14:paraId="497AAA30" w14:textId="77777777" w:rsidR="004E7BA8" w:rsidRPr="00006A96" w:rsidRDefault="004E7BA8" w:rsidP="004E7BA8">
      <w:pPr>
        <w:pStyle w:val="Heading1"/>
      </w:pPr>
      <w:bookmarkStart w:id="390" w:name="_Toc448928524"/>
      <w:bookmarkStart w:id="391" w:name="_Toc448930353"/>
      <w:bookmarkStart w:id="392" w:name="_Toc449085117"/>
      <w:bookmarkStart w:id="393" w:name="_Toc449098165"/>
      <w:bookmarkStart w:id="394" w:name="_Toc448928525"/>
      <w:bookmarkStart w:id="395" w:name="_Toc448930354"/>
      <w:bookmarkStart w:id="396" w:name="_Toc449085118"/>
      <w:bookmarkStart w:id="397" w:name="_Toc449098166"/>
      <w:bookmarkStart w:id="398" w:name="_Toc448923500"/>
      <w:bookmarkStart w:id="399" w:name="_Toc448928526"/>
      <w:bookmarkStart w:id="400" w:name="_Toc448923887"/>
      <w:bookmarkStart w:id="401" w:name="_Toc448929322"/>
      <w:bookmarkStart w:id="402" w:name="_Toc448930087"/>
      <w:bookmarkStart w:id="403" w:name="_Toc448930471"/>
      <w:bookmarkStart w:id="404" w:name="_Toc448930355"/>
      <w:bookmarkStart w:id="405" w:name="_Toc449023471"/>
      <w:bookmarkStart w:id="406" w:name="_Toc449085119"/>
      <w:bookmarkStart w:id="407" w:name="_Toc449087008"/>
      <w:bookmarkStart w:id="408" w:name="_Toc449087661"/>
      <w:bookmarkStart w:id="409" w:name="_Toc449088314"/>
      <w:bookmarkStart w:id="410" w:name="_Toc449088967"/>
      <w:bookmarkStart w:id="411" w:name="_Toc449097516"/>
      <w:bookmarkStart w:id="412" w:name="_Toc449098167"/>
      <w:bookmarkStart w:id="413" w:name="_Toc448928527"/>
      <w:bookmarkStart w:id="414" w:name="_Toc448930356"/>
      <w:bookmarkStart w:id="415" w:name="_Toc449085120"/>
      <w:bookmarkStart w:id="416" w:name="_Toc449098168"/>
      <w:bookmarkStart w:id="417" w:name="_Toc448928528"/>
      <w:bookmarkStart w:id="418" w:name="_Toc448930357"/>
      <w:bookmarkStart w:id="419" w:name="_Toc449085121"/>
      <w:bookmarkStart w:id="420" w:name="_Toc449098169"/>
      <w:bookmarkStart w:id="421" w:name="_Toc448928529"/>
      <w:bookmarkStart w:id="422" w:name="_Toc448930358"/>
      <w:bookmarkStart w:id="423" w:name="_Toc449085122"/>
      <w:bookmarkStart w:id="424" w:name="_Toc449098170"/>
      <w:bookmarkStart w:id="425" w:name="_Toc448923531"/>
      <w:bookmarkStart w:id="426" w:name="_Toc448928566"/>
      <w:bookmarkStart w:id="427" w:name="_Toc448923918"/>
      <w:bookmarkStart w:id="428" w:name="_Toc448929353"/>
      <w:bookmarkStart w:id="429" w:name="_Toc448930118"/>
      <w:bookmarkStart w:id="430" w:name="_Toc448930502"/>
      <w:bookmarkStart w:id="431" w:name="_Toc448930395"/>
      <w:bookmarkStart w:id="432" w:name="_Toc449023502"/>
      <w:bookmarkStart w:id="433" w:name="_Toc449085159"/>
      <w:bookmarkStart w:id="434" w:name="_Toc449087039"/>
      <w:bookmarkStart w:id="435" w:name="_Toc449087692"/>
      <w:bookmarkStart w:id="436" w:name="_Toc449088345"/>
      <w:bookmarkStart w:id="437" w:name="_Toc449088998"/>
      <w:bookmarkStart w:id="438" w:name="_Toc449097547"/>
      <w:bookmarkStart w:id="439" w:name="_Toc449098207"/>
      <w:bookmarkStart w:id="440" w:name="_Toc448928567"/>
      <w:bookmarkStart w:id="441" w:name="_Toc448930396"/>
      <w:bookmarkStart w:id="442" w:name="_Toc449085160"/>
      <w:bookmarkStart w:id="443" w:name="_Toc449098208"/>
      <w:bookmarkStart w:id="444" w:name="_Toc448923560"/>
      <w:bookmarkStart w:id="445" w:name="_Toc448928604"/>
      <w:bookmarkStart w:id="446" w:name="_Toc448923947"/>
      <w:bookmarkStart w:id="447" w:name="_Toc448929382"/>
      <w:bookmarkStart w:id="448" w:name="_Toc448930147"/>
      <w:bookmarkStart w:id="449" w:name="_Toc448930531"/>
      <w:bookmarkStart w:id="450" w:name="_Toc448930433"/>
      <w:bookmarkStart w:id="451" w:name="_Toc449023531"/>
      <w:bookmarkStart w:id="452" w:name="_Toc449085197"/>
      <w:bookmarkStart w:id="453" w:name="_Toc449087068"/>
      <w:bookmarkStart w:id="454" w:name="_Toc449087721"/>
      <w:bookmarkStart w:id="455" w:name="_Toc449088374"/>
      <w:bookmarkStart w:id="456" w:name="_Toc449089027"/>
      <w:bookmarkStart w:id="457" w:name="_Toc449097576"/>
      <w:bookmarkStart w:id="458" w:name="_Toc449098245"/>
      <w:bookmarkStart w:id="459" w:name="_Toc448928605"/>
      <w:bookmarkStart w:id="460" w:name="_Toc448930434"/>
      <w:bookmarkStart w:id="461" w:name="_Toc449085198"/>
      <w:bookmarkStart w:id="462" w:name="_Toc449098246"/>
      <w:bookmarkStart w:id="463" w:name="_Toc448923604"/>
      <w:bookmarkStart w:id="464" w:name="_Toc448928662"/>
      <w:bookmarkStart w:id="465" w:name="_Toc448923991"/>
      <w:bookmarkStart w:id="466" w:name="_Toc448929426"/>
      <w:bookmarkStart w:id="467" w:name="_Toc448930191"/>
      <w:bookmarkStart w:id="468" w:name="_Toc448930575"/>
      <w:bookmarkStart w:id="469" w:name="_Toc448930875"/>
      <w:bookmarkStart w:id="470" w:name="_Toc449023575"/>
      <w:bookmarkStart w:id="471" w:name="_Toc449085255"/>
      <w:bookmarkStart w:id="472" w:name="_Toc449087112"/>
      <w:bookmarkStart w:id="473" w:name="_Toc449087765"/>
      <w:bookmarkStart w:id="474" w:name="_Toc449088418"/>
      <w:bookmarkStart w:id="475" w:name="_Toc449089071"/>
      <w:bookmarkStart w:id="476" w:name="_Toc449097620"/>
      <w:bookmarkStart w:id="477" w:name="_Toc449098303"/>
      <w:bookmarkStart w:id="478" w:name="_Toc448923605"/>
      <w:bookmarkStart w:id="479" w:name="_Toc448928663"/>
      <w:bookmarkStart w:id="480" w:name="_Toc448923992"/>
      <w:bookmarkStart w:id="481" w:name="_Toc448929427"/>
      <w:bookmarkStart w:id="482" w:name="_Toc448930192"/>
      <w:bookmarkStart w:id="483" w:name="_Toc448930576"/>
      <w:bookmarkStart w:id="484" w:name="_Toc448930876"/>
      <w:bookmarkStart w:id="485" w:name="_Toc449023576"/>
      <w:bookmarkStart w:id="486" w:name="_Toc449085256"/>
      <w:bookmarkStart w:id="487" w:name="_Toc449087113"/>
      <w:bookmarkStart w:id="488" w:name="_Toc449087766"/>
      <w:bookmarkStart w:id="489" w:name="_Toc449088419"/>
      <w:bookmarkStart w:id="490" w:name="_Toc449089072"/>
      <w:bookmarkStart w:id="491" w:name="_Toc449097621"/>
      <w:bookmarkStart w:id="492" w:name="_Toc449098304"/>
      <w:bookmarkStart w:id="493" w:name="_Toc448923606"/>
      <w:bookmarkStart w:id="494" w:name="_Toc448928664"/>
      <w:bookmarkStart w:id="495" w:name="_Toc448923993"/>
      <w:bookmarkStart w:id="496" w:name="_Toc448929428"/>
      <w:bookmarkStart w:id="497" w:name="_Toc448930193"/>
      <w:bookmarkStart w:id="498" w:name="_Toc448930577"/>
      <w:bookmarkStart w:id="499" w:name="_Toc448930877"/>
      <w:bookmarkStart w:id="500" w:name="_Toc449023577"/>
      <w:bookmarkStart w:id="501" w:name="_Toc449085257"/>
      <w:bookmarkStart w:id="502" w:name="_Toc449087114"/>
      <w:bookmarkStart w:id="503" w:name="_Toc449087767"/>
      <w:bookmarkStart w:id="504" w:name="_Toc449088420"/>
      <w:bookmarkStart w:id="505" w:name="_Toc449089073"/>
      <w:bookmarkStart w:id="506" w:name="_Toc449097622"/>
      <w:bookmarkStart w:id="507" w:name="_Toc449098305"/>
      <w:bookmarkStart w:id="508" w:name="_Toc448923607"/>
      <w:bookmarkStart w:id="509" w:name="_Toc448928665"/>
      <w:bookmarkStart w:id="510" w:name="_Toc448923994"/>
      <w:bookmarkStart w:id="511" w:name="_Toc448929429"/>
      <w:bookmarkStart w:id="512" w:name="_Toc448930194"/>
      <w:bookmarkStart w:id="513" w:name="_Toc448930578"/>
      <w:bookmarkStart w:id="514" w:name="_Toc448930878"/>
      <w:bookmarkStart w:id="515" w:name="_Toc449023578"/>
      <w:bookmarkStart w:id="516" w:name="_Toc449085258"/>
      <w:bookmarkStart w:id="517" w:name="_Toc449087115"/>
      <w:bookmarkStart w:id="518" w:name="_Toc449087768"/>
      <w:bookmarkStart w:id="519" w:name="_Toc449088421"/>
      <w:bookmarkStart w:id="520" w:name="_Toc449089074"/>
      <w:bookmarkStart w:id="521" w:name="_Toc449097623"/>
      <w:bookmarkStart w:id="522" w:name="_Toc449098306"/>
      <w:bookmarkStart w:id="523" w:name="_Toc448923608"/>
      <w:bookmarkStart w:id="524" w:name="_Toc448928666"/>
      <w:bookmarkStart w:id="525" w:name="_Toc448923995"/>
      <w:bookmarkStart w:id="526" w:name="_Toc448929430"/>
      <w:bookmarkStart w:id="527" w:name="_Toc448930195"/>
      <w:bookmarkStart w:id="528" w:name="_Toc448930579"/>
      <w:bookmarkStart w:id="529" w:name="_Toc448930879"/>
      <w:bookmarkStart w:id="530" w:name="_Toc449023579"/>
      <w:bookmarkStart w:id="531" w:name="_Toc449085259"/>
      <w:bookmarkStart w:id="532" w:name="_Toc449087116"/>
      <w:bookmarkStart w:id="533" w:name="_Toc449087769"/>
      <w:bookmarkStart w:id="534" w:name="_Toc449088422"/>
      <w:bookmarkStart w:id="535" w:name="_Toc449089075"/>
      <w:bookmarkStart w:id="536" w:name="_Toc449097624"/>
      <w:bookmarkStart w:id="537" w:name="_Toc449098307"/>
      <w:bookmarkStart w:id="538" w:name="_Toc448928667"/>
      <w:bookmarkStart w:id="539" w:name="_Toc448930880"/>
      <w:bookmarkStart w:id="540" w:name="_Toc449085260"/>
      <w:bookmarkStart w:id="541" w:name="_Toc449098308"/>
      <w:bookmarkStart w:id="542" w:name="_Toc448923610"/>
      <w:bookmarkStart w:id="543" w:name="_Toc448928668"/>
      <w:bookmarkStart w:id="544" w:name="_Toc448923997"/>
      <w:bookmarkStart w:id="545" w:name="_Toc448929432"/>
      <w:bookmarkStart w:id="546" w:name="_Toc448930197"/>
      <w:bookmarkStart w:id="547" w:name="_Toc448930581"/>
      <w:bookmarkStart w:id="548" w:name="_Toc448930881"/>
      <w:bookmarkStart w:id="549" w:name="_Toc449023581"/>
      <w:bookmarkStart w:id="550" w:name="_Toc449085261"/>
      <w:bookmarkStart w:id="551" w:name="_Toc449087118"/>
      <w:bookmarkStart w:id="552" w:name="_Toc449087771"/>
      <w:bookmarkStart w:id="553" w:name="_Toc449088424"/>
      <w:bookmarkStart w:id="554" w:name="_Toc449089077"/>
      <w:bookmarkStart w:id="555" w:name="_Toc449097626"/>
      <w:bookmarkStart w:id="556" w:name="_Toc449098309"/>
      <w:bookmarkStart w:id="557" w:name="_Toc448928669"/>
      <w:bookmarkStart w:id="558" w:name="_Toc448930882"/>
      <w:bookmarkStart w:id="559" w:name="_Toc449085262"/>
      <w:bookmarkStart w:id="560" w:name="_Toc449098310"/>
      <w:bookmarkStart w:id="561" w:name="_Toc448923612"/>
      <w:bookmarkStart w:id="562" w:name="_Toc448928670"/>
      <w:bookmarkStart w:id="563" w:name="_Toc448923999"/>
      <w:bookmarkStart w:id="564" w:name="_Toc448929434"/>
      <w:bookmarkStart w:id="565" w:name="_Toc448930199"/>
      <w:bookmarkStart w:id="566" w:name="_Toc448930583"/>
      <w:bookmarkStart w:id="567" w:name="_Toc448930883"/>
      <w:bookmarkStart w:id="568" w:name="_Toc449023583"/>
      <w:bookmarkStart w:id="569" w:name="_Toc449085263"/>
      <w:bookmarkStart w:id="570" w:name="_Toc449087120"/>
      <w:bookmarkStart w:id="571" w:name="_Toc449087773"/>
      <w:bookmarkStart w:id="572" w:name="_Toc449088426"/>
      <w:bookmarkStart w:id="573" w:name="_Toc449089079"/>
      <w:bookmarkStart w:id="574" w:name="_Toc449097628"/>
      <w:bookmarkStart w:id="575" w:name="_Toc449098311"/>
      <w:bookmarkStart w:id="576" w:name="_Toc448928671"/>
      <w:bookmarkStart w:id="577" w:name="_Toc448930884"/>
      <w:bookmarkStart w:id="578" w:name="_Toc449085264"/>
      <w:bookmarkStart w:id="579" w:name="_Toc449098312"/>
      <w:bookmarkStart w:id="580" w:name="_Toc448923614"/>
      <w:bookmarkStart w:id="581" w:name="_Toc448928672"/>
      <w:bookmarkStart w:id="582" w:name="_Toc448924001"/>
      <w:bookmarkStart w:id="583" w:name="_Toc448929436"/>
      <w:bookmarkStart w:id="584" w:name="_Toc448930201"/>
      <w:bookmarkStart w:id="585" w:name="_Toc448930585"/>
      <w:bookmarkStart w:id="586" w:name="_Toc448930885"/>
      <w:bookmarkStart w:id="587" w:name="_Toc449023585"/>
      <w:bookmarkStart w:id="588" w:name="_Toc449085265"/>
      <w:bookmarkStart w:id="589" w:name="_Toc449087122"/>
      <w:bookmarkStart w:id="590" w:name="_Toc449087775"/>
      <w:bookmarkStart w:id="591" w:name="_Toc449088428"/>
      <w:bookmarkStart w:id="592" w:name="_Toc449089081"/>
      <w:bookmarkStart w:id="593" w:name="_Toc449097630"/>
      <w:bookmarkStart w:id="594" w:name="_Toc449098313"/>
      <w:bookmarkStart w:id="595" w:name="_Toc448928673"/>
      <w:bookmarkStart w:id="596" w:name="_Toc448930886"/>
      <w:bookmarkStart w:id="597" w:name="_Toc449085266"/>
      <w:bookmarkStart w:id="598" w:name="_Toc449098314"/>
      <w:bookmarkStart w:id="599" w:name="_Toc448923616"/>
      <w:bookmarkStart w:id="600" w:name="_Toc448928674"/>
      <w:bookmarkStart w:id="601" w:name="_Toc448924003"/>
      <w:bookmarkStart w:id="602" w:name="_Toc448929438"/>
      <w:bookmarkStart w:id="603" w:name="_Toc448930203"/>
      <w:bookmarkStart w:id="604" w:name="_Toc448930587"/>
      <w:bookmarkStart w:id="605" w:name="_Toc448930887"/>
      <w:bookmarkStart w:id="606" w:name="_Toc449023587"/>
      <w:bookmarkStart w:id="607" w:name="_Toc449085267"/>
      <w:bookmarkStart w:id="608" w:name="_Toc449087124"/>
      <w:bookmarkStart w:id="609" w:name="_Toc449087777"/>
      <w:bookmarkStart w:id="610" w:name="_Toc449088430"/>
      <w:bookmarkStart w:id="611" w:name="_Toc449089083"/>
      <w:bookmarkStart w:id="612" w:name="_Toc449097632"/>
      <w:bookmarkStart w:id="613" w:name="_Toc449098315"/>
      <w:bookmarkStart w:id="614" w:name="_Toc448923628"/>
      <w:bookmarkStart w:id="615" w:name="_Toc448928692"/>
      <w:bookmarkStart w:id="616" w:name="_Toc448924015"/>
      <w:bookmarkStart w:id="617" w:name="_Toc448929450"/>
      <w:bookmarkStart w:id="618" w:name="_Toc448930215"/>
      <w:bookmarkStart w:id="619" w:name="_Toc448930599"/>
      <w:bookmarkStart w:id="620" w:name="_Toc448930905"/>
      <w:bookmarkStart w:id="621" w:name="_Toc449023599"/>
      <w:bookmarkStart w:id="622" w:name="_Toc449085285"/>
      <w:bookmarkStart w:id="623" w:name="_Toc449087136"/>
      <w:bookmarkStart w:id="624" w:name="_Toc449087789"/>
      <w:bookmarkStart w:id="625" w:name="_Toc449088442"/>
      <w:bookmarkStart w:id="626" w:name="_Toc449089095"/>
      <w:bookmarkStart w:id="627" w:name="_Toc449097644"/>
      <w:bookmarkStart w:id="628" w:name="_Toc449098333"/>
      <w:bookmarkStart w:id="629" w:name="_Toc448923634"/>
      <w:bookmarkStart w:id="630" w:name="_Toc448928701"/>
      <w:bookmarkStart w:id="631" w:name="_Toc448924021"/>
      <w:bookmarkStart w:id="632" w:name="_Toc448929456"/>
      <w:bookmarkStart w:id="633" w:name="_Toc448930221"/>
      <w:bookmarkStart w:id="634" w:name="_Toc448930605"/>
      <w:bookmarkStart w:id="635" w:name="_Toc448930914"/>
      <w:bookmarkStart w:id="636" w:name="_Toc449023605"/>
      <w:bookmarkStart w:id="637" w:name="_Toc449085294"/>
      <w:bookmarkStart w:id="638" w:name="_Toc449087142"/>
      <w:bookmarkStart w:id="639" w:name="_Toc449087795"/>
      <w:bookmarkStart w:id="640" w:name="_Toc449088448"/>
      <w:bookmarkStart w:id="641" w:name="_Toc449089101"/>
      <w:bookmarkStart w:id="642" w:name="_Toc449097650"/>
      <w:bookmarkStart w:id="643" w:name="_Toc449098342"/>
      <w:bookmarkStart w:id="644" w:name="_Toc448928702"/>
      <w:bookmarkStart w:id="645" w:name="_Toc448930915"/>
      <w:bookmarkStart w:id="646" w:name="_Toc449085295"/>
      <w:bookmarkStart w:id="647" w:name="_Toc449098343"/>
      <w:bookmarkStart w:id="648" w:name="_Toc448923636"/>
      <w:bookmarkStart w:id="649" w:name="_Toc448928703"/>
      <w:bookmarkStart w:id="650" w:name="_Toc448924023"/>
      <w:bookmarkStart w:id="651" w:name="_Toc448929458"/>
      <w:bookmarkStart w:id="652" w:name="_Toc448930223"/>
      <w:bookmarkStart w:id="653" w:name="_Toc448930607"/>
      <w:bookmarkStart w:id="654" w:name="_Toc448930916"/>
      <w:bookmarkStart w:id="655" w:name="_Toc449023607"/>
      <w:bookmarkStart w:id="656" w:name="_Toc449085296"/>
      <w:bookmarkStart w:id="657" w:name="_Toc449087144"/>
      <w:bookmarkStart w:id="658" w:name="_Toc449087797"/>
      <w:bookmarkStart w:id="659" w:name="_Toc449088450"/>
      <w:bookmarkStart w:id="660" w:name="_Toc449089103"/>
      <w:bookmarkStart w:id="661" w:name="_Toc449097652"/>
      <w:bookmarkStart w:id="662" w:name="_Toc449098344"/>
      <w:bookmarkStart w:id="663" w:name="_Toc448923637"/>
      <w:bookmarkStart w:id="664" w:name="_Toc448928704"/>
      <w:bookmarkStart w:id="665" w:name="_Toc448924024"/>
      <w:bookmarkStart w:id="666" w:name="_Toc448929459"/>
      <w:bookmarkStart w:id="667" w:name="_Toc448930224"/>
      <w:bookmarkStart w:id="668" w:name="_Toc448930608"/>
      <w:bookmarkStart w:id="669" w:name="_Toc448930917"/>
      <w:bookmarkStart w:id="670" w:name="_Toc449023608"/>
      <w:bookmarkStart w:id="671" w:name="_Toc449085297"/>
      <w:bookmarkStart w:id="672" w:name="_Toc449087145"/>
      <w:bookmarkStart w:id="673" w:name="_Toc449087798"/>
      <w:bookmarkStart w:id="674" w:name="_Toc449088451"/>
      <w:bookmarkStart w:id="675" w:name="_Toc449089104"/>
      <w:bookmarkStart w:id="676" w:name="_Toc449097653"/>
      <w:bookmarkStart w:id="677" w:name="_Toc449098345"/>
      <w:bookmarkStart w:id="678" w:name="_Toc448923638"/>
      <w:bookmarkStart w:id="679" w:name="_Toc448928705"/>
      <w:bookmarkStart w:id="680" w:name="_Toc448924025"/>
      <w:bookmarkStart w:id="681" w:name="_Toc448929460"/>
      <w:bookmarkStart w:id="682" w:name="_Toc448930225"/>
      <w:bookmarkStart w:id="683" w:name="_Toc448930609"/>
      <w:bookmarkStart w:id="684" w:name="_Toc448930918"/>
      <w:bookmarkStart w:id="685" w:name="_Toc449023609"/>
      <w:bookmarkStart w:id="686" w:name="_Toc449085298"/>
      <w:bookmarkStart w:id="687" w:name="_Toc449087146"/>
      <w:bookmarkStart w:id="688" w:name="_Toc449087799"/>
      <w:bookmarkStart w:id="689" w:name="_Toc449088452"/>
      <w:bookmarkStart w:id="690" w:name="_Toc449089105"/>
      <w:bookmarkStart w:id="691" w:name="_Toc449097654"/>
      <w:bookmarkStart w:id="692" w:name="_Toc449098346"/>
      <w:bookmarkStart w:id="693" w:name="_Toc448923639"/>
      <w:bookmarkStart w:id="694" w:name="_Toc448928706"/>
      <w:bookmarkStart w:id="695" w:name="_Toc448924026"/>
      <w:bookmarkStart w:id="696" w:name="_Toc448929461"/>
      <w:bookmarkStart w:id="697" w:name="_Toc448930226"/>
      <w:bookmarkStart w:id="698" w:name="_Toc448930610"/>
      <w:bookmarkStart w:id="699" w:name="_Toc448930919"/>
      <w:bookmarkStart w:id="700" w:name="_Toc449023610"/>
      <w:bookmarkStart w:id="701" w:name="_Toc449085299"/>
      <w:bookmarkStart w:id="702" w:name="_Toc449087147"/>
      <w:bookmarkStart w:id="703" w:name="_Toc449087800"/>
      <w:bookmarkStart w:id="704" w:name="_Toc449088453"/>
      <w:bookmarkStart w:id="705" w:name="_Toc449089106"/>
      <w:bookmarkStart w:id="706" w:name="_Toc449097655"/>
      <w:bookmarkStart w:id="707" w:name="_Toc449098347"/>
      <w:bookmarkStart w:id="708" w:name="_Toc448923640"/>
      <w:bookmarkStart w:id="709" w:name="_Toc448928707"/>
      <w:bookmarkStart w:id="710" w:name="_Toc448924027"/>
      <w:bookmarkStart w:id="711" w:name="_Toc448929462"/>
      <w:bookmarkStart w:id="712" w:name="_Toc448930227"/>
      <w:bookmarkStart w:id="713" w:name="_Toc448930611"/>
      <w:bookmarkStart w:id="714" w:name="_Toc448930920"/>
      <w:bookmarkStart w:id="715" w:name="_Toc449023611"/>
      <w:bookmarkStart w:id="716" w:name="_Toc449085300"/>
      <w:bookmarkStart w:id="717" w:name="_Toc449087148"/>
      <w:bookmarkStart w:id="718" w:name="_Toc449087801"/>
      <w:bookmarkStart w:id="719" w:name="_Toc449088454"/>
      <w:bookmarkStart w:id="720" w:name="_Toc449089107"/>
      <w:bookmarkStart w:id="721" w:name="_Toc449097656"/>
      <w:bookmarkStart w:id="722" w:name="_Toc449098348"/>
      <w:bookmarkStart w:id="723" w:name="_Toc448923641"/>
      <w:bookmarkStart w:id="724" w:name="_Toc448928708"/>
      <w:bookmarkStart w:id="725" w:name="_Toc448924028"/>
      <w:bookmarkStart w:id="726" w:name="_Toc448929463"/>
      <w:bookmarkStart w:id="727" w:name="_Toc448930228"/>
      <w:bookmarkStart w:id="728" w:name="_Toc448930612"/>
      <w:bookmarkStart w:id="729" w:name="_Toc448930921"/>
      <w:bookmarkStart w:id="730" w:name="_Toc449023612"/>
      <w:bookmarkStart w:id="731" w:name="_Toc449085301"/>
      <w:bookmarkStart w:id="732" w:name="_Toc449087149"/>
      <w:bookmarkStart w:id="733" w:name="_Toc449087802"/>
      <w:bookmarkStart w:id="734" w:name="_Toc449088455"/>
      <w:bookmarkStart w:id="735" w:name="_Toc449089108"/>
      <w:bookmarkStart w:id="736" w:name="_Toc449097657"/>
      <w:bookmarkStart w:id="737" w:name="_Toc449098349"/>
      <w:bookmarkStart w:id="738" w:name="_Toc448923642"/>
      <w:bookmarkStart w:id="739" w:name="_Toc448928709"/>
      <w:bookmarkStart w:id="740" w:name="_Toc448924029"/>
      <w:bookmarkStart w:id="741" w:name="_Toc448929464"/>
      <w:bookmarkStart w:id="742" w:name="_Toc448930229"/>
      <w:bookmarkStart w:id="743" w:name="_Toc448930613"/>
      <w:bookmarkStart w:id="744" w:name="_Toc448930922"/>
      <w:bookmarkStart w:id="745" w:name="_Toc449023613"/>
      <w:bookmarkStart w:id="746" w:name="_Toc449085302"/>
      <w:bookmarkStart w:id="747" w:name="_Toc449087150"/>
      <w:bookmarkStart w:id="748" w:name="_Toc449087803"/>
      <w:bookmarkStart w:id="749" w:name="_Toc449088456"/>
      <w:bookmarkStart w:id="750" w:name="_Toc449089109"/>
      <w:bookmarkStart w:id="751" w:name="_Toc449097658"/>
      <w:bookmarkStart w:id="752" w:name="_Toc449098350"/>
      <w:bookmarkStart w:id="753" w:name="_Toc448923643"/>
      <w:bookmarkStart w:id="754" w:name="_Toc448928710"/>
      <w:bookmarkStart w:id="755" w:name="_Toc448924030"/>
      <w:bookmarkStart w:id="756" w:name="_Toc448929465"/>
      <w:bookmarkStart w:id="757" w:name="_Toc448930230"/>
      <w:bookmarkStart w:id="758" w:name="_Toc448930614"/>
      <w:bookmarkStart w:id="759" w:name="_Toc448930923"/>
      <w:bookmarkStart w:id="760" w:name="_Toc449023614"/>
      <w:bookmarkStart w:id="761" w:name="_Toc449085303"/>
      <w:bookmarkStart w:id="762" w:name="_Toc449087151"/>
      <w:bookmarkStart w:id="763" w:name="_Toc449087804"/>
      <w:bookmarkStart w:id="764" w:name="_Toc449088457"/>
      <w:bookmarkStart w:id="765" w:name="_Toc449089110"/>
      <w:bookmarkStart w:id="766" w:name="_Toc449097659"/>
      <w:bookmarkStart w:id="767" w:name="_Toc449098351"/>
      <w:bookmarkStart w:id="768" w:name="_Toc448923644"/>
      <w:bookmarkStart w:id="769" w:name="_Toc448928711"/>
      <w:bookmarkStart w:id="770" w:name="_Toc448924031"/>
      <w:bookmarkStart w:id="771" w:name="_Toc448929466"/>
      <w:bookmarkStart w:id="772" w:name="_Toc448930231"/>
      <w:bookmarkStart w:id="773" w:name="_Toc448930615"/>
      <w:bookmarkStart w:id="774" w:name="_Toc448930924"/>
      <w:bookmarkStart w:id="775" w:name="_Toc449023615"/>
      <w:bookmarkStart w:id="776" w:name="_Toc449085304"/>
      <w:bookmarkStart w:id="777" w:name="_Toc449087152"/>
      <w:bookmarkStart w:id="778" w:name="_Toc449087805"/>
      <w:bookmarkStart w:id="779" w:name="_Toc449088458"/>
      <w:bookmarkStart w:id="780" w:name="_Toc449089111"/>
      <w:bookmarkStart w:id="781" w:name="_Toc449097660"/>
      <w:bookmarkStart w:id="782" w:name="_Toc449098352"/>
      <w:bookmarkStart w:id="783" w:name="_Toc448923645"/>
      <w:bookmarkStart w:id="784" w:name="_Toc448928712"/>
      <w:bookmarkStart w:id="785" w:name="_Toc448924032"/>
      <w:bookmarkStart w:id="786" w:name="_Toc448929467"/>
      <w:bookmarkStart w:id="787" w:name="_Toc448930232"/>
      <w:bookmarkStart w:id="788" w:name="_Toc448930616"/>
      <w:bookmarkStart w:id="789" w:name="_Toc448930925"/>
      <w:bookmarkStart w:id="790" w:name="_Toc449023616"/>
      <w:bookmarkStart w:id="791" w:name="_Toc449085305"/>
      <w:bookmarkStart w:id="792" w:name="_Toc449087153"/>
      <w:bookmarkStart w:id="793" w:name="_Toc449087806"/>
      <w:bookmarkStart w:id="794" w:name="_Toc449088459"/>
      <w:bookmarkStart w:id="795" w:name="_Toc449089112"/>
      <w:bookmarkStart w:id="796" w:name="_Toc449097661"/>
      <w:bookmarkStart w:id="797" w:name="_Toc449098353"/>
      <w:bookmarkStart w:id="798" w:name="_Toc448923646"/>
      <w:bookmarkStart w:id="799" w:name="_Toc448928713"/>
      <w:bookmarkStart w:id="800" w:name="_Toc448924033"/>
      <w:bookmarkStart w:id="801" w:name="_Toc448929468"/>
      <w:bookmarkStart w:id="802" w:name="_Toc448930233"/>
      <w:bookmarkStart w:id="803" w:name="_Toc448930617"/>
      <w:bookmarkStart w:id="804" w:name="_Toc448930926"/>
      <w:bookmarkStart w:id="805" w:name="_Toc449023617"/>
      <w:bookmarkStart w:id="806" w:name="_Toc449085306"/>
      <w:bookmarkStart w:id="807" w:name="_Toc449087154"/>
      <w:bookmarkStart w:id="808" w:name="_Toc449087807"/>
      <w:bookmarkStart w:id="809" w:name="_Toc449088460"/>
      <w:bookmarkStart w:id="810" w:name="_Toc449089113"/>
      <w:bookmarkStart w:id="811" w:name="_Toc449097662"/>
      <w:bookmarkStart w:id="812" w:name="_Toc449098354"/>
      <w:bookmarkStart w:id="813" w:name="_Toc448923647"/>
      <w:bookmarkStart w:id="814" w:name="_Toc448928714"/>
      <w:bookmarkStart w:id="815" w:name="_Toc448924034"/>
      <w:bookmarkStart w:id="816" w:name="_Toc448929469"/>
      <w:bookmarkStart w:id="817" w:name="_Toc448930234"/>
      <w:bookmarkStart w:id="818" w:name="_Toc448930618"/>
      <w:bookmarkStart w:id="819" w:name="_Toc448930927"/>
      <w:bookmarkStart w:id="820" w:name="_Toc449023618"/>
      <w:bookmarkStart w:id="821" w:name="_Toc449085307"/>
      <w:bookmarkStart w:id="822" w:name="_Toc449087155"/>
      <w:bookmarkStart w:id="823" w:name="_Toc449087808"/>
      <w:bookmarkStart w:id="824" w:name="_Toc449088461"/>
      <w:bookmarkStart w:id="825" w:name="_Toc449089114"/>
      <w:bookmarkStart w:id="826" w:name="_Toc449097663"/>
      <w:bookmarkStart w:id="827" w:name="_Toc449098355"/>
      <w:bookmarkStart w:id="828" w:name="_Toc448923648"/>
      <w:bookmarkStart w:id="829" w:name="_Toc448928715"/>
      <w:bookmarkStart w:id="830" w:name="_Toc448924035"/>
      <w:bookmarkStart w:id="831" w:name="_Toc448929470"/>
      <w:bookmarkStart w:id="832" w:name="_Toc448930235"/>
      <w:bookmarkStart w:id="833" w:name="_Toc448930619"/>
      <w:bookmarkStart w:id="834" w:name="_Toc448930928"/>
      <w:bookmarkStart w:id="835" w:name="_Toc449023619"/>
      <w:bookmarkStart w:id="836" w:name="_Toc449085308"/>
      <w:bookmarkStart w:id="837" w:name="_Toc449087156"/>
      <w:bookmarkStart w:id="838" w:name="_Toc449087809"/>
      <w:bookmarkStart w:id="839" w:name="_Toc449088462"/>
      <w:bookmarkStart w:id="840" w:name="_Toc449089115"/>
      <w:bookmarkStart w:id="841" w:name="_Toc449097664"/>
      <w:bookmarkStart w:id="842" w:name="_Toc449098356"/>
      <w:bookmarkStart w:id="843" w:name="_Toc448923649"/>
      <w:bookmarkStart w:id="844" w:name="_Toc448928716"/>
      <w:bookmarkStart w:id="845" w:name="_Toc448924036"/>
      <w:bookmarkStart w:id="846" w:name="_Toc448929471"/>
      <w:bookmarkStart w:id="847" w:name="_Toc448930236"/>
      <w:bookmarkStart w:id="848" w:name="_Toc448930620"/>
      <w:bookmarkStart w:id="849" w:name="_Toc448930929"/>
      <w:bookmarkStart w:id="850" w:name="_Toc449023620"/>
      <w:bookmarkStart w:id="851" w:name="_Toc449085309"/>
      <w:bookmarkStart w:id="852" w:name="_Toc449087157"/>
      <w:bookmarkStart w:id="853" w:name="_Toc449087810"/>
      <w:bookmarkStart w:id="854" w:name="_Toc449088463"/>
      <w:bookmarkStart w:id="855" w:name="_Toc449089116"/>
      <w:bookmarkStart w:id="856" w:name="_Toc449097665"/>
      <w:bookmarkStart w:id="857" w:name="_Toc449098357"/>
      <w:bookmarkStart w:id="858" w:name="_Toc448928717"/>
      <w:bookmarkStart w:id="859" w:name="_Toc448930930"/>
      <w:bookmarkStart w:id="860" w:name="_Toc449085310"/>
      <w:bookmarkStart w:id="861" w:name="_Toc449098358"/>
      <w:bookmarkStart w:id="862" w:name="_Toc448928718"/>
      <w:bookmarkStart w:id="863" w:name="_Toc448930931"/>
      <w:bookmarkStart w:id="864" w:name="_Toc449085311"/>
      <w:bookmarkStart w:id="865" w:name="_Toc449098359"/>
      <w:bookmarkStart w:id="866" w:name="_Toc448923652"/>
      <w:bookmarkStart w:id="867" w:name="_Toc448928719"/>
      <w:bookmarkStart w:id="868" w:name="_Toc448924039"/>
      <w:bookmarkStart w:id="869" w:name="_Toc448929474"/>
      <w:bookmarkStart w:id="870" w:name="_Toc448930239"/>
      <w:bookmarkStart w:id="871" w:name="_Toc448930623"/>
      <w:bookmarkStart w:id="872" w:name="_Toc448930932"/>
      <w:bookmarkStart w:id="873" w:name="_Toc449023623"/>
      <w:bookmarkStart w:id="874" w:name="_Toc449085312"/>
      <w:bookmarkStart w:id="875" w:name="_Toc449087160"/>
      <w:bookmarkStart w:id="876" w:name="_Toc449087813"/>
      <w:bookmarkStart w:id="877" w:name="_Toc449088466"/>
      <w:bookmarkStart w:id="878" w:name="_Toc449089119"/>
      <w:bookmarkStart w:id="879" w:name="_Toc449097668"/>
      <w:bookmarkStart w:id="880" w:name="_Toc449098360"/>
      <w:bookmarkStart w:id="881" w:name="_Toc448928720"/>
      <w:bookmarkStart w:id="882" w:name="_Toc448930933"/>
      <w:bookmarkStart w:id="883" w:name="_Toc449085313"/>
      <w:bookmarkStart w:id="884" w:name="_Toc449098361"/>
      <w:bookmarkStart w:id="885" w:name="_Toc448923654"/>
      <w:bookmarkStart w:id="886" w:name="_Toc448928721"/>
      <w:bookmarkStart w:id="887" w:name="_Toc448924041"/>
      <w:bookmarkStart w:id="888" w:name="_Toc448929476"/>
      <w:bookmarkStart w:id="889" w:name="_Toc448930241"/>
      <w:bookmarkStart w:id="890" w:name="_Toc448930625"/>
      <w:bookmarkStart w:id="891" w:name="_Toc448930934"/>
      <w:bookmarkStart w:id="892" w:name="_Toc449023625"/>
      <w:bookmarkStart w:id="893" w:name="_Toc449085314"/>
      <w:bookmarkStart w:id="894" w:name="_Toc449087162"/>
      <w:bookmarkStart w:id="895" w:name="_Toc449087815"/>
      <w:bookmarkStart w:id="896" w:name="_Toc449088468"/>
      <w:bookmarkStart w:id="897" w:name="_Toc449089121"/>
      <w:bookmarkStart w:id="898" w:name="_Toc449097670"/>
      <w:bookmarkStart w:id="899" w:name="_Toc449098362"/>
      <w:bookmarkStart w:id="900" w:name="_Toc448923655"/>
      <w:bookmarkStart w:id="901" w:name="_Toc448928722"/>
      <w:bookmarkStart w:id="902" w:name="_Toc448924042"/>
      <w:bookmarkStart w:id="903" w:name="_Toc448929477"/>
      <w:bookmarkStart w:id="904" w:name="_Toc448930242"/>
      <w:bookmarkStart w:id="905" w:name="_Toc448930626"/>
      <w:bookmarkStart w:id="906" w:name="_Toc448930935"/>
      <w:bookmarkStart w:id="907" w:name="_Toc449023626"/>
      <w:bookmarkStart w:id="908" w:name="_Toc449085315"/>
      <w:bookmarkStart w:id="909" w:name="_Toc449087163"/>
      <w:bookmarkStart w:id="910" w:name="_Toc449087816"/>
      <w:bookmarkStart w:id="911" w:name="_Toc449088469"/>
      <w:bookmarkStart w:id="912" w:name="_Toc449089122"/>
      <w:bookmarkStart w:id="913" w:name="_Toc449097671"/>
      <w:bookmarkStart w:id="914" w:name="_Toc449098363"/>
      <w:bookmarkStart w:id="915" w:name="_Toc448928723"/>
      <w:bookmarkStart w:id="916" w:name="_Toc448930936"/>
      <w:bookmarkStart w:id="917" w:name="_Toc449085316"/>
      <w:bookmarkStart w:id="918" w:name="_Toc449098364"/>
      <w:bookmarkStart w:id="919" w:name="_Toc448923657"/>
      <w:bookmarkStart w:id="920" w:name="_Toc448928724"/>
      <w:bookmarkStart w:id="921" w:name="_Toc448924044"/>
      <w:bookmarkStart w:id="922" w:name="_Toc448929479"/>
      <w:bookmarkStart w:id="923" w:name="_Toc448930244"/>
      <w:bookmarkStart w:id="924" w:name="_Toc448930628"/>
      <w:bookmarkStart w:id="925" w:name="_Toc448930937"/>
      <w:bookmarkStart w:id="926" w:name="_Toc449023628"/>
      <w:bookmarkStart w:id="927" w:name="_Toc449085317"/>
      <w:bookmarkStart w:id="928" w:name="_Toc449087165"/>
      <w:bookmarkStart w:id="929" w:name="_Toc449087818"/>
      <w:bookmarkStart w:id="930" w:name="_Toc449088471"/>
      <w:bookmarkStart w:id="931" w:name="_Toc449089124"/>
      <w:bookmarkStart w:id="932" w:name="_Toc449097673"/>
      <w:bookmarkStart w:id="933" w:name="_Toc449098365"/>
      <w:bookmarkStart w:id="934" w:name="_Toc448928725"/>
      <w:bookmarkStart w:id="935" w:name="_Toc448930938"/>
      <w:bookmarkStart w:id="936" w:name="_Toc449085318"/>
      <w:bookmarkStart w:id="937" w:name="_Toc449098366"/>
      <w:bookmarkStart w:id="938" w:name="_Toc448923659"/>
      <w:bookmarkStart w:id="939" w:name="_Toc448928726"/>
      <w:bookmarkStart w:id="940" w:name="_Toc448924046"/>
      <w:bookmarkStart w:id="941" w:name="_Toc448929481"/>
      <w:bookmarkStart w:id="942" w:name="_Toc448930246"/>
      <w:bookmarkStart w:id="943" w:name="_Toc448930630"/>
      <w:bookmarkStart w:id="944" w:name="_Toc448930939"/>
      <w:bookmarkStart w:id="945" w:name="_Toc449023630"/>
      <w:bookmarkStart w:id="946" w:name="_Toc449085319"/>
      <w:bookmarkStart w:id="947" w:name="_Toc449087167"/>
      <w:bookmarkStart w:id="948" w:name="_Toc449087820"/>
      <w:bookmarkStart w:id="949" w:name="_Toc449088473"/>
      <w:bookmarkStart w:id="950" w:name="_Toc449089126"/>
      <w:bookmarkStart w:id="951" w:name="_Toc449097675"/>
      <w:bookmarkStart w:id="952" w:name="_Toc449098367"/>
      <w:bookmarkStart w:id="953" w:name="_Toc448928727"/>
      <w:bookmarkStart w:id="954" w:name="_Toc448930940"/>
      <w:bookmarkStart w:id="955" w:name="_Toc449085320"/>
      <w:bookmarkStart w:id="956" w:name="_Toc449098368"/>
      <w:bookmarkStart w:id="957" w:name="_Toc448923661"/>
      <w:bookmarkStart w:id="958" w:name="_Toc448928728"/>
      <w:bookmarkStart w:id="959" w:name="_Toc448924048"/>
      <w:bookmarkStart w:id="960" w:name="_Toc448929483"/>
      <w:bookmarkStart w:id="961" w:name="_Toc448930248"/>
      <w:bookmarkStart w:id="962" w:name="_Toc448930632"/>
      <w:bookmarkStart w:id="963" w:name="_Toc448930941"/>
      <w:bookmarkStart w:id="964" w:name="_Toc449023632"/>
      <w:bookmarkStart w:id="965" w:name="_Toc449085321"/>
      <w:bookmarkStart w:id="966" w:name="_Toc449087169"/>
      <w:bookmarkStart w:id="967" w:name="_Toc449087822"/>
      <w:bookmarkStart w:id="968" w:name="_Toc449088475"/>
      <w:bookmarkStart w:id="969" w:name="_Toc449089128"/>
      <w:bookmarkStart w:id="970" w:name="_Toc449097677"/>
      <w:bookmarkStart w:id="971" w:name="_Toc449098369"/>
      <w:bookmarkStart w:id="972" w:name="_Toc448923673"/>
      <w:bookmarkStart w:id="973" w:name="_Toc448928746"/>
      <w:bookmarkStart w:id="974" w:name="_Toc448924060"/>
      <w:bookmarkStart w:id="975" w:name="_Toc448929495"/>
      <w:bookmarkStart w:id="976" w:name="_Toc448930260"/>
      <w:bookmarkStart w:id="977" w:name="_Toc448930644"/>
      <w:bookmarkStart w:id="978" w:name="_Toc448930959"/>
      <w:bookmarkStart w:id="979" w:name="_Toc449023644"/>
      <w:bookmarkStart w:id="980" w:name="_Toc449085339"/>
      <w:bookmarkStart w:id="981" w:name="_Toc449087181"/>
      <w:bookmarkStart w:id="982" w:name="_Toc449087834"/>
      <w:bookmarkStart w:id="983" w:name="_Toc449088487"/>
      <w:bookmarkStart w:id="984" w:name="_Toc449089140"/>
      <w:bookmarkStart w:id="985" w:name="_Toc449097689"/>
      <w:bookmarkStart w:id="986" w:name="_Toc449098387"/>
      <w:bookmarkStart w:id="987" w:name="_Toc448923679"/>
      <w:bookmarkStart w:id="988" w:name="_Toc448928755"/>
      <w:bookmarkStart w:id="989" w:name="_Toc448924066"/>
      <w:bookmarkStart w:id="990" w:name="_Toc448929501"/>
      <w:bookmarkStart w:id="991" w:name="_Toc448930266"/>
      <w:bookmarkStart w:id="992" w:name="_Toc448930650"/>
      <w:bookmarkStart w:id="993" w:name="_Toc448930968"/>
      <w:bookmarkStart w:id="994" w:name="_Toc449023650"/>
      <w:bookmarkStart w:id="995" w:name="_Toc449085348"/>
      <w:bookmarkStart w:id="996" w:name="_Toc449087187"/>
      <w:bookmarkStart w:id="997" w:name="_Toc449087840"/>
      <w:bookmarkStart w:id="998" w:name="_Toc449088493"/>
      <w:bookmarkStart w:id="999" w:name="_Toc449089146"/>
      <w:bookmarkStart w:id="1000" w:name="_Toc449097695"/>
      <w:bookmarkStart w:id="1001" w:name="_Toc449098396"/>
      <w:bookmarkStart w:id="1002" w:name="_Toc448928756"/>
      <w:bookmarkStart w:id="1003" w:name="_Toc448930969"/>
      <w:bookmarkStart w:id="1004" w:name="_Toc449085349"/>
      <w:bookmarkStart w:id="1005" w:name="_Toc449098397"/>
      <w:bookmarkStart w:id="1006" w:name="_Toc448923681"/>
      <w:bookmarkStart w:id="1007" w:name="_Toc448928757"/>
      <w:bookmarkStart w:id="1008" w:name="_Toc448924068"/>
      <w:bookmarkStart w:id="1009" w:name="_Toc448929503"/>
      <w:bookmarkStart w:id="1010" w:name="_Toc448930268"/>
      <w:bookmarkStart w:id="1011" w:name="_Toc448930652"/>
      <w:bookmarkStart w:id="1012" w:name="_Toc448930970"/>
      <w:bookmarkStart w:id="1013" w:name="_Toc449023652"/>
      <w:bookmarkStart w:id="1014" w:name="_Toc449085350"/>
      <w:bookmarkStart w:id="1015" w:name="_Toc449087189"/>
      <w:bookmarkStart w:id="1016" w:name="_Toc449087842"/>
      <w:bookmarkStart w:id="1017" w:name="_Toc449088495"/>
      <w:bookmarkStart w:id="1018" w:name="_Toc449089148"/>
      <w:bookmarkStart w:id="1019" w:name="_Toc449097697"/>
      <w:bookmarkStart w:id="1020" w:name="_Toc449098398"/>
      <w:bookmarkStart w:id="1021" w:name="_Toc448923682"/>
      <w:bookmarkStart w:id="1022" w:name="_Toc448928758"/>
      <w:bookmarkStart w:id="1023" w:name="_Toc448924069"/>
      <w:bookmarkStart w:id="1024" w:name="_Toc448929504"/>
      <w:bookmarkStart w:id="1025" w:name="_Toc448930269"/>
      <w:bookmarkStart w:id="1026" w:name="_Toc448930653"/>
      <w:bookmarkStart w:id="1027" w:name="_Toc448930971"/>
      <w:bookmarkStart w:id="1028" w:name="_Toc449023653"/>
      <w:bookmarkStart w:id="1029" w:name="_Toc449085351"/>
      <w:bookmarkStart w:id="1030" w:name="_Toc449087190"/>
      <w:bookmarkStart w:id="1031" w:name="_Toc449087843"/>
      <w:bookmarkStart w:id="1032" w:name="_Toc449088496"/>
      <w:bookmarkStart w:id="1033" w:name="_Toc449089149"/>
      <w:bookmarkStart w:id="1034" w:name="_Toc449097698"/>
      <w:bookmarkStart w:id="1035" w:name="_Toc449098399"/>
      <w:bookmarkStart w:id="1036" w:name="_Toc448923683"/>
      <w:bookmarkStart w:id="1037" w:name="_Toc448928759"/>
      <w:bookmarkStart w:id="1038" w:name="_Toc448924070"/>
      <w:bookmarkStart w:id="1039" w:name="_Toc448929505"/>
      <w:bookmarkStart w:id="1040" w:name="_Toc448930270"/>
      <w:bookmarkStart w:id="1041" w:name="_Toc448930654"/>
      <w:bookmarkStart w:id="1042" w:name="_Toc448930972"/>
      <w:bookmarkStart w:id="1043" w:name="_Toc449023654"/>
      <w:bookmarkStart w:id="1044" w:name="_Toc449085352"/>
      <w:bookmarkStart w:id="1045" w:name="_Toc449087191"/>
      <w:bookmarkStart w:id="1046" w:name="_Toc449087844"/>
      <w:bookmarkStart w:id="1047" w:name="_Toc449088497"/>
      <w:bookmarkStart w:id="1048" w:name="_Toc449089150"/>
      <w:bookmarkStart w:id="1049" w:name="_Toc449097699"/>
      <w:bookmarkStart w:id="1050" w:name="_Toc449098400"/>
      <w:bookmarkStart w:id="1051" w:name="_Toc448923684"/>
      <w:bookmarkStart w:id="1052" w:name="_Toc448928760"/>
      <w:bookmarkStart w:id="1053" w:name="_Toc448924071"/>
      <w:bookmarkStart w:id="1054" w:name="_Toc448929506"/>
      <w:bookmarkStart w:id="1055" w:name="_Toc448930271"/>
      <w:bookmarkStart w:id="1056" w:name="_Toc448930655"/>
      <w:bookmarkStart w:id="1057" w:name="_Toc448930973"/>
      <w:bookmarkStart w:id="1058" w:name="_Toc449023655"/>
      <w:bookmarkStart w:id="1059" w:name="_Toc449085353"/>
      <w:bookmarkStart w:id="1060" w:name="_Toc449087192"/>
      <w:bookmarkStart w:id="1061" w:name="_Toc449087845"/>
      <w:bookmarkStart w:id="1062" w:name="_Toc449088498"/>
      <w:bookmarkStart w:id="1063" w:name="_Toc449089151"/>
      <w:bookmarkStart w:id="1064" w:name="_Toc449097700"/>
      <w:bookmarkStart w:id="1065" w:name="_Toc449098401"/>
      <w:bookmarkStart w:id="1066" w:name="_Toc448923685"/>
      <w:bookmarkStart w:id="1067" w:name="_Toc448928761"/>
      <w:bookmarkStart w:id="1068" w:name="_Toc448924072"/>
      <w:bookmarkStart w:id="1069" w:name="_Toc448929507"/>
      <w:bookmarkStart w:id="1070" w:name="_Toc448930272"/>
      <w:bookmarkStart w:id="1071" w:name="_Toc448930656"/>
      <w:bookmarkStart w:id="1072" w:name="_Toc448930974"/>
      <w:bookmarkStart w:id="1073" w:name="_Toc449023656"/>
      <w:bookmarkStart w:id="1074" w:name="_Toc449085354"/>
      <w:bookmarkStart w:id="1075" w:name="_Toc449087193"/>
      <w:bookmarkStart w:id="1076" w:name="_Toc449087846"/>
      <w:bookmarkStart w:id="1077" w:name="_Toc449088499"/>
      <w:bookmarkStart w:id="1078" w:name="_Toc449089152"/>
      <w:bookmarkStart w:id="1079" w:name="_Toc449097701"/>
      <w:bookmarkStart w:id="1080" w:name="_Toc449098402"/>
      <w:bookmarkStart w:id="1081" w:name="_Toc448923686"/>
      <w:bookmarkStart w:id="1082" w:name="_Toc448928762"/>
      <w:bookmarkStart w:id="1083" w:name="_Toc448924073"/>
      <w:bookmarkStart w:id="1084" w:name="_Toc448929508"/>
      <w:bookmarkStart w:id="1085" w:name="_Toc448930273"/>
      <w:bookmarkStart w:id="1086" w:name="_Toc448930657"/>
      <w:bookmarkStart w:id="1087" w:name="_Toc448930975"/>
      <w:bookmarkStart w:id="1088" w:name="_Toc449023657"/>
      <w:bookmarkStart w:id="1089" w:name="_Toc449085355"/>
      <w:bookmarkStart w:id="1090" w:name="_Toc449087194"/>
      <w:bookmarkStart w:id="1091" w:name="_Toc449087847"/>
      <w:bookmarkStart w:id="1092" w:name="_Toc449088500"/>
      <w:bookmarkStart w:id="1093" w:name="_Toc449089153"/>
      <w:bookmarkStart w:id="1094" w:name="_Toc449097702"/>
      <w:bookmarkStart w:id="1095" w:name="_Toc449098403"/>
      <w:bookmarkStart w:id="1096" w:name="_Toc448923687"/>
      <w:bookmarkStart w:id="1097" w:name="_Toc448928763"/>
      <w:bookmarkStart w:id="1098" w:name="_Toc448924074"/>
      <w:bookmarkStart w:id="1099" w:name="_Toc448929509"/>
      <w:bookmarkStart w:id="1100" w:name="_Toc448930274"/>
      <w:bookmarkStart w:id="1101" w:name="_Toc448930658"/>
      <w:bookmarkStart w:id="1102" w:name="_Toc448930976"/>
      <w:bookmarkStart w:id="1103" w:name="_Toc449023658"/>
      <w:bookmarkStart w:id="1104" w:name="_Toc449085356"/>
      <w:bookmarkStart w:id="1105" w:name="_Toc449087195"/>
      <w:bookmarkStart w:id="1106" w:name="_Toc449087848"/>
      <w:bookmarkStart w:id="1107" w:name="_Toc449088501"/>
      <w:bookmarkStart w:id="1108" w:name="_Toc449089154"/>
      <w:bookmarkStart w:id="1109" w:name="_Toc449097703"/>
      <w:bookmarkStart w:id="1110" w:name="_Toc449098404"/>
      <w:bookmarkStart w:id="1111" w:name="_Toc448923688"/>
      <w:bookmarkStart w:id="1112" w:name="_Toc448928764"/>
      <w:bookmarkStart w:id="1113" w:name="_Toc448924075"/>
      <w:bookmarkStart w:id="1114" w:name="_Toc448929510"/>
      <w:bookmarkStart w:id="1115" w:name="_Toc448930275"/>
      <w:bookmarkStart w:id="1116" w:name="_Toc448930659"/>
      <w:bookmarkStart w:id="1117" w:name="_Toc448930977"/>
      <w:bookmarkStart w:id="1118" w:name="_Toc449023659"/>
      <w:bookmarkStart w:id="1119" w:name="_Toc449085357"/>
      <w:bookmarkStart w:id="1120" w:name="_Toc449087196"/>
      <w:bookmarkStart w:id="1121" w:name="_Toc449087849"/>
      <w:bookmarkStart w:id="1122" w:name="_Toc449088502"/>
      <w:bookmarkStart w:id="1123" w:name="_Toc449089155"/>
      <w:bookmarkStart w:id="1124" w:name="_Toc449097704"/>
      <w:bookmarkStart w:id="1125" w:name="_Toc449098405"/>
      <w:bookmarkStart w:id="1126" w:name="_Toc448923689"/>
      <w:bookmarkStart w:id="1127" w:name="_Toc448928765"/>
      <w:bookmarkStart w:id="1128" w:name="_Toc448924076"/>
      <w:bookmarkStart w:id="1129" w:name="_Toc448929511"/>
      <w:bookmarkStart w:id="1130" w:name="_Toc448930276"/>
      <w:bookmarkStart w:id="1131" w:name="_Toc448930660"/>
      <w:bookmarkStart w:id="1132" w:name="_Toc448930978"/>
      <w:bookmarkStart w:id="1133" w:name="_Toc449023660"/>
      <w:bookmarkStart w:id="1134" w:name="_Toc449085358"/>
      <w:bookmarkStart w:id="1135" w:name="_Toc449087197"/>
      <w:bookmarkStart w:id="1136" w:name="_Toc449087850"/>
      <w:bookmarkStart w:id="1137" w:name="_Toc449088503"/>
      <w:bookmarkStart w:id="1138" w:name="_Toc449089156"/>
      <w:bookmarkStart w:id="1139" w:name="_Toc449097705"/>
      <w:bookmarkStart w:id="1140" w:name="_Toc449098406"/>
      <w:bookmarkStart w:id="1141" w:name="_Toc448923690"/>
      <w:bookmarkStart w:id="1142" w:name="_Toc448928766"/>
      <w:bookmarkStart w:id="1143" w:name="_Toc448924077"/>
      <w:bookmarkStart w:id="1144" w:name="_Toc448929512"/>
      <w:bookmarkStart w:id="1145" w:name="_Toc448930277"/>
      <w:bookmarkStart w:id="1146" w:name="_Toc448930661"/>
      <w:bookmarkStart w:id="1147" w:name="_Toc448930979"/>
      <w:bookmarkStart w:id="1148" w:name="_Toc449023661"/>
      <w:bookmarkStart w:id="1149" w:name="_Toc449085359"/>
      <w:bookmarkStart w:id="1150" w:name="_Toc449087198"/>
      <w:bookmarkStart w:id="1151" w:name="_Toc449087851"/>
      <w:bookmarkStart w:id="1152" w:name="_Toc449088504"/>
      <w:bookmarkStart w:id="1153" w:name="_Toc449089157"/>
      <w:bookmarkStart w:id="1154" w:name="_Toc449097706"/>
      <w:bookmarkStart w:id="1155" w:name="_Toc449098407"/>
      <w:bookmarkStart w:id="1156" w:name="_Toc448923691"/>
      <w:bookmarkStart w:id="1157" w:name="_Toc448928767"/>
      <w:bookmarkStart w:id="1158" w:name="_Toc448924078"/>
      <w:bookmarkStart w:id="1159" w:name="_Toc448929513"/>
      <w:bookmarkStart w:id="1160" w:name="_Toc448930278"/>
      <w:bookmarkStart w:id="1161" w:name="_Toc448930662"/>
      <w:bookmarkStart w:id="1162" w:name="_Toc448930980"/>
      <w:bookmarkStart w:id="1163" w:name="_Toc449023662"/>
      <w:bookmarkStart w:id="1164" w:name="_Toc449085360"/>
      <w:bookmarkStart w:id="1165" w:name="_Toc449087199"/>
      <w:bookmarkStart w:id="1166" w:name="_Toc449087852"/>
      <w:bookmarkStart w:id="1167" w:name="_Toc449088505"/>
      <w:bookmarkStart w:id="1168" w:name="_Toc449089158"/>
      <w:bookmarkStart w:id="1169" w:name="_Toc449097707"/>
      <w:bookmarkStart w:id="1170" w:name="_Toc449098408"/>
      <w:bookmarkStart w:id="1171" w:name="_Toc448923692"/>
      <w:bookmarkStart w:id="1172" w:name="_Toc448928768"/>
      <w:bookmarkStart w:id="1173" w:name="_Toc448924079"/>
      <w:bookmarkStart w:id="1174" w:name="_Toc448929514"/>
      <w:bookmarkStart w:id="1175" w:name="_Toc448930279"/>
      <w:bookmarkStart w:id="1176" w:name="_Toc448930663"/>
      <w:bookmarkStart w:id="1177" w:name="_Toc448930981"/>
      <w:bookmarkStart w:id="1178" w:name="_Toc449023663"/>
      <w:bookmarkStart w:id="1179" w:name="_Toc449085361"/>
      <w:bookmarkStart w:id="1180" w:name="_Toc449087200"/>
      <w:bookmarkStart w:id="1181" w:name="_Toc449087853"/>
      <w:bookmarkStart w:id="1182" w:name="_Toc449088506"/>
      <w:bookmarkStart w:id="1183" w:name="_Toc449089159"/>
      <w:bookmarkStart w:id="1184" w:name="_Toc449097708"/>
      <w:bookmarkStart w:id="1185" w:name="_Toc449098409"/>
      <w:bookmarkStart w:id="1186" w:name="_Toc448923693"/>
      <w:bookmarkStart w:id="1187" w:name="_Toc448928769"/>
      <w:bookmarkStart w:id="1188" w:name="_Toc448924080"/>
      <w:bookmarkStart w:id="1189" w:name="_Toc448929515"/>
      <w:bookmarkStart w:id="1190" w:name="_Toc448930280"/>
      <w:bookmarkStart w:id="1191" w:name="_Toc448930664"/>
      <w:bookmarkStart w:id="1192" w:name="_Toc448930982"/>
      <w:bookmarkStart w:id="1193" w:name="_Toc449023664"/>
      <w:bookmarkStart w:id="1194" w:name="_Toc449085362"/>
      <w:bookmarkStart w:id="1195" w:name="_Toc449087201"/>
      <w:bookmarkStart w:id="1196" w:name="_Toc449087854"/>
      <w:bookmarkStart w:id="1197" w:name="_Toc449088507"/>
      <w:bookmarkStart w:id="1198" w:name="_Toc449089160"/>
      <w:bookmarkStart w:id="1199" w:name="_Toc449097709"/>
      <w:bookmarkStart w:id="1200" w:name="_Toc449098410"/>
      <w:bookmarkStart w:id="1201" w:name="_Toc448928770"/>
      <w:bookmarkStart w:id="1202" w:name="_Toc448930983"/>
      <w:bookmarkStart w:id="1203" w:name="_Toc449085363"/>
      <w:bookmarkStart w:id="1204" w:name="_Toc449098411"/>
      <w:bookmarkStart w:id="1205" w:name="_Toc448928771"/>
      <w:bookmarkStart w:id="1206" w:name="_Toc448930984"/>
      <w:bookmarkStart w:id="1207" w:name="_Toc449085364"/>
      <w:bookmarkStart w:id="1208" w:name="_Toc449098412"/>
      <w:bookmarkStart w:id="1209" w:name="_Toc448923696"/>
      <w:bookmarkStart w:id="1210" w:name="_Toc448928772"/>
      <w:bookmarkStart w:id="1211" w:name="_Toc448924083"/>
      <w:bookmarkStart w:id="1212" w:name="_Toc448929518"/>
      <w:bookmarkStart w:id="1213" w:name="_Toc448930283"/>
      <w:bookmarkStart w:id="1214" w:name="_Toc448930667"/>
      <w:bookmarkStart w:id="1215" w:name="_Toc448930985"/>
      <w:bookmarkStart w:id="1216" w:name="_Toc449023667"/>
      <w:bookmarkStart w:id="1217" w:name="_Toc449085365"/>
      <w:bookmarkStart w:id="1218" w:name="_Toc449087204"/>
      <w:bookmarkStart w:id="1219" w:name="_Toc449087857"/>
      <w:bookmarkStart w:id="1220" w:name="_Toc449088510"/>
      <w:bookmarkStart w:id="1221" w:name="_Toc449089163"/>
      <w:bookmarkStart w:id="1222" w:name="_Toc449097712"/>
      <w:bookmarkStart w:id="1223" w:name="_Toc449098413"/>
      <w:bookmarkStart w:id="1224" w:name="_Toc449098415"/>
      <w:bookmarkStart w:id="1225" w:name="_Toc449098416"/>
      <w:bookmarkStart w:id="1226" w:name="_Toc449098417"/>
      <w:bookmarkStart w:id="1227" w:name="_Toc449098418"/>
      <w:bookmarkStart w:id="1228" w:name="_Toc449098419"/>
      <w:bookmarkStart w:id="1229" w:name="_Toc449098430"/>
      <w:bookmarkStart w:id="1230" w:name="_Toc449098431"/>
      <w:bookmarkStart w:id="1231" w:name="_Toc449098432"/>
      <w:bookmarkStart w:id="1232" w:name="_Toc449098443"/>
      <w:bookmarkStart w:id="1233" w:name="_Toc449098444"/>
      <w:bookmarkStart w:id="1234" w:name="_Toc449098445"/>
      <w:bookmarkStart w:id="1235" w:name="_Toc449098446"/>
      <w:bookmarkStart w:id="1236" w:name="_Toc449098447"/>
      <w:bookmarkStart w:id="1237" w:name="_Toc449098448"/>
      <w:bookmarkStart w:id="1238" w:name="_Toc449098449"/>
      <w:bookmarkStart w:id="1239" w:name="_Toc449098450"/>
      <w:bookmarkStart w:id="1240" w:name="_Toc449098451"/>
      <w:bookmarkStart w:id="1241" w:name="_Toc449098452"/>
      <w:bookmarkStart w:id="1242" w:name="_Toc449098453"/>
      <w:bookmarkStart w:id="1243" w:name="_Toc449098458"/>
      <w:bookmarkStart w:id="1244" w:name="_Toc449098462"/>
      <w:bookmarkStart w:id="1245" w:name="_Toc449098466"/>
      <w:bookmarkStart w:id="1246" w:name="_Toc449098470"/>
      <w:bookmarkStart w:id="1247" w:name="_Toc449098474"/>
      <w:bookmarkStart w:id="1248" w:name="_Toc449098475"/>
      <w:bookmarkStart w:id="1249" w:name="_Toc449098476"/>
      <w:bookmarkStart w:id="1250" w:name="_Toc449098477"/>
      <w:bookmarkStart w:id="1251" w:name="_Toc449098482"/>
      <w:bookmarkStart w:id="1252" w:name="_Toc449098486"/>
      <w:bookmarkStart w:id="1253" w:name="_Toc449098490"/>
      <w:bookmarkStart w:id="1254" w:name="_Toc449098494"/>
      <w:bookmarkStart w:id="1255" w:name="_Toc449098498"/>
      <w:bookmarkStart w:id="1256" w:name="_Toc449098502"/>
      <w:bookmarkStart w:id="1257" w:name="_Toc449098506"/>
      <w:bookmarkStart w:id="1258" w:name="_Toc449098510"/>
      <w:bookmarkStart w:id="1259" w:name="_Toc449098514"/>
      <w:bookmarkStart w:id="1260" w:name="_Toc449098518"/>
      <w:bookmarkStart w:id="1261" w:name="_Toc449098522"/>
      <w:bookmarkStart w:id="1262" w:name="_Toc449098526"/>
      <w:bookmarkStart w:id="1263" w:name="_Toc449098530"/>
      <w:bookmarkStart w:id="1264" w:name="_Toc449098534"/>
      <w:bookmarkStart w:id="1265" w:name="_Toc449098538"/>
      <w:bookmarkStart w:id="1266" w:name="_Toc449098542"/>
      <w:bookmarkStart w:id="1267" w:name="_Toc449098546"/>
      <w:bookmarkStart w:id="1268" w:name="_Toc449098550"/>
      <w:bookmarkStart w:id="1269" w:name="_Toc449098554"/>
      <w:bookmarkStart w:id="1270" w:name="_Toc449098558"/>
      <w:bookmarkStart w:id="1271" w:name="_Toc449098562"/>
      <w:bookmarkStart w:id="1272" w:name="_Toc449098566"/>
      <w:bookmarkStart w:id="1273" w:name="_Toc449098570"/>
      <w:bookmarkStart w:id="1274" w:name="_Toc449098574"/>
      <w:bookmarkStart w:id="1275" w:name="_Toc449098578"/>
      <w:bookmarkStart w:id="1276" w:name="_Toc449098582"/>
      <w:bookmarkStart w:id="1277" w:name="_Toc449098586"/>
      <w:bookmarkStart w:id="1278" w:name="_Toc449098590"/>
      <w:bookmarkStart w:id="1279" w:name="_Toc449098594"/>
      <w:bookmarkStart w:id="1280" w:name="_Toc449098598"/>
      <w:bookmarkStart w:id="1281" w:name="_Toc449098599"/>
      <w:bookmarkStart w:id="1282" w:name="_Toc449098600"/>
      <w:bookmarkStart w:id="1283" w:name="_Toc449098601"/>
      <w:bookmarkStart w:id="1284" w:name="_Toc449098602"/>
      <w:bookmarkStart w:id="1285" w:name="_Toc449098603"/>
      <w:bookmarkStart w:id="1286" w:name="_Toc449098604"/>
      <w:bookmarkStart w:id="1287" w:name="_Toc449098605"/>
      <w:bookmarkStart w:id="1288" w:name="_Toc449098606"/>
      <w:bookmarkStart w:id="1289" w:name="_Toc449098607"/>
      <w:bookmarkStart w:id="1290" w:name="_Toc449098608"/>
      <w:bookmarkStart w:id="1291" w:name="_Toc449098609"/>
      <w:bookmarkStart w:id="1292" w:name="_Toc449098610"/>
      <w:bookmarkStart w:id="1293" w:name="_Toc449098611"/>
      <w:bookmarkStart w:id="1294" w:name="_Toc449098612"/>
      <w:bookmarkStart w:id="1295" w:name="_Toc449098613"/>
      <w:bookmarkStart w:id="1296" w:name="_Toc449098614"/>
      <w:bookmarkStart w:id="1297" w:name="_Toc449098615"/>
      <w:bookmarkStart w:id="1298" w:name="_Toc449098616"/>
      <w:bookmarkStart w:id="1299" w:name="_Toc449098617"/>
      <w:bookmarkStart w:id="1300" w:name="_Toc449098618"/>
      <w:bookmarkStart w:id="1301" w:name="_Toc449098619"/>
      <w:bookmarkStart w:id="1302" w:name="_Toc449098620"/>
      <w:bookmarkStart w:id="1303" w:name="_Toc449098621"/>
      <w:bookmarkStart w:id="1304" w:name="_Toc449098622"/>
      <w:bookmarkStart w:id="1305" w:name="_Toc449098623"/>
      <w:bookmarkStart w:id="1306" w:name="_Toc449098624"/>
      <w:bookmarkStart w:id="1307" w:name="_Toc449098625"/>
      <w:bookmarkStart w:id="1308" w:name="_Toc449098626"/>
      <w:bookmarkStart w:id="1309" w:name="_Toc449098627"/>
      <w:bookmarkStart w:id="1310" w:name="_Toc449098628"/>
      <w:bookmarkStart w:id="1311" w:name="_Toc449098629"/>
      <w:bookmarkStart w:id="1312" w:name="_Toc449098630"/>
      <w:bookmarkStart w:id="1313" w:name="_Toc449098631"/>
      <w:bookmarkStart w:id="1314" w:name="_Toc449098632"/>
      <w:bookmarkStart w:id="1315" w:name="_Toc449098633"/>
      <w:bookmarkStart w:id="1316" w:name="_Toc449098634"/>
      <w:bookmarkStart w:id="1317" w:name="_Toc449098635"/>
      <w:bookmarkStart w:id="1318" w:name="_Toc449098636"/>
      <w:bookmarkStart w:id="1319" w:name="_Toc449098637"/>
      <w:bookmarkStart w:id="1320" w:name="_Toc449098638"/>
      <w:bookmarkStart w:id="1321" w:name="_Toc449098639"/>
      <w:bookmarkStart w:id="1322" w:name="_Toc449098640"/>
      <w:bookmarkStart w:id="1323" w:name="_Toc449098641"/>
      <w:bookmarkStart w:id="1324" w:name="_Toc449098642"/>
      <w:bookmarkStart w:id="1325" w:name="_Toc449098643"/>
      <w:bookmarkStart w:id="1326" w:name="_Toc449098644"/>
      <w:bookmarkStart w:id="1327" w:name="_Toc449098645"/>
      <w:bookmarkStart w:id="1328" w:name="_Toc449098646"/>
      <w:bookmarkStart w:id="1329" w:name="_Toc449098647"/>
      <w:bookmarkStart w:id="1330" w:name="_Toc449098648"/>
      <w:bookmarkStart w:id="1331" w:name="_Toc449098649"/>
      <w:bookmarkStart w:id="1332" w:name="_Toc449098650"/>
      <w:bookmarkStart w:id="1333" w:name="_Toc449098651"/>
      <w:bookmarkStart w:id="1334" w:name="_Toc449098652"/>
      <w:bookmarkStart w:id="1335" w:name="_Toc449098653"/>
      <w:bookmarkStart w:id="1336" w:name="_Toc449098654"/>
      <w:bookmarkStart w:id="1337" w:name="_Toc449098655"/>
      <w:bookmarkStart w:id="1338" w:name="_Toc449098656"/>
      <w:bookmarkStart w:id="1339" w:name="_Toc449098657"/>
      <w:bookmarkStart w:id="1340" w:name="_Toc449098658"/>
      <w:bookmarkStart w:id="1341" w:name="_Toc449098659"/>
      <w:bookmarkStart w:id="1342" w:name="_Toc449098660"/>
      <w:bookmarkStart w:id="1343" w:name="_Toc449098661"/>
      <w:bookmarkStart w:id="1344" w:name="_Toc449098662"/>
      <w:bookmarkStart w:id="1345" w:name="_Toc449098663"/>
      <w:bookmarkStart w:id="1346" w:name="_Toc449098664"/>
      <w:bookmarkStart w:id="1347" w:name="_Toc449098665"/>
      <w:bookmarkStart w:id="1348" w:name="_Toc449098666"/>
      <w:bookmarkStart w:id="1349" w:name="_Toc449098667"/>
      <w:bookmarkStart w:id="1350" w:name="_Toc449098668"/>
      <w:bookmarkStart w:id="1351" w:name="_Toc449098669"/>
      <w:bookmarkStart w:id="1352" w:name="_Toc449098670"/>
      <w:bookmarkStart w:id="1353" w:name="_Toc449098671"/>
      <w:bookmarkStart w:id="1354" w:name="_Toc449098672"/>
      <w:bookmarkStart w:id="1355" w:name="_Toc449098673"/>
      <w:bookmarkStart w:id="1356" w:name="_Toc449098674"/>
      <w:bookmarkStart w:id="1357" w:name="_Toc449098675"/>
      <w:bookmarkStart w:id="1358" w:name="_Toc449098676"/>
      <w:bookmarkStart w:id="1359" w:name="_Toc449098677"/>
      <w:bookmarkStart w:id="1360" w:name="_Toc449098678"/>
      <w:bookmarkStart w:id="1361" w:name="_Toc449098679"/>
      <w:bookmarkStart w:id="1362" w:name="_Toc449098680"/>
      <w:bookmarkStart w:id="1363" w:name="_Toc449098681"/>
      <w:bookmarkStart w:id="1364" w:name="_Toc449098682"/>
      <w:bookmarkStart w:id="1365" w:name="_Toc449098683"/>
      <w:bookmarkStart w:id="1366" w:name="_Toc449098684"/>
      <w:bookmarkStart w:id="1367" w:name="_Toc449098685"/>
      <w:bookmarkStart w:id="1368" w:name="_Toc449098686"/>
      <w:bookmarkStart w:id="1369" w:name="_Toc449098687"/>
      <w:bookmarkStart w:id="1370" w:name="_Toc449098688"/>
      <w:bookmarkStart w:id="1371" w:name="_Toc449098689"/>
      <w:bookmarkStart w:id="1372" w:name="_Toc449098690"/>
      <w:bookmarkStart w:id="1373" w:name="_Toc449098691"/>
      <w:bookmarkStart w:id="1374" w:name="_Toc449098692"/>
      <w:bookmarkStart w:id="1375" w:name="_Toc449098693"/>
      <w:bookmarkStart w:id="1376" w:name="_Toc449098694"/>
      <w:bookmarkStart w:id="1377" w:name="_Toc449098695"/>
      <w:bookmarkStart w:id="1378" w:name="_Toc449098696"/>
      <w:bookmarkStart w:id="1379" w:name="_Toc449098697"/>
      <w:bookmarkStart w:id="1380" w:name="_Toc449098698"/>
      <w:bookmarkStart w:id="1381" w:name="_Toc449098699"/>
      <w:bookmarkStart w:id="1382" w:name="_Toc449098700"/>
      <w:bookmarkStart w:id="1383" w:name="_Toc449098701"/>
      <w:bookmarkStart w:id="1384" w:name="_Toc449098702"/>
      <w:bookmarkStart w:id="1385" w:name="_Toc449098703"/>
      <w:bookmarkStart w:id="1386" w:name="_Toc449098704"/>
      <w:bookmarkStart w:id="1387" w:name="_Toc449098705"/>
      <w:bookmarkStart w:id="1388" w:name="_Toc449098706"/>
      <w:bookmarkStart w:id="1389" w:name="_Toc449098707"/>
      <w:bookmarkStart w:id="1390" w:name="_Toc449098708"/>
      <w:bookmarkStart w:id="1391" w:name="_Toc449098709"/>
      <w:bookmarkStart w:id="1392" w:name="_Toc449098710"/>
      <w:bookmarkStart w:id="1393" w:name="_Toc449098711"/>
      <w:bookmarkStart w:id="1394" w:name="_Toc449098712"/>
      <w:bookmarkStart w:id="1395" w:name="_Toc449098713"/>
      <w:bookmarkStart w:id="1396" w:name="_Toc449098714"/>
      <w:bookmarkStart w:id="1397" w:name="_Toc449098715"/>
      <w:bookmarkStart w:id="1398" w:name="_Toc449098716"/>
      <w:bookmarkStart w:id="1399" w:name="_Toc449098717"/>
      <w:bookmarkStart w:id="1400" w:name="_Toc449098718"/>
      <w:bookmarkStart w:id="1401" w:name="_Toc449098719"/>
      <w:bookmarkStart w:id="1402" w:name="_Toc449098720"/>
      <w:bookmarkStart w:id="1403" w:name="_Toc449098721"/>
      <w:bookmarkStart w:id="1404" w:name="_Toc449098722"/>
      <w:bookmarkStart w:id="1405" w:name="_Toc449098723"/>
      <w:bookmarkStart w:id="1406" w:name="_Toc449098724"/>
      <w:bookmarkStart w:id="1407" w:name="_Toc449098725"/>
      <w:bookmarkStart w:id="1408" w:name="_Toc449098726"/>
      <w:bookmarkStart w:id="1409" w:name="_Toc449098727"/>
      <w:bookmarkStart w:id="1410" w:name="_Toc449098728"/>
      <w:bookmarkStart w:id="1411" w:name="_Toc449098729"/>
      <w:bookmarkStart w:id="1412" w:name="_Toc449098730"/>
      <w:bookmarkStart w:id="1413" w:name="_Toc449098731"/>
      <w:bookmarkStart w:id="1414" w:name="_Toc449098732"/>
      <w:bookmarkStart w:id="1415" w:name="_Toc449098733"/>
      <w:bookmarkStart w:id="1416" w:name="_Toc449098734"/>
      <w:bookmarkStart w:id="1417" w:name="_Toc449098735"/>
      <w:bookmarkStart w:id="1418" w:name="_Toc449098736"/>
      <w:bookmarkStart w:id="1419" w:name="_Toc449098737"/>
      <w:bookmarkStart w:id="1420" w:name="_Toc449098738"/>
      <w:bookmarkStart w:id="1421" w:name="_Toc449098739"/>
      <w:bookmarkStart w:id="1422" w:name="_Toc449098740"/>
      <w:bookmarkStart w:id="1423" w:name="_Toc449098741"/>
      <w:bookmarkStart w:id="1424" w:name="_Toc449098742"/>
      <w:bookmarkStart w:id="1425" w:name="_Toc449098743"/>
      <w:bookmarkStart w:id="1426" w:name="_Toc449098744"/>
      <w:bookmarkStart w:id="1427" w:name="_Toc449098745"/>
      <w:bookmarkStart w:id="1428" w:name="_Toc449098746"/>
      <w:bookmarkStart w:id="1429" w:name="_Toc449098747"/>
      <w:bookmarkStart w:id="1430" w:name="_Toc449098748"/>
      <w:bookmarkStart w:id="1431" w:name="_Toc449098749"/>
      <w:bookmarkStart w:id="1432" w:name="_Toc449098750"/>
      <w:bookmarkStart w:id="1433" w:name="_Toc449098751"/>
      <w:bookmarkStart w:id="1434" w:name="_Toc449098752"/>
      <w:bookmarkStart w:id="1435" w:name="_Toc449098753"/>
      <w:bookmarkStart w:id="1436" w:name="_Toc449098754"/>
      <w:bookmarkStart w:id="1437" w:name="_Toc449098755"/>
      <w:bookmarkStart w:id="1438" w:name="_Toc449098756"/>
      <w:bookmarkStart w:id="1439" w:name="_Toc449098757"/>
      <w:bookmarkStart w:id="1440" w:name="_Toc449098758"/>
      <w:bookmarkStart w:id="1441" w:name="_Toc449098759"/>
      <w:bookmarkStart w:id="1442" w:name="_Toc449098760"/>
      <w:bookmarkStart w:id="1443" w:name="_Toc449098761"/>
      <w:bookmarkStart w:id="1444" w:name="_Toc449098762"/>
      <w:bookmarkStart w:id="1445" w:name="_Toc449098763"/>
      <w:bookmarkStart w:id="1446" w:name="_Toc449098764"/>
      <w:bookmarkStart w:id="1447" w:name="_Toc449098765"/>
      <w:bookmarkStart w:id="1448" w:name="_Toc449098766"/>
      <w:bookmarkStart w:id="1449" w:name="_Toc449098767"/>
      <w:bookmarkStart w:id="1450" w:name="_Toc449098768"/>
      <w:bookmarkStart w:id="1451" w:name="_Toc449098769"/>
      <w:bookmarkStart w:id="1452" w:name="_Toc449098770"/>
      <w:bookmarkStart w:id="1453" w:name="_Toc449098775"/>
      <w:bookmarkStart w:id="1454" w:name="_Toc449098779"/>
      <w:bookmarkStart w:id="1455" w:name="_Toc449098783"/>
      <w:bookmarkStart w:id="1456" w:name="_Toc449098787"/>
      <w:bookmarkStart w:id="1457" w:name="_Toc449098791"/>
      <w:bookmarkStart w:id="1458" w:name="_Toc449098795"/>
      <w:bookmarkStart w:id="1459" w:name="_Toc449098796"/>
      <w:bookmarkStart w:id="1460" w:name="_Toc449098797"/>
      <w:bookmarkStart w:id="1461" w:name="_Toc449098798"/>
      <w:bookmarkStart w:id="1462" w:name="_Toc449098799"/>
      <w:bookmarkStart w:id="1463" w:name="_Toc449098804"/>
      <w:bookmarkStart w:id="1464" w:name="_Toc449098808"/>
      <w:bookmarkStart w:id="1465" w:name="_Toc449098812"/>
      <w:bookmarkStart w:id="1466" w:name="_Toc449098816"/>
      <w:bookmarkStart w:id="1467" w:name="_Toc449098820"/>
      <w:bookmarkStart w:id="1468" w:name="_Toc449098824"/>
      <w:bookmarkStart w:id="1469" w:name="_Toc449098828"/>
      <w:bookmarkStart w:id="1470" w:name="_Toc449098832"/>
      <w:bookmarkStart w:id="1471" w:name="_Toc449098836"/>
      <w:bookmarkStart w:id="1472" w:name="_Toc449098840"/>
      <w:bookmarkStart w:id="1473" w:name="_Toc449098844"/>
      <w:bookmarkStart w:id="1474" w:name="_Toc449098848"/>
      <w:bookmarkStart w:id="1475" w:name="_Toc449098852"/>
      <w:bookmarkStart w:id="1476" w:name="_Toc449098856"/>
      <w:bookmarkStart w:id="1477" w:name="_Toc449098860"/>
      <w:bookmarkStart w:id="1478" w:name="_Toc449098864"/>
      <w:bookmarkStart w:id="1479" w:name="_Toc449098868"/>
      <w:bookmarkStart w:id="1480" w:name="_Toc449098869"/>
      <w:bookmarkStart w:id="1481" w:name="_Toc449098870"/>
      <w:bookmarkStart w:id="1482" w:name="_Toc449098871"/>
      <w:bookmarkStart w:id="1483" w:name="_Toc449098872"/>
      <w:bookmarkStart w:id="1484" w:name="_Toc449098873"/>
      <w:bookmarkStart w:id="1485" w:name="_Toc449098874"/>
      <w:bookmarkStart w:id="1486" w:name="_Toc449098875"/>
      <w:bookmarkStart w:id="1487" w:name="_Toc449098876"/>
      <w:bookmarkStart w:id="1488" w:name="_Toc449098877"/>
      <w:bookmarkStart w:id="1489" w:name="_Toc449098878"/>
      <w:bookmarkStart w:id="1490" w:name="_Toc449098879"/>
      <w:bookmarkStart w:id="1491" w:name="_Toc449098880"/>
      <w:bookmarkStart w:id="1492" w:name="_Toc449098881"/>
      <w:bookmarkStart w:id="1493" w:name="_Toc449098882"/>
      <w:bookmarkStart w:id="1494" w:name="_Toc449098883"/>
      <w:bookmarkStart w:id="1495" w:name="_Toc449098884"/>
      <w:bookmarkStart w:id="1496" w:name="_Toc449098885"/>
      <w:bookmarkStart w:id="1497" w:name="_Toc449098886"/>
      <w:bookmarkStart w:id="1498" w:name="_Toc449098887"/>
      <w:bookmarkStart w:id="1499" w:name="_Toc449098888"/>
      <w:bookmarkStart w:id="1500" w:name="_Toc449098889"/>
      <w:bookmarkStart w:id="1501" w:name="_Toc449098890"/>
      <w:bookmarkStart w:id="1502" w:name="_Toc449098891"/>
      <w:bookmarkStart w:id="1503" w:name="_Toc449098892"/>
      <w:bookmarkStart w:id="1504" w:name="_Toc449098893"/>
      <w:bookmarkStart w:id="1505" w:name="_Toc449098894"/>
      <w:bookmarkStart w:id="1506" w:name="_Toc449098895"/>
      <w:bookmarkStart w:id="1507" w:name="_Toc449098896"/>
      <w:bookmarkStart w:id="1508" w:name="_Toc449098897"/>
      <w:bookmarkStart w:id="1509" w:name="_Toc449098898"/>
      <w:bookmarkStart w:id="1510" w:name="_Toc449098899"/>
      <w:bookmarkStart w:id="1511" w:name="_Toc449098900"/>
      <w:bookmarkStart w:id="1512" w:name="_Toc449098901"/>
      <w:bookmarkStart w:id="1513" w:name="_Toc449098902"/>
      <w:bookmarkStart w:id="1514" w:name="_Toc449098903"/>
      <w:bookmarkStart w:id="1515" w:name="_Toc449098904"/>
      <w:bookmarkStart w:id="1516" w:name="_Toc449098905"/>
      <w:bookmarkStart w:id="1517" w:name="_Toc449098906"/>
      <w:bookmarkStart w:id="1518" w:name="_Toc449098907"/>
      <w:bookmarkStart w:id="1519" w:name="_Toc449098908"/>
      <w:bookmarkStart w:id="1520" w:name="_Toc449098909"/>
      <w:bookmarkStart w:id="1521" w:name="_Toc449098910"/>
      <w:bookmarkStart w:id="1522" w:name="_Toc449098911"/>
      <w:bookmarkStart w:id="1523" w:name="_Toc449098912"/>
      <w:bookmarkStart w:id="1524" w:name="_Toc449098913"/>
      <w:bookmarkStart w:id="1525" w:name="_Toc449098914"/>
      <w:bookmarkStart w:id="1526" w:name="_Toc449098915"/>
      <w:bookmarkStart w:id="1527" w:name="_Toc449098916"/>
      <w:bookmarkStart w:id="1528" w:name="_Toc449098917"/>
      <w:bookmarkStart w:id="1529" w:name="_Toc449098918"/>
      <w:bookmarkStart w:id="1530" w:name="_Toc449098919"/>
      <w:bookmarkStart w:id="1531" w:name="_Toc449098920"/>
      <w:bookmarkStart w:id="1532" w:name="_Toc449098921"/>
      <w:bookmarkStart w:id="1533" w:name="_Toc449098922"/>
      <w:bookmarkStart w:id="1534" w:name="_Toc449098923"/>
      <w:bookmarkStart w:id="1535" w:name="_Toc449098924"/>
      <w:bookmarkStart w:id="1536" w:name="_Toc449098925"/>
      <w:bookmarkStart w:id="1537" w:name="_Toc449098926"/>
      <w:bookmarkStart w:id="1538" w:name="_Toc449098927"/>
      <w:bookmarkStart w:id="1539" w:name="_Toc449098928"/>
      <w:bookmarkStart w:id="1540" w:name="_Toc449098929"/>
      <w:bookmarkStart w:id="1541" w:name="_Toc449098930"/>
      <w:bookmarkStart w:id="1542" w:name="_Toc449098931"/>
      <w:bookmarkStart w:id="1543" w:name="_Toc449098932"/>
      <w:bookmarkStart w:id="1544" w:name="_Toc449098933"/>
      <w:bookmarkStart w:id="1545" w:name="_Toc449098934"/>
      <w:bookmarkStart w:id="1546" w:name="_Toc449098935"/>
      <w:bookmarkStart w:id="1547" w:name="_Toc449098936"/>
      <w:bookmarkStart w:id="1548" w:name="_Toc449098937"/>
      <w:bookmarkStart w:id="1549" w:name="_Toc449098938"/>
      <w:bookmarkStart w:id="1550" w:name="_Toc449098939"/>
      <w:bookmarkStart w:id="1551" w:name="_Toc449098940"/>
      <w:bookmarkStart w:id="1552" w:name="_Toc449098941"/>
      <w:bookmarkStart w:id="1553" w:name="_Toc449098942"/>
      <w:bookmarkStart w:id="1554" w:name="_Toc449098943"/>
      <w:bookmarkStart w:id="1555" w:name="_Toc449098944"/>
      <w:bookmarkStart w:id="1556" w:name="_Toc449098945"/>
      <w:bookmarkStart w:id="1557" w:name="_Toc449098946"/>
      <w:bookmarkStart w:id="1558" w:name="_Toc449098947"/>
      <w:bookmarkStart w:id="1559" w:name="_Toc449098948"/>
      <w:bookmarkStart w:id="1560" w:name="_Toc449098949"/>
      <w:bookmarkStart w:id="1561" w:name="_Toc449098950"/>
      <w:bookmarkStart w:id="1562" w:name="_Toc449098951"/>
      <w:bookmarkStart w:id="1563" w:name="_Toc449098952"/>
      <w:bookmarkStart w:id="1564" w:name="_Toc449098953"/>
      <w:bookmarkStart w:id="1565" w:name="_Toc449098954"/>
      <w:bookmarkStart w:id="1566" w:name="_Toc449098955"/>
      <w:bookmarkStart w:id="1567" w:name="_Toc449098956"/>
      <w:bookmarkStart w:id="1568" w:name="_Toc449098957"/>
      <w:bookmarkStart w:id="1569" w:name="_Toc449098958"/>
      <w:bookmarkStart w:id="1570" w:name="_Toc449098959"/>
      <w:bookmarkStart w:id="1571" w:name="_Toc449098960"/>
      <w:bookmarkStart w:id="1572" w:name="_Toc449098961"/>
      <w:bookmarkStart w:id="1573" w:name="_Toc449098962"/>
      <w:bookmarkStart w:id="1574" w:name="_Toc449098963"/>
      <w:bookmarkStart w:id="1575" w:name="_Toc449098964"/>
      <w:bookmarkStart w:id="1576" w:name="_Toc449098965"/>
      <w:bookmarkStart w:id="1577" w:name="_Toc449098966"/>
      <w:bookmarkStart w:id="1578" w:name="_Toc449098967"/>
      <w:bookmarkStart w:id="1579" w:name="_Toc449098968"/>
      <w:bookmarkStart w:id="1580" w:name="_Toc449098969"/>
      <w:bookmarkStart w:id="1581" w:name="_Toc449098970"/>
      <w:bookmarkStart w:id="1582" w:name="_Toc449098971"/>
      <w:bookmarkStart w:id="1583" w:name="_Toc449098972"/>
      <w:bookmarkStart w:id="1584" w:name="_Toc449098973"/>
      <w:bookmarkStart w:id="1585" w:name="_Toc449098974"/>
      <w:bookmarkStart w:id="1586" w:name="_Toc449098975"/>
      <w:bookmarkStart w:id="1587" w:name="_Toc449098976"/>
      <w:bookmarkStart w:id="1588" w:name="_Toc449098977"/>
      <w:bookmarkStart w:id="1589" w:name="_Toc449098978"/>
      <w:bookmarkStart w:id="1590" w:name="_Toc449098979"/>
      <w:bookmarkStart w:id="1591" w:name="_Toc449098980"/>
      <w:bookmarkStart w:id="1592" w:name="_Toc449098981"/>
      <w:bookmarkStart w:id="1593" w:name="_Toc449098982"/>
      <w:bookmarkStart w:id="1594" w:name="_Toc449098983"/>
      <w:bookmarkStart w:id="1595" w:name="_Toc449098984"/>
      <w:bookmarkStart w:id="1596" w:name="_Toc449098985"/>
      <w:bookmarkStart w:id="1597" w:name="_Toc449098986"/>
      <w:bookmarkStart w:id="1598" w:name="_Toc449098987"/>
      <w:bookmarkStart w:id="1599" w:name="_Toc449098988"/>
      <w:bookmarkStart w:id="1600" w:name="_Toc449098989"/>
      <w:bookmarkStart w:id="1601" w:name="_Toc449098990"/>
      <w:bookmarkStart w:id="1602" w:name="_Toc449098991"/>
      <w:bookmarkStart w:id="1603" w:name="_Toc449098992"/>
      <w:bookmarkStart w:id="1604" w:name="_Toc449098993"/>
      <w:bookmarkStart w:id="1605" w:name="_Toc449098994"/>
      <w:bookmarkStart w:id="1606" w:name="_Toc449098995"/>
      <w:bookmarkStart w:id="1607" w:name="_Toc449098996"/>
      <w:bookmarkStart w:id="1608" w:name="_Toc449098997"/>
      <w:bookmarkStart w:id="1609" w:name="_Toc449098998"/>
      <w:bookmarkStart w:id="1610" w:name="_Toc449098999"/>
      <w:bookmarkStart w:id="1611" w:name="_Toc449099000"/>
      <w:bookmarkStart w:id="1612" w:name="_Toc449099001"/>
      <w:bookmarkStart w:id="1613" w:name="_Toc449099002"/>
      <w:bookmarkStart w:id="1614" w:name="_Toc449099003"/>
      <w:bookmarkStart w:id="1615" w:name="_Toc449099004"/>
      <w:bookmarkStart w:id="1616" w:name="_Toc449099005"/>
      <w:bookmarkStart w:id="1617" w:name="_Toc449099006"/>
      <w:bookmarkStart w:id="1618" w:name="_Toc449099007"/>
      <w:bookmarkStart w:id="1619" w:name="_Toc449099008"/>
      <w:bookmarkStart w:id="1620" w:name="_Toc449099009"/>
      <w:bookmarkStart w:id="1621" w:name="_Toc449099010"/>
      <w:bookmarkStart w:id="1622" w:name="_Toc449099011"/>
      <w:bookmarkStart w:id="1623" w:name="_Toc449099012"/>
      <w:bookmarkStart w:id="1624" w:name="_Toc449099013"/>
      <w:bookmarkStart w:id="1625" w:name="_Toc449099014"/>
      <w:bookmarkStart w:id="1626" w:name="_Toc449099015"/>
      <w:bookmarkStart w:id="1627" w:name="_Toc449099016"/>
      <w:bookmarkStart w:id="1628" w:name="_Toc449099017"/>
      <w:bookmarkStart w:id="1629" w:name="_Toc449099018"/>
      <w:bookmarkStart w:id="1630" w:name="_Toc449099019"/>
      <w:bookmarkStart w:id="1631" w:name="_Toc449099020"/>
      <w:bookmarkStart w:id="1632" w:name="_Toc449099021"/>
      <w:bookmarkStart w:id="1633" w:name="_Toc449099022"/>
      <w:bookmarkStart w:id="1634" w:name="_Toc449099023"/>
      <w:bookmarkStart w:id="1635" w:name="_Toc449099024"/>
      <w:bookmarkStart w:id="1636" w:name="_Toc449099025"/>
      <w:bookmarkStart w:id="1637" w:name="_Toc449099026"/>
      <w:bookmarkStart w:id="1638" w:name="_Toc449099027"/>
      <w:bookmarkStart w:id="1639" w:name="_Toc449099028"/>
      <w:bookmarkStart w:id="1640" w:name="_Toc449099029"/>
      <w:bookmarkStart w:id="1641" w:name="_Toc449099030"/>
      <w:bookmarkStart w:id="1642" w:name="_Toc449099031"/>
      <w:bookmarkStart w:id="1643" w:name="_Toc449099032"/>
      <w:bookmarkStart w:id="1644" w:name="_Toc449099033"/>
      <w:bookmarkStart w:id="1645" w:name="_Toc449099034"/>
      <w:bookmarkStart w:id="1646" w:name="_Toc449099035"/>
      <w:bookmarkStart w:id="1647" w:name="_Toc449099348"/>
      <w:bookmarkStart w:id="1648" w:name="_Toc447814410"/>
      <w:bookmarkStart w:id="1649" w:name="_Toc446070756"/>
      <w:bookmarkStart w:id="1650" w:name="_Toc446518484"/>
      <w:bookmarkStart w:id="1651" w:name="_Toc446524179"/>
      <w:bookmarkStart w:id="1652" w:name="_Toc446518485"/>
      <w:bookmarkStart w:id="1653" w:name="_Toc446524180"/>
      <w:bookmarkStart w:id="1654" w:name="_Toc446518486"/>
      <w:bookmarkStart w:id="1655" w:name="_Toc446524181"/>
      <w:bookmarkStart w:id="1656" w:name="_Toc446518487"/>
      <w:bookmarkStart w:id="1657" w:name="_Toc446524182"/>
      <w:bookmarkStart w:id="1658" w:name="_Toc446518488"/>
      <w:bookmarkStart w:id="1659" w:name="_Toc446524183"/>
      <w:bookmarkStart w:id="1660" w:name="_Toc446518489"/>
      <w:bookmarkStart w:id="1661" w:name="_Toc446524184"/>
      <w:bookmarkStart w:id="1662" w:name="_Toc446518490"/>
      <w:bookmarkStart w:id="1663" w:name="_Toc446524185"/>
      <w:bookmarkStart w:id="1664" w:name="_Toc446518491"/>
      <w:bookmarkStart w:id="1665" w:name="_Toc446524186"/>
      <w:bookmarkStart w:id="1666" w:name="_Toc446518492"/>
      <w:bookmarkStart w:id="1667" w:name="_Toc446524187"/>
      <w:bookmarkStart w:id="1668" w:name="_Toc446490309"/>
      <w:bookmarkStart w:id="1669" w:name="_Toc446490340"/>
      <w:bookmarkStart w:id="1670" w:name="_Toc446490310"/>
      <w:bookmarkStart w:id="1671" w:name="_Toc446490341"/>
      <w:bookmarkStart w:id="1672" w:name="_Toc446490311"/>
      <w:bookmarkStart w:id="1673" w:name="_Toc446490342"/>
      <w:bookmarkStart w:id="1674" w:name="_Toc446490312"/>
      <w:bookmarkStart w:id="1675" w:name="_Toc446490343"/>
      <w:bookmarkStart w:id="1676" w:name="_Toc446490315"/>
      <w:bookmarkStart w:id="1677" w:name="_Toc446490346"/>
      <w:bookmarkStart w:id="1678" w:name="_Toc79608306"/>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r>
        <w:t>Appendix A</w:t>
      </w:r>
      <w:bookmarkEnd w:id="1678"/>
    </w:p>
    <w:p w14:paraId="77790E61" w14:textId="77777777" w:rsidR="004E7BA8" w:rsidRDefault="004E7BA8">
      <w:pPr>
        <w:rPr>
          <w:color w:val="000000"/>
          <w:lang w:val="en-SG" w:eastAsia="en-SG"/>
        </w:rPr>
      </w:pPr>
    </w:p>
    <w:p w14:paraId="1D1FEC8A" w14:textId="36ED79E5" w:rsidR="00D56763" w:rsidRPr="00730DE7" w:rsidRDefault="00743A2D">
      <w:pPr>
        <w:pStyle w:val="Heading2"/>
        <w:numPr>
          <w:ilvl w:val="0"/>
          <w:numId w:val="10"/>
        </w:numPr>
        <w:ind w:hanging="720"/>
        <w:rPr>
          <w:rStyle w:val="IntenseReference"/>
          <w:rFonts w:ascii="Century Gothic" w:hAnsi="Century Gothic"/>
          <w:b w:val="0"/>
          <w:bCs w:val="0"/>
          <w:smallCaps w:val="0"/>
          <w:color w:val="000000" w:themeColor="text1"/>
          <w:sz w:val="20"/>
          <w:szCs w:val="20"/>
        </w:rPr>
      </w:pPr>
      <w:bookmarkStart w:id="1679" w:name="_Toc79608307"/>
      <w:r>
        <w:rPr>
          <w:rStyle w:val="IntenseReference"/>
          <w:color w:val="000000" w:themeColor="text1"/>
        </w:rPr>
        <w:t>Configuration blueprint (CBP)</w:t>
      </w:r>
      <w:bookmarkEnd w:id="1679"/>
    </w:p>
    <w:p w14:paraId="56762F82" w14:textId="1089ADBD" w:rsidR="0026471D" w:rsidRPr="0026471D" w:rsidRDefault="0026471D">
      <w:pPr>
        <w:pStyle w:val="ListParagraph"/>
        <w:rPr>
          <w:color w:val="000000"/>
          <w:lang w:val="en-SG" w:eastAsia="en-SG"/>
        </w:rPr>
      </w:pPr>
    </w:p>
    <w:p w14:paraId="4A5423F1" w14:textId="106835F2" w:rsidR="0026471D" w:rsidRPr="004E7BA8" w:rsidRDefault="00C65EA4" w:rsidP="004E7BA8">
      <w:pPr>
        <w:rPr>
          <w:color w:val="000000"/>
          <w:lang w:val="en-SG" w:eastAsia="en-SG"/>
        </w:rPr>
      </w:pPr>
      <w:r w:rsidRPr="004E7BA8">
        <w:rPr>
          <w:color w:val="000000"/>
          <w:lang w:val="en-SG" w:eastAsia="en-SG"/>
        </w:rPr>
        <w:t>Configuration Blueprint (CBP) for Application and Registration</w:t>
      </w:r>
    </w:p>
    <w:bookmarkStart w:id="1680" w:name="_MON_1688207576"/>
    <w:bookmarkEnd w:id="1680"/>
    <w:p w14:paraId="20A069CC" w14:textId="4DDA921C" w:rsidR="00D56763" w:rsidRDefault="00AE6146">
      <w:pPr>
        <w:rPr>
          <w:color w:val="000000"/>
          <w:lang w:val="en-SG" w:eastAsia="en-SG"/>
        </w:rPr>
      </w:pPr>
      <w:r>
        <w:rPr>
          <w:color w:val="000000"/>
          <w:lang w:val="en-SG" w:eastAsia="en-SG"/>
        </w:rPr>
        <w:object w:dxaOrig="1376" w:dyaOrig="905" w14:anchorId="1E1DD2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5pt;height:45.5pt" o:ole="">
            <v:imagedata r:id="rId36" o:title=""/>
          </v:shape>
          <o:OLEObject Type="Embed" ProgID="Excel.Sheet.12" ShapeID="_x0000_i1025" DrawAspect="Icon" ObjectID="_1726486159" r:id="rId37"/>
        </w:object>
      </w:r>
      <w:bookmarkStart w:id="1681" w:name="_MON_1526410798"/>
      <w:bookmarkEnd w:id="1681"/>
    </w:p>
    <w:p w14:paraId="15AAAA81" w14:textId="53F1A217" w:rsidR="00743314" w:rsidRDefault="00743314">
      <w:pPr>
        <w:rPr>
          <w:color w:val="000000"/>
          <w:lang w:val="en-SG" w:eastAsia="en-SG"/>
        </w:rPr>
      </w:pPr>
    </w:p>
    <w:p w14:paraId="4F41114A" w14:textId="1A13A6C2" w:rsidR="00F604FE" w:rsidRPr="00730DE7" w:rsidRDefault="00F604FE" w:rsidP="00F604FE">
      <w:pPr>
        <w:pStyle w:val="Heading2"/>
        <w:numPr>
          <w:ilvl w:val="0"/>
          <w:numId w:val="10"/>
        </w:numPr>
        <w:ind w:hanging="720"/>
        <w:rPr>
          <w:rStyle w:val="IntenseReference"/>
          <w:rFonts w:ascii="Century Gothic" w:hAnsi="Century Gothic"/>
          <w:b w:val="0"/>
          <w:bCs w:val="0"/>
          <w:smallCaps w:val="0"/>
          <w:color w:val="000000" w:themeColor="text1"/>
          <w:sz w:val="20"/>
          <w:szCs w:val="20"/>
        </w:rPr>
      </w:pPr>
      <w:bookmarkStart w:id="1682" w:name="_Toc79608308"/>
      <w:bookmarkStart w:id="1683" w:name="_Toc79608309"/>
      <w:bookmarkStart w:id="1684" w:name="_Toc79608310"/>
      <w:bookmarkEnd w:id="1682"/>
      <w:bookmarkEnd w:id="1683"/>
      <w:r>
        <w:rPr>
          <w:rStyle w:val="IntenseReference"/>
          <w:color w:val="000000" w:themeColor="text1"/>
        </w:rPr>
        <w:t>Backend Job</w:t>
      </w:r>
      <w:bookmarkEnd w:id="1684"/>
      <w:r>
        <w:rPr>
          <w:rStyle w:val="IntenseReference"/>
          <w:color w:val="000000" w:themeColor="text1"/>
        </w:rPr>
        <w:t xml:space="preserve"> </w:t>
      </w:r>
    </w:p>
    <w:p w14:paraId="26B029D1" w14:textId="56128E79" w:rsidR="00F604FE" w:rsidRPr="002113D8" w:rsidRDefault="00F604FE" w:rsidP="002113D8">
      <w:pPr>
        <w:pStyle w:val="ListParagraph"/>
        <w:numPr>
          <w:ilvl w:val="0"/>
          <w:numId w:val="113"/>
        </w:numPr>
        <w:rPr>
          <w:bCs/>
          <w:color w:val="000000"/>
          <w:lang w:val="en-SG" w:eastAsia="en-SG"/>
        </w:rPr>
      </w:pPr>
      <w:r w:rsidRPr="002113D8">
        <w:rPr>
          <w:bCs/>
          <w:color w:val="000000"/>
          <w:lang w:val="en-SG" w:eastAsia="en-SG"/>
        </w:rPr>
        <w:t>System will check through a batch job if the TPN has been cancelled in PIN Master</w:t>
      </w:r>
      <w:r w:rsidR="006F421D" w:rsidRPr="002113D8">
        <w:rPr>
          <w:bCs/>
          <w:color w:val="000000"/>
          <w:lang w:val="en-SG" w:eastAsia="en-SG"/>
        </w:rPr>
        <w:t xml:space="preserve"> then </w:t>
      </w:r>
      <w:r w:rsidRPr="002113D8">
        <w:rPr>
          <w:bCs/>
          <w:color w:val="000000"/>
          <w:lang w:val="en-SG" w:eastAsia="en-SG"/>
        </w:rPr>
        <w:t>matching parties shall be de-</w:t>
      </w:r>
      <w:r w:rsidR="00D40F26" w:rsidRPr="002113D8">
        <w:rPr>
          <w:bCs/>
          <w:color w:val="000000"/>
          <w:lang w:val="en-SG" w:eastAsia="en-SG"/>
        </w:rPr>
        <w:t>registered</w:t>
      </w:r>
      <w:r w:rsidRPr="002113D8">
        <w:rPr>
          <w:bCs/>
          <w:color w:val="000000"/>
          <w:lang w:val="en-SG" w:eastAsia="en-SG"/>
        </w:rPr>
        <w:t xml:space="preserve"> in </w:t>
      </w:r>
      <w:proofErr w:type="spellStart"/>
      <w:r w:rsidRPr="002113D8">
        <w:rPr>
          <w:bCs/>
          <w:color w:val="000000"/>
          <w:lang w:val="en-SG" w:eastAsia="en-SG"/>
        </w:rPr>
        <w:t>eCMS</w:t>
      </w:r>
      <w:proofErr w:type="spellEnd"/>
      <w:r w:rsidRPr="002113D8">
        <w:rPr>
          <w:bCs/>
          <w:color w:val="000000"/>
          <w:lang w:val="en-SG" w:eastAsia="en-SG"/>
        </w:rPr>
        <w:t>.</w:t>
      </w:r>
    </w:p>
    <w:p w14:paraId="7FDF981B" w14:textId="12ACF9B4" w:rsidR="002113D8" w:rsidRPr="002113D8" w:rsidRDefault="002113D8" w:rsidP="002113D8">
      <w:pPr>
        <w:pStyle w:val="ListParagraph"/>
        <w:numPr>
          <w:ilvl w:val="0"/>
          <w:numId w:val="113"/>
        </w:numPr>
        <w:rPr>
          <w:bCs/>
          <w:color w:val="000000"/>
          <w:lang w:val="en-SG" w:eastAsia="en-SG"/>
        </w:rPr>
      </w:pPr>
      <w:proofErr w:type="spellStart"/>
      <w:r w:rsidRPr="002113D8">
        <w:rPr>
          <w:b/>
          <w:bCs/>
        </w:rPr>
        <w:t>eCMS</w:t>
      </w:r>
      <w:proofErr w:type="spellEnd"/>
      <w:r w:rsidRPr="002113D8">
        <w:rPr>
          <w:b/>
          <w:bCs/>
        </w:rPr>
        <w:t xml:space="preserve"> Update:</w:t>
      </w:r>
      <w:r>
        <w:t xml:space="preserve"> </w:t>
      </w:r>
      <w:proofErr w:type="spellStart"/>
      <w:r>
        <w:t>eCMS</w:t>
      </w:r>
      <w:proofErr w:type="spellEnd"/>
      <w:r>
        <w:t xml:space="preserve"> will be updated with the review outcomes (Approval or Rejection) by a Batch job and Party shall be updated appropriately to reflect the review decisions.</w:t>
      </w:r>
    </w:p>
    <w:p w14:paraId="633384D0" w14:textId="77777777" w:rsidR="0041188D" w:rsidRDefault="0041188D">
      <w:pPr>
        <w:tabs>
          <w:tab w:val="clear" w:pos="360"/>
        </w:tabs>
        <w:jc w:val="left"/>
        <w:rPr>
          <w:bCs/>
          <w:color w:val="000000"/>
          <w:lang w:val="en-SG" w:eastAsia="en-SG"/>
        </w:rPr>
      </w:pPr>
    </w:p>
    <w:p w14:paraId="4A7B0D7B" w14:textId="77777777" w:rsidR="0041188D" w:rsidRPr="00730DE7" w:rsidRDefault="0041188D" w:rsidP="0041188D">
      <w:pPr>
        <w:pStyle w:val="Heading2"/>
        <w:numPr>
          <w:ilvl w:val="0"/>
          <w:numId w:val="113"/>
        </w:numPr>
        <w:ind w:hanging="720"/>
        <w:rPr>
          <w:rStyle w:val="IntenseReference"/>
          <w:rFonts w:ascii="Century Gothic" w:hAnsi="Century Gothic"/>
          <w:b w:val="0"/>
          <w:bCs w:val="0"/>
          <w:smallCaps w:val="0"/>
          <w:color w:val="000000" w:themeColor="text1"/>
          <w:sz w:val="20"/>
          <w:szCs w:val="20"/>
        </w:rPr>
      </w:pPr>
      <w:bookmarkStart w:id="1685" w:name="_Toc79608311"/>
      <w:r>
        <w:rPr>
          <w:rStyle w:val="IntenseReference"/>
          <w:color w:val="000000" w:themeColor="text1"/>
        </w:rPr>
        <w:t>Report Templates</w:t>
      </w:r>
      <w:bookmarkEnd w:id="1685"/>
      <w:r>
        <w:rPr>
          <w:rStyle w:val="IntenseReference"/>
          <w:color w:val="000000" w:themeColor="text1"/>
        </w:rPr>
        <w:t xml:space="preserve"> </w:t>
      </w:r>
    </w:p>
    <w:p w14:paraId="6DC1136E" w14:textId="77777777" w:rsidR="0041188D" w:rsidRDefault="0041188D" w:rsidP="0041188D">
      <w:pPr>
        <w:tabs>
          <w:tab w:val="clear" w:pos="360"/>
          <w:tab w:val="left" w:pos="2206"/>
        </w:tabs>
        <w:spacing w:after="160" w:line="259" w:lineRule="auto"/>
        <w:contextualSpacing/>
      </w:pPr>
      <w:r>
        <w:t>Please check Reports SRS</w:t>
      </w:r>
    </w:p>
    <w:p w14:paraId="23134472" w14:textId="77777777" w:rsidR="0041188D" w:rsidRDefault="0041188D" w:rsidP="0041188D">
      <w:pPr>
        <w:tabs>
          <w:tab w:val="clear" w:pos="360"/>
          <w:tab w:val="left" w:pos="2206"/>
        </w:tabs>
        <w:spacing w:after="160" w:line="259" w:lineRule="auto"/>
        <w:contextualSpacing/>
      </w:pPr>
    </w:p>
    <w:p w14:paraId="35358907" w14:textId="77777777" w:rsidR="0041188D" w:rsidRPr="00730DE7" w:rsidRDefault="0041188D" w:rsidP="0041188D">
      <w:pPr>
        <w:pStyle w:val="Heading2"/>
        <w:numPr>
          <w:ilvl w:val="0"/>
          <w:numId w:val="113"/>
        </w:numPr>
        <w:ind w:hanging="720"/>
        <w:rPr>
          <w:rStyle w:val="IntenseReference"/>
          <w:rFonts w:ascii="Century Gothic" w:hAnsi="Century Gothic"/>
          <w:b w:val="0"/>
          <w:bCs w:val="0"/>
          <w:smallCaps w:val="0"/>
          <w:color w:val="000000" w:themeColor="text1"/>
          <w:sz w:val="20"/>
          <w:szCs w:val="20"/>
        </w:rPr>
      </w:pPr>
      <w:bookmarkStart w:id="1686" w:name="_Toc79608312"/>
      <w:r>
        <w:rPr>
          <w:rStyle w:val="IntenseReference"/>
          <w:color w:val="000000" w:themeColor="text1"/>
        </w:rPr>
        <w:t>User Interfaces</w:t>
      </w:r>
      <w:bookmarkEnd w:id="1686"/>
    </w:p>
    <w:p w14:paraId="61D6B38C" w14:textId="60018CE6" w:rsidR="0041188D" w:rsidRDefault="0041188D" w:rsidP="0041188D">
      <w:pPr>
        <w:tabs>
          <w:tab w:val="clear" w:pos="360"/>
          <w:tab w:val="left" w:pos="2206"/>
        </w:tabs>
        <w:spacing w:after="160" w:line="259" w:lineRule="auto"/>
        <w:contextualSpacing/>
      </w:pPr>
      <w:r>
        <w:t>Refer to Prototype.</w:t>
      </w:r>
    </w:p>
    <w:p w14:paraId="36874A9E" w14:textId="77777777" w:rsidR="0041188D" w:rsidRDefault="0041188D" w:rsidP="0041188D">
      <w:pPr>
        <w:tabs>
          <w:tab w:val="clear" w:pos="360"/>
          <w:tab w:val="left" w:pos="2206"/>
        </w:tabs>
        <w:spacing w:after="160" w:line="259" w:lineRule="auto"/>
        <w:contextualSpacing/>
      </w:pPr>
    </w:p>
    <w:p w14:paraId="35687050" w14:textId="77777777" w:rsidR="00984CEF" w:rsidRDefault="0041188D" w:rsidP="0041188D">
      <w:pPr>
        <w:tabs>
          <w:tab w:val="clear" w:pos="360"/>
        </w:tabs>
        <w:jc w:val="left"/>
      </w:pPr>
      <w:r w:rsidRPr="00C121C1">
        <w:t xml:space="preserve">Note: Though we released the prototype, actual UI implementation </w:t>
      </w:r>
      <w:r w:rsidR="009F7959" w:rsidRPr="00C121C1">
        <w:t>look,</w:t>
      </w:r>
      <w:r w:rsidRPr="00C121C1">
        <w:t xml:space="preserve"> and feel may vary based on </w:t>
      </w:r>
      <w:proofErr w:type="spellStart"/>
      <w:r w:rsidRPr="00C121C1">
        <w:t>SmartGWT</w:t>
      </w:r>
      <w:proofErr w:type="spellEnd"/>
      <w:r w:rsidRPr="00C121C1">
        <w:t xml:space="preserve"> framework.</w:t>
      </w:r>
    </w:p>
    <w:p w14:paraId="394504A6" w14:textId="77777777" w:rsidR="00984CEF" w:rsidRDefault="00984CEF" w:rsidP="0041188D">
      <w:pPr>
        <w:tabs>
          <w:tab w:val="clear" w:pos="360"/>
        </w:tabs>
        <w:jc w:val="left"/>
      </w:pPr>
    </w:p>
    <w:p w14:paraId="2C16C926" w14:textId="3578B5AE" w:rsidR="00984CEF" w:rsidRPr="00730DE7" w:rsidRDefault="00984CEF" w:rsidP="00984CEF">
      <w:pPr>
        <w:pStyle w:val="Heading2"/>
        <w:numPr>
          <w:ilvl w:val="0"/>
          <w:numId w:val="113"/>
        </w:numPr>
        <w:ind w:hanging="720"/>
        <w:rPr>
          <w:rStyle w:val="IntenseReference"/>
          <w:rFonts w:ascii="Century Gothic" w:hAnsi="Century Gothic"/>
          <w:b w:val="0"/>
          <w:bCs w:val="0"/>
          <w:smallCaps w:val="0"/>
          <w:color w:val="000000" w:themeColor="text1"/>
          <w:sz w:val="20"/>
          <w:szCs w:val="20"/>
        </w:rPr>
      </w:pPr>
      <w:bookmarkStart w:id="1687" w:name="_Toc79608313"/>
      <w:r>
        <w:rPr>
          <w:rStyle w:val="IntenseReference"/>
          <w:color w:val="000000" w:themeColor="text1"/>
        </w:rPr>
        <w:t>Inspection Checklist</w:t>
      </w:r>
      <w:bookmarkEnd w:id="1687"/>
    </w:p>
    <w:p w14:paraId="050172DC" w14:textId="77777777" w:rsidR="00984CEF" w:rsidRDefault="00984CEF" w:rsidP="0041188D">
      <w:pPr>
        <w:tabs>
          <w:tab w:val="clear" w:pos="360"/>
        </w:tabs>
        <w:jc w:val="left"/>
        <w:rPr>
          <w:bCs/>
          <w:color w:val="000000"/>
          <w:lang w:val="en-SG" w:eastAsia="en-SG"/>
        </w:rPr>
      </w:pPr>
      <w:r>
        <w:rPr>
          <w:bCs/>
          <w:color w:val="000000"/>
          <w:lang w:val="en-SG" w:eastAsia="en-SG"/>
        </w:rPr>
        <w:t>Verifier can fill in the Inspection checklist in the Inspection tab as per the provided Checklist below for WHO and TSO.</w:t>
      </w:r>
    </w:p>
    <w:p w14:paraId="4E2869D3" w14:textId="77777777" w:rsidR="00984CEF" w:rsidRDefault="00984CEF" w:rsidP="0041188D">
      <w:pPr>
        <w:tabs>
          <w:tab w:val="clear" w:pos="360"/>
        </w:tabs>
        <w:jc w:val="left"/>
        <w:rPr>
          <w:bCs/>
          <w:color w:val="000000"/>
          <w:lang w:val="en-SG" w:eastAsia="en-SG"/>
        </w:rPr>
      </w:pPr>
    </w:p>
    <w:bookmarkStart w:id="1688" w:name="_MON_1687617659"/>
    <w:bookmarkEnd w:id="1688"/>
    <w:p w14:paraId="5D1BA9C8" w14:textId="2C881336" w:rsidR="00F706F3" w:rsidRDefault="00984CEF" w:rsidP="0041188D">
      <w:pPr>
        <w:tabs>
          <w:tab w:val="clear" w:pos="360"/>
        </w:tabs>
        <w:jc w:val="left"/>
        <w:rPr>
          <w:bCs/>
          <w:color w:val="000000"/>
          <w:lang w:val="en-SG" w:eastAsia="en-SG"/>
        </w:rPr>
      </w:pPr>
      <w:r>
        <w:rPr>
          <w:bCs/>
          <w:color w:val="000000"/>
          <w:lang w:val="en-SG" w:eastAsia="en-SG"/>
        </w:rPr>
        <w:object w:dxaOrig="1508" w:dyaOrig="985" w14:anchorId="7B55BA7B">
          <v:shape id="_x0000_i1026" type="#_x0000_t75" style="width:75.5pt;height:50pt" o:ole="">
            <v:imagedata r:id="rId38" o:title=""/>
          </v:shape>
          <o:OLEObject Type="Embed" ProgID="Word.Document.12" ShapeID="_x0000_i1026" DrawAspect="Icon" ObjectID="_1726486160" r:id="rId39">
            <o:FieldCodes>\s</o:FieldCodes>
          </o:OLEObject>
        </w:object>
      </w:r>
      <w:r w:rsidR="00F706F3">
        <w:rPr>
          <w:bCs/>
          <w:color w:val="000000"/>
          <w:lang w:val="en-SG" w:eastAsia="en-SG"/>
        </w:rPr>
        <w:br w:type="page"/>
      </w:r>
    </w:p>
    <w:p w14:paraId="6FE1CF9B" w14:textId="244EE577" w:rsidR="004E7BA8" w:rsidRPr="00730DE7" w:rsidRDefault="004E7BA8" w:rsidP="002113D8">
      <w:pPr>
        <w:pStyle w:val="Heading2"/>
        <w:numPr>
          <w:ilvl w:val="0"/>
          <w:numId w:val="113"/>
        </w:numPr>
        <w:ind w:hanging="720"/>
        <w:rPr>
          <w:rStyle w:val="IntenseReference"/>
          <w:rFonts w:ascii="Century Gothic" w:hAnsi="Century Gothic"/>
          <w:b w:val="0"/>
          <w:bCs w:val="0"/>
          <w:smallCaps w:val="0"/>
          <w:color w:val="000000" w:themeColor="text1"/>
          <w:sz w:val="20"/>
          <w:szCs w:val="20"/>
        </w:rPr>
      </w:pPr>
      <w:bookmarkStart w:id="1689" w:name="_Toc79608314"/>
      <w:r>
        <w:rPr>
          <w:rStyle w:val="IntenseReference"/>
          <w:color w:val="000000" w:themeColor="text1"/>
        </w:rPr>
        <w:t>Print Templates</w:t>
      </w:r>
      <w:bookmarkEnd w:id="1689"/>
      <w:r>
        <w:rPr>
          <w:rStyle w:val="IntenseReference"/>
          <w:color w:val="000000" w:themeColor="text1"/>
        </w:rPr>
        <w:t xml:space="preserve"> </w:t>
      </w:r>
    </w:p>
    <w:p w14:paraId="2A8E05F3" w14:textId="68965692" w:rsidR="0067577C" w:rsidRDefault="0067577C" w:rsidP="00B946A7">
      <w:pPr>
        <w:tabs>
          <w:tab w:val="clear" w:pos="360"/>
        </w:tabs>
        <w:ind w:left="720"/>
        <w:jc w:val="left"/>
        <w:rPr>
          <w:bCs/>
          <w:color w:val="000000"/>
          <w:lang w:val="en-SG" w:eastAsia="en-SG"/>
        </w:rPr>
      </w:pPr>
    </w:p>
    <w:p w14:paraId="38197467" w14:textId="211DBABB" w:rsidR="00D00122" w:rsidRDefault="0067577C" w:rsidP="00F604FE">
      <w:pPr>
        <w:pStyle w:val="ListParagraph"/>
        <w:numPr>
          <w:ilvl w:val="2"/>
          <w:numId w:val="113"/>
        </w:numPr>
        <w:ind w:hanging="2018"/>
        <w:rPr>
          <w:b/>
          <w:color w:val="000000"/>
          <w:lang w:val="en-SG" w:eastAsia="en-SG"/>
        </w:rPr>
      </w:pPr>
      <w:r w:rsidRPr="00300224">
        <w:rPr>
          <w:b/>
          <w:color w:val="000000"/>
          <w:lang w:val="en-SG" w:eastAsia="en-SG"/>
        </w:rPr>
        <w:t>CERTIFICATE OF REGISTRATION TO ACT AS CUSTOMS CLEARING AGENT</w:t>
      </w:r>
    </w:p>
    <w:p w14:paraId="0C915C59" w14:textId="75275867" w:rsidR="00D00122" w:rsidRDefault="00D00122" w:rsidP="00D00122">
      <w:pPr>
        <w:ind w:left="142"/>
        <w:rPr>
          <w:b/>
          <w:color w:val="000000"/>
          <w:lang w:val="en-SG" w:eastAsia="en-SG"/>
        </w:rPr>
      </w:pPr>
    </w:p>
    <w:p w14:paraId="01776CA5" w14:textId="5D8FA7EB" w:rsidR="00D00122" w:rsidRDefault="00D00122" w:rsidP="00D00122">
      <w:pPr>
        <w:ind w:left="142"/>
        <w:rPr>
          <w:b/>
          <w:color w:val="000000"/>
          <w:lang w:val="en-SG" w:eastAsia="en-SG"/>
        </w:rPr>
      </w:pPr>
    </w:p>
    <w:p w14:paraId="6B29C221" w14:textId="670EF09A" w:rsidR="00D00122" w:rsidRDefault="00D6438A" w:rsidP="00D00122">
      <w:pPr>
        <w:ind w:left="142"/>
        <w:rPr>
          <w:b/>
          <w:color w:val="000000"/>
          <w:lang w:val="en-SG" w:eastAsia="en-SG"/>
        </w:rPr>
      </w:pPr>
      <w:r>
        <w:rPr>
          <w:noProof/>
        </w:rPr>
        <w:drawing>
          <wp:inline distT="0" distB="0" distL="0" distR="0" wp14:anchorId="0FE7398D" wp14:editId="34978D98">
            <wp:extent cx="5486400" cy="2377440"/>
            <wp:effectExtent l="0" t="0" r="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86400" cy="2377440"/>
                    </a:xfrm>
                    <a:prstGeom prst="rect">
                      <a:avLst/>
                    </a:prstGeom>
                  </pic:spPr>
                </pic:pic>
              </a:graphicData>
            </a:graphic>
          </wp:inline>
        </w:drawing>
      </w:r>
      <w:r w:rsidDel="00D6438A">
        <w:rPr>
          <w:noProof/>
        </w:rPr>
        <w:t xml:space="preserve"> </w:t>
      </w:r>
    </w:p>
    <w:p w14:paraId="4366B7CD" w14:textId="591F7E95" w:rsidR="00D00122" w:rsidRDefault="00D22E41" w:rsidP="00D00122">
      <w:pPr>
        <w:ind w:left="142"/>
        <w:rPr>
          <w:b/>
          <w:color w:val="000000"/>
          <w:lang w:val="en-SG" w:eastAsia="en-SG"/>
        </w:rPr>
      </w:pPr>
      <w:r>
        <w:rPr>
          <w:b/>
          <w:color w:val="000000"/>
          <w:lang w:val="en-SG" w:eastAsia="en-SG"/>
        </w:rPr>
        <w:t xml:space="preserve"> </w:t>
      </w:r>
    </w:p>
    <w:p w14:paraId="38F0BDAE" w14:textId="287197CB" w:rsidR="00D00122" w:rsidRDefault="00D00122">
      <w:pPr>
        <w:tabs>
          <w:tab w:val="clear" w:pos="360"/>
        </w:tabs>
        <w:jc w:val="left"/>
        <w:rPr>
          <w:bCs/>
          <w:color w:val="000000"/>
          <w:lang w:val="en-SG" w:eastAsia="en-SG"/>
        </w:rPr>
      </w:pPr>
    </w:p>
    <w:bookmarkStart w:id="1690" w:name="_MON_1688975548"/>
    <w:bookmarkEnd w:id="1690"/>
    <w:p w14:paraId="0CA8D303" w14:textId="67F784AB" w:rsidR="00D00122" w:rsidRDefault="00D6438A" w:rsidP="00D00122">
      <w:pPr>
        <w:ind w:left="142"/>
        <w:rPr>
          <w:bCs/>
          <w:color w:val="000000"/>
          <w:lang w:val="en-SG" w:eastAsia="en-SG"/>
        </w:rPr>
      </w:pPr>
      <w:r>
        <w:rPr>
          <w:bCs/>
          <w:color w:val="000000"/>
          <w:lang w:val="en-SG" w:eastAsia="en-SG"/>
        </w:rPr>
        <w:object w:dxaOrig="1508" w:dyaOrig="985" w14:anchorId="30192AC2">
          <v:shape id="_x0000_i1027" type="#_x0000_t75" style="width:75.5pt;height:49.5pt" o:ole="">
            <v:imagedata r:id="rId41" o:title=""/>
          </v:shape>
          <o:OLEObject Type="Embed" ProgID="Word.Document.12" ShapeID="_x0000_i1027" DrawAspect="Icon" ObjectID="_1726486161" r:id="rId42">
            <o:FieldCodes>\s</o:FieldCodes>
          </o:OLEObject>
        </w:object>
      </w:r>
    </w:p>
    <w:p w14:paraId="27E4644B" w14:textId="7FE85C19" w:rsidR="00D00122" w:rsidRDefault="00D00122">
      <w:pPr>
        <w:tabs>
          <w:tab w:val="clear" w:pos="360"/>
        </w:tabs>
        <w:jc w:val="left"/>
        <w:rPr>
          <w:bCs/>
          <w:color w:val="000000"/>
          <w:lang w:val="en-SG" w:eastAsia="en-SG"/>
        </w:rPr>
      </w:pPr>
      <w:r>
        <w:rPr>
          <w:bCs/>
          <w:color w:val="000000"/>
          <w:lang w:val="en-SG" w:eastAsia="en-SG"/>
        </w:rPr>
        <w:br w:type="page"/>
      </w:r>
    </w:p>
    <w:p w14:paraId="4320C106" w14:textId="06C7252B" w:rsidR="0067577C" w:rsidRDefault="00D00122" w:rsidP="00D00122">
      <w:pPr>
        <w:pStyle w:val="ListParagraph"/>
        <w:numPr>
          <w:ilvl w:val="2"/>
          <w:numId w:val="113"/>
        </w:numPr>
        <w:ind w:left="426" w:hanging="284"/>
        <w:rPr>
          <w:b/>
          <w:color w:val="000000"/>
          <w:lang w:val="en-SG" w:eastAsia="en-SG"/>
        </w:rPr>
      </w:pPr>
      <w:r w:rsidRPr="00300224">
        <w:rPr>
          <w:b/>
          <w:color w:val="000000"/>
          <w:lang w:val="en-SG" w:eastAsia="en-SG"/>
        </w:rPr>
        <w:t>CERTIFICATE OF APPROVAL OF A PLACE FOR LOADING / UNLOADING / TEMPORARY STORAGE</w:t>
      </w:r>
    </w:p>
    <w:p w14:paraId="20E99A38" w14:textId="46D8D391" w:rsidR="00D00122" w:rsidRDefault="00D00122" w:rsidP="00D00122">
      <w:pPr>
        <w:ind w:left="142"/>
        <w:rPr>
          <w:b/>
          <w:color w:val="000000"/>
          <w:lang w:val="en-SG" w:eastAsia="en-SG"/>
        </w:rPr>
      </w:pPr>
    </w:p>
    <w:p w14:paraId="07394A48" w14:textId="2EB0BCAB" w:rsidR="00D00122" w:rsidRDefault="0048482E" w:rsidP="00D00122">
      <w:pPr>
        <w:ind w:left="142"/>
        <w:rPr>
          <w:b/>
          <w:color w:val="000000"/>
          <w:lang w:val="en-SG" w:eastAsia="en-SG"/>
        </w:rPr>
      </w:pPr>
      <w:r>
        <w:rPr>
          <w:noProof/>
        </w:rPr>
        <w:drawing>
          <wp:inline distT="0" distB="0" distL="0" distR="0" wp14:anchorId="09AFF5FE" wp14:editId="56FE78FF">
            <wp:extent cx="3637544" cy="6021049"/>
            <wp:effectExtent l="0" t="0" r="127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54581" cy="6049249"/>
                    </a:xfrm>
                    <a:prstGeom prst="rect">
                      <a:avLst/>
                    </a:prstGeom>
                  </pic:spPr>
                </pic:pic>
              </a:graphicData>
            </a:graphic>
          </wp:inline>
        </w:drawing>
      </w:r>
      <w:r w:rsidDel="0048482E">
        <w:rPr>
          <w:noProof/>
        </w:rPr>
        <w:t xml:space="preserve"> </w:t>
      </w:r>
    </w:p>
    <w:p w14:paraId="3C576508" w14:textId="30AA5F7B" w:rsidR="00D00122" w:rsidRDefault="00D00122" w:rsidP="00D00122">
      <w:pPr>
        <w:ind w:left="142"/>
        <w:rPr>
          <w:b/>
          <w:color w:val="000000"/>
          <w:lang w:val="en-SG" w:eastAsia="en-SG"/>
        </w:rPr>
      </w:pPr>
    </w:p>
    <w:p w14:paraId="131DAC35" w14:textId="2A2D9047" w:rsidR="00F706F3" w:rsidRDefault="00F706F3" w:rsidP="00D00122">
      <w:pPr>
        <w:ind w:left="142"/>
        <w:rPr>
          <w:b/>
          <w:color w:val="000000"/>
          <w:lang w:val="en-SG" w:eastAsia="en-SG"/>
        </w:rPr>
      </w:pPr>
    </w:p>
    <w:bookmarkStart w:id="1691" w:name="_MON_1688975677"/>
    <w:bookmarkEnd w:id="1691"/>
    <w:p w14:paraId="3F7C60CA" w14:textId="10124518" w:rsidR="00F706F3" w:rsidRDefault="0048482E" w:rsidP="00D00122">
      <w:pPr>
        <w:ind w:left="142"/>
        <w:rPr>
          <w:b/>
          <w:color w:val="000000"/>
          <w:lang w:val="en-SG" w:eastAsia="en-SG"/>
        </w:rPr>
      </w:pPr>
      <w:r>
        <w:rPr>
          <w:b/>
          <w:color w:val="000000"/>
          <w:lang w:val="en-SG" w:eastAsia="en-SG"/>
        </w:rPr>
        <w:object w:dxaOrig="1508" w:dyaOrig="985" w14:anchorId="27F15C26">
          <v:shape id="_x0000_i1028" type="#_x0000_t75" style="width:75.5pt;height:49.5pt" o:ole="">
            <v:imagedata r:id="rId44" o:title=""/>
          </v:shape>
          <o:OLEObject Type="Embed" ProgID="Word.Document.12" ShapeID="_x0000_i1028" DrawAspect="Icon" ObjectID="_1726486162" r:id="rId45">
            <o:FieldCodes>\s</o:FieldCodes>
          </o:OLEObject>
        </w:object>
      </w:r>
    </w:p>
    <w:p w14:paraId="29AD98BA" w14:textId="77777777" w:rsidR="00F706F3" w:rsidRDefault="00F706F3" w:rsidP="00D00122">
      <w:pPr>
        <w:ind w:left="142"/>
        <w:rPr>
          <w:b/>
          <w:color w:val="000000"/>
          <w:lang w:val="en-SG" w:eastAsia="en-SG"/>
        </w:rPr>
      </w:pPr>
    </w:p>
    <w:p w14:paraId="44FC086A" w14:textId="3ABEDF25" w:rsidR="00F706F3" w:rsidRDefault="00F706F3">
      <w:pPr>
        <w:tabs>
          <w:tab w:val="clear" w:pos="360"/>
        </w:tabs>
        <w:jc w:val="left"/>
        <w:rPr>
          <w:b/>
          <w:color w:val="000000"/>
          <w:lang w:val="en-SG" w:eastAsia="en-SG"/>
        </w:rPr>
      </w:pPr>
      <w:r>
        <w:rPr>
          <w:b/>
          <w:color w:val="000000"/>
          <w:lang w:val="en-SG" w:eastAsia="en-SG"/>
        </w:rPr>
        <w:br w:type="page"/>
      </w:r>
    </w:p>
    <w:p w14:paraId="58E875B9" w14:textId="24F41EBA" w:rsidR="00D00122" w:rsidRPr="00300224" w:rsidRDefault="00967E92" w:rsidP="00300224">
      <w:pPr>
        <w:pStyle w:val="ListParagraph"/>
        <w:numPr>
          <w:ilvl w:val="2"/>
          <w:numId w:val="113"/>
        </w:numPr>
        <w:ind w:left="426" w:hanging="284"/>
        <w:rPr>
          <w:b/>
          <w:color w:val="000000"/>
          <w:lang w:val="en-SG" w:eastAsia="en-SG"/>
        </w:rPr>
      </w:pPr>
      <w:r w:rsidRPr="00967E92">
        <w:rPr>
          <w:b/>
          <w:color w:val="000000"/>
          <w:lang w:val="en-SG" w:eastAsia="en-SG"/>
        </w:rPr>
        <w:t>CERTIFICATE OF REGISTRATION FOR PUBLIC OR PRIVATE WAREHOUSE</w:t>
      </w:r>
    </w:p>
    <w:p w14:paraId="69B2978E" w14:textId="24B078F9" w:rsidR="0067577C" w:rsidRDefault="0067577C" w:rsidP="00F604FE">
      <w:pPr>
        <w:rPr>
          <w:bCs/>
          <w:color w:val="000000"/>
          <w:lang w:val="en-SG" w:eastAsia="en-SG"/>
        </w:rPr>
      </w:pPr>
    </w:p>
    <w:p w14:paraId="4649DC30" w14:textId="2960174B" w:rsidR="0067577C" w:rsidRDefault="0048482E" w:rsidP="00F604FE">
      <w:pPr>
        <w:rPr>
          <w:bCs/>
          <w:color w:val="000000"/>
          <w:lang w:val="en-SG" w:eastAsia="en-SG"/>
        </w:rPr>
      </w:pPr>
      <w:r>
        <w:rPr>
          <w:noProof/>
        </w:rPr>
        <w:drawing>
          <wp:inline distT="0" distB="0" distL="0" distR="0" wp14:anchorId="5352B15E" wp14:editId="266B4C6D">
            <wp:extent cx="5486400" cy="328549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6400" cy="3285490"/>
                    </a:xfrm>
                    <a:prstGeom prst="rect">
                      <a:avLst/>
                    </a:prstGeom>
                  </pic:spPr>
                </pic:pic>
              </a:graphicData>
            </a:graphic>
          </wp:inline>
        </w:drawing>
      </w:r>
      <w:r w:rsidDel="0048482E">
        <w:rPr>
          <w:noProof/>
        </w:rPr>
        <w:t xml:space="preserve"> </w:t>
      </w:r>
    </w:p>
    <w:p w14:paraId="1351BC2F" w14:textId="00C98B94" w:rsidR="0067577C" w:rsidRDefault="0067577C" w:rsidP="00F604FE">
      <w:pPr>
        <w:rPr>
          <w:bCs/>
          <w:color w:val="000000"/>
          <w:lang w:val="en-SG" w:eastAsia="en-SG"/>
        </w:rPr>
      </w:pPr>
    </w:p>
    <w:p w14:paraId="1815C77B" w14:textId="093B867C" w:rsidR="0085058A" w:rsidRDefault="0085058A" w:rsidP="00F604FE">
      <w:pPr>
        <w:rPr>
          <w:bCs/>
          <w:color w:val="000000"/>
          <w:lang w:val="en-SG" w:eastAsia="en-SG"/>
        </w:rPr>
      </w:pPr>
    </w:p>
    <w:bookmarkStart w:id="1692" w:name="_MON_1688975806"/>
    <w:bookmarkEnd w:id="1692"/>
    <w:p w14:paraId="3ADF4AAC" w14:textId="470226CC" w:rsidR="00F706F3" w:rsidRDefault="0048482E" w:rsidP="00F604FE">
      <w:pPr>
        <w:rPr>
          <w:bCs/>
          <w:color w:val="000000"/>
          <w:lang w:val="en-SG" w:eastAsia="en-SG"/>
        </w:rPr>
      </w:pPr>
      <w:r>
        <w:rPr>
          <w:bCs/>
          <w:color w:val="000000"/>
          <w:lang w:val="en-SG" w:eastAsia="en-SG"/>
        </w:rPr>
        <w:object w:dxaOrig="1508" w:dyaOrig="985" w14:anchorId="3897305C">
          <v:shape id="_x0000_i1029" type="#_x0000_t75" style="width:75.5pt;height:49.5pt" o:ole="">
            <v:imagedata r:id="rId47" o:title=""/>
          </v:shape>
          <o:OLEObject Type="Embed" ProgID="Word.Document.12" ShapeID="_x0000_i1029" DrawAspect="Icon" ObjectID="_1726486163" r:id="rId48">
            <o:FieldCodes>\s</o:FieldCodes>
          </o:OLEObject>
        </w:object>
      </w:r>
    </w:p>
    <w:p w14:paraId="571A7B80" w14:textId="3051596D" w:rsidR="004E7BA8" w:rsidRDefault="004E7BA8" w:rsidP="00F604FE">
      <w:pPr>
        <w:rPr>
          <w:bCs/>
          <w:color w:val="000000"/>
          <w:lang w:val="en-SG" w:eastAsia="en-SG"/>
        </w:rPr>
      </w:pPr>
    </w:p>
    <w:p w14:paraId="2E7697AC" w14:textId="46D5F902" w:rsidR="00296BE6" w:rsidRPr="00730DE7" w:rsidRDefault="00296BE6" w:rsidP="00296BE6">
      <w:pPr>
        <w:pStyle w:val="Heading2"/>
        <w:numPr>
          <w:ilvl w:val="0"/>
          <w:numId w:val="113"/>
        </w:numPr>
        <w:ind w:hanging="720"/>
        <w:rPr>
          <w:rStyle w:val="IntenseReference"/>
          <w:rFonts w:ascii="Century Gothic" w:hAnsi="Century Gothic"/>
          <w:b w:val="0"/>
          <w:bCs w:val="0"/>
          <w:smallCaps w:val="0"/>
          <w:color w:val="000000" w:themeColor="text1"/>
          <w:sz w:val="20"/>
          <w:szCs w:val="20"/>
        </w:rPr>
      </w:pPr>
      <w:bookmarkStart w:id="1693" w:name="_Toc79608315"/>
      <w:r>
        <w:rPr>
          <w:rStyle w:val="IntenseReference"/>
          <w:color w:val="000000" w:themeColor="text1"/>
        </w:rPr>
        <w:t>Fees and Charges</w:t>
      </w:r>
      <w:bookmarkEnd w:id="1693"/>
      <w:r>
        <w:rPr>
          <w:rStyle w:val="IntenseReference"/>
          <w:color w:val="000000" w:themeColor="text1"/>
        </w:rPr>
        <w:t xml:space="preserve"> </w:t>
      </w:r>
    </w:p>
    <w:p w14:paraId="3BE07F0B" w14:textId="39D1736C" w:rsidR="00296BE6" w:rsidRDefault="00296BE6" w:rsidP="00F604FE">
      <w:pPr>
        <w:rPr>
          <w:bCs/>
          <w:color w:val="000000"/>
          <w:lang w:val="en-SG" w:eastAsia="en-SG"/>
        </w:rPr>
      </w:pPr>
      <w:r>
        <w:rPr>
          <w:bCs/>
          <w:color w:val="000000"/>
          <w:lang w:val="en-SG" w:eastAsia="en-SG"/>
        </w:rPr>
        <w:t>Provided below are the list of all applicable Fees and charges for reference.</w:t>
      </w:r>
    </w:p>
    <w:p w14:paraId="3345C7C2" w14:textId="56AB5D77" w:rsidR="00296BE6" w:rsidRDefault="00296BE6" w:rsidP="00F604FE">
      <w:pPr>
        <w:rPr>
          <w:bCs/>
          <w:color w:val="000000"/>
          <w:lang w:val="en-SG" w:eastAsia="en-SG"/>
        </w:rPr>
      </w:pPr>
    </w:p>
    <w:p w14:paraId="072D7154" w14:textId="72F1F0D8" w:rsidR="00296BE6" w:rsidRPr="009B51EA" w:rsidRDefault="00296BE6" w:rsidP="00F604FE">
      <w:pPr>
        <w:rPr>
          <w:bCs/>
          <w:color w:val="000000"/>
          <w:lang w:val="en-SG" w:eastAsia="en-SG"/>
        </w:rPr>
      </w:pPr>
      <w:r>
        <w:rPr>
          <w:bCs/>
          <w:color w:val="000000"/>
          <w:lang w:val="en-SG" w:eastAsia="en-SG"/>
        </w:rPr>
        <w:object w:dxaOrig="1508" w:dyaOrig="985" w14:anchorId="46B182D5">
          <v:shape id="_x0000_i1030" type="#_x0000_t75" style="width:75.5pt;height:49.5pt" o:ole="">
            <v:imagedata r:id="rId49" o:title=""/>
          </v:shape>
          <o:OLEObject Type="Embed" ProgID="Excel.Sheet.12" ShapeID="_x0000_i1030" DrawAspect="Icon" ObjectID="_1726486164" r:id="rId50"/>
        </w:object>
      </w:r>
    </w:p>
    <w:sectPr w:rsidR="00296BE6" w:rsidRPr="009B51EA" w:rsidSect="00D0609C">
      <w:headerReference w:type="first" r:id="rId51"/>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C1655" w14:textId="77777777" w:rsidR="009A5299" w:rsidRDefault="009A5299">
      <w:r>
        <w:separator/>
      </w:r>
    </w:p>
  </w:endnote>
  <w:endnote w:type="continuationSeparator" w:id="0">
    <w:p w14:paraId="75408F1C" w14:textId="77777777" w:rsidR="009A5299" w:rsidRDefault="009A5299">
      <w:r>
        <w:continuationSeparator/>
      </w:r>
    </w:p>
  </w:endnote>
  <w:endnote w:type="continuationNotice" w:id="1">
    <w:p w14:paraId="64FBC8CC" w14:textId="77777777" w:rsidR="009A5299" w:rsidRDefault="009A52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Bold">
    <w:altName w:val="Segoe UI Semibold"/>
    <w:panose1 w:val="020B0702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A58C2" w14:textId="77777777" w:rsidR="00A20091" w:rsidRDefault="00A200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9"/>
      <w:gridCol w:w="1952"/>
      <w:gridCol w:w="3591"/>
    </w:tblGrid>
    <w:tr w:rsidR="00A20091" w14:paraId="0C555C1D" w14:textId="77777777">
      <w:tc>
        <w:tcPr>
          <w:tcW w:w="3060" w:type="dxa"/>
        </w:tcPr>
        <w:p w14:paraId="249EC4F3" w14:textId="77777777" w:rsidR="00A20091" w:rsidRDefault="00A20091">
          <w:pPr>
            <w:pStyle w:val="Footer"/>
            <w:rPr>
              <w:sz w:val="16"/>
              <w:szCs w:val="16"/>
            </w:rPr>
          </w:pPr>
          <w:r>
            <w:rPr>
              <w:sz w:val="16"/>
              <w:szCs w:val="16"/>
            </w:rPr>
            <w:t>SRS Template</w:t>
          </w:r>
        </w:p>
      </w:tc>
      <w:tc>
        <w:tcPr>
          <w:tcW w:w="1980" w:type="dxa"/>
        </w:tcPr>
        <w:p w14:paraId="79F675A4" w14:textId="77777777" w:rsidR="00A20091" w:rsidRDefault="00A20091">
          <w:pPr>
            <w:pStyle w:val="Footer"/>
            <w:jc w:val="center"/>
            <w:rPr>
              <w:sz w:val="16"/>
              <w:szCs w:val="16"/>
            </w:rPr>
          </w:pPr>
          <w:proofErr w:type="spellStart"/>
          <w:r>
            <w:rPr>
              <w:sz w:val="16"/>
              <w:szCs w:val="16"/>
            </w:rPr>
            <w:t>CrimsonLogic</w:t>
          </w:r>
          <w:proofErr w:type="spellEnd"/>
          <w:r>
            <w:rPr>
              <w:sz w:val="16"/>
              <w:szCs w:val="16"/>
            </w:rPr>
            <w:t xml:space="preserve"> Pte Ltd</w:t>
          </w:r>
        </w:p>
      </w:tc>
      <w:tc>
        <w:tcPr>
          <w:tcW w:w="3708" w:type="dxa"/>
        </w:tcPr>
        <w:p w14:paraId="7F0C0CD6" w14:textId="35F55B12" w:rsidR="00A20091" w:rsidRDefault="00A20091">
          <w:pPr>
            <w:pStyle w:val="Footer"/>
            <w:jc w:val="right"/>
            <w:rPr>
              <w:sz w:val="16"/>
              <w:szCs w:val="16"/>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sidR="000C6741">
            <w:rPr>
              <w:noProof/>
              <w:sz w:val="16"/>
              <w:szCs w:val="16"/>
            </w:rPr>
            <w:t>50</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sidR="000C6741">
            <w:rPr>
              <w:noProof/>
              <w:sz w:val="16"/>
              <w:szCs w:val="16"/>
            </w:rPr>
            <w:t>54</w:t>
          </w:r>
          <w:r>
            <w:rPr>
              <w:sz w:val="16"/>
              <w:szCs w:val="16"/>
            </w:rPr>
            <w:fldChar w:fldCharType="end"/>
          </w:r>
        </w:p>
      </w:tc>
    </w:tr>
    <w:tr w:rsidR="00A20091" w14:paraId="525385A6" w14:textId="77777777">
      <w:tc>
        <w:tcPr>
          <w:tcW w:w="3060" w:type="dxa"/>
        </w:tcPr>
        <w:p w14:paraId="41BB8D71" w14:textId="77777777" w:rsidR="00A20091" w:rsidRDefault="00A20091">
          <w:pPr>
            <w:pStyle w:val="Footer"/>
            <w:rPr>
              <w:sz w:val="16"/>
              <w:szCs w:val="16"/>
            </w:rPr>
          </w:pPr>
          <w:r>
            <w:rPr>
              <w:sz w:val="16"/>
              <w:szCs w:val="16"/>
            </w:rPr>
            <w:t>SW / RD – SRS / TM / V 2.2 / May 09</w:t>
          </w:r>
        </w:p>
      </w:tc>
      <w:tc>
        <w:tcPr>
          <w:tcW w:w="1980" w:type="dxa"/>
        </w:tcPr>
        <w:p w14:paraId="532DF7C6" w14:textId="77777777" w:rsidR="00A20091" w:rsidRDefault="00A20091">
          <w:pPr>
            <w:pStyle w:val="Footer"/>
            <w:jc w:val="center"/>
            <w:rPr>
              <w:sz w:val="16"/>
              <w:szCs w:val="16"/>
            </w:rPr>
          </w:pPr>
          <w:r>
            <w:rPr>
              <w:sz w:val="16"/>
              <w:szCs w:val="16"/>
            </w:rPr>
            <w:t>Copyright - Private</w:t>
          </w:r>
        </w:p>
      </w:tc>
      <w:tc>
        <w:tcPr>
          <w:tcW w:w="3708" w:type="dxa"/>
        </w:tcPr>
        <w:p w14:paraId="25874AF6" w14:textId="77777777" w:rsidR="00A20091" w:rsidRDefault="00A20091">
          <w:pPr>
            <w:pStyle w:val="Footer"/>
            <w:ind w:left="-108"/>
            <w:jc w:val="right"/>
            <w:rPr>
              <w:sz w:val="16"/>
              <w:szCs w:val="16"/>
            </w:rPr>
          </w:pPr>
          <w:r>
            <w:rPr>
              <w:sz w:val="16"/>
              <w:szCs w:val="16"/>
            </w:rPr>
            <w:t xml:space="preserve">Doc details: </w:t>
          </w:r>
          <w:proofErr w:type="gramStart"/>
          <w:r>
            <w:rPr>
              <w:sz w:val="16"/>
              <w:szCs w:val="16"/>
            </w:rPr>
            <w:t>Soft</w:t>
          </w:r>
          <w:proofErr w:type="gramEnd"/>
          <w:r>
            <w:rPr>
              <w:sz w:val="16"/>
              <w:szCs w:val="16"/>
            </w:rPr>
            <w:t xml:space="preserve"> copy in Project Folder</w:t>
          </w:r>
        </w:p>
      </w:tc>
    </w:tr>
  </w:tbl>
  <w:p w14:paraId="693B19AD" w14:textId="77777777" w:rsidR="00A20091" w:rsidRDefault="00A20091">
    <w:pPr>
      <w:pStyle w:val="Footer"/>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C6936" w14:textId="77777777" w:rsidR="00A20091" w:rsidRDefault="00A20091" w:rsidP="00382535">
    <w:pPr>
      <w:pStyle w:val="Heading5"/>
    </w:pPr>
    <w:r>
      <w:t>Confidentiality &amp; Copyright</w:t>
    </w:r>
  </w:p>
  <w:p w14:paraId="0DFD1C01" w14:textId="77777777" w:rsidR="00A20091" w:rsidRDefault="00A20091">
    <w:pPr>
      <w:pStyle w:val="BodyText"/>
      <w:rPr>
        <w:b/>
        <w:i w:val="0"/>
        <w:color w:val="000000"/>
        <w:sz w:val="16"/>
        <w:szCs w:val="16"/>
      </w:rPr>
    </w:pPr>
    <w:r w:rsidRPr="307E93B4">
      <w:rPr>
        <w:i w:val="0"/>
        <w:color w:val="000000" w:themeColor="text1"/>
        <w:sz w:val="16"/>
        <w:szCs w:val="16"/>
      </w:rPr>
      <w:t xml:space="preserve">This Manual contains </w:t>
    </w:r>
    <w:proofErr w:type="spellStart"/>
    <w:r w:rsidRPr="307E93B4">
      <w:rPr>
        <w:i w:val="0"/>
        <w:color w:val="000000" w:themeColor="text1"/>
        <w:sz w:val="16"/>
        <w:szCs w:val="16"/>
      </w:rPr>
      <w:t>CrimsonLogic</w:t>
    </w:r>
    <w:proofErr w:type="spellEnd"/>
    <w:r w:rsidRPr="307E93B4">
      <w:rPr>
        <w:i w:val="0"/>
        <w:color w:val="000000" w:themeColor="text1"/>
        <w:sz w:val="16"/>
        <w:szCs w:val="16"/>
      </w:rPr>
      <w:t xml:space="preserve"> proprietary material. While </w:t>
    </w:r>
    <w:proofErr w:type="spellStart"/>
    <w:r w:rsidRPr="307E93B4">
      <w:rPr>
        <w:i w:val="0"/>
        <w:color w:val="000000" w:themeColor="text1"/>
        <w:sz w:val="16"/>
        <w:szCs w:val="16"/>
      </w:rPr>
      <w:t>CrimsonLogic</w:t>
    </w:r>
    <w:proofErr w:type="spellEnd"/>
    <w:r w:rsidRPr="307E93B4">
      <w:rPr>
        <w:i w:val="0"/>
        <w:color w:val="000000" w:themeColor="text1"/>
        <w:sz w:val="16"/>
        <w:szCs w:val="16"/>
      </w:rPr>
      <w:t xml:space="preserve"> customers are given reasonable opportunity to view the Manual for the purpose of exemplifying </w:t>
    </w:r>
    <w:proofErr w:type="spellStart"/>
    <w:r w:rsidRPr="307E93B4">
      <w:rPr>
        <w:i w:val="0"/>
        <w:color w:val="000000" w:themeColor="text1"/>
        <w:sz w:val="16"/>
        <w:szCs w:val="16"/>
      </w:rPr>
      <w:t>CrimsonLogic’s</w:t>
    </w:r>
    <w:proofErr w:type="spellEnd"/>
    <w:r w:rsidRPr="307E93B4">
      <w:rPr>
        <w:i w:val="0"/>
        <w:color w:val="000000" w:themeColor="text1"/>
        <w:sz w:val="16"/>
        <w:szCs w:val="16"/>
      </w:rPr>
      <w:t xml:space="preserve"> commitment to quality, any form of reproduction, transmission or use of this Manual or its contents is not permitted without prior written approval from </w:t>
    </w:r>
    <w:proofErr w:type="spellStart"/>
    <w:r w:rsidRPr="307E93B4">
      <w:rPr>
        <w:i w:val="0"/>
        <w:color w:val="000000" w:themeColor="text1"/>
        <w:sz w:val="16"/>
        <w:szCs w:val="16"/>
      </w:rPr>
      <w:t>CrimsonLogic</w:t>
    </w:r>
    <w:proofErr w:type="spellEnd"/>
    <w:r w:rsidRPr="307E93B4">
      <w:rPr>
        <w:i w:val="0"/>
        <w:color w:val="000000" w:themeColor="text1"/>
        <w:sz w:val="16"/>
        <w:szCs w:val="16"/>
      </w:rPr>
      <w:t>.  All rights are reserved.</w:t>
    </w:r>
  </w:p>
  <w:p w14:paraId="42280E9B" w14:textId="77777777" w:rsidR="00A20091" w:rsidRDefault="00A20091">
    <w:pPr>
      <w:ind w:left="900"/>
      <w:rPr>
        <w:b/>
        <w:color w:val="000000"/>
        <w:sz w:val="16"/>
        <w:szCs w:val="16"/>
      </w:rPr>
    </w:pPr>
  </w:p>
  <w:p w14:paraId="15C52BA6" w14:textId="77777777" w:rsidR="00A20091" w:rsidRDefault="00A20091">
    <w:pPr>
      <w:ind w:left="900"/>
      <w:rPr>
        <w:b/>
        <w:sz w:val="16"/>
        <w:szCs w:val="16"/>
      </w:rPr>
    </w:pPr>
  </w:p>
  <w:p w14:paraId="482842E4" w14:textId="77777777" w:rsidR="00A20091" w:rsidRDefault="00A20091">
    <w:pPr>
      <w:pStyle w:val="Footer"/>
      <w:tabs>
        <w:tab w:val="left" w:pos="0"/>
      </w:tabs>
      <w:rPr>
        <w:b/>
        <w:sz w:val="16"/>
        <w:szCs w:val="16"/>
      </w:rPr>
    </w:pPr>
    <w:proofErr w:type="spellStart"/>
    <w:r>
      <w:rPr>
        <w:b/>
        <w:sz w:val="16"/>
        <w:szCs w:val="16"/>
      </w:rPr>
      <w:t>CrimsonLogic</w:t>
    </w:r>
    <w:proofErr w:type="spellEnd"/>
    <w:r>
      <w:rPr>
        <w:b/>
        <w:sz w:val="16"/>
        <w:szCs w:val="16"/>
      </w:rPr>
      <w:t xml:space="preserve"> Pte Ltd</w:t>
    </w:r>
  </w:p>
  <w:p w14:paraId="4B9AF886" w14:textId="77777777" w:rsidR="00A20091" w:rsidRDefault="00A20091">
    <w:pPr>
      <w:pStyle w:val="Footer"/>
      <w:tabs>
        <w:tab w:val="left" w:pos="0"/>
      </w:tabs>
      <w:rPr>
        <w:sz w:val="16"/>
        <w:szCs w:val="16"/>
      </w:rPr>
    </w:pPr>
    <w:r>
      <w:rPr>
        <w:sz w:val="16"/>
        <w:szCs w:val="16"/>
      </w:rPr>
      <w:t>31 Science Park Road, The Crimson, Singapore 117611, Main: (65) 6887 7888, Fax: (65) 6778 5277, www.crimsonlogic.com.sg</w:t>
    </w:r>
  </w:p>
  <w:p w14:paraId="133D0267" w14:textId="77777777" w:rsidR="00A20091" w:rsidRDefault="00A200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F4610" w14:textId="77777777" w:rsidR="009A5299" w:rsidRDefault="009A5299">
      <w:r>
        <w:separator/>
      </w:r>
    </w:p>
  </w:footnote>
  <w:footnote w:type="continuationSeparator" w:id="0">
    <w:p w14:paraId="11E15642" w14:textId="77777777" w:rsidR="009A5299" w:rsidRDefault="009A5299">
      <w:r>
        <w:continuationSeparator/>
      </w:r>
    </w:p>
  </w:footnote>
  <w:footnote w:type="continuationNotice" w:id="1">
    <w:p w14:paraId="60AB4C55" w14:textId="77777777" w:rsidR="009A5299" w:rsidRDefault="009A52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48FE8" w14:textId="77777777" w:rsidR="00A20091" w:rsidRDefault="00A200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3CA3A" w14:textId="3698B86A" w:rsidR="00A20091" w:rsidRDefault="00A20091">
    <w:pPr>
      <w:pStyle w:val="Header"/>
      <w:rPr>
        <w:sz w:val="16"/>
        <w:szCs w:val="16"/>
      </w:rPr>
    </w:pPr>
  </w:p>
  <w:p w14:paraId="2C91EA70" w14:textId="77777777" w:rsidR="00A20091" w:rsidRDefault="00A20091" w:rsidP="005C6F52">
    <w:pPr>
      <w:pStyle w:val="Header"/>
      <w:rPr>
        <w:sz w:val="16"/>
        <w:szCs w:val="16"/>
      </w:rPr>
    </w:pPr>
  </w:p>
  <w:p w14:paraId="74DB9C95" w14:textId="6E23FEC4" w:rsidR="00A20091" w:rsidRDefault="00A20091" w:rsidP="005C6F52">
    <w:pPr>
      <w:pStyle w:val="Header"/>
      <w:tabs>
        <w:tab w:val="clear" w:pos="8640"/>
        <w:tab w:val="right" w:pos="9000"/>
      </w:tabs>
      <w:rPr>
        <w:sz w:val="16"/>
        <w:szCs w:val="16"/>
      </w:rPr>
    </w:pPr>
    <w:r>
      <w:rPr>
        <w:sz w:val="16"/>
        <w:szCs w:val="16"/>
      </w:rPr>
      <w:t xml:space="preserve">SRS For </w:t>
    </w:r>
    <w:proofErr w:type="spellStart"/>
    <w:r>
      <w:rPr>
        <w:sz w:val="16"/>
        <w:szCs w:val="16"/>
      </w:rPr>
      <w:t>eCMS</w:t>
    </w:r>
    <w:proofErr w:type="spellEnd"/>
    <w:r>
      <w:rPr>
        <w:sz w:val="16"/>
        <w:szCs w:val="16"/>
      </w:rPr>
      <w:t xml:space="preserve"> Registration</w:t>
    </w:r>
    <w:r>
      <w:rPr>
        <w:sz w:val="16"/>
        <w:szCs w:val="16"/>
      </w:rPr>
      <w:tab/>
    </w:r>
    <w:r>
      <w:rPr>
        <w:sz w:val="16"/>
        <w:szCs w:val="16"/>
      </w:rPr>
      <w:tab/>
      <w:t>Release 1.0 – May 2021</w:t>
    </w:r>
  </w:p>
  <w:p w14:paraId="2812EE6D" w14:textId="77777777" w:rsidR="00A20091" w:rsidRDefault="00A20091">
    <w:pPr>
      <w:pStyle w:val="Header"/>
      <w:tabs>
        <w:tab w:val="clear" w:pos="8640"/>
        <w:tab w:val="right" w:pos="9000"/>
      </w:tabs>
      <w:rPr>
        <w:sz w:val="16"/>
        <w:szCs w:val="16"/>
      </w:rPr>
    </w:pPr>
    <w:r>
      <w:rPr>
        <w:noProof/>
        <w:sz w:val="16"/>
        <w:szCs w:val="16"/>
      </w:rPr>
      <mc:AlternateContent>
        <mc:Choice Requires="wps">
          <w:drawing>
            <wp:anchor distT="0" distB="0" distL="114300" distR="114300" simplePos="0" relativeHeight="251570688" behindDoc="0" locked="0" layoutInCell="1" allowOverlap="1" wp14:anchorId="53ACCB5E" wp14:editId="2702A998">
              <wp:simplePos x="0" y="0"/>
              <wp:positionH relativeFrom="column">
                <wp:posOffset>-62865</wp:posOffset>
              </wp:positionH>
              <wp:positionV relativeFrom="paragraph">
                <wp:posOffset>92710</wp:posOffset>
              </wp:positionV>
              <wp:extent cx="5829300" cy="0"/>
              <wp:effectExtent l="0" t="0" r="0" b="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AE2EFC" id="Line 6" o:spid="_x0000_s1026" style="position:absolute;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7.3pt" to="454.0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"/>
          </w:pict>
        </mc:Fallback>
      </mc:AlternateContent>
    </w:r>
  </w:p>
  <w:p w14:paraId="79518D75" w14:textId="77777777" w:rsidR="00A20091" w:rsidRDefault="00A20091">
    <w:pPr>
      <w:pStyle w:val="Header"/>
      <w:tabs>
        <w:tab w:val="clear" w:pos="360"/>
        <w:tab w:val="clear" w:pos="4320"/>
        <w:tab w:val="clear" w:pos="8640"/>
        <w:tab w:val="left" w:pos="3480"/>
      </w:tabs>
      <w:rPr>
        <w:sz w:val="16"/>
        <w:szCs w:val="16"/>
      </w:rPr>
    </w:pPr>
    <w:r>
      <w:rPr>
        <w:sz w:val="16"/>
        <w:szCs w:val="1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1DCB7" w14:textId="37D0B8F9" w:rsidR="00A20091" w:rsidRDefault="00A20091">
    <w:pPr>
      <w:pStyle w:val="Header"/>
      <w:jc w:val="right"/>
    </w:pPr>
    <w:r>
      <w:rPr>
        <w:noProof/>
      </w:rPr>
      <w:drawing>
        <wp:anchor distT="0" distB="0" distL="114300" distR="114300" simplePos="0" relativeHeight="251658241" behindDoc="1" locked="0" layoutInCell="1" allowOverlap="1" wp14:anchorId="0FF1FB17" wp14:editId="5F7457FD">
          <wp:simplePos x="0" y="0"/>
          <wp:positionH relativeFrom="margin">
            <wp:align>right</wp:align>
          </wp:positionH>
          <wp:positionV relativeFrom="paragraph">
            <wp:posOffset>-9525</wp:posOffset>
          </wp:positionV>
          <wp:extent cx="2676525" cy="1143000"/>
          <wp:effectExtent l="0" t="0" r="9525"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43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9919F" w14:textId="77777777" w:rsidR="00A20091" w:rsidRDefault="00A20091">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5BE3D" w14:textId="77777777" w:rsidR="00A20091" w:rsidRDefault="00A200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92C79"/>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87906"/>
    <w:multiLevelType w:val="hybridMultilevel"/>
    <w:tmpl w:val="EAD817BA"/>
    <w:lvl w:ilvl="0" w:tplc="8F6CB984">
      <w:start w:val="1"/>
      <w:numFmt w:val="decimal"/>
      <w:pStyle w:val="StyleBodyTextCenturyGothic10ptNotItalicAuto"/>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314581C"/>
    <w:multiLevelType w:val="hybridMultilevel"/>
    <w:tmpl w:val="72A6D3B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536746"/>
    <w:multiLevelType w:val="hybridMultilevel"/>
    <w:tmpl w:val="34C49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CC26C1"/>
    <w:multiLevelType w:val="hybridMultilevel"/>
    <w:tmpl w:val="CFF44B28"/>
    <w:lvl w:ilvl="0" w:tplc="A1B2DA7E">
      <w:start w:val="53"/>
      <w:numFmt w:val="bullet"/>
      <w:lvlText w:val="-"/>
      <w:lvlJc w:val="left"/>
      <w:pPr>
        <w:ind w:left="720" w:hanging="360"/>
      </w:pPr>
      <w:rPr>
        <w:rFonts w:ascii="Century Gothic" w:eastAsia="Times New Roman" w:hAnsi="Century Gothic"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244A4C"/>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8F69AE"/>
    <w:multiLevelType w:val="hybridMultilevel"/>
    <w:tmpl w:val="4142EE48"/>
    <w:lvl w:ilvl="0" w:tplc="90FECA42">
      <w:start w:val="1"/>
      <w:numFmt w:val="lowerLetter"/>
      <w:pStyle w:val="level2bullet1"/>
      <w:lvlText w:val="%1)"/>
      <w:lvlJc w:val="left"/>
      <w:pPr>
        <w:tabs>
          <w:tab w:val="num" w:pos="360"/>
        </w:tabs>
        <w:ind w:left="360" w:hanging="360"/>
      </w:pPr>
      <w:rPr>
        <w:rFonts w:ascii="Times New Roman" w:hAnsi="Times New Roman" w:hint="default"/>
        <w:b w:val="0"/>
        <w:i/>
        <w:color w:val="0000FF"/>
        <w:sz w:val="24"/>
      </w:rPr>
    </w:lvl>
    <w:lvl w:ilvl="1" w:tplc="C16248E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26A32AD"/>
    <w:multiLevelType w:val="hybridMultilevel"/>
    <w:tmpl w:val="DAF0EC6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48A22CC"/>
    <w:multiLevelType w:val="hybridMultilevel"/>
    <w:tmpl w:val="A00A1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49364A"/>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7EA28EF"/>
    <w:multiLevelType w:val="hybridMultilevel"/>
    <w:tmpl w:val="F23438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9B02780"/>
    <w:multiLevelType w:val="hybridMultilevel"/>
    <w:tmpl w:val="D0445D46"/>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1A47584C"/>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DAF6FF6"/>
    <w:multiLevelType w:val="hybridMultilevel"/>
    <w:tmpl w:val="0238803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0F">
      <w:start w:val="1"/>
      <w:numFmt w:val="decimal"/>
      <w:lvlText w:val="%3."/>
      <w:lvlJc w:val="left"/>
      <w:pPr>
        <w:ind w:left="2160" w:hanging="180"/>
      </w:pPr>
    </w:lvl>
    <w:lvl w:ilvl="3" w:tplc="4809000F">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18768BA"/>
    <w:multiLevelType w:val="hybridMultilevel"/>
    <w:tmpl w:val="A00A1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A07EC3"/>
    <w:multiLevelType w:val="hybridMultilevel"/>
    <w:tmpl w:val="BA8038A6"/>
    <w:lvl w:ilvl="0" w:tplc="BB82E79A">
      <w:start w:val="1"/>
      <w:numFmt w:val="lowerLetter"/>
      <w:pStyle w:val="Style1"/>
      <w:lvlText w:val="%1)"/>
      <w:lvlJc w:val="left"/>
      <w:pPr>
        <w:tabs>
          <w:tab w:val="num" w:pos="360"/>
        </w:tabs>
        <w:ind w:left="360" w:hanging="360"/>
      </w:pPr>
      <w:rPr>
        <w:rFonts w:ascii="Times New Roman" w:hAnsi="Times New Roman" w:hint="default"/>
        <w:b w:val="0"/>
        <w:i/>
        <w:color w:val="3366FF"/>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578288F"/>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5B83ED9"/>
    <w:multiLevelType w:val="hybridMultilevel"/>
    <w:tmpl w:val="34C49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70B12B8"/>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ACE63AB"/>
    <w:multiLevelType w:val="hybridMultilevel"/>
    <w:tmpl w:val="34C49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D1827DC"/>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E3D1F86"/>
    <w:multiLevelType w:val="hybridMultilevel"/>
    <w:tmpl w:val="17766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F982360"/>
    <w:multiLevelType w:val="hybridMultilevel"/>
    <w:tmpl w:val="C174263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4" w15:restartNumberingAfterBreak="0">
    <w:nsid w:val="2FD25B00"/>
    <w:multiLevelType w:val="hybridMultilevel"/>
    <w:tmpl w:val="F23438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0684BCC"/>
    <w:multiLevelType w:val="hybridMultilevel"/>
    <w:tmpl w:val="4ED49BD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6" w15:restartNumberingAfterBreak="0">
    <w:nsid w:val="308E798D"/>
    <w:multiLevelType w:val="multilevel"/>
    <w:tmpl w:val="0FD23984"/>
    <w:lvl w:ilvl="0">
      <w:start w:val="1"/>
      <w:numFmt w:val="decimal"/>
      <w:pStyle w:val="Main-Heading"/>
      <w:lvlText w:val="%1"/>
      <w:lvlJc w:val="left"/>
      <w:pPr>
        <w:tabs>
          <w:tab w:val="num" w:pos="720"/>
        </w:tabs>
        <w:ind w:left="720" w:hanging="720"/>
      </w:pPr>
      <w:rPr>
        <w:rFonts w:hint="default"/>
      </w:rPr>
    </w:lvl>
    <w:lvl w:ilvl="1">
      <w:start w:val="1"/>
      <w:numFmt w:val="decimal"/>
      <w:pStyle w:val="2ndLevel-Heading"/>
      <w:lvlText w:val="%1.%2"/>
      <w:lvlJc w:val="left"/>
      <w:pPr>
        <w:tabs>
          <w:tab w:val="num" w:pos="720"/>
        </w:tabs>
        <w:ind w:left="720" w:hanging="720"/>
      </w:pPr>
      <w:rPr>
        <w:rFonts w:hint="default"/>
      </w:rPr>
    </w:lvl>
    <w:lvl w:ilvl="2">
      <w:start w:val="1"/>
      <w:numFmt w:val="decimal"/>
      <w:pStyle w:val="3rdLevel-Heading"/>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Restart w:val="0"/>
      <w:lvlText w:val="%1.%2.%3.%4.%5.%6.%7.%8.%9"/>
      <w:lvlJc w:val="left"/>
      <w:pPr>
        <w:tabs>
          <w:tab w:val="num" w:pos="1584"/>
        </w:tabs>
        <w:ind w:left="1584" w:hanging="1584"/>
      </w:pPr>
      <w:rPr>
        <w:rFonts w:hint="default"/>
      </w:rPr>
    </w:lvl>
  </w:abstractNum>
  <w:abstractNum w:abstractNumId="27" w15:restartNumberingAfterBreak="0">
    <w:nsid w:val="34CF238C"/>
    <w:multiLevelType w:val="hybridMultilevel"/>
    <w:tmpl w:val="173CC050"/>
    <w:lvl w:ilvl="0" w:tplc="4809000F">
      <w:start w:val="1"/>
      <w:numFmt w:val="decimal"/>
      <w:lvlText w:val="%1."/>
      <w:lvlJc w:val="left"/>
      <w:pPr>
        <w:ind w:left="720" w:hanging="360"/>
      </w:pPr>
      <w:rPr>
        <w:rFonts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3597300E"/>
    <w:multiLevelType w:val="hybridMultilevel"/>
    <w:tmpl w:val="0238803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0F">
      <w:start w:val="1"/>
      <w:numFmt w:val="decimal"/>
      <w:lvlText w:val="%3."/>
      <w:lvlJc w:val="lef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37AB483E"/>
    <w:multiLevelType w:val="hybridMultilevel"/>
    <w:tmpl w:val="17766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8666523"/>
    <w:multiLevelType w:val="hybridMultilevel"/>
    <w:tmpl w:val="11F64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A04C82"/>
    <w:multiLevelType w:val="hybridMultilevel"/>
    <w:tmpl w:val="A00A1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B8C31D5"/>
    <w:multiLevelType w:val="hybridMultilevel"/>
    <w:tmpl w:val="34C49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D593A2B"/>
    <w:multiLevelType w:val="hybridMultilevel"/>
    <w:tmpl w:val="17766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DDA1871"/>
    <w:multiLevelType w:val="hybridMultilevel"/>
    <w:tmpl w:val="34C49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F8514B9"/>
    <w:multiLevelType w:val="hybridMultilevel"/>
    <w:tmpl w:val="72A6D3B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2C41623"/>
    <w:multiLevelType w:val="hybridMultilevel"/>
    <w:tmpl w:val="72A6D3B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6F67BFD"/>
    <w:multiLevelType w:val="multilevel"/>
    <w:tmpl w:val="E22AF6A6"/>
    <w:lvl w:ilvl="0">
      <w:start w:val="1"/>
      <w:numFmt w:val="decimal"/>
      <w:lvlText w:val="%1."/>
      <w:lvlJc w:val="left"/>
      <w:pPr>
        <w:tabs>
          <w:tab w:val="num" w:pos="720"/>
        </w:tabs>
        <w:ind w:left="720" w:hanging="720"/>
      </w:pPr>
      <w:rPr>
        <w:b/>
        <w:bC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rPr>
        <w:rFonts w:ascii="Century Gothic" w:eastAsia="Times New Roman" w:hAnsi="Century Gothic" w:cs="Times New Roman"/>
      </w:r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47055E5F"/>
    <w:multiLevelType w:val="hybridMultilevel"/>
    <w:tmpl w:val="6E064C44"/>
    <w:lvl w:ilvl="0" w:tplc="40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48ED00FA"/>
    <w:multiLevelType w:val="hybridMultilevel"/>
    <w:tmpl w:val="A00A1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9BB58AB"/>
    <w:multiLevelType w:val="hybridMultilevel"/>
    <w:tmpl w:val="AD589B0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15:restartNumberingAfterBreak="0">
    <w:nsid w:val="49C8313A"/>
    <w:multiLevelType w:val="hybridMultilevel"/>
    <w:tmpl w:val="5C2681BE"/>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2" w15:restartNumberingAfterBreak="0">
    <w:nsid w:val="49D12E74"/>
    <w:multiLevelType w:val="hybridMultilevel"/>
    <w:tmpl w:val="875EBF2A"/>
    <w:lvl w:ilvl="0" w:tplc="4009000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15:restartNumberingAfterBreak="0">
    <w:nsid w:val="4A2C3DA1"/>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4A655756"/>
    <w:multiLevelType w:val="multilevel"/>
    <w:tmpl w:val="EA06A3BC"/>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360"/>
        </w:tabs>
        <w:ind w:left="0" w:firstLine="0"/>
      </w:pPr>
      <w:rPr>
        <w:rFonts w:ascii="Century Gothic" w:hAnsi="Century Gothic" w:hint="default"/>
        <w:b/>
        <w:i w:val="0"/>
      </w:rPr>
    </w:lvl>
    <w:lvl w:ilvl="2">
      <w:start w:val="1"/>
      <w:numFmt w:val="decimal"/>
      <w:lvlText w:val="%1.%2.%3"/>
      <w:lvlJc w:val="left"/>
      <w:pPr>
        <w:tabs>
          <w:tab w:val="num" w:pos="1170"/>
        </w:tabs>
        <w:ind w:left="1170" w:firstLine="0"/>
      </w:pPr>
      <w:rPr>
        <w:rFonts w:hint="default"/>
      </w:rPr>
    </w:lvl>
    <w:lvl w:ilvl="3">
      <w:start w:val="1"/>
      <w:numFmt w:val="decimal"/>
      <w:lvlText w:val="%1.%2.%3.%4"/>
      <w:lvlJc w:val="left"/>
      <w:pPr>
        <w:tabs>
          <w:tab w:val="num" w:pos="0"/>
        </w:tabs>
        <w:ind w:left="0" w:firstLine="0"/>
      </w:pPr>
      <w:rPr>
        <w:rFonts w:hint="default"/>
        <w:i w:val="0"/>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5" w15:restartNumberingAfterBreak="0">
    <w:nsid w:val="4AB00E3C"/>
    <w:multiLevelType w:val="hybridMultilevel"/>
    <w:tmpl w:val="17766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B096199"/>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4CC56824"/>
    <w:multiLevelType w:val="hybridMultilevel"/>
    <w:tmpl w:val="72A6D3B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DA57BD3"/>
    <w:multiLevelType w:val="hybridMultilevel"/>
    <w:tmpl w:val="17766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EA43CF8"/>
    <w:multiLevelType w:val="hybridMultilevel"/>
    <w:tmpl w:val="F92A68A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 w15:restartNumberingAfterBreak="0">
    <w:nsid w:val="509647DC"/>
    <w:multiLevelType w:val="multilevel"/>
    <w:tmpl w:val="4060039A"/>
    <w:lvl w:ilvl="0">
      <w:start w:val="1"/>
      <w:numFmt w:val="decimal"/>
      <w:lvlText w:val="%1."/>
      <w:lvlJc w:val="left"/>
      <w:pPr>
        <w:ind w:left="360" w:hanging="360"/>
      </w:pPr>
    </w:lvl>
    <w:lvl w:ilvl="1">
      <w:start w:val="1"/>
      <w:numFmt w:val="decimal"/>
      <w:pStyle w:val="Heading3"/>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1" w15:restartNumberingAfterBreak="0">
    <w:nsid w:val="52431100"/>
    <w:multiLevelType w:val="hybridMultilevel"/>
    <w:tmpl w:val="34C49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53AA62A9"/>
    <w:multiLevelType w:val="hybridMultilevel"/>
    <w:tmpl w:val="AD589B0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3" w15:restartNumberingAfterBreak="0">
    <w:nsid w:val="541E5AD4"/>
    <w:multiLevelType w:val="hybridMultilevel"/>
    <w:tmpl w:val="A00A1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C4E64AE"/>
    <w:multiLevelType w:val="hybridMultilevel"/>
    <w:tmpl w:val="34C49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5CCC40C2"/>
    <w:multiLevelType w:val="multilevel"/>
    <w:tmpl w:val="D56E8E26"/>
    <w:lvl w:ilvl="0">
      <w:start w:val="1"/>
      <w:numFmt w:val="decimal"/>
      <w:lvlText w:val="%1."/>
      <w:lvlJc w:val="left"/>
      <w:pPr>
        <w:tabs>
          <w:tab w:val="num" w:pos="720"/>
        </w:tabs>
        <w:ind w:left="720" w:hanging="360"/>
      </w:pPr>
    </w:lvl>
    <w:lvl w:ilvl="1">
      <w:start w:val="1"/>
      <w:numFmt w:val="decimal"/>
      <w:isLgl/>
      <w:lvlText w:val="%1.%2"/>
      <w:lvlJc w:val="left"/>
      <w:pPr>
        <w:ind w:left="720" w:hanging="36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56" w15:restartNumberingAfterBreak="0">
    <w:nsid w:val="5E7E4796"/>
    <w:multiLevelType w:val="hybridMultilevel"/>
    <w:tmpl w:val="C5222C42"/>
    <w:lvl w:ilvl="0" w:tplc="666EFA2E">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7" w15:restartNumberingAfterBreak="0">
    <w:nsid w:val="5ECA2A26"/>
    <w:multiLevelType w:val="hybridMultilevel"/>
    <w:tmpl w:val="34C49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62BB6A44"/>
    <w:multiLevelType w:val="hybridMultilevel"/>
    <w:tmpl w:val="FE7A49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64375234"/>
    <w:multiLevelType w:val="hybridMultilevel"/>
    <w:tmpl w:val="AD589B0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0" w15:restartNumberingAfterBreak="0">
    <w:nsid w:val="653D33F4"/>
    <w:multiLevelType w:val="hybridMultilevel"/>
    <w:tmpl w:val="87C4F6E0"/>
    <w:lvl w:ilvl="0" w:tplc="8CAE65F0">
      <w:start w:val="1"/>
      <w:numFmt w:val="decimal"/>
      <w:lvlText w:val="%1."/>
      <w:lvlJc w:val="left"/>
      <w:pPr>
        <w:ind w:left="720" w:hanging="360"/>
      </w:pPr>
      <w:rPr>
        <w:rFonts w:ascii="Times New Roman" w:eastAsiaTheme="minorHAnsi"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55D74B1"/>
    <w:multiLevelType w:val="hybridMultilevel"/>
    <w:tmpl w:val="17766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74B6F7C"/>
    <w:multiLevelType w:val="hybridMultilevel"/>
    <w:tmpl w:val="17766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689B548A"/>
    <w:multiLevelType w:val="hybridMultilevel"/>
    <w:tmpl w:val="A330F95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4" w15:restartNumberingAfterBreak="0">
    <w:nsid w:val="69A661D8"/>
    <w:multiLevelType w:val="hybridMultilevel"/>
    <w:tmpl w:val="D652871A"/>
    <w:lvl w:ilvl="0" w:tplc="611AAE64">
      <w:start w:val="1"/>
      <w:numFmt w:val="lowerLetter"/>
      <w:pStyle w:val="Style2bullet"/>
      <w:lvlText w:val="%1)"/>
      <w:lvlJc w:val="left"/>
      <w:pPr>
        <w:tabs>
          <w:tab w:val="num" w:pos="360"/>
        </w:tabs>
        <w:ind w:left="360" w:hanging="360"/>
      </w:pPr>
      <w:rPr>
        <w:rFonts w:ascii="Times New Roman" w:hAnsi="Times New Roman"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6B137579"/>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B420661"/>
    <w:multiLevelType w:val="hybridMultilevel"/>
    <w:tmpl w:val="72A6D3B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6B613592"/>
    <w:multiLevelType w:val="hybridMultilevel"/>
    <w:tmpl w:val="34C49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6D314C6E"/>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00F44FB"/>
    <w:multiLevelType w:val="hybridMultilevel"/>
    <w:tmpl w:val="E2543590"/>
    <w:lvl w:ilvl="0" w:tplc="666EFA2E">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0" w15:restartNumberingAfterBreak="0">
    <w:nsid w:val="70250D8F"/>
    <w:multiLevelType w:val="hybridMultilevel"/>
    <w:tmpl w:val="3EDA85D0"/>
    <w:lvl w:ilvl="0" w:tplc="3F609D26">
      <w:start w:val="1"/>
      <w:numFmt w:val="bullet"/>
      <w:pStyle w:val="Normal3Bullet"/>
      <w:lvlText w:val=""/>
      <w:lvlJc w:val="left"/>
      <w:pPr>
        <w:tabs>
          <w:tab w:val="num" w:pos="864"/>
        </w:tabs>
        <w:ind w:left="864"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1" w15:restartNumberingAfterBreak="0">
    <w:nsid w:val="709B2E7D"/>
    <w:multiLevelType w:val="hybridMultilevel"/>
    <w:tmpl w:val="5614BE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1B21125"/>
    <w:multiLevelType w:val="hybridMultilevel"/>
    <w:tmpl w:val="17766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729F0AB9"/>
    <w:multiLevelType w:val="hybridMultilevel"/>
    <w:tmpl w:val="2FB8F3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4DC6C57"/>
    <w:multiLevelType w:val="hybridMultilevel"/>
    <w:tmpl w:val="760E670A"/>
    <w:lvl w:ilvl="0" w:tplc="48090001">
      <w:start w:val="1"/>
      <w:numFmt w:val="bullet"/>
      <w:lvlText w:val=""/>
      <w:lvlJc w:val="left"/>
      <w:pPr>
        <w:ind w:left="720" w:hanging="360"/>
      </w:pPr>
      <w:rPr>
        <w:rFonts w:ascii="Symbol" w:hAnsi="Symbol" w:hint="default"/>
      </w:rPr>
    </w:lvl>
    <w:lvl w:ilvl="1" w:tplc="DF6A68B6">
      <w:start w:val="1"/>
      <w:numFmt w:val="lowerLetter"/>
      <w:lvlText w:val="%2)"/>
      <w:lvlJc w:val="left"/>
      <w:pPr>
        <w:ind w:left="144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5" w15:restartNumberingAfterBreak="0">
    <w:nsid w:val="751F0901"/>
    <w:multiLevelType w:val="hybridMultilevel"/>
    <w:tmpl w:val="522002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77" w15:restartNumberingAfterBreak="0">
    <w:nsid w:val="78AC3117"/>
    <w:multiLevelType w:val="hybridMultilevel"/>
    <w:tmpl w:val="2FB8F3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78E83071"/>
    <w:multiLevelType w:val="hybridMultilevel"/>
    <w:tmpl w:val="34C49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7C686EF6"/>
    <w:multiLevelType w:val="hybridMultilevel"/>
    <w:tmpl w:val="A00A1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F0E017A"/>
    <w:multiLevelType w:val="hybridMultilevel"/>
    <w:tmpl w:val="17766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5192191">
    <w:abstractNumId w:val="6"/>
  </w:num>
  <w:num w:numId="2" w16cid:durableId="989866936">
    <w:abstractNumId w:val="16"/>
  </w:num>
  <w:num w:numId="3" w16cid:durableId="501355851">
    <w:abstractNumId w:val="64"/>
  </w:num>
  <w:num w:numId="4" w16cid:durableId="1145469709">
    <w:abstractNumId w:val="26"/>
  </w:num>
  <w:num w:numId="5" w16cid:durableId="938411662">
    <w:abstractNumId w:val="55"/>
  </w:num>
  <w:num w:numId="6" w16cid:durableId="607008229">
    <w:abstractNumId w:val="14"/>
  </w:num>
  <w:num w:numId="7" w16cid:durableId="1617329466">
    <w:abstractNumId w:val="74"/>
  </w:num>
  <w:num w:numId="8" w16cid:durableId="1210193034">
    <w:abstractNumId w:val="76"/>
  </w:num>
  <w:num w:numId="9" w16cid:durableId="977033338">
    <w:abstractNumId w:val="11"/>
  </w:num>
  <w:num w:numId="10" w16cid:durableId="556088869">
    <w:abstractNumId w:val="28"/>
  </w:num>
  <w:num w:numId="11" w16cid:durableId="1956014017">
    <w:abstractNumId w:val="70"/>
  </w:num>
  <w:num w:numId="12" w16cid:durableId="1739011516">
    <w:abstractNumId w:val="50"/>
  </w:num>
  <w:num w:numId="13" w16cid:durableId="17657538">
    <w:abstractNumId w:val="2"/>
  </w:num>
  <w:num w:numId="14" w16cid:durableId="1597055243">
    <w:abstractNumId w:val="25"/>
  </w:num>
  <w:num w:numId="15" w16cid:durableId="1509174022">
    <w:abstractNumId w:val="27"/>
  </w:num>
  <w:num w:numId="16" w16cid:durableId="207036832">
    <w:abstractNumId w:val="7"/>
  </w:num>
  <w:num w:numId="17" w16cid:durableId="991368416">
    <w:abstractNumId w:val="71"/>
  </w:num>
  <w:num w:numId="18" w16cid:durableId="194826935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85299485">
    <w:abstractNumId w:val="36"/>
  </w:num>
  <w:num w:numId="20" w16cid:durableId="66265729">
    <w:abstractNumId w:val="47"/>
  </w:num>
  <w:num w:numId="21" w16cid:durableId="196554521">
    <w:abstractNumId w:val="35"/>
  </w:num>
  <w:num w:numId="22" w16cid:durableId="1172990009">
    <w:abstractNumId w:val="67"/>
  </w:num>
  <w:num w:numId="23" w16cid:durableId="2083873371">
    <w:abstractNumId w:val="33"/>
  </w:num>
  <w:num w:numId="24" w16cid:durableId="682822824">
    <w:abstractNumId w:val="61"/>
  </w:num>
  <w:num w:numId="25" w16cid:durableId="2039892290">
    <w:abstractNumId w:val="44"/>
  </w:num>
  <w:num w:numId="26" w16cid:durableId="1330866309">
    <w:abstractNumId w:val="37"/>
  </w:num>
  <w:num w:numId="27" w16cid:durableId="1060859638">
    <w:abstractNumId w:val="63"/>
  </w:num>
  <w:num w:numId="28" w16cid:durableId="1209952159">
    <w:abstractNumId w:val="66"/>
  </w:num>
  <w:num w:numId="29" w16cid:durableId="237517631">
    <w:abstractNumId w:val="77"/>
  </w:num>
  <w:num w:numId="30" w16cid:durableId="1595087037">
    <w:abstractNumId w:val="73"/>
  </w:num>
  <w:num w:numId="31" w16cid:durableId="1040663696">
    <w:abstractNumId w:val="18"/>
  </w:num>
  <w:num w:numId="32" w16cid:durableId="707997468">
    <w:abstractNumId w:val="43"/>
  </w:num>
  <w:num w:numId="33" w16cid:durableId="1137068172">
    <w:abstractNumId w:val="3"/>
  </w:num>
  <w:num w:numId="34" w16cid:durableId="1151482577">
    <w:abstractNumId w:val="57"/>
  </w:num>
  <w:num w:numId="35" w16cid:durableId="1619137981">
    <w:abstractNumId w:val="34"/>
  </w:num>
  <w:num w:numId="36" w16cid:durableId="371459575">
    <w:abstractNumId w:val="62"/>
  </w:num>
  <w:num w:numId="37" w16cid:durableId="1898784505">
    <w:abstractNumId w:val="24"/>
  </w:num>
  <w:num w:numId="38" w16cid:durableId="600526378">
    <w:abstractNumId w:val="20"/>
  </w:num>
  <w:num w:numId="39" w16cid:durableId="401757744">
    <w:abstractNumId w:val="54"/>
  </w:num>
  <w:num w:numId="40" w16cid:durableId="1751389754">
    <w:abstractNumId w:val="10"/>
  </w:num>
  <w:num w:numId="41" w16cid:durableId="447697069">
    <w:abstractNumId w:val="32"/>
  </w:num>
  <w:num w:numId="42" w16cid:durableId="2075542832">
    <w:abstractNumId w:val="78"/>
  </w:num>
  <w:num w:numId="43" w16cid:durableId="8434590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2632946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52744975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3541286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96104164">
    <w:abstractNumId w:val="49"/>
  </w:num>
  <w:num w:numId="48" w16cid:durableId="2094624053">
    <w:abstractNumId w:val="4"/>
  </w:num>
  <w:num w:numId="49" w16cid:durableId="1779525862">
    <w:abstractNumId w:val="75"/>
  </w:num>
  <w:num w:numId="50" w16cid:durableId="662705207">
    <w:abstractNumId w:val="17"/>
  </w:num>
  <w:num w:numId="51" w16cid:durableId="1955555106">
    <w:abstractNumId w:val="9"/>
  </w:num>
  <w:num w:numId="52" w16cid:durableId="1586256728">
    <w:abstractNumId w:val="68"/>
  </w:num>
  <w:num w:numId="53" w16cid:durableId="627707054">
    <w:abstractNumId w:val="65"/>
  </w:num>
  <w:num w:numId="54" w16cid:durableId="388770824">
    <w:abstractNumId w:val="21"/>
  </w:num>
  <w:num w:numId="55" w16cid:durableId="853306603">
    <w:abstractNumId w:val="19"/>
  </w:num>
  <w:num w:numId="56" w16cid:durableId="1201626495">
    <w:abstractNumId w:val="5"/>
  </w:num>
  <w:num w:numId="57" w16cid:durableId="153761418">
    <w:abstractNumId w:val="0"/>
  </w:num>
  <w:num w:numId="58" w16cid:durableId="1204950392">
    <w:abstractNumId w:val="12"/>
  </w:num>
  <w:num w:numId="59" w16cid:durableId="1610894575">
    <w:abstractNumId w:val="30"/>
  </w:num>
  <w:num w:numId="60" w16cid:durableId="1790853521">
    <w:abstractNumId w:val="41"/>
  </w:num>
  <w:num w:numId="61" w16cid:durableId="1197281037">
    <w:abstractNumId w:val="38"/>
  </w:num>
  <w:num w:numId="62" w16cid:durableId="1740205945">
    <w:abstractNumId w:val="60"/>
  </w:num>
  <w:num w:numId="63" w16cid:durableId="1734962383">
    <w:abstractNumId w:val="42"/>
  </w:num>
  <w:num w:numId="64" w16cid:durableId="1287007697">
    <w:abstractNumId w:val="31"/>
  </w:num>
  <w:num w:numId="65" w16cid:durableId="290284065">
    <w:abstractNumId w:val="48"/>
  </w:num>
  <w:num w:numId="66" w16cid:durableId="254632971">
    <w:abstractNumId w:val="22"/>
  </w:num>
  <w:num w:numId="67" w16cid:durableId="924151018">
    <w:abstractNumId w:val="80"/>
  </w:num>
  <w:num w:numId="68" w16cid:durableId="334889322">
    <w:abstractNumId w:val="29"/>
  </w:num>
  <w:num w:numId="69" w16cid:durableId="2120954636">
    <w:abstractNumId w:val="72"/>
  </w:num>
  <w:num w:numId="70" w16cid:durableId="1545172889">
    <w:abstractNumId w:val="45"/>
  </w:num>
  <w:num w:numId="71" w16cid:durableId="1316950738">
    <w:abstractNumId w:val="50"/>
  </w:num>
  <w:num w:numId="72" w16cid:durableId="1787190049">
    <w:abstractNumId w:val="50"/>
  </w:num>
  <w:num w:numId="73" w16cid:durableId="1355575650">
    <w:abstractNumId w:val="15"/>
  </w:num>
  <w:num w:numId="74" w16cid:durableId="1949894944">
    <w:abstractNumId w:val="79"/>
  </w:num>
  <w:num w:numId="75" w16cid:durableId="2108233218">
    <w:abstractNumId w:val="53"/>
  </w:num>
  <w:num w:numId="76" w16cid:durableId="1913347133">
    <w:abstractNumId w:val="39"/>
  </w:num>
  <w:num w:numId="77" w16cid:durableId="197283356">
    <w:abstractNumId w:val="8"/>
  </w:num>
  <w:num w:numId="78" w16cid:durableId="1677729285">
    <w:abstractNumId w:val="59"/>
  </w:num>
  <w:num w:numId="79" w16cid:durableId="1470979535">
    <w:abstractNumId w:val="69"/>
  </w:num>
  <w:num w:numId="80" w16cid:durableId="223100271">
    <w:abstractNumId w:val="69"/>
    <w:lvlOverride w:ilvl="0">
      <w:startOverride w:val="1"/>
    </w:lvlOverride>
  </w:num>
  <w:num w:numId="81" w16cid:durableId="1272320023">
    <w:abstractNumId w:val="50"/>
  </w:num>
  <w:num w:numId="82" w16cid:durableId="2051297332">
    <w:abstractNumId w:val="50"/>
  </w:num>
  <w:num w:numId="83" w16cid:durableId="1078863004">
    <w:abstractNumId w:val="50"/>
  </w:num>
  <w:num w:numId="84" w16cid:durableId="629018239">
    <w:abstractNumId w:val="50"/>
  </w:num>
  <w:num w:numId="85" w16cid:durableId="1667585143">
    <w:abstractNumId w:val="50"/>
  </w:num>
  <w:num w:numId="86" w16cid:durableId="1481573541">
    <w:abstractNumId w:val="50"/>
  </w:num>
  <w:num w:numId="87" w16cid:durableId="1622958406">
    <w:abstractNumId w:val="50"/>
  </w:num>
  <w:num w:numId="88" w16cid:durableId="553472008">
    <w:abstractNumId w:val="50"/>
  </w:num>
  <w:num w:numId="89" w16cid:durableId="1852597537">
    <w:abstractNumId w:val="50"/>
  </w:num>
  <w:num w:numId="90" w16cid:durableId="1124738675">
    <w:abstractNumId w:val="50"/>
  </w:num>
  <w:num w:numId="91" w16cid:durableId="176969794">
    <w:abstractNumId w:val="50"/>
  </w:num>
  <w:num w:numId="92" w16cid:durableId="1447895717">
    <w:abstractNumId w:val="50"/>
  </w:num>
  <w:num w:numId="93" w16cid:durableId="246354353">
    <w:abstractNumId w:val="50"/>
  </w:num>
  <w:num w:numId="94" w16cid:durableId="1191456093">
    <w:abstractNumId w:val="50"/>
  </w:num>
  <w:num w:numId="95" w16cid:durableId="862477392">
    <w:abstractNumId w:val="50"/>
  </w:num>
  <w:num w:numId="96" w16cid:durableId="1515801748">
    <w:abstractNumId w:val="50"/>
  </w:num>
  <w:num w:numId="97" w16cid:durableId="1009411690">
    <w:abstractNumId w:val="50"/>
  </w:num>
  <w:num w:numId="98" w16cid:durableId="271478267">
    <w:abstractNumId w:val="50"/>
  </w:num>
  <w:num w:numId="99" w16cid:durableId="1097560251">
    <w:abstractNumId w:val="50"/>
  </w:num>
  <w:num w:numId="100" w16cid:durableId="1383284741">
    <w:abstractNumId w:val="50"/>
  </w:num>
  <w:num w:numId="101" w16cid:durableId="1653832877">
    <w:abstractNumId w:val="50"/>
  </w:num>
  <w:num w:numId="102" w16cid:durableId="871310728">
    <w:abstractNumId w:val="69"/>
    <w:lvlOverride w:ilvl="0">
      <w:startOverride w:val="1"/>
    </w:lvlOverride>
  </w:num>
  <w:num w:numId="103" w16cid:durableId="2122262703">
    <w:abstractNumId w:val="56"/>
  </w:num>
  <w:num w:numId="104" w16cid:durableId="1942452557">
    <w:abstractNumId w:val="1"/>
  </w:num>
  <w:num w:numId="105" w16cid:durableId="1287128342">
    <w:abstractNumId w:val="1"/>
    <w:lvlOverride w:ilvl="0">
      <w:startOverride w:val="1"/>
    </w:lvlOverride>
  </w:num>
  <w:num w:numId="106" w16cid:durableId="2065594812">
    <w:abstractNumId w:val="1"/>
    <w:lvlOverride w:ilvl="0">
      <w:startOverride w:val="1"/>
    </w:lvlOverride>
  </w:num>
  <w:num w:numId="107" w16cid:durableId="579798162">
    <w:abstractNumId w:val="1"/>
    <w:lvlOverride w:ilvl="0">
      <w:startOverride w:val="1"/>
    </w:lvlOverride>
  </w:num>
  <w:num w:numId="108" w16cid:durableId="1939020438">
    <w:abstractNumId w:val="1"/>
    <w:lvlOverride w:ilvl="0">
      <w:startOverride w:val="1"/>
    </w:lvlOverride>
  </w:num>
  <w:num w:numId="109" w16cid:durableId="1048530861">
    <w:abstractNumId w:val="1"/>
    <w:lvlOverride w:ilvl="0">
      <w:startOverride w:val="1"/>
    </w:lvlOverride>
  </w:num>
  <w:num w:numId="110" w16cid:durableId="1615135917">
    <w:abstractNumId w:val="1"/>
    <w:lvlOverride w:ilvl="0">
      <w:startOverride w:val="1"/>
    </w:lvlOverride>
  </w:num>
  <w:num w:numId="111" w16cid:durableId="312297456">
    <w:abstractNumId w:val="1"/>
    <w:lvlOverride w:ilvl="0">
      <w:startOverride w:val="1"/>
    </w:lvlOverride>
  </w:num>
  <w:num w:numId="112" w16cid:durableId="340159789">
    <w:abstractNumId w:val="1"/>
    <w:lvlOverride w:ilvl="0">
      <w:startOverride w:val="1"/>
    </w:lvlOverride>
  </w:num>
  <w:num w:numId="113" w16cid:durableId="1306199915">
    <w:abstractNumId w:val="13"/>
  </w:num>
  <w:num w:numId="114" w16cid:durableId="1843010696">
    <w:abstractNumId w:val="51"/>
  </w:num>
  <w:num w:numId="115" w16cid:durableId="104734264">
    <w:abstractNumId w:val="58"/>
  </w:num>
  <w:num w:numId="116" w16cid:durableId="1636176922">
    <w:abstractNumId w:val="52"/>
  </w:num>
  <w:num w:numId="117" w16cid:durableId="1155955102">
    <w:abstractNumId w:val="40"/>
  </w:num>
  <w:num w:numId="118" w16cid:durableId="1535457534">
    <w:abstractNumId w:val="46"/>
  </w:num>
  <w:num w:numId="119" w16cid:durableId="584192065">
    <w:abstractNumId w:val="1"/>
    <w:lvlOverride w:ilvl="0">
      <w:startOverride w:val="1"/>
    </w:lvlOverride>
  </w:num>
  <w:numIdMacAtCleanup w:val="1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ermit Lepcha">
    <w15:presenceInfo w15:providerId="AD" w15:userId="S::nermit.lepcha@yangkhor.com::2eac719f-54f1-4df9-9c8a-d43dcc4e8628"/>
  </w15:person>
  <w15:person w15:author="Sujit Patra">
    <w15:presenceInfo w15:providerId="AD" w15:userId="S::sujitpatra@crimsonlogic.com::acbbbe0a-72c8-4914-ad46-c416bbf2f9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efaultTableStyle w:val="GridTable1Light-Accent211"/>
  <w:characterSpacingControl w:val="doNotCompress"/>
  <w:savePreviewPicture/>
  <w:hdrShapeDefaults>
    <o:shapedefaults v:ext="edit" spidmax="2050">
      <o:colormru v:ext="edit" colors="#7fa8cc"/>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2srS0NDYyNrMwtDRT0lEKTi0uzszPAymwqAUAhskKGiwAAAA="/>
  </w:docVars>
  <w:rsids>
    <w:rsidRoot w:val="0037146F"/>
    <w:rsid w:val="00000FBC"/>
    <w:rsid w:val="00001702"/>
    <w:rsid w:val="00004303"/>
    <w:rsid w:val="000046E5"/>
    <w:rsid w:val="00004AEE"/>
    <w:rsid w:val="000062AB"/>
    <w:rsid w:val="0000674C"/>
    <w:rsid w:val="00006A96"/>
    <w:rsid w:val="00006AE5"/>
    <w:rsid w:val="000070A4"/>
    <w:rsid w:val="00007173"/>
    <w:rsid w:val="00007292"/>
    <w:rsid w:val="000078D0"/>
    <w:rsid w:val="00007A05"/>
    <w:rsid w:val="00010B8E"/>
    <w:rsid w:val="00010E5C"/>
    <w:rsid w:val="00011725"/>
    <w:rsid w:val="000117BE"/>
    <w:rsid w:val="0001220D"/>
    <w:rsid w:val="00012C6E"/>
    <w:rsid w:val="00013150"/>
    <w:rsid w:val="000137F5"/>
    <w:rsid w:val="00013B62"/>
    <w:rsid w:val="00013C39"/>
    <w:rsid w:val="00014399"/>
    <w:rsid w:val="00014667"/>
    <w:rsid w:val="00015305"/>
    <w:rsid w:val="0001580F"/>
    <w:rsid w:val="00015EF2"/>
    <w:rsid w:val="00016C1F"/>
    <w:rsid w:val="00017503"/>
    <w:rsid w:val="00017F3D"/>
    <w:rsid w:val="00017FF6"/>
    <w:rsid w:val="000209DA"/>
    <w:rsid w:val="00021092"/>
    <w:rsid w:val="00021790"/>
    <w:rsid w:val="00021AC3"/>
    <w:rsid w:val="00021C49"/>
    <w:rsid w:val="00022A27"/>
    <w:rsid w:val="00023BB4"/>
    <w:rsid w:val="00024828"/>
    <w:rsid w:val="00025444"/>
    <w:rsid w:val="00025AEE"/>
    <w:rsid w:val="0002671C"/>
    <w:rsid w:val="00026846"/>
    <w:rsid w:val="00026E91"/>
    <w:rsid w:val="000279EB"/>
    <w:rsid w:val="00027E60"/>
    <w:rsid w:val="000300FD"/>
    <w:rsid w:val="000302CF"/>
    <w:rsid w:val="00030542"/>
    <w:rsid w:val="00030577"/>
    <w:rsid w:val="000314AE"/>
    <w:rsid w:val="0003165B"/>
    <w:rsid w:val="0003188C"/>
    <w:rsid w:val="00031B20"/>
    <w:rsid w:val="0003225A"/>
    <w:rsid w:val="00032946"/>
    <w:rsid w:val="00032D5B"/>
    <w:rsid w:val="00032F5A"/>
    <w:rsid w:val="000333BB"/>
    <w:rsid w:val="0003370F"/>
    <w:rsid w:val="000352D6"/>
    <w:rsid w:val="0003561E"/>
    <w:rsid w:val="00036389"/>
    <w:rsid w:val="00036C14"/>
    <w:rsid w:val="00036DEE"/>
    <w:rsid w:val="00036EBA"/>
    <w:rsid w:val="0003707C"/>
    <w:rsid w:val="00037AEF"/>
    <w:rsid w:val="00040746"/>
    <w:rsid w:val="00040EFD"/>
    <w:rsid w:val="0004134B"/>
    <w:rsid w:val="0004154D"/>
    <w:rsid w:val="0004173F"/>
    <w:rsid w:val="00041EC6"/>
    <w:rsid w:val="00042414"/>
    <w:rsid w:val="00042998"/>
    <w:rsid w:val="000441E9"/>
    <w:rsid w:val="0004484D"/>
    <w:rsid w:val="000448C6"/>
    <w:rsid w:val="00044A5A"/>
    <w:rsid w:val="00045638"/>
    <w:rsid w:val="0004577D"/>
    <w:rsid w:val="000468C0"/>
    <w:rsid w:val="00046A87"/>
    <w:rsid w:val="00046DCA"/>
    <w:rsid w:val="00047E27"/>
    <w:rsid w:val="000513F9"/>
    <w:rsid w:val="00051959"/>
    <w:rsid w:val="00051BE3"/>
    <w:rsid w:val="000523B6"/>
    <w:rsid w:val="00052A64"/>
    <w:rsid w:val="00052FF0"/>
    <w:rsid w:val="000537A4"/>
    <w:rsid w:val="000540C4"/>
    <w:rsid w:val="00054E5F"/>
    <w:rsid w:val="0005515E"/>
    <w:rsid w:val="00055598"/>
    <w:rsid w:val="000557D1"/>
    <w:rsid w:val="00055905"/>
    <w:rsid w:val="00056082"/>
    <w:rsid w:val="000566BA"/>
    <w:rsid w:val="000568CB"/>
    <w:rsid w:val="0005702F"/>
    <w:rsid w:val="00057858"/>
    <w:rsid w:val="000606F8"/>
    <w:rsid w:val="00061DCF"/>
    <w:rsid w:val="00062AC5"/>
    <w:rsid w:val="00063DDB"/>
    <w:rsid w:val="00064760"/>
    <w:rsid w:val="00064A4E"/>
    <w:rsid w:val="00064D0F"/>
    <w:rsid w:val="00065767"/>
    <w:rsid w:val="00065E56"/>
    <w:rsid w:val="000663B6"/>
    <w:rsid w:val="00066480"/>
    <w:rsid w:val="00066E3E"/>
    <w:rsid w:val="0006755F"/>
    <w:rsid w:val="00070490"/>
    <w:rsid w:val="0007173D"/>
    <w:rsid w:val="00071823"/>
    <w:rsid w:val="00071F0B"/>
    <w:rsid w:val="00072310"/>
    <w:rsid w:val="000725C6"/>
    <w:rsid w:val="0007314A"/>
    <w:rsid w:val="00073FED"/>
    <w:rsid w:val="00075840"/>
    <w:rsid w:val="0007596B"/>
    <w:rsid w:val="00075BFC"/>
    <w:rsid w:val="00076930"/>
    <w:rsid w:val="00076FD8"/>
    <w:rsid w:val="000771F8"/>
    <w:rsid w:val="00080225"/>
    <w:rsid w:val="00080581"/>
    <w:rsid w:val="00080EAE"/>
    <w:rsid w:val="00082034"/>
    <w:rsid w:val="000822EB"/>
    <w:rsid w:val="00082407"/>
    <w:rsid w:val="000835F9"/>
    <w:rsid w:val="000836D4"/>
    <w:rsid w:val="000837EF"/>
    <w:rsid w:val="00083E5E"/>
    <w:rsid w:val="00084684"/>
    <w:rsid w:val="0008538E"/>
    <w:rsid w:val="00085B45"/>
    <w:rsid w:val="00085EEA"/>
    <w:rsid w:val="00086124"/>
    <w:rsid w:val="000861A6"/>
    <w:rsid w:val="000877EC"/>
    <w:rsid w:val="00087D8B"/>
    <w:rsid w:val="00087D96"/>
    <w:rsid w:val="000900A8"/>
    <w:rsid w:val="000902C8"/>
    <w:rsid w:val="0009045A"/>
    <w:rsid w:val="000904F1"/>
    <w:rsid w:val="00090774"/>
    <w:rsid w:val="00090D4E"/>
    <w:rsid w:val="00091511"/>
    <w:rsid w:val="0009182E"/>
    <w:rsid w:val="00091E2E"/>
    <w:rsid w:val="000926EF"/>
    <w:rsid w:val="0009421A"/>
    <w:rsid w:val="000942E5"/>
    <w:rsid w:val="000946D9"/>
    <w:rsid w:val="00094BFA"/>
    <w:rsid w:val="00095444"/>
    <w:rsid w:val="00095FF7"/>
    <w:rsid w:val="00096379"/>
    <w:rsid w:val="0009673A"/>
    <w:rsid w:val="00097165"/>
    <w:rsid w:val="0009784C"/>
    <w:rsid w:val="00097B3D"/>
    <w:rsid w:val="000A00C3"/>
    <w:rsid w:val="000A0634"/>
    <w:rsid w:val="000A0D7F"/>
    <w:rsid w:val="000A0F83"/>
    <w:rsid w:val="000A104E"/>
    <w:rsid w:val="000A118D"/>
    <w:rsid w:val="000A11F6"/>
    <w:rsid w:val="000A16B2"/>
    <w:rsid w:val="000A1DB7"/>
    <w:rsid w:val="000A2F55"/>
    <w:rsid w:val="000A3414"/>
    <w:rsid w:val="000A3734"/>
    <w:rsid w:val="000A43EF"/>
    <w:rsid w:val="000A487D"/>
    <w:rsid w:val="000A5FC5"/>
    <w:rsid w:val="000A695D"/>
    <w:rsid w:val="000A6994"/>
    <w:rsid w:val="000A6AA1"/>
    <w:rsid w:val="000A6B13"/>
    <w:rsid w:val="000A7680"/>
    <w:rsid w:val="000A7B38"/>
    <w:rsid w:val="000A7BEE"/>
    <w:rsid w:val="000A7F2E"/>
    <w:rsid w:val="000B024D"/>
    <w:rsid w:val="000B0433"/>
    <w:rsid w:val="000B1320"/>
    <w:rsid w:val="000B142F"/>
    <w:rsid w:val="000B1538"/>
    <w:rsid w:val="000B1E09"/>
    <w:rsid w:val="000B2025"/>
    <w:rsid w:val="000B207B"/>
    <w:rsid w:val="000B224D"/>
    <w:rsid w:val="000B2783"/>
    <w:rsid w:val="000B2876"/>
    <w:rsid w:val="000B2B66"/>
    <w:rsid w:val="000B35C7"/>
    <w:rsid w:val="000B3F8C"/>
    <w:rsid w:val="000B4C2B"/>
    <w:rsid w:val="000B5C4E"/>
    <w:rsid w:val="000B6081"/>
    <w:rsid w:val="000B6900"/>
    <w:rsid w:val="000B6A90"/>
    <w:rsid w:val="000B7976"/>
    <w:rsid w:val="000C0277"/>
    <w:rsid w:val="000C05DF"/>
    <w:rsid w:val="000C0C2B"/>
    <w:rsid w:val="000C1805"/>
    <w:rsid w:val="000C27CF"/>
    <w:rsid w:val="000C370B"/>
    <w:rsid w:val="000C37E6"/>
    <w:rsid w:val="000C4828"/>
    <w:rsid w:val="000C648E"/>
    <w:rsid w:val="000C65A9"/>
    <w:rsid w:val="000C6741"/>
    <w:rsid w:val="000C676A"/>
    <w:rsid w:val="000C6817"/>
    <w:rsid w:val="000C6822"/>
    <w:rsid w:val="000C6DDF"/>
    <w:rsid w:val="000C7558"/>
    <w:rsid w:val="000C7B3D"/>
    <w:rsid w:val="000D0E7D"/>
    <w:rsid w:val="000D28C5"/>
    <w:rsid w:val="000D2C72"/>
    <w:rsid w:val="000D3705"/>
    <w:rsid w:val="000D4C93"/>
    <w:rsid w:val="000D4FD6"/>
    <w:rsid w:val="000D54F8"/>
    <w:rsid w:val="000D5870"/>
    <w:rsid w:val="000D5CBB"/>
    <w:rsid w:val="000D676A"/>
    <w:rsid w:val="000D6984"/>
    <w:rsid w:val="000D6C66"/>
    <w:rsid w:val="000D787C"/>
    <w:rsid w:val="000E0838"/>
    <w:rsid w:val="000E120C"/>
    <w:rsid w:val="000E1212"/>
    <w:rsid w:val="000E14A2"/>
    <w:rsid w:val="000E29CF"/>
    <w:rsid w:val="000E3041"/>
    <w:rsid w:val="000E319D"/>
    <w:rsid w:val="000E43DF"/>
    <w:rsid w:val="000E47E8"/>
    <w:rsid w:val="000E509D"/>
    <w:rsid w:val="000E6220"/>
    <w:rsid w:val="000E62BC"/>
    <w:rsid w:val="000E78FA"/>
    <w:rsid w:val="000E7D82"/>
    <w:rsid w:val="000F07CD"/>
    <w:rsid w:val="000F1046"/>
    <w:rsid w:val="000F167C"/>
    <w:rsid w:val="000F18FA"/>
    <w:rsid w:val="000F1C5F"/>
    <w:rsid w:val="000F1CD7"/>
    <w:rsid w:val="000F2515"/>
    <w:rsid w:val="000F3393"/>
    <w:rsid w:val="000F3647"/>
    <w:rsid w:val="000F3A57"/>
    <w:rsid w:val="000F4218"/>
    <w:rsid w:val="000F447E"/>
    <w:rsid w:val="000F5FE0"/>
    <w:rsid w:val="000F7145"/>
    <w:rsid w:val="000F717D"/>
    <w:rsid w:val="000F723F"/>
    <w:rsid w:val="000F7278"/>
    <w:rsid w:val="000F76E4"/>
    <w:rsid w:val="000F7E0A"/>
    <w:rsid w:val="001003BB"/>
    <w:rsid w:val="001004AC"/>
    <w:rsid w:val="00100767"/>
    <w:rsid w:val="0010087B"/>
    <w:rsid w:val="00100B65"/>
    <w:rsid w:val="00100FDB"/>
    <w:rsid w:val="00100FF0"/>
    <w:rsid w:val="00102A31"/>
    <w:rsid w:val="00102DDD"/>
    <w:rsid w:val="00103292"/>
    <w:rsid w:val="00103989"/>
    <w:rsid w:val="00103F90"/>
    <w:rsid w:val="0010443A"/>
    <w:rsid w:val="00104FC3"/>
    <w:rsid w:val="00105C43"/>
    <w:rsid w:val="00105E46"/>
    <w:rsid w:val="00106F9A"/>
    <w:rsid w:val="00107AFD"/>
    <w:rsid w:val="0011039D"/>
    <w:rsid w:val="001106C7"/>
    <w:rsid w:val="00110E66"/>
    <w:rsid w:val="00112A5E"/>
    <w:rsid w:val="001135CF"/>
    <w:rsid w:val="001139BD"/>
    <w:rsid w:val="00113D06"/>
    <w:rsid w:val="0011418B"/>
    <w:rsid w:val="001142F0"/>
    <w:rsid w:val="00114D9F"/>
    <w:rsid w:val="0011547F"/>
    <w:rsid w:val="001154A0"/>
    <w:rsid w:val="00115869"/>
    <w:rsid w:val="00115CBE"/>
    <w:rsid w:val="00115E75"/>
    <w:rsid w:val="00115F46"/>
    <w:rsid w:val="001163C5"/>
    <w:rsid w:val="001167AC"/>
    <w:rsid w:val="001168CB"/>
    <w:rsid w:val="00116C3E"/>
    <w:rsid w:val="001171B3"/>
    <w:rsid w:val="0011764B"/>
    <w:rsid w:val="001176C4"/>
    <w:rsid w:val="00120001"/>
    <w:rsid w:val="001204DB"/>
    <w:rsid w:val="00120E5A"/>
    <w:rsid w:val="00122885"/>
    <w:rsid w:val="001231CB"/>
    <w:rsid w:val="001232CB"/>
    <w:rsid w:val="001234F7"/>
    <w:rsid w:val="00123AE3"/>
    <w:rsid w:val="00123B84"/>
    <w:rsid w:val="00124525"/>
    <w:rsid w:val="00124871"/>
    <w:rsid w:val="00125A4A"/>
    <w:rsid w:val="00125C5E"/>
    <w:rsid w:val="001265A7"/>
    <w:rsid w:val="0012677D"/>
    <w:rsid w:val="00126A6F"/>
    <w:rsid w:val="001279CF"/>
    <w:rsid w:val="00127E59"/>
    <w:rsid w:val="001300A9"/>
    <w:rsid w:val="0013087F"/>
    <w:rsid w:val="00130EFC"/>
    <w:rsid w:val="001312B1"/>
    <w:rsid w:val="001312C9"/>
    <w:rsid w:val="0013165A"/>
    <w:rsid w:val="001319C9"/>
    <w:rsid w:val="00131A78"/>
    <w:rsid w:val="00131E93"/>
    <w:rsid w:val="00132177"/>
    <w:rsid w:val="001327A5"/>
    <w:rsid w:val="001334C2"/>
    <w:rsid w:val="0013367C"/>
    <w:rsid w:val="00133BC9"/>
    <w:rsid w:val="0013448D"/>
    <w:rsid w:val="00134A61"/>
    <w:rsid w:val="00134B5B"/>
    <w:rsid w:val="001359A9"/>
    <w:rsid w:val="00135E9A"/>
    <w:rsid w:val="00135EF5"/>
    <w:rsid w:val="00135F49"/>
    <w:rsid w:val="00136D42"/>
    <w:rsid w:val="001376D8"/>
    <w:rsid w:val="001400D6"/>
    <w:rsid w:val="001400DF"/>
    <w:rsid w:val="001406C0"/>
    <w:rsid w:val="00141151"/>
    <w:rsid w:val="00141EBF"/>
    <w:rsid w:val="00141FC2"/>
    <w:rsid w:val="00142530"/>
    <w:rsid w:val="0014263C"/>
    <w:rsid w:val="00142BFA"/>
    <w:rsid w:val="00143191"/>
    <w:rsid w:val="0014337D"/>
    <w:rsid w:val="00143541"/>
    <w:rsid w:val="00143C7A"/>
    <w:rsid w:val="00144231"/>
    <w:rsid w:val="00144B02"/>
    <w:rsid w:val="00144CA4"/>
    <w:rsid w:val="001457CE"/>
    <w:rsid w:val="001458BA"/>
    <w:rsid w:val="00146B22"/>
    <w:rsid w:val="00146D72"/>
    <w:rsid w:val="00146EE4"/>
    <w:rsid w:val="00147C41"/>
    <w:rsid w:val="00147CDE"/>
    <w:rsid w:val="00147E2D"/>
    <w:rsid w:val="00150105"/>
    <w:rsid w:val="001507A0"/>
    <w:rsid w:val="001509BB"/>
    <w:rsid w:val="001509CC"/>
    <w:rsid w:val="00150B70"/>
    <w:rsid w:val="0015100B"/>
    <w:rsid w:val="00151431"/>
    <w:rsid w:val="001517BE"/>
    <w:rsid w:val="00151FF1"/>
    <w:rsid w:val="00154A2A"/>
    <w:rsid w:val="00154C6E"/>
    <w:rsid w:val="001556E7"/>
    <w:rsid w:val="00155C38"/>
    <w:rsid w:val="00156F40"/>
    <w:rsid w:val="0015737F"/>
    <w:rsid w:val="001573E0"/>
    <w:rsid w:val="0016165B"/>
    <w:rsid w:val="00161A42"/>
    <w:rsid w:val="00161AC2"/>
    <w:rsid w:val="00162E3A"/>
    <w:rsid w:val="00162E54"/>
    <w:rsid w:val="0016311F"/>
    <w:rsid w:val="001636EB"/>
    <w:rsid w:val="00163F3C"/>
    <w:rsid w:val="00164527"/>
    <w:rsid w:val="001647F5"/>
    <w:rsid w:val="0016480E"/>
    <w:rsid w:val="00164B26"/>
    <w:rsid w:val="00165C6E"/>
    <w:rsid w:val="00166674"/>
    <w:rsid w:val="001669D1"/>
    <w:rsid w:val="00166B27"/>
    <w:rsid w:val="00167141"/>
    <w:rsid w:val="00167BC5"/>
    <w:rsid w:val="0017008F"/>
    <w:rsid w:val="001706F8"/>
    <w:rsid w:val="00170C16"/>
    <w:rsid w:val="00170CD8"/>
    <w:rsid w:val="00170F15"/>
    <w:rsid w:val="00170F30"/>
    <w:rsid w:val="001722B8"/>
    <w:rsid w:val="00172326"/>
    <w:rsid w:val="00172765"/>
    <w:rsid w:val="0017304A"/>
    <w:rsid w:val="00173711"/>
    <w:rsid w:val="00175231"/>
    <w:rsid w:val="0017579A"/>
    <w:rsid w:val="001760B7"/>
    <w:rsid w:val="00176ABE"/>
    <w:rsid w:val="00176BD7"/>
    <w:rsid w:val="001772DE"/>
    <w:rsid w:val="00177571"/>
    <w:rsid w:val="00177681"/>
    <w:rsid w:val="00180143"/>
    <w:rsid w:val="0018046E"/>
    <w:rsid w:val="00180703"/>
    <w:rsid w:val="00180FCB"/>
    <w:rsid w:val="00181601"/>
    <w:rsid w:val="001829DB"/>
    <w:rsid w:val="00183424"/>
    <w:rsid w:val="0018464D"/>
    <w:rsid w:val="00184C3A"/>
    <w:rsid w:val="00185697"/>
    <w:rsid w:val="0018591B"/>
    <w:rsid w:val="00185F83"/>
    <w:rsid w:val="00186035"/>
    <w:rsid w:val="001866C6"/>
    <w:rsid w:val="00186BD9"/>
    <w:rsid w:val="0018736C"/>
    <w:rsid w:val="0018762C"/>
    <w:rsid w:val="001902EA"/>
    <w:rsid w:val="00190D4A"/>
    <w:rsid w:val="00191C83"/>
    <w:rsid w:val="001923BA"/>
    <w:rsid w:val="00192912"/>
    <w:rsid w:val="001933D2"/>
    <w:rsid w:val="001939E6"/>
    <w:rsid w:val="00194111"/>
    <w:rsid w:val="00194ED8"/>
    <w:rsid w:val="0019554D"/>
    <w:rsid w:val="00195789"/>
    <w:rsid w:val="00195DCF"/>
    <w:rsid w:val="00195E85"/>
    <w:rsid w:val="001966BC"/>
    <w:rsid w:val="00196D4C"/>
    <w:rsid w:val="00197051"/>
    <w:rsid w:val="001972BC"/>
    <w:rsid w:val="00197C19"/>
    <w:rsid w:val="001A03C2"/>
    <w:rsid w:val="001A12C9"/>
    <w:rsid w:val="001A14B7"/>
    <w:rsid w:val="001A1AB7"/>
    <w:rsid w:val="001A2017"/>
    <w:rsid w:val="001A2ACB"/>
    <w:rsid w:val="001A347A"/>
    <w:rsid w:val="001A3E1D"/>
    <w:rsid w:val="001A400A"/>
    <w:rsid w:val="001A55F5"/>
    <w:rsid w:val="001A644A"/>
    <w:rsid w:val="001A6999"/>
    <w:rsid w:val="001A69DA"/>
    <w:rsid w:val="001A717A"/>
    <w:rsid w:val="001A71C8"/>
    <w:rsid w:val="001A72BB"/>
    <w:rsid w:val="001A765C"/>
    <w:rsid w:val="001A795A"/>
    <w:rsid w:val="001B1EAF"/>
    <w:rsid w:val="001B2239"/>
    <w:rsid w:val="001B35DD"/>
    <w:rsid w:val="001B40C8"/>
    <w:rsid w:val="001B41DF"/>
    <w:rsid w:val="001B4853"/>
    <w:rsid w:val="001B4CCB"/>
    <w:rsid w:val="001B532B"/>
    <w:rsid w:val="001B5334"/>
    <w:rsid w:val="001B54AD"/>
    <w:rsid w:val="001B5B9E"/>
    <w:rsid w:val="001B5D9D"/>
    <w:rsid w:val="001B7136"/>
    <w:rsid w:val="001B74F2"/>
    <w:rsid w:val="001B77A0"/>
    <w:rsid w:val="001C01E4"/>
    <w:rsid w:val="001C0847"/>
    <w:rsid w:val="001C178A"/>
    <w:rsid w:val="001C182E"/>
    <w:rsid w:val="001C1AFA"/>
    <w:rsid w:val="001C2C16"/>
    <w:rsid w:val="001C3557"/>
    <w:rsid w:val="001C4AE4"/>
    <w:rsid w:val="001C4F2F"/>
    <w:rsid w:val="001C65D2"/>
    <w:rsid w:val="001C73C3"/>
    <w:rsid w:val="001C7462"/>
    <w:rsid w:val="001C7495"/>
    <w:rsid w:val="001C78F0"/>
    <w:rsid w:val="001C7AEA"/>
    <w:rsid w:val="001D021E"/>
    <w:rsid w:val="001D06AA"/>
    <w:rsid w:val="001D0D89"/>
    <w:rsid w:val="001D0DAB"/>
    <w:rsid w:val="001D13D7"/>
    <w:rsid w:val="001D1DDA"/>
    <w:rsid w:val="001D2E09"/>
    <w:rsid w:val="001D30C3"/>
    <w:rsid w:val="001D322E"/>
    <w:rsid w:val="001D375A"/>
    <w:rsid w:val="001D37DB"/>
    <w:rsid w:val="001D3BD9"/>
    <w:rsid w:val="001D3FE5"/>
    <w:rsid w:val="001D43E9"/>
    <w:rsid w:val="001D4531"/>
    <w:rsid w:val="001D46F1"/>
    <w:rsid w:val="001D49C7"/>
    <w:rsid w:val="001D51D6"/>
    <w:rsid w:val="001D55EF"/>
    <w:rsid w:val="001D64A7"/>
    <w:rsid w:val="001D6E15"/>
    <w:rsid w:val="001D6FEE"/>
    <w:rsid w:val="001D71A7"/>
    <w:rsid w:val="001D7510"/>
    <w:rsid w:val="001D776F"/>
    <w:rsid w:val="001D7BB8"/>
    <w:rsid w:val="001E04F6"/>
    <w:rsid w:val="001E07F1"/>
    <w:rsid w:val="001E0B34"/>
    <w:rsid w:val="001E116B"/>
    <w:rsid w:val="001E22A0"/>
    <w:rsid w:val="001E23E0"/>
    <w:rsid w:val="001E2696"/>
    <w:rsid w:val="001E3419"/>
    <w:rsid w:val="001E368A"/>
    <w:rsid w:val="001E36A5"/>
    <w:rsid w:val="001E416F"/>
    <w:rsid w:val="001E41EC"/>
    <w:rsid w:val="001E44E9"/>
    <w:rsid w:val="001E450D"/>
    <w:rsid w:val="001E461F"/>
    <w:rsid w:val="001E5C0D"/>
    <w:rsid w:val="001E5EB5"/>
    <w:rsid w:val="001E65D2"/>
    <w:rsid w:val="001E70AF"/>
    <w:rsid w:val="001E7BED"/>
    <w:rsid w:val="001F13E6"/>
    <w:rsid w:val="001F157A"/>
    <w:rsid w:val="001F18CE"/>
    <w:rsid w:val="001F1963"/>
    <w:rsid w:val="001F282D"/>
    <w:rsid w:val="001F2B81"/>
    <w:rsid w:val="001F31A3"/>
    <w:rsid w:val="001F337E"/>
    <w:rsid w:val="001F39D2"/>
    <w:rsid w:val="001F40AF"/>
    <w:rsid w:val="001F477A"/>
    <w:rsid w:val="001F4E1E"/>
    <w:rsid w:val="001F4E83"/>
    <w:rsid w:val="001F508C"/>
    <w:rsid w:val="001F50B3"/>
    <w:rsid w:val="001F624B"/>
    <w:rsid w:val="001F6647"/>
    <w:rsid w:val="001F6A9D"/>
    <w:rsid w:val="001F7212"/>
    <w:rsid w:val="001F72AF"/>
    <w:rsid w:val="001F72FF"/>
    <w:rsid w:val="002007CD"/>
    <w:rsid w:val="002015A2"/>
    <w:rsid w:val="00202957"/>
    <w:rsid w:val="00202A4E"/>
    <w:rsid w:val="00202FAC"/>
    <w:rsid w:val="002033E1"/>
    <w:rsid w:val="00203902"/>
    <w:rsid w:val="0020392C"/>
    <w:rsid w:val="002051CA"/>
    <w:rsid w:val="002053AF"/>
    <w:rsid w:val="002054E5"/>
    <w:rsid w:val="002058EB"/>
    <w:rsid w:val="00205928"/>
    <w:rsid w:val="0020597D"/>
    <w:rsid w:val="00205B2B"/>
    <w:rsid w:val="00205D94"/>
    <w:rsid w:val="002067C2"/>
    <w:rsid w:val="00207171"/>
    <w:rsid w:val="00207832"/>
    <w:rsid w:val="00210031"/>
    <w:rsid w:val="0021028D"/>
    <w:rsid w:val="00210499"/>
    <w:rsid w:val="0021071A"/>
    <w:rsid w:val="00211188"/>
    <w:rsid w:val="00211345"/>
    <w:rsid w:val="002113D8"/>
    <w:rsid w:val="002116AA"/>
    <w:rsid w:val="00211F3C"/>
    <w:rsid w:val="00211FC5"/>
    <w:rsid w:val="002124A7"/>
    <w:rsid w:val="00212B09"/>
    <w:rsid w:val="00213B15"/>
    <w:rsid w:val="00213B79"/>
    <w:rsid w:val="00213C15"/>
    <w:rsid w:val="00213DBA"/>
    <w:rsid w:val="00213E7B"/>
    <w:rsid w:val="00214635"/>
    <w:rsid w:val="00214F8D"/>
    <w:rsid w:val="002151C1"/>
    <w:rsid w:val="00215243"/>
    <w:rsid w:val="00215645"/>
    <w:rsid w:val="00216872"/>
    <w:rsid w:val="00216E2C"/>
    <w:rsid w:val="00217292"/>
    <w:rsid w:val="002175D1"/>
    <w:rsid w:val="00217702"/>
    <w:rsid w:val="002179ED"/>
    <w:rsid w:val="00217B45"/>
    <w:rsid w:val="00217E7F"/>
    <w:rsid w:val="00220D35"/>
    <w:rsid w:val="00220E4F"/>
    <w:rsid w:val="00221A4C"/>
    <w:rsid w:val="00221E8E"/>
    <w:rsid w:val="002224A4"/>
    <w:rsid w:val="00222C44"/>
    <w:rsid w:val="00223025"/>
    <w:rsid w:val="002245CE"/>
    <w:rsid w:val="00224E6A"/>
    <w:rsid w:val="00225203"/>
    <w:rsid w:val="0022540D"/>
    <w:rsid w:val="00225B46"/>
    <w:rsid w:val="00225C97"/>
    <w:rsid w:val="002268DE"/>
    <w:rsid w:val="00230613"/>
    <w:rsid w:val="0023082D"/>
    <w:rsid w:val="00230A1D"/>
    <w:rsid w:val="00230C2D"/>
    <w:rsid w:val="00230F78"/>
    <w:rsid w:val="00230FFF"/>
    <w:rsid w:val="00231727"/>
    <w:rsid w:val="00231CDE"/>
    <w:rsid w:val="002325B4"/>
    <w:rsid w:val="00232AB5"/>
    <w:rsid w:val="002330EA"/>
    <w:rsid w:val="00233494"/>
    <w:rsid w:val="0023447F"/>
    <w:rsid w:val="00234E9D"/>
    <w:rsid w:val="00235236"/>
    <w:rsid w:val="002359F0"/>
    <w:rsid w:val="002363EE"/>
    <w:rsid w:val="00236A5A"/>
    <w:rsid w:val="00236F9A"/>
    <w:rsid w:val="0024137D"/>
    <w:rsid w:val="00241560"/>
    <w:rsid w:val="0024169C"/>
    <w:rsid w:val="00241886"/>
    <w:rsid w:val="00241A0F"/>
    <w:rsid w:val="00241CAF"/>
    <w:rsid w:val="00241CF4"/>
    <w:rsid w:val="0024205D"/>
    <w:rsid w:val="00242620"/>
    <w:rsid w:val="00242B19"/>
    <w:rsid w:val="00242B2B"/>
    <w:rsid w:val="00243E05"/>
    <w:rsid w:val="00245883"/>
    <w:rsid w:val="00246250"/>
    <w:rsid w:val="002465DB"/>
    <w:rsid w:val="002467A2"/>
    <w:rsid w:val="00247230"/>
    <w:rsid w:val="00247807"/>
    <w:rsid w:val="002503D4"/>
    <w:rsid w:val="00250790"/>
    <w:rsid w:val="0025160C"/>
    <w:rsid w:val="00251684"/>
    <w:rsid w:val="002516A2"/>
    <w:rsid w:val="002517E8"/>
    <w:rsid w:val="00251844"/>
    <w:rsid w:val="00251CBF"/>
    <w:rsid w:val="00252375"/>
    <w:rsid w:val="002524A2"/>
    <w:rsid w:val="00252849"/>
    <w:rsid w:val="00253E38"/>
    <w:rsid w:val="002541EE"/>
    <w:rsid w:val="0025469A"/>
    <w:rsid w:val="0025676F"/>
    <w:rsid w:val="00257152"/>
    <w:rsid w:val="00257BFC"/>
    <w:rsid w:val="00257C2B"/>
    <w:rsid w:val="00260B11"/>
    <w:rsid w:val="00260B3A"/>
    <w:rsid w:val="00261032"/>
    <w:rsid w:val="0026136E"/>
    <w:rsid w:val="002613BA"/>
    <w:rsid w:val="002616D7"/>
    <w:rsid w:val="00261EBF"/>
    <w:rsid w:val="0026293C"/>
    <w:rsid w:val="002630D6"/>
    <w:rsid w:val="00263907"/>
    <w:rsid w:val="00263A1F"/>
    <w:rsid w:val="0026471D"/>
    <w:rsid w:val="00264A0E"/>
    <w:rsid w:val="00265110"/>
    <w:rsid w:val="00265771"/>
    <w:rsid w:val="00265E73"/>
    <w:rsid w:val="00266382"/>
    <w:rsid w:val="00266484"/>
    <w:rsid w:val="00266499"/>
    <w:rsid w:val="00266FDC"/>
    <w:rsid w:val="002671D7"/>
    <w:rsid w:val="00267545"/>
    <w:rsid w:val="00267851"/>
    <w:rsid w:val="00267B98"/>
    <w:rsid w:val="00270250"/>
    <w:rsid w:val="00270354"/>
    <w:rsid w:val="00270B7B"/>
    <w:rsid w:val="00270BDB"/>
    <w:rsid w:val="00271069"/>
    <w:rsid w:val="00271805"/>
    <w:rsid w:val="00271D40"/>
    <w:rsid w:val="00271E7D"/>
    <w:rsid w:val="002737AB"/>
    <w:rsid w:val="00273FF7"/>
    <w:rsid w:val="00276B92"/>
    <w:rsid w:val="00276EB6"/>
    <w:rsid w:val="00276ED6"/>
    <w:rsid w:val="00277371"/>
    <w:rsid w:val="00277F35"/>
    <w:rsid w:val="00277F7C"/>
    <w:rsid w:val="002801A2"/>
    <w:rsid w:val="00281728"/>
    <w:rsid w:val="00282246"/>
    <w:rsid w:val="002826EE"/>
    <w:rsid w:val="00282E90"/>
    <w:rsid w:val="0028389F"/>
    <w:rsid w:val="00283C0E"/>
    <w:rsid w:val="00284203"/>
    <w:rsid w:val="00284240"/>
    <w:rsid w:val="002847AF"/>
    <w:rsid w:val="002848AC"/>
    <w:rsid w:val="00284AAC"/>
    <w:rsid w:val="0028505E"/>
    <w:rsid w:val="00285264"/>
    <w:rsid w:val="00285C3C"/>
    <w:rsid w:val="00285CED"/>
    <w:rsid w:val="00286135"/>
    <w:rsid w:val="00286371"/>
    <w:rsid w:val="0028651B"/>
    <w:rsid w:val="00290003"/>
    <w:rsid w:val="00290030"/>
    <w:rsid w:val="0029013A"/>
    <w:rsid w:val="00290863"/>
    <w:rsid w:val="002911B9"/>
    <w:rsid w:val="002924DF"/>
    <w:rsid w:val="00292F9A"/>
    <w:rsid w:val="00293369"/>
    <w:rsid w:val="002937E7"/>
    <w:rsid w:val="00293D6E"/>
    <w:rsid w:val="0029499B"/>
    <w:rsid w:val="00295275"/>
    <w:rsid w:val="002952B8"/>
    <w:rsid w:val="002956D7"/>
    <w:rsid w:val="00295DE1"/>
    <w:rsid w:val="00296BE6"/>
    <w:rsid w:val="00297703"/>
    <w:rsid w:val="0029778C"/>
    <w:rsid w:val="002978DA"/>
    <w:rsid w:val="002979F3"/>
    <w:rsid w:val="002A0069"/>
    <w:rsid w:val="002A0255"/>
    <w:rsid w:val="002A0B14"/>
    <w:rsid w:val="002A0B46"/>
    <w:rsid w:val="002A1351"/>
    <w:rsid w:val="002A18EF"/>
    <w:rsid w:val="002A2452"/>
    <w:rsid w:val="002A2ABB"/>
    <w:rsid w:val="002A3989"/>
    <w:rsid w:val="002A47BC"/>
    <w:rsid w:val="002A4F34"/>
    <w:rsid w:val="002A52C1"/>
    <w:rsid w:val="002A6086"/>
    <w:rsid w:val="002A6306"/>
    <w:rsid w:val="002B04E6"/>
    <w:rsid w:val="002B0917"/>
    <w:rsid w:val="002B1400"/>
    <w:rsid w:val="002B1D0C"/>
    <w:rsid w:val="002B3033"/>
    <w:rsid w:val="002B37EC"/>
    <w:rsid w:val="002B3C8F"/>
    <w:rsid w:val="002B3E1C"/>
    <w:rsid w:val="002B41D8"/>
    <w:rsid w:val="002B477D"/>
    <w:rsid w:val="002B529A"/>
    <w:rsid w:val="002B5B43"/>
    <w:rsid w:val="002B5E7C"/>
    <w:rsid w:val="002B6092"/>
    <w:rsid w:val="002B6829"/>
    <w:rsid w:val="002B691C"/>
    <w:rsid w:val="002B6B0D"/>
    <w:rsid w:val="002B6CE5"/>
    <w:rsid w:val="002B7045"/>
    <w:rsid w:val="002B7047"/>
    <w:rsid w:val="002B704D"/>
    <w:rsid w:val="002B7B1F"/>
    <w:rsid w:val="002B7E20"/>
    <w:rsid w:val="002B7FA4"/>
    <w:rsid w:val="002C05F5"/>
    <w:rsid w:val="002C0F54"/>
    <w:rsid w:val="002C1585"/>
    <w:rsid w:val="002C2273"/>
    <w:rsid w:val="002C2E9D"/>
    <w:rsid w:val="002C3184"/>
    <w:rsid w:val="002C51AE"/>
    <w:rsid w:val="002C5A63"/>
    <w:rsid w:val="002C5C37"/>
    <w:rsid w:val="002C6D7F"/>
    <w:rsid w:val="002C6DEC"/>
    <w:rsid w:val="002C6E26"/>
    <w:rsid w:val="002C75E6"/>
    <w:rsid w:val="002D0021"/>
    <w:rsid w:val="002D05D5"/>
    <w:rsid w:val="002D1312"/>
    <w:rsid w:val="002D1392"/>
    <w:rsid w:val="002D20DD"/>
    <w:rsid w:val="002D21D3"/>
    <w:rsid w:val="002D2361"/>
    <w:rsid w:val="002D2816"/>
    <w:rsid w:val="002D32BE"/>
    <w:rsid w:val="002D394D"/>
    <w:rsid w:val="002D3BF4"/>
    <w:rsid w:val="002D45FA"/>
    <w:rsid w:val="002D56E9"/>
    <w:rsid w:val="002D628E"/>
    <w:rsid w:val="002D6809"/>
    <w:rsid w:val="002D6E74"/>
    <w:rsid w:val="002D704E"/>
    <w:rsid w:val="002D733A"/>
    <w:rsid w:val="002D7427"/>
    <w:rsid w:val="002D7577"/>
    <w:rsid w:val="002D7AC4"/>
    <w:rsid w:val="002E006B"/>
    <w:rsid w:val="002E01D0"/>
    <w:rsid w:val="002E0283"/>
    <w:rsid w:val="002E0A10"/>
    <w:rsid w:val="002E0C6B"/>
    <w:rsid w:val="002E1955"/>
    <w:rsid w:val="002E1A00"/>
    <w:rsid w:val="002E1E1C"/>
    <w:rsid w:val="002E2BE8"/>
    <w:rsid w:val="002E3522"/>
    <w:rsid w:val="002E36F2"/>
    <w:rsid w:val="002E3705"/>
    <w:rsid w:val="002E3C88"/>
    <w:rsid w:val="002E4350"/>
    <w:rsid w:val="002E4464"/>
    <w:rsid w:val="002E60A7"/>
    <w:rsid w:val="002E669A"/>
    <w:rsid w:val="002E7520"/>
    <w:rsid w:val="002F07D0"/>
    <w:rsid w:val="002F0D8A"/>
    <w:rsid w:val="002F11F3"/>
    <w:rsid w:val="002F185C"/>
    <w:rsid w:val="002F195C"/>
    <w:rsid w:val="002F1BBD"/>
    <w:rsid w:val="002F228E"/>
    <w:rsid w:val="002F335C"/>
    <w:rsid w:val="002F3487"/>
    <w:rsid w:val="002F40CD"/>
    <w:rsid w:val="002F4E9D"/>
    <w:rsid w:val="002F55C7"/>
    <w:rsid w:val="002F6264"/>
    <w:rsid w:val="002F6289"/>
    <w:rsid w:val="002F65D4"/>
    <w:rsid w:val="002F6894"/>
    <w:rsid w:val="002F6DF6"/>
    <w:rsid w:val="002F78AB"/>
    <w:rsid w:val="003001B6"/>
    <w:rsid w:val="00300224"/>
    <w:rsid w:val="00300C54"/>
    <w:rsid w:val="00300E8C"/>
    <w:rsid w:val="00301E21"/>
    <w:rsid w:val="003023CB"/>
    <w:rsid w:val="003023E3"/>
    <w:rsid w:val="00302957"/>
    <w:rsid w:val="00302F02"/>
    <w:rsid w:val="00304C2A"/>
    <w:rsid w:val="00305282"/>
    <w:rsid w:val="003055CC"/>
    <w:rsid w:val="00305C05"/>
    <w:rsid w:val="003065CB"/>
    <w:rsid w:val="00306F70"/>
    <w:rsid w:val="003070AE"/>
    <w:rsid w:val="003077E9"/>
    <w:rsid w:val="003078B1"/>
    <w:rsid w:val="00307954"/>
    <w:rsid w:val="00307BDD"/>
    <w:rsid w:val="0031022F"/>
    <w:rsid w:val="00310890"/>
    <w:rsid w:val="0031104F"/>
    <w:rsid w:val="003117BF"/>
    <w:rsid w:val="00311894"/>
    <w:rsid w:val="0031195A"/>
    <w:rsid w:val="00311973"/>
    <w:rsid w:val="003121E8"/>
    <w:rsid w:val="00312850"/>
    <w:rsid w:val="003131DA"/>
    <w:rsid w:val="00313322"/>
    <w:rsid w:val="0031430E"/>
    <w:rsid w:val="00314BBD"/>
    <w:rsid w:val="00314EDD"/>
    <w:rsid w:val="003150EC"/>
    <w:rsid w:val="00315D23"/>
    <w:rsid w:val="00316B83"/>
    <w:rsid w:val="00316FCC"/>
    <w:rsid w:val="00317124"/>
    <w:rsid w:val="003171F3"/>
    <w:rsid w:val="0032029F"/>
    <w:rsid w:val="00320B5A"/>
    <w:rsid w:val="00320E0F"/>
    <w:rsid w:val="003227F4"/>
    <w:rsid w:val="00322C67"/>
    <w:rsid w:val="00322EE9"/>
    <w:rsid w:val="003235F5"/>
    <w:rsid w:val="0032391F"/>
    <w:rsid w:val="00323C24"/>
    <w:rsid w:val="00324010"/>
    <w:rsid w:val="00324325"/>
    <w:rsid w:val="0032469A"/>
    <w:rsid w:val="00324CDA"/>
    <w:rsid w:val="00325451"/>
    <w:rsid w:val="00325E35"/>
    <w:rsid w:val="00325FE9"/>
    <w:rsid w:val="0032601E"/>
    <w:rsid w:val="0032652A"/>
    <w:rsid w:val="00326F4A"/>
    <w:rsid w:val="00327815"/>
    <w:rsid w:val="00327FD2"/>
    <w:rsid w:val="00330228"/>
    <w:rsid w:val="00330CC5"/>
    <w:rsid w:val="00332101"/>
    <w:rsid w:val="0033316D"/>
    <w:rsid w:val="00333A84"/>
    <w:rsid w:val="00333DD8"/>
    <w:rsid w:val="00334079"/>
    <w:rsid w:val="00334106"/>
    <w:rsid w:val="0033460F"/>
    <w:rsid w:val="003348AC"/>
    <w:rsid w:val="00335503"/>
    <w:rsid w:val="003362C5"/>
    <w:rsid w:val="00336A27"/>
    <w:rsid w:val="00336A4F"/>
    <w:rsid w:val="003400B6"/>
    <w:rsid w:val="0034093F"/>
    <w:rsid w:val="00340AB6"/>
    <w:rsid w:val="003418B7"/>
    <w:rsid w:val="00341EBF"/>
    <w:rsid w:val="00341F24"/>
    <w:rsid w:val="003429F9"/>
    <w:rsid w:val="00343333"/>
    <w:rsid w:val="00343A37"/>
    <w:rsid w:val="0034456E"/>
    <w:rsid w:val="0034470E"/>
    <w:rsid w:val="0034480E"/>
    <w:rsid w:val="00344BAF"/>
    <w:rsid w:val="00345147"/>
    <w:rsid w:val="003453CC"/>
    <w:rsid w:val="00345556"/>
    <w:rsid w:val="00346597"/>
    <w:rsid w:val="00346C89"/>
    <w:rsid w:val="00347859"/>
    <w:rsid w:val="00347BCF"/>
    <w:rsid w:val="00347DBB"/>
    <w:rsid w:val="00350118"/>
    <w:rsid w:val="00350EFB"/>
    <w:rsid w:val="00351050"/>
    <w:rsid w:val="00351501"/>
    <w:rsid w:val="00352434"/>
    <w:rsid w:val="0035253A"/>
    <w:rsid w:val="0035254D"/>
    <w:rsid w:val="00352F74"/>
    <w:rsid w:val="0035417C"/>
    <w:rsid w:val="00354270"/>
    <w:rsid w:val="00354BC0"/>
    <w:rsid w:val="00354E50"/>
    <w:rsid w:val="0035519B"/>
    <w:rsid w:val="00355586"/>
    <w:rsid w:val="00356216"/>
    <w:rsid w:val="003570BF"/>
    <w:rsid w:val="00357197"/>
    <w:rsid w:val="003578B8"/>
    <w:rsid w:val="0035796B"/>
    <w:rsid w:val="00357AA4"/>
    <w:rsid w:val="00360F1F"/>
    <w:rsid w:val="00360F79"/>
    <w:rsid w:val="00360FDA"/>
    <w:rsid w:val="00361635"/>
    <w:rsid w:val="003619F4"/>
    <w:rsid w:val="003627F6"/>
    <w:rsid w:val="00363629"/>
    <w:rsid w:val="00364080"/>
    <w:rsid w:val="00364752"/>
    <w:rsid w:val="00365850"/>
    <w:rsid w:val="00365ACC"/>
    <w:rsid w:val="00366174"/>
    <w:rsid w:val="003669E2"/>
    <w:rsid w:val="003673EB"/>
    <w:rsid w:val="0036743F"/>
    <w:rsid w:val="00367475"/>
    <w:rsid w:val="0036791E"/>
    <w:rsid w:val="00367B5E"/>
    <w:rsid w:val="00367D1C"/>
    <w:rsid w:val="003707F2"/>
    <w:rsid w:val="00370F33"/>
    <w:rsid w:val="0037146F"/>
    <w:rsid w:val="00371937"/>
    <w:rsid w:val="00372230"/>
    <w:rsid w:val="00372BC7"/>
    <w:rsid w:val="0037329A"/>
    <w:rsid w:val="003735DB"/>
    <w:rsid w:val="00374D2F"/>
    <w:rsid w:val="003754DC"/>
    <w:rsid w:val="00376472"/>
    <w:rsid w:val="0037779A"/>
    <w:rsid w:val="0038085A"/>
    <w:rsid w:val="00380BA8"/>
    <w:rsid w:val="00381D8B"/>
    <w:rsid w:val="003820B8"/>
    <w:rsid w:val="003821DD"/>
    <w:rsid w:val="00382324"/>
    <w:rsid w:val="00382535"/>
    <w:rsid w:val="0038315A"/>
    <w:rsid w:val="00383459"/>
    <w:rsid w:val="0038355F"/>
    <w:rsid w:val="00383B5B"/>
    <w:rsid w:val="00384A21"/>
    <w:rsid w:val="0038547A"/>
    <w:rsid w:val="003858BA"/>
    <w:rsid w:val="00386A62"/>
    <w:rsid w:val="00386D35"/>
    <w:rsid w:val="00387923"/>
    <w:rsid w:val="003907A3"/>
    <w:rsid w:val="003913D2"/>
    <w:rsid w:val="00391425"/>
    <w:rsid w:val="00391940"/>
    <w:rsid w:val="003922D1"/>
    <w:rsid w:val="00392381"/>
    <w:rsid w:val="00392703"/>
    <w:rsid w:val="00392733"/>
    <w:rsid w:val="00393115"/>
    <w:rsid w:val="00393C61"/>
    <w:rsid w:val="00393F9B"/>
    <w:rsid w:val="003940E0"/>
    <w:rsid w:val="003941AC"/>
    <w:rsid w:val="00394639"/>
    <w:rsid w:val="003947D7"/>
    <w:rsid w:val="00394A69"/>
    <w:rsid w:val="00395068"/>
    <w:rsid w:val="00395177"/>
    <w:rsid w:val="00395345"/>
    <w:rsid w:val="003959D4"/>
    <w:rsid w:val="00396256"/>
    <w:rsid w:val="00396791"/>
    <w:rsid w:val="00396E13"/>
    <w:rsid w:val="003970AC"/>
    <w:rsid w:val="00397945"/>
    <w:rsid w:val="003A013F"/>
    <w:rsid w:val="003A02CD"/>
    <w:rsid w:val="003A0C45"/>
    <w:rsid w:val="003A0CD7"/>
    <w:rsid w:val="003A1059"/>
    <w:rsid w:val="003A1F43"/>
    <w:rsid w:val="003A39BE"/>
    <w:rsid w:val="003A3BB4"/>
    <w:rsid w:val="003A4663"/>
    <w:rsid w:val="003A488B"/>
    <w:rsid w:val="003A48CB"/>
    <w:rsid w:val="003A4BE3"/>
    <w:rsid w:val="003A4EA3"/>
    <w:rsid w:val="003A4F87"/>
    <w:rsid w:val="003A5546"/>
    <w:rsid w:val="003A56AD"/>
    <w:rsid w:val="003A6AEB"/>
    <w:rsid w:val="003A76AF"/>
    <w:rsid w:val="003B0805"/>
    <w:rsid w:val="003B0B8A"/>
    <w:rsid w:val="003B0C1B"/>
    <w:rsid w:val="003B0E70"/>
    <w:rsid w:val="003B0E88"/>
    <w:rsid w:val="003B142E"/>
    <w:rsid w:val="003B17C9"/>
    <w:rsid w:val="003B2243"/>
    <w:rsid w:val="003B2C27"/>
    <w:rsid w:val="003B38B7"/>
    <w:rsid w:val="003B408E"/>
    <w:rsid w:val="003B4A71"/>
    <w:rsid w:val="003B5B41"/>
    <w:rsid w:val="003B5D02"/>
    <w:rsid w:val="003B6344"/>
    <w:rsid w:val="003B6BEB"/>
    <w:rsid w:val="003B6BF5"/>
    <w:rsid w:val="003B7047"/>
    <w:rsid w:val="003B7125"/>
    <w:rsid w:val="003B7151"/>
    <w:rsid w:val="003B77B7"/>
    <w:rsid w:val="003B7A41"/>
    <w:rsid w:val="003B7F56"/>
    <w:rsid w:val="003C0428"/>
    <w:rsid w:val="003C10AD"/>
    <w:rsid w:val="003C1C74"/>
    <w:rsid w:val="003C2FFC"/>
    <w:rsid w:val="003C3EFB"/>
    <w:rsid w:val="003C4AB5"/>
    <w:rsid w:val="003C5981"/>
    <w:rsid w:val="003C5A8B"/>
    <w:rsid w:val="003C6160"/>
    <w:rsid w:val="003C6402"/>
    <w:rsid w:val="003C6D59"/>
    <w:rsid w:val="003C6FF4"/>
    <w:rsid w:val="003C7223"/>
    <w:rsid w:val="003C7CB1"/>
    <w:rsid w:val="003D0EDF"/>
    <w:rsid w:val="003D2638"/>
    <w:rsid w:val="003D281C"/>
    <w:rsid w:val="003D2BD8"/>
    <w:rsid w:val="003D2ED7"/>
    <w:rsid w:val="003D3068"/>
    <w:rsid w:val="003D3669"/>
    <w:rsid w:val="003D3EF5"/>
    <w:rsid w:val="003D3F03"/>
    <w:rsid w:val="003D3FE8"/>
    <w:rsid w:val="003D42EF"/>
    <w:rsid w:val="003D436A"/>
    <w:rsid w:val="003D4BF8"/>
    <w:rsid w:val="003D4DFD"/>
    <w:rsid w:val="003D5096"/>
    <w:rsid w:val="003D536D"/>
    <w:rsid w:val="003D551D"/>
    <w:rsid w:val="003D596E"/>
    <w:rsid w:val="003D5F7C"/>
    <w:rsid w:val="003D7360"/>
    <w:rsid w:val="003D773D"/>
    <w:rsid w:val="003E12A3"/>
    <w:rsid w:val="003E1FFA"/>
    <w:rsid w:val="003E2550"/>
    <w:rsid w:val="003E274F"/>
    <w:rsid w:val="003E2F3A"/>
    <w:rsid w:val="003E32E7"/>
    <w:rsid w:val="003E36A3"/>
    <w:rsid w:val="003E3EB9"/>
    <w:rsid w:val="003E4414"/>
    <w:rsid w:val="003E5218"/>
    <w:rsid w:val="003E5B3F"/>
    <w:rsid w:val="003E617C"/>
    <w:rsid w:val="003E6B5D"/>
    <w:rsid w:val="003E6CDF"/>
    <w:rsid w:val="003E6EB9"/>
    <w:rsid w:val="003E72C3"/>
    <w:rsid w:val="003E78C8"/>
    <w:rsid w:val="003E7D78"/>
    <w:rsid w:val="003F03D2"/>
    <w:rsid w:val="003F0D73"/>
    <w:rsid w:val="003F102B"/>
    <w:rsid w:val="003F1446"/>
    <w:rsid w:val="003F1D30"/>
    <w:rsid w:val="003F1F0F"/>
    <w:rsid w:val="003F28BC"/>
    <w:rsid w:val="003F2E2A"/>
    <w:rsid w:val="003F4740"/>
    <w:rsid w:val="003F4DF7"/>
    <w:rsid w:val="003F5192"/>
    <w:rsid w:val="003F5873"/>
    <w:rsid w:val="003F63D8"/>
    <w:rsid w:val="003F6626"/>
    <w:rsid w:val="003F68CC"/>
    <w:rsid w:val="003F69E4"/>
    <w:rsid w:val="003F729D"/>
    <w:rsid w:val="003F75CD"/>
    <w:rsid w:val="00400099"/>
    <w:rsid w:val="004002AD"/>
    <w:rsid w:val="00400459"/>
    <w:rsid w:val="00401AF0"/>
    <w:rsid w:val="0040208E"/>
    <w:rsid w:val="0040315D"/>
    <w:rsid w:val="00404547"/>
    <w:rsid w:val="00404784"/>
    <w:rsid w:val="00405292"/>
    <w:rsid w:val="00405B3F"/>
    <w:rsid w:val="00405E2A"/>
    <w:rsid w:val="00406217"/>
    <w:rsid w:val="00406AD3"/>
    <w:rsid w:val="004071CC"/>
    <w:rsid w:val="00407434"/>
    <w:rsid w:val="004105FF"/>
    <w:rsid w:val="004106E7"/>
    <w:rsid w:val="004116AC"/>
    <w:rsid w:val="0041188D"/>
    <w:rsid w:val="00411B7D"/>
    <w:rsid w:val="0041260F"/>
    <w:rsid w:val="004134D1"/>
    <w:rsid w:val="00413F2A"/>
    <w:rsid w:val="0041400F"/>
    <w:rsid w:val="004144A1"/>
    <w:rsid w:val="004157A2"/>
    <w:rsid w:val="00415F2D"/>
    <w:rsid w:val="00416261"/>
    <w:rsid w:val="00416880"/>
    <w:rsid w:val="00416A61"/>
    <w:rsid w:val="00416B91"/>
    <w:rsid w:val="00416C05"/>
    <w:rsid w:val="004175D7"/>
    <w:rsid w:val="00417924"/>
    <w:rsid w:val="00417E70"/>
    <w:rsid w:val="00421B3F"/>
    <w:rsid w:val="00421E0E"/>
    <w:rsid w:val="0042203E"/>
    <w:rsid w:val="0042243D"/>
    <w:rsid w:val="00422AF5"/>
    <w:rsid w:val="00423880"/>
    <w:rsid w:val="00423975"/>
    <w:rsid w:val="00424853"/>
    <w:rsid w:val="004248FD"/>
    <w:rsid w:val="00426084"/>
    <w:rsid w:val="00426726"/>
    <w:rsid w:val="00426E3F"/>
    <w:rsid w:val="00430139"/>
    <w:rsid w:val="00431AF9"/>
    <w:rsid w:val="00432151"/>
    <w:rsid w:val="004322C0"/>
    <w:rsid w:val="0043371D"/>
    <w:rsid w:val="00434A0D"/>
    <w:rsid w:val="00434F1B"/>
    <w:rsid w:val="004350E7"/>
    <w:rsid w:val="00435512"/>
    <w:rsid w:val="0043580A"/>
    <w:rsid w:val="0043606A"/>
    <w:rsid w:val="00436541"/>
    <w:rsid w:val="0043674A"/>
    <w:rsid w:val="00436D7A"/>
    <w:rsid w:val="00436F41"/>
    <w:rsid w:val="0044000A"/>
    <w:rsid w:val="00440281"/>
    <w:rsid w:val="00441CA7"/>
    <w:rsid w:val="0044258A"/>
    <w:rsid w:val="00442B59"/>
    <w:rsid w:val="00443006"/>
    <w:rsid w:val="0044340A"/>
    <w:rsid w:val="004438E3"/>
    <w:rsid w:val="00443D28"/>
    <w:rsid w:val="004451B8"/>
    <w:rsid w:val="00445693"/>
    <w:rsid w:val="00445DB4"/>
    <w:rsid w:val="0044683D"/>
    <w:rsid w:val="00446AF3"/>
    <w:rsid w:val="00446EC0"/>
    <w:rsid w:val="00450338"/>
    <w:rsid w:val="00450D1B"/>
    <w:rsid w:val="00451BC1"/>
    <w:rsid w:val="00451E69"/>
    <w:rsid w:val="00452517"/>
    <w:rsid w:val="004530B0"/>
    <w:rsid w:val="00453397"/>
    <w:rsid w:val="00454192"/>
    <w:rsid w:val="004541C9"/>
    <w:rsid w:val="004545C5"/>
    <w:rsid w:val="004546A7"/>
    <w:rsid w:val="00454FCC"/>
    <w:rsid w:val="00455545"/>
    <w:rsid w:val="004556A9"/>
    <w:rsid w:val="004560AB"/>
    <w:rsid w:val="00456C5B"/>
    <w:rsid w:val="0045727B"/>
    <w:rsid w:val="00457435"/>
    <w:rsid w:val="004577D2"/>
    <w:rsid w:val="0045791E"/>
    <w:rsid w:val="00457EA9"/>
    <w:rsid w:val="00457FF2"/>
    <w:rsid w:val="004604D3"/>
    <w:rsid w:val="004604F5"/>
    <w:rsid w:val="0046061D"/>
    <w:rsid w:val="00461707"/>
    <w:rsid w:val="00462FA5"/>
    <w:rsid w:val="004633D3"/>
    <w:rsid w:val="0046384D"/>
    <w:rsid w:val="00463F47"/>
    <w:rsid w:val="0046489D"/>
    <w:rsid w:val="004649C1"/>
    <w:rsid w:val="00464A80"/>
    <w:rsid w:val="004652AE"/>
    <w:rsid w:val="0046597A"/>
    <w:rsid w:val="00465A07"/>
    <w:rsid w:val="00467B4B"/>
    <w:rsid w:val="00470913"/>
    <w:rsid w:val="004709F8"/>
    <w:rsid w:val="00471771"/>
    <w:rsid w:val="00471949"/>
    <w:rsid w:val="00471EBF"/>
    <w:rsid w:val="00471FDF"/>
    <w:rsid w:val="00472717"/>
    <w:rsid w:val="00472A5C"/>
    <w:rsid w:val="00473529"/>
    <w:rsid w:val="00473820"/>
    <w:rsid w:val="004761D3"/>
    <w:rsid w:val="004761D5"/>
    <w:rsid w:val="0047651A"/>
    <w:rsid w:val="00476B3C"/>
    <w:rsid w:val="004772DD"/>
    <w:rsid w:val="00477F4D"/>
    <w:rsid w:val="00480AAE"/>
    <w:rsid w:val="004816EC"/>
    <w:rsid w:val="0048253E"/>
    <w:rsid w:val="00482DE5"/>
    <w:rsid w:val="0048482E"/>
    <w:rsid w:val="00484AFE"/>
    <w:rsid w:val="004851F7"/>
    <w:rsid w:val="00485A19"/>
    <w:rsid w:val="00485AE4"/>
    <w:rsid w:val="004868EB"/>
    <w:rsid w:val="004876A6"/>
    <w:rsid w:val="00487DB1"/>
    <w:rsid w:val="00490200"/>
    <w:rsid w:val="004905EF"/>
    <w:rsid w:val="00490D92"/>
    <w:rsid w:val="0049107A"/>
    <w:rsid w:val="004920E6"/>
    <w:rsid w:val="00492EFA"/>
    <w:rsid w:val="0049505C"/>
    <w:rsid w:val="004956B6"/>
    <w:rsid w:val="00495C0B"/>
    <w:rsid w:val="004961FD"/>
    <w:rsid w:val="00496555"/>
    <w:rsid w:val="004967F2"/>
    <w:rsid w:val="00497740"/>
    <w:rsid w:val="004A05A1"/>
    <w:rsid w:val="004A0CA3"/>
    <w:rsid w:val="004A1865"/>
    <w:rsid w:val="004A1869"/>
    <w:rsid w:val="004A490D"/>
    <w:rsid w:val="004A4F5F"/>
    <w:rsid w:val="004A4FB7"/>
    <w:rsid w:val="004A4FDC"/>
    <w:rsid w:val="004A5448"/>
    <w:rsid w:val="004A6940"/>
    <w:rsid w:val="004A7AE2"/>
    <w:rsid w:val="004B0531"/>
    <w:rsid w:val="004B068C"/>
    <w:rsid w:val="004B1457"/>
    <w:rsid w:val="004B1A3A"/>
    <w:rsid w:val="004B2A6E"/>
    <w:rsid w:val="004B2B1F"/>
    <w:rsid w:val="004B2BF4"/>
    <w:rsid w:val="004B2F6E"/>
    <w:rsid w:val="004B3363"/>
    <w:rsid w:val="004B3A43"/>
    <w:rsid w:val="004B3B4B"/>
    <w:rsid w:val="004B3C73"/>
    <w:rsid w:val="004B5934"/>
    <w:rsid w:val="004B68E0"/>
    <w:rsid w:val="004B7255"/>
    <w:rsid w:val="004B77A6"/>
    <w:rsid w:val="004B78B9"/>
    <w:rsid w:val="004B79B1"/>
    <w:rsid w:val="004C154C"/>
    <w:rsid w:val="004C1EC3"/>
    <w:rsid w:val="004C22E2"/>
    <w:rsid w:val="004C2993"/>
    <w:rsid w:val="004C2C7F"/>
    <w:rsid w:val="004C30E6"/>
    <w:rsid w:val="004C3114"/>
    <w:rsid w:val="004C33D2"/>
    <w:rsid w:val="004C3A8E"/>
    <w:rsid w:val="004C3F66"/>
    <w:rsid w:val="004C4507"/>
    <w:rsid w:val="004C4CAB"/>
    <w:rsid w:val="004C550D"/>
    <w:rsid w:val="004C5617"/>
    <w:rsid w:val="004C56EC"/>
    <w:rsid w:val="004C6FEA"/>
    <w:rsid w:val="004C7CA1"/>
    <w:rsid w:val="004D06C7"/>
    <w:rsid w:val="004D1186"/>
    <w:rsid w:val="004D1BE7"/>
    <w:rsid w:val="004D2A5B"/>
    <w:rsid w:val="004D2BED"/>
    <w:rsid w:val="004D2C12"/>
    <w:rsid w:val="004D42F4"/>
    <w:rsid w:val="004D4517"/>
    <w:rsid w:val="004D4588"/>
    <w:rsid w:val="004D4C90"/>
    <w:rsid w:val="004D4E75"/>
    <w:rsid w:val="004D575C"/>
    <w:rsid w:val="004D5A68"/>
    <w:rsid w:val="004D5E04"/>
    <w:rsid w:val="004D610A"/>
    <w:rsid w:val="004D616C"/>
    <w:rsid w:val="004D6310"/>
    <w:rsid w:val="004D67C4"/>
    <w:rsid w:val="004D732C"/>
    <w:rsid w:val="004D73DA"/>
    <w:rsid w:val="004E0085"/>
    <w:rsid w:val="004E04A9"/>
    <w:rsid w:val="004E09E0"/>
    <w:rsid w:val="004E0A24"/>
    <w:rsid w:val="004E0C34"/>
    <w:rsid w:val="004E0DB1"/>
    <w:rsid w:val="004E10CC"/>
    <w:rsid w:val="004E12C5"/>
    <w:rsid w:val="004E181E"/>
    <w:rsid w:val="004E2399"/>
    <w:rsid w:val="004E2A44"/>
    <w:rsid w:val="004E2C68"/>
    <w:rsid w:val="004E3406"/>
    <w:rsid w:val="004E3CF2"/>
    <w:rsid w:val="004E4023"/>
    <w:rsid w:val="004E4751"/>
    <w:rsid w:val="004E49B0"/>
    <w:rsid w:val="004E518A"/>
    <w:rsid w:val="004E66CF"/>
    <w:rsid w:val="004E6E76"/>
    <w:rsid w:val="004E7AEA"/>
    <w:rsid w:val="004E7BA8"/>
    <w:rsid w:val="004F06E1"/>
    <w:rsid w:val="004F06FA"/>
    <w:rsid w:val="004F0AB1"/>
    <w:rsid w:val="004F0ECB"/>
    <w:rsid w:val="004F18AC"/>
    <w:rsid w:val="004F245E"/>
    <w:rsid w:val="004F2E3F"/>
    <w:rsid w:val="004F2F22"/>
    <w:rsid w:val="004F343E"/>
    <w:rsid w:val="004F362B"/>
    <w:rsid w:val="004F3746"/>
    <w:rsid w:val="004F3878"/>
    <w:rsid w:val="004F4683"/>
    <w:rsid w:val="004F46A1"/>
    <w:rsid w:val="004F4D08"/>
    <w:rsid w:val="004F5B90"/>
    <w:rsid w:val="004F5C10"/>
    <w:rsid w:val="004F6188"/>
    <w:rsid w:val="004F6B94"/>
    <w:rsid w:val="004F764B"/>
    <w:rsid w:val="004F7AD9"/>
    <w:rsid w:val="004F7BD3"/>
    <w:rsid w:val="004F7C8A"/>
    <w:rsid w:val="005002F3"/>
    <w:rsid w:val="00500BA6"/>
    <w:rsid w:val="00500C00"/>
    <w:rsid w:val="00501336"/>
    <w:rsid w:val="00501CFF"/>
    <w:rsid w:val="0050233D"/>
    <w:rsid w:val="00503423"/>
    <w:rsid w:val="005036FE"/>
    <w:rsid w:val="00503706"/>
    <w:rsid w:val="00503C8A"/>
    <w:rsid w:val="00503E0C"/>
    <w:rsid w:val="00503FCE"/>
    <w:rsid w:val="00503FE5"/>
    <w:rsid w:val="005046C9"/>
    <w:rsid w:val="0050485F"/>
    <w:rsid w:val="00505714"/>
    <w:rsid w:val="00506271"/>
    <w:rsid w:val="00506942"/>
    <w:rsid w:val="00506D22"/>
    <w:rsid w:val="00507918"/>
    <w:rsid w:val="005111D9"/>
    <w:rsid w:val="00511419"/>
    <w:rsid w:val="00511446"/>
    <w:rsid w:val="00511770"/>
    <w:rsid w:val="005117DF"/>
    <w:rsid w:val="00511C5B"/>
    <w:rsid w:val="005126D1"/>
    <w:rsid w:val="00512C77"/>
    <w:rsid w:val="00515F7C"/>
    <w:rsid w:val="005160A6"/>
    <w:rsid w:val="00516375"/>
    <w:rsid w:val="005173EA"/>
    <w:rsid w:val="0051747E"/>
    <w:rsid w:val="00517A26"/>
    <w:rsid w:val="005212E8"/>
    <w:rsid w:val="005214F6"/>
    <w:rsid w:val="00521756"/>
    <w:rsid w:val="00522224"/>
    <w:rsid w:val="005223EC"/>
    <w:rsid w:val="00522F17"/>
    <w:rsid w:val="0052307D"/>
    <w:rsid w:val="005231EB"/>
    <w:rsid w:val="0052327D"/>
    <w:rsid w:val="00523F4C"/>
    <w:rsid w:val="005240B2"/>
    <w:rsid w:val="00524280"/>
    <w:rsid w:val="00524774"/>
    <w:rsid w:val="00524960"/>
    <w:rsid w:val="00524DCF"/>
    <w:rsid w:val="005250AF"/>
    <w:rsid w:val="005258B7"/>
    <w:rsid w:val="005260A4"/>
    <w:rsid w:val="00526AF9"/>
    <w:rsid w:val="00526BED"/>
    <w:rsid w:val="0052729D"/>
    <w:rsid w:val="0053048E"/>
    <w:rsid w:val="005304E5"/>
    <w:rsid w:val="005305F7"/>
    <w:rsid w:val="00530823"/>
    <w:rsid w:val="00530837"/>
    <w:rsid w:val="00531205"/>
    <w:rsid w:val="00531A25"/>
    <w:rsid w:val="00533359"/>
    <w:rsid w:val="00533515"/>
    <w:rsid w:val="0053381B"/>
    <w:rsid w:val="00533AAF"/>
    <w:rsid w:val="0053428D"/>
    <w:rsid w:val="005342D7"/>
    <w:rsid w:val="00534360"/>
    <w:rsid w:val="00534D0F"/>
    <w:rsid w:val="0053501D"/>
    <w:rsid w:val="005353F3"/>
    <w:rsid w:val="00535587"/>
    <w:rsid w:val="005357F9"/>
    <w:rsid w:val="00535A65"/>
    <w:rsid w:val="00535DFB"/>
    <w:rsid w:val="005369E0"/>
    <w:rsid w:val="00536EB1"/>
    <w:rsid w:val="00537033"/>
    <w:rsid w:val="0053719D"/>
    <w:rsid w:val="005377BC"/>
    <w:rsid w:val="00537FEF"/>
    <w:rsid w:val="0054006B"/>
    <w:rsid w:val="005414F4"/>
    <w:rsid w:val="00541A77"/>
    <w:rsid w:val="00541B3B"/>
    <w:rsid w:val="00543F4F"/>
    <w:rsid w:val="0054410E"/>
    <w:rsid w:val="00544416"/>
    <w:rsid w:val="00544449"/>
    <w:rsid w:val="00544548"/>
    <w:rsid w:val="0054473B"/>
    <w:rsid w:val="00544FB6"/>
    <w:rsid w:val="00545B62"/>
    <w:rsid w:val="00545CB3"/>
    <w:rsid w:val="00546B50"/>
    <w:rsid w:val="00546C89"/>
    <w:rsid w:val="00546DEB"/>
    <w:rsid w:val="00546F3E"/>
    <w:rsid w:val="00547871"/>
    <w:rsid w:val="00547BD7"/>
    <w:rsid w:val="00550AF9"/>
    <w:rsid w:val="00551296"/>
    <w:rsid w:val="005514B0"/>
    <w:rsid w:val="00551863"/>
    <w:rsid w:val="00551C50"/>
    <w:rsid w:val="00551E77"/>
    <w:rsid w:val="00552984"/>
    <w:rsid w:val="00552DCC"/>
    <w:rsid w:val="005530C5"/>
    <w:rsid w:val="0055395A"/>
    <w:rsid w:val="0055454C"/>
    <w:rsid w:val="00554A58"/>
    <w:rsid w:val="00554CB4"/>
    <w:rsid w:val="00554F8F"/>
    <w:rsid w:val="005554DE"/>
    <w:rsid w:val="00555A63"/>
    <w:rsid w:val="00555FC0"/>
    <w:rsid w:val="005566F1"/>
    <w:rsid w:val="00557A1E"/>
    <w:rsid w:val="00557BD5"/>
    <w:rsid w:val="00561D5E"/>
    <w:rsid w:val="0056226C"/>
    <w:rsid w:val="00562A95"/>
    <w:rsid w:val="00562DFC"/>
    <w:rsid w:val="00562EB0"/>
    <w:rsid w:val="0056359D"/>
    <w:rsid w:val="0056512F"/>
    <w:rsid w:val="00565763"/>
    <w:rsid w:val="005659FF"/>
    <w:rsid w:val="005662B7"/>
    <w:rsid w:val="00566785"/>
    <w:rsid w:val="005668AB"/>
    <w:rsid w:val="0056739A"/>
    <w:rsid w:val="00567564"/>
    <w:rsid w:val="0057042F"/>
    <w:rsid w:val="00570994"/>
    <w:rsid w:val="0057182A"/>
    <w:rsid w:val="00571FEA"/>
    <w:rsid w:val="0057209A"/>
    <w:rsid w:val="005726B5"/>
    <w:rsid w:val="005727C7"/>
    <w:rsid w:val="00572A03"/>
    <w:rsid w:val="00572DAF"/>
    <w:rsid w:val="00573BD2"/>
    <w:rsid w:val="00573DE4"/>
    <w:rsid w:val="005750F6"/>
    <w:rsid w:val="0057534E"/>
    <w:rsid w:val="005768D0"/>
    <w:rsid w:val="00576A6C"/>
    <w:rsid w:val="00577881"/>
    <w:rsid w:val="00577DE2"/>
    <w:rsid w:val="00580433"/>
    <w:rsid w:val="00580F59"/>
    <w:rsid w:val="00581487"/>
    <w:rsid w:val="0058166F"/>
    <w:rsid w:val="00581A02"/>
    <w:rsid w:val="00582272"/>
    <w:rsid w:val="0058251E"/>
    <w:rsid w:val="00583311"/>
    <w:rsid w:val="00583560"/>
    <w:rsid w:val="005836A8"/>
    <w:rsid w:val="00584EBC"/>
    <w:rsid w:val="00585140"/>
    <w:rsid w:val="005851DC"/>
    <w:rsid w:val="00585E02"/>
    <w:rsid w:val="005867CB"/>
    <w:rsid w:val="00586BC5"/>
    <w:rsid w:val="00587F69"/>
    <w:rsid w:val="005900AC"/>
    <w:rsid w:val="00590106"/>
    <w:rsid w:val="005915A7"/>
    <w:rsid w:val="005916D2"/>
    <w:rsid w:val="00592A15"/>
    <w:rsid w:val="00592D21"/>
    <w:rsid w:val="0059349D"/>
    <w:rsid w:val="00593DE1"/>
    <w:rsid w:val="00594359"/>
    <w:rsid w:val="005945A1"/>
    <w:rsid w:val="00594BF7"/>
    <w:rsid w:val="0059588F"/>
    <w:rsid w:val="00595C55"/>
    <w:rsid w:val="005967E7"/>
    <w:rsid w:val="00596DE4"/>
    <w:rsid w:val="00597371"/>
    <w:rsid w:val="005974BE"/>
    <w:rsid w:val="005974CA"/>
    <w:rsid w:val="00597E09"/>
    <w:rsid w:val="00597E3B"/>
    <w:rsid w:val="005A0079"/>
    <w:rsid w:val="005A0BA5"/>
    <w:rsid w:val="005A0D6F"/>
    <w:rsid w:val="005A11D9"/>
    <w:rsid w:val="005A1C80"/>
    <w:rsid w:val="005A294C"/>
    <w:rsid w:val="005A3437"/>
    <w:rsid w:val="005A3951"/>
    <w:rsid w:val="005A3C07"/>
    <w:rsid w:val="005A3FF1"/>
    <w:rsid w:val="005A44E3"/>
    <w:rsid w:val="005A4628"/>
    <w:rsid w:val="005A50D5"/>
    <w:rsid w:val="005A52E7"/>
    <w:rsid w:val="005A560B"/>
    <w:rsid w:val="005A6BAE"/>
    <w:rsid w:val="005A71FD"/>
    <w:rsid w:val="005A72BE"/>
    <w:rsid w:val="005A7718"/>
    <w:rsid w:val="005B05C5"/>
    <w:rsid w:val="005B0ABD"/>
    <w:rsid w:val="005B0F30"/>
    <w:rsid w:val="005B198B"/>
    <w:rsid w:val="005B1FFC"/>
    <w:rsid w:val="005B22A2"/>
    <w:rsid w:val="005B3A5D"/>
    <w:rsid w:val="005B3C7B"/>
    <w:rsid w:val="005B463C"/>
    <w:rsid w:val="005B546B"/>
    <w:rsid w:val="005B5703"/>
    <w:rsid w:val="005B5F78"/>
    <w:rsid w:val="005B68A6"/>
    <w:rsid w:val="005B6BA1"/>
    <w:rsid w:val="005B6C4B"/>
    <w:rsid w:val="005B6E6D"/>
    <w:rsid w:val="005B6FDB"/>
    <w:rsid w:val="005B705C"/>
    <w:rsid w:val="005B7090"/>
    <w:rsid w:val="005B7860"/>
    <w:rsid w:val="005B7F1E"/>
    <w:rsid w:val="005C00F5"/>
    <w:rsid w:val="005C08BD"/>
    <w:rsid w:val="005C0939"/>
    <w:rsid w:val="005C0A06"/>
    <w:rsid w:val="005C1AB5"/>
    <w:rsid w:val="005C21E7"/>
    <w:rsid w:val="005C3B70"/>
    <w:rsid w:val="005C3EDD"/>
    <w:rsid w:val="005C413D"/>
    <w:rsid w:val="005C44AE"/>
    <w:rsid w:val="005C4A8A"/>
    <w:rsid w:val="005C5B9F"/>
    <w:rsid w:val="005C5BA1"/>
    <w:rsid w:val="005C6319"/>
    <w:rsid w:val="005C68DA"/>
    <w:rsid w:val="005C6C5B"/>
    <w:rsid w:val="005C6F52"/>
    <w:rsid w:val="005D0411"/>
    <w:rsid w:val="005D14A3"/>
    <w:rsid w:val="005D2493"/>
    <w:rsid w:val="005D3BDB"/>
    <w:rsid w:val="005D4164"/>
    <w:rsid w:val="005D4567"/>
    <w:rsid w:val="005D4C50"/>
    <w:rsid w:val="005D54FA"/>
    <w:rsid w:val="005D5CEF"/>
    <w:rsid w:val="005D69EE"/>
    <w:rsid w:val="005D6A2A"/>
    <w:rsid w:val="005D6B8B"/>
    <w:rsid w:val="005D6E30"/>
    <w:rsid w:val="005D6E94"/>
    <w:rsid w:val="005D72D9"/>
    <w:rsid w:val="005D7B66"/>
    <w:rsid w:val="005E12D7"/>
    <w:rsid w:val="005E15E1"/>
    <w:rsid w:val="005E21CB"/>
    <w:rsid w:val="005E2727"/>
    <w:rsid w:val="005E2B12"/>
    <w:rsid w:val="005E2BC9"/>
    <w:rsid w:val="005E3506"/>
    <w:rsid w:val="005E3C4C"/>
    <w:rsid w:val="005E4FD8"/>
    <w:rsid w:val="005E5269"/>
    <w:rsid w:val="005E6637"/>
    <w:rsid w:val="005E6B55"/>
    <w:rsid w:val="005E6C9C"/>
    <w:rsid w:val="005E7B02"/>
    <w:rsid w:val="005F0609"/>
    <w:rsid w:val="005F20DB"/>
    <w:rsid w:val="005F3435"/>
    <w:rsid w:val="005F367C"/>
    <w:rsid w:val="005F37FE"/>
    <w:rsid w:val="005F3CAF"/>
    <w:rsid w:val="005F429C"/>
    <w:rsid w:val="005F49FC"/>
    <w:rsid w:val="005F4B1D"/>
    <w:rsid w:val="005F5371"/>
    <w:rsid w:val="005F5686"/>
    <w:rsid w:val="005F56AD"/>
    <w:rsid w:val="005F5AB3"/>
    <w:rsid w:val="005F5CD4"/>
    <w:rsid w:val="005F6AC0"/>
    <w:rsid w:val="005F6EA4"/>
    <w:rsid w:val="005F7613"/>
    <w:rsid w:val="00601076"/>
    <w:rsid w:val="00603210"/>
    <w:rsid w:val="006038FE"/>
    <w:rsid w:val="0060393E"/>
    <w:rsid w:val="00603EEE"/>
    <w:rsid w:val="006042C9"/>
    <w:rsid w:val="00604519"/>
    <w:rsid w:val="00604822"/>
    <w:rsid w:val="0060525C"/>
    <w:rsid w:val="00605A8D"/>
    <w:rsid w:val="00605B46"/>
    <w:rsid w:val="00605F37"/>
    <w:rsid w:val="006060C8"/>
    <w:rsid w:val="00606D22"/>
    <w:rsid w:val="00606E5B"/>
    <w:rsid w:val="00610639"/>
    <w:rsid w:val="006107B4"/>
    <w:rsid w:val="00610C4F"/>
    <w:rsid w:val="00610CBB"/>
    <w:rsid w:val="006118FF"/>
    <w:rsid w:val="00611C4C"/>
    <w:rsid w:val="00612BFF"/>
    <w:rsid w:val="00612F73"/>
    <w:rsid w:val="006134AC"/>
    <w:rsid w:val="006151D4"/>
    <w:rsid w:val="00615DEA"/>
    <w:rsid w:val="006165F1"/>
    <w:rsid w:val="00616962"/>
    <w:rsid w:val="00616CEB"/>
    <w:rsid w:val="006173DD"/>
    <w:rsid w:val="0061779A"/>
    <w:rsid w:val="00620328"/>
    <w:rsid w:val="00621207"/>
    <w:rsid w:val="0062196C"/>
    <w:rsid w:val="006219F7"/>
    <w:rsid w:val="00621C5E"/>
    <w:rsid w:val="00623847"/>
    <w:rsid w:val="00623E88"/>
    <w:rsid w:val="00624605"/>
    <w:rsid w:val="006247AA"/>
    <w:rsid w:val="006255A6"/>
    <w:rsid w:val="00625D07"/>
    <w:rsid w:val="0062642A"/>
    <w:rsid w:val="006268BF"/>
    <w:rsid w:val="00630701"/>
    <w:rsid w:val="006325BE"/>
    <w:rsid w:val="006330A2"/>
    <w:rsid w:val="006337AD"/>
    <w:rsid w:val="00633930"/>
    <w:rsid w:val="0063395E"/>
    <w:rsid w:val="00633C53"/>
    <w:rsid w:val="0063478F"/>
    <w:rsid w:val="00634D3B"/>
    <w:rsid w:val="00635071"/>
    <w:rsid w:val="0063538F"/>
    <w:rsid w:val="0063589E"/>
    <w:rsid w:val="006358D2"/>
    <w:rsid w:val="00636ACC"/>
    <w:rsid w:val="006371A2"/>
    <w:rsid w:val="00637633"/>
    <w:rsid w:val="006379AA"/>
    <w:rsid w:val="00637C1B"/>
    <w:rsid w:val="00640139"/>
    <w:rsid w:val="00640219"/>
    <w:rsid w:val="00641187"/>
    <w:rsid w:val="0064125F"/>
    <w:rsid w:val="0064192C"/>
    <w:rsid w:val="00641B26"/>
    <w:rsid w:val="00641C84"/>
    <w:rsid w:val="0064234D"/>
    <w:rsid w:val="006424DE"/>
    <w:rsid w:val="006427D0"/>
    <w:rsid w:val="006434A6"/>
    <w:rsid w:val="006434E4"/>
    <w:rsid w:val="00643614"/>
    <w:rsid w:val="00643B75"/>
    <w:rsid w:val="00644591"/>
    <w:rsid w:val="00645614"/>
    <w:rsid w:val="00646282"/>
    <w:rsid w:val="006468B7"/>
    <w:rsid w:val="006470C2"/>
    <w:rsid w:val="006475C0"/>
    <w:rsid w:val="006476FD"/>
    <w:rsid w:val="00650F96"/>
    <w:rsid w:val="006517DB"/>
    <w:rsid w:val="0065225A"/>
    <w:rsid w:val="00652813"/>
    <w:rsid w:val="00652F88"/>
    <w:rsid w:val="00653752"/>
    <w:rsid w:val="006537A3"/>
    <w:rsid w:val="00653B52"/>
    <w:rsid w:val="00654097"/>
    <w:rsid w:val="00654187"/>
    <w:rsid w:val="0065519F"/>
    <w:rsid w:val="006557A7"/>
    <w:rsid w:val="00655D4C"/>
    <w:rsid w:val="006562D4"/>
    <w:rsid w:val="00656878"/>
    <w:rsid w:val="0065699B"/>
    <w:rsid w:val="0065738A"/>
    <w:rsid w:val="006578E4"/>
    <w:rsid w:val="00657D61"/>
    <w:rsid w:val="006604C3"/>
    <w:rsid w:val="006606AE"/>
    <w:rsid w:val="006609DD"/>
    <w:rsid w:val="00660CD1"/>
    <w:rsid w:val="0066212A"/>
    <w:rsid w:val="00662442"/>
    <w:rsid w:val="006641F3"/>
    <w:rsid w:val="00665069"/>
    <w:rsid w:val="0066571A"/>
    <w:rsid w:val="00665B22"/>
    <w:rsid w:val="00665E18"/>
    <w:rsid w:val="00666139"/>
    <w:rsid w:val="00666A60"/>
    <w:rsid w:val="006705A7"/>
    <w:rsid w:val="006707FD"/>
    <w:rsid w:val="0067200F"/>
    <w:rsid w:val="0067351C"/>
    <w:rsid w:val="006738EC"/>
    <w:rsid w:val="00674820"/>
    <w:rsid w:val="0067577C"/>
    <w:rsid w:val="00675F9F"/>
    <w:rsid w:val="00676307"/>
    <w:rsid w:val="0067748C"/>
    <w:rsid w:val="00680365"/>
    <w:rsid w:val="0068083F"/>
    <w:rsid w:val="00680EB0"/>
    <w:rsid w:val="0068127E"/>
    <w:rsid w:val="00681474"/>
    <w:rsid w:val="00681663"/>
    <w:rsid w:val="00681CAA"/>
    <w:rsid w:val="006820A6"/>
    <w:rsid w:val="00682618"/>
    <w:rsid w:val="00683202"/>
    <w:rsid w:val="00683F3D"/>
    <w:rsid w:val="00684AB5"/>
    <w:rsid w:val="00684B00"/>
    <w:rsid w:val="00685710"/>
    <w:rsid w:val="006858A9"/>
    <w:rsid w:val="00685B21"/>
    <w:rsid w:val="0068649B"/>
    <w:rsid w:val="00686A51"/>
    <w:rsid w:val="00686A5D"/>
    <w:rsid w:val="00686ABF"/>
    <w:rsid w:val="006875C6"/>
    <w:rsid w:val="00687AFA"/>
    <w:rsid w:val="00690470"/>
    <w:rsid w:val="0069070A"/>
    <w:rsid w:val="006909D2"/>
    <w:rsid w:val="00690B44"/>
    <w:rsid w:val="006914C1"/>
    <w:rsid w:val="006919D4"/>
    <w:rsid w:val="00691E78"/>
    <w:rsid w:val="00691FCF"/>
    <w:rsid w:val="00693528"/>
    <w:rsid w:val="00693A21"/>
    <w:rsid w:val="00693C76"/>
    <w:rsid w:val="00694A7F"/>
    <w:rsid w:val="00694F0A"/>
    <w:rsid w:val="0069551F"/>
    <w:rsid w:val="0069604F"/>
    <w:rsid w:val="00696F36"/>
    <w:rsid w:val="006A0628"/>
    <w:rsid w:val="006A0A81"/>
    <w:rsid w:val="006A2232"/>
    <w:rsid w:val="006A3596"/>
    <w:rsid w:val="006A35BF"/>
    <w:rsid w:val="006A3AF3"/>
    <w:rsid w:val="006A4775"/>
    <w:rsid w:val="006A5FF7"/>
    <w:rsid w:val="006A6649"/>
    <w:rsid w:val="006A6FA3"/>
    <w:rsid w:val="006A7B97"/>
    <w:rsid w:val="006B0E7E"/>
    <w:rsid w:val="006B1A86"/>
    <w:rsid w:val="006B2854"/>
    <w:rsid w:val="006B3A5B"/>
    <w:rsid w:val="006B3AD4"/>
    <w:rsid w:val="006B3CA3"/>
    <w:rsid w:val="006B4351"/>
    <w:rsid w:val="006B458B"/>
    <w:rsid w:val="006B4A94"/>
    <w:rsid w:val="006B51B1"/>
    <w:rsid w:val="006B58F9"/>
    <w:rsid w:val="006B599B"/>
    <w:rsid w:val="006B5CF1"/>
    <w:rsid w:val="006B5F29"/>
    <w:rsid w:val="006B6A8D"/>
    <w:rsid w:val="006B7225"/>
    <w:rsid w:val="006B7989"/>
    <w:rsid w:val="006C08A6"/>
    <w:rsid w:val="006C0E66"/>
    <w:rsid w:val="006C10D7"/>
    <w:rsid w:val="006C140A"/>
    <w:rsid w:val="006C1539"/>
    <w:rsid w:val="006C2280"/>
    <w:rsid w:val="006C29BB"/>
    <w:rsid w:val="006C353C"/>
    <w:rsid w:val="006C3C2B"/>
    <w:rsid w:val="006C3D9C"/>
    <w:rsid w:val="006C512B"/>
    <w:rsid w:val="006C52CE"/>
    <w:rsid w:val="006C536D"/>
    <w:rsid w:val="006C5EB0"/>
    <w:rsid w:val="006C75AE"/>
    <w:rsid w:val="006C7A3A"/>
    <w:rsid w:val="006D0147"/>
    <w:rsid w:val="006D0306"/>
    <w:rsid w:val="006D1877"/>
    <w:rsid w:val="006D1BD7"/>
    <w:rsid w:val="006D2273"/>
    <w:rsid w:val="006D258F"/>
    <w:rsid w:val="006D2B3C"/>
    <w:rsid w:val="006D2D90"/>
    <w:rsid w:val="006D2DC8"/>
    <w:rsid w:val="006D2F18"/>
    <w:rsid w:val="006D3063"/>
    <w:rsid w:val="006D370C"/>
    <w:rsid w:val="006D3BAF"/>
    <w:rsid w:val="006D3FC9"/>
    <w:rsid w:val="006D42C1"/>
    <w:rsid w:val="006D51F1"/>
    <w:rsid w:val="006D5387"/>
    <w:rsid w:val="006D5429"/>
    <w:rsid w:val="006D56B4"/>
    <w:rsid w:val="006D5CFB"/>
    <w:rsid w:val="006D5E0D"/>
    <w:rsid w:val="006D6007"/>
    <w:rsid w:val="006D608D"/>
    <w:rsid w:val="006D69A3"/>
    <w:rsid w:val="006D6C6F"/>
    <w:rsid w:val="006D6EBC"/>
    <w:rsid w:val="006D6F35"/>
    <w:rsid w:val="006D70CD"/>
    <w:rsid w:val="006D7A33"/>
    <w:rsid w:val="006D7B33"/>
    <w:rsid w:val="006E08BF"/>
    <w:rsid w:val="006E0E1D"/>
    <w:rsid w:val="006E1175"/>
    <w:rsid w:val="006E17A0"/>
    <w:rsid w:val="006E18C1"/>
    <w:rsid w:val="006E19BD"/>
    <w:rsid w:val="006E1F9F"/>
    <w:rsid w:val="006E229A"/>
    <w:rsid w:val="006E2630"/>
    <w:rsid w:val="006E2D85"/>
    <w:rsid w:val="006E2DE9"/>
    <w:rsid w:val="006E2E99"/>
    <w:rsid w:val="006E3267"/>
    <w:rsid w:val="006E3C25"/>
    <w:rsid w:val="006E3F03"/>
    <w:rsid w:val="006E441E"/>
    <w:rsid w:val="006E44E7"/>
    <w:rsid w:val="006E4C2A"/>
    <w:rsid w:val="006E4C2E"/>
    <w:rsid w:val="006E4CA2"/>
    <w:rsid w:val="006E4DA7"/>
    <w:rsid w:val="006E504D"/>
    <w:rsid w:val="006E5166"/>
    <w:rsid w:val="006E53D1"/>
    <w:rsid w:val="006E631F"/>
    <w:rsid w:val="006E6A64"/>
    <w:rsid w:val="006E7BC8"/>
    <w:rsid w:val="006E7EAA"/>
    <w:rsid w:val="006F01A4"/>
    <w:rsid w:val="006F1E37"/>
    <w:rsid w:val="006F2098"/>
    <w:rsid w:val="006F2A14"/>
    <w:rsid w:val="006F3344"/>
    <w:rsid w:val="006F3892"/>
    <w:rsid w:val="006F421D"/>
    <w:rsid w:val="006F4AA9"/>
    <w:rsid w:val="006F4C75"/>
    <w:rsid w:val="006F5259"/>
    <w:rsid w:val="006F5418"/>
    <w:rsid w:val="006F5435"/>
    <w:rsid w:val="006F626E"/>
    <w:rsid w:val="006F62E8"/>
    <w:rsid w:val="006F716D"/>
    <w:rsid w:val="006F73E3"/>
    <w:rsid w:val="006F75F1"/>
    <w:rsid w:val="007001E6"/>
    <w:rsid w:val="007006A1"/>
    <w:rsid w:val="00700D88"/>
    <w:rsid w:val="0070178B"/>
    <w:rsid w:val="00701B7A"/>
    <w:rsid w:val="00701BF2"/>
    <w:rsid w:val="00702354"/>
    <w:rsid w:val="00702780"/>
    <w:rsid w:val="00702EC5"/>
    <w:rsid w:val="00703372"/>
    <w:rsid w:val="00703563"/>
    <w:rsid w:val="0070394B"/>
    <w:rsid w:val="0070445C"/>
    <w:rsid w:val="0070469E"/>
    <w:rsid w:val="00705189"/>
    <w:rsid w:val="00705261"/>
    <w:rsid w:val="00706538"/>
    <w:rsid w:val="0070799D"/>
    <w:rsid w:val="007079CE"/>
    <w:rsid w:val="00707C58"/>
    <w:rsid w:val="007109C2"/>
    <w:rsid w:val="0071190F"/>
    <w:rsid w:val="00711B60"/>
    <w:rsid w:val="00712416"/>
    <w:rsid w:val="00712790"/>
    <w:rsid w:val="007129AE"/>
    <w:rsid w:val="00712D5A"/>
    <w:rsid w:val="007132F9"/>
    <w:rsid w:val="00714ED2"/>
    <w:rsid w:val="00715946"/>
    <w:rsid w:val="007167C0"/>
    <w:rsid w:val="0071693A"/>
    <w:rsid w:val="00721AB1"/>
    <w:rsid w:val="00721B41"/>
    <w:rsid w:val="0072279F"/>
    <w:rsid w:val="0072315E"/>
    <w:rsid w:val="007237AB"/>
    <w:rsid w:val="0072464F"/>
    <w:rsid w:val="00724C3E"/>
    <w:rsid w:val="00724E9D"/>
    <w:rsid w:val="007253A7"/>
    <w:rsid w:val="007253F6"/>
    <w:rsid w:val="00725D16"/>
    <w:rsid w:val="00726761"/>
    <w:rsid w:val="00726BDC"/>
    <w:rsid w:val="007271DB"/>
    <w:rsid w:val="00727F77"/>
    <w:rsid w:val="00730DE7"/>
    <w:rsid w:val="00730E39"/>
    <w:rsid w:val="00731292"/>
    <w:rsid w:val="00731D22"/>
    <w:rsid w:val="00731FC5"/>
    <w:rsid w:val="007321F8"/>
    <w:rsid w:val="0073231E"/>
    <w:rsid w:val="0073343A"/>
    <w:rsid w:val="007339CB"/>
    <w:rsid w:val="00734672"/>
    <w:rsid w:val="00734A64"/>
    <w:rsid w:val="00734C08"/>
    <w:rsid w:val="0073530C"/>
    <w:rsid w:val="007359AC"/>
    <w:rsid w:val="00736FED"/>
    <w:rsid w:val="0073741F"/>
    <w:rsid w:val="007407B9"/>
    <w:rsid w:val="0074088C"/>
    <w:rsid w:val="00740AEC"/>
    <w:rsid w:val="00740C25"/>
    <w:rsid w:val="00742B7E"/>
    <w:rsid w:val="00743314"/>
    <w:rsid w:val="00743A2D"/>
    <w:rsid w:val="007441B9"/>
    <w:rsid w:val="00745031"/>
    <w:rsid w:val="0074539E"/>
    <w:rsid w:val="007454AE"/>
    <w:rsid w:val="00746098"/>
    <w:rsid w:val="00746E24"/>
    <w:rsid w:val="0074772B"/>
    <w:rsid w:val="00747738"/>
    <w:rsid w:val="00750262"/>
    <w:rsid w:val="00750515"/>
    <w:rsid w:val="0075066C"/>
    <w:rsid w:val="00750969"/>
    <w:rsid w:val="00750BF9"/>
    <w:rsid w:val="00750FE9"/>
    <w:rsid w:val="0075110A"/>
    <w:rsid w:val="007512A4"/>
    <w:rsid w:val="0075289A"/>
    <w:rsid w:val="0075348C"/>
    <w:rsid w:val="00753753"/>
    <w:rsid w:val="007537EC"/>
    <w:rsid w:val="00754961"/>
    <w:rsid w:val="00754CDF"/>
    <w:rsid w:val="00755367"/>
    <w:rsid w:val="007560BB"/>
    <w:rsid w:val="007562AC"/>
    <w:rsid w:val="0075727E"/>
    <w:rsid w:val="0075756B"/>
    <w:rsid w:val="00757A02"/>
    <w:rsid w:val="007604FE"/>
    <w:rsid w:val="00760ACF"/>
    <w:rsid w:val="00761498"/>
    <w:rsid w:val="00762E64"/>
    <w:rsid w:val="007641E8"/>
    <w:rsid w:val="007643DE"/>
    <w:rsid w:val="00764954"/>
    <w:rsid w:val="00764A9D"/>
    <w:rsid w:val="00764CA1"/>
    <w:rsid w:val="00764D87"/>
    <w:rsid w:val="007650EA"/>
    <w:rsid w:val="0076567A"/>
    <w:rsid w:val="007671BF"/>
    <w:rsid w:val="007671F6"/>
    <w:rsid w:val="00767868"/>
    <w:rsid w:val="0077067A"/>
    <w:rsid w:val="007714AE"/>
    <w:rsid w:val="0077158E"/>
    <w:rsid w:val="00772022"/>
    <w:rsid w:val="007729DF"/>
    <w:rsid w:val="007732DB"/>
    <w:rsid w:val="00773E1D"/>
    <w:rsid w:val="00774265"/>
    <w:rsid w:val="00774692"/>
    <w:rsid w:val="007747E9"/>
    <w:rsid w:val="00774918"/>
    <w:rsid w:val="00774CC4"/>
    <w:rsid w:val="00775767"/>
    <w:rsid w:val="00775B01"/>
    <w:rsid w:val="00775CA3"/>
    <w:rsid w:val="00775FDE"/>
    <w:rsid w:val="00776848"/>
    <w:rsid w:val="00776AF5"/>
    <w:rsid w:val="00777158"/>
    <w:rsid w:val="007800C7"/>
    <w:rsid w:val="007800DB"/>
    <w:rsid w:val="007801CC"/>
    <w:rsid w:val="007804C3"/>
    <w:rsid w:val="00780B1B"/>
    <w:rsid w:val="00780F63"/>
    <w:rsid w:val="00780FB5"/>
    <w:rsid w:val="00781151"/>
    <w:rsid w:val="0078168A"/>
    <w:rsid w:val="00781AFB"/>
    <w:rsid w:val="0078240E"/>
    <w:rsid w:val="00783338"/>
    <w:rsid w:val="0078344F"/>
    <w:rsid w:val="00784220"/>
    <w:rsid w:val="007842FE"/>
    <w:rsid w:val="0078575E"/>
    <w:rsid w:val="00786125"/>
    <w:rsid w:val="00786393"/>
    <w:rsid w:val="007872EE"/>
    <w:rsid w:val="00787655"/>
    <w:rsid w:val="00787733"/>
    <w:rsid w:val="00787CDF"/>
    <w:rsid w:val="00787D92"/>
    <w:rsid w:val="00787F7F"/>
    <w:rsid w:val="0079027F"/>
    <w:rsid w:val="00790373"/>
    <w:rsid w:val="00790A2D"/>
    <w:rsid w:val="00790B6B"/>
    <w:rsid w:val="0079164B"/>
    <w:rsid w:val="00791A5D"/>
    <w:rsid w:val="0079345E"/>
    <w:rsid w:val="007936F5"/>
    <w:rsid w:val="00794BFB"/>
    <w:rsid w:val="007957D1"/>
    <w:rsid w:val="00795C4B"/>
    <w:rsid w:val="00796A99"/>
    <w:rsid w:val="007A133B"/>
    <w:rsid w:val="007A19A8"/>
    <w:rsid w:val="007A1DAE"/>
    <w:rsid w:val="007A236F"/>
    <w:rsid w:val="007A2F4B"/>
    <w:rsid w:val="007A4EE9"/>
    <w:rsid w:val="007A57F0"/>
    <w:rsid w:val="007A5AEA"/>
    <w:rsid w:val="007A5DDC"/>
    <w:rsid w:val="007A5EAB"/>
    <w:rsid w:val="007A618A"/>
    <w:rsid w:val="007A68EC"/>
    <w:rsid w:val="007A6E5A"/>
    <w:rsid w:val="007A6EE7"/>
    <w:rsid w:val="007A74E5"/>
    <w:rsid w:val="007A7517"/>
    <w:rsid w:val="007A760C"/>
    <w:rsid w:val="007A77BD"/>
    <w:rsid w:val="007A79E2"/>
    <w:rsid w:val="007A7E49"/>
    <w:rsid w:val="007B0B7D"/>
    <w:rsid w:val="007B18E1"/>
    <w:rsid w:val="007B2084"/>
    <w:rsid w:val="007B27E9"/>
    <w:rsid w:val="007B3606"/>
    <w:rsid w:val="007B363C"/>
    <w:rsid w:val="007B39EB"/>
    <w:rsid w:val="007B43BF"/>
    <w:rsid w:val="007B4526"/>
    <w:rsid w:val="007B485A"/>
    <w:rsid w:val="007B4F78"/>
    <w:rsid w:val="007B53FD"/>
    <w:rsid w:val="007B6235"/>
    <w:rsid w:val="007B634B"/>
    <w:rsid w:val="007B7756"/>
    <w:rsid w:val="007B796F"/>
    <w:rsid w:val="007B7D8F"/>
    <w:rsid w:val="007C0064"/>
    <w:rsid w:val="007C034C"/>
    <w:rsid w:val="007C08B7"/>
    <w:rsid w:val="007C0B5F"/>
    <w:rsid w:val="007C0DBE"/>
    <w:rsid w:val="007C168E"/>
    <w:rsid w:val="007C18F9"/>
    <w:rsid w:val="007C206D"/>
    <w:rsid w:val="007C2166"/>
    <w:rsid w:val="007C26F6"/>
    <w:rsid w:val="007C2C78"/>
    <w:rsid w:val="007C3064"/>
    <w:rsid w:val="007C3781"/>
    <w:rsid w:val="007C4A8C"/>
    <w:rsid w:val="007C54AE"/>
    <w:rsid w:val="007C597A"/>
    <w:rsid w:val="007C5DD5"/>
    <w:rsid w:val="007C67A1"/>
    <w:rsid w:val="007C6DF2"/>
    <w:rsid w:val="007D09E3"/>
    <w:rsid w:val="007D0E20"/>
    <w:rsid w:val="007D1411"/>
    <w:rsid w:val="007D157E"/>
    <w:rsid w:val="007D2299"/>
    <w:rsid w:val="007D27E0"/>
    <w:rsid w:val="007D280E"/>
    <w:rsid w:val="007D2ED4"/>
    <w:rsid w:val="007D311F"/>
    <w:rsid w:val="007D3969"/>
    <w:rsid w:val="007D3F46"/>
    <w:rsid w:val="007D40B9"/>
    <w:rsid w:val="007D5470"/>
    <w:rsid w:val="007D568A"/>
    <w:rsid w:val="007D57AE"/>
    <w:rsid w:val="007D61F0"/>
    <w:rsid w:val="007D682B"/>
    <w:rsid w:val="007D6A62"/>
    <w:rsid w:val="007D73EA"/>
    <w:rsid w:val="007E00DC"/>
    <w:rsid w:val="007E0112"/>
    <w:rsid w:val="007E02A8"/>
    <w:rsid w:val="007E1C9A"/>
    <w:rsid w:val="007E202A"/>
    <w:rsid w:val="007E2C18"/>
    <w:rsid w:val="007E2CD1"/>
    <w:rsid w:val="007E2D66"/>
    <w:rsid w:val="007E361F"/>
    <w:rsid w:val="007E4583"/>
    <w:rsid w:val="007E5291"/>
    <w:rsid w:val="007E57F9"/>
    <w:rsid w:val="007E625B"/>
    <w:rsid w:val="007E64A3"/>
    <w:rsid w:val="007E7B12"/>
    <w:rsid w:val="007E7D62"/>
    <w:rsid w:val="007E7DEF"/>
    <w:rsid w:val="007E7E1A"/>
    <w:rsid w:val="007E7E8A"/>
    <w:rsid w:val="007F0199"/>
    <w:rsid w:val="007F08F9"/>
    <w:rsid w:val="007F14A7"/>
    <w:rsid w:val="007F20C4"/>
    <w:rsid w:val="007F37F7"/>
    <w:rsid w:val="007F3B92"/>
    <w:rsid w:val="007F3CFE"/>
    <w:rsid w:val="007F3CFF"/>
    <w:rsid w:val="007F3D97"/>
    <w:rsid w:val="007F4100"/>
    <w:rsid w:val="007F5197"/>
    <w:rsid w:val="007F6096"/>
    <w:rsid w:val="007F6321"/>
    <w:rsid w:val="007F7BA7"/>
    <w:rsid w:val="00800274"/>
    <w:rsid w:val="0080069F"/>
    <w:rsid w:val="00800C06"/>
    <w:rsid w:val="00802759"/>
    <w:rsid w:val="00802F10"/>
    <w:rsid w:val="00803052"/>
    <w:rsid w:val="0080345D"/>
    <w:rsid w:val="0080389D"/>
    <w:rsid w:val="008044A7"/>
    <w:rsid w:val="00804978"/>
    <w:rsid w:val="00804CEC"/>
    <w:rsid w:val="00805190"/>
    <w:rsid w:val="00810385"/>
    <w:rsid w:val="00810D6F"/>
    <w:rsid w:val="008112E0"/>
    <w:rsid w:val="00811424"/>
    <w:rsid w:val="00812032"/>
    <w:rsid w:val="00812084"/>
    <w:rsid w:val="008121AD"/>
    <w:rsid w:val="008122E1"/>
    <w:rsid w:val="0081283C"/>
    <w:rsid w:val="00812D49"/>
    <w:rsid w:val="008131F8"/>
    <w:rsid w:val="008137DB"/>
    <w:rsid w:val="00814AA0"/>
    <w:rsid w:val="00815082"/>
    <w:rsid w:val="0081584B"/>
    <w:rsid w:val="008163C5"/>
    <w:rsid w:val="00816E59"/>
    <w:rsid w:val="0081709A"/>
    <w:rsid w:val="00817315"/>
    <w:rsid w:val="00820899"/>
    <w:rsid w:val="008227DE"/>
    <w:rsid w:val="0082289C"/>
    <w:rsid w:val="00822F29"/>
    <w:rsid w:val="0082339A"/>
    <w:rsid w:val="0082351D"/>
    <w:rsid w:val="00823E0D"/>
    <w:rsid w:val="00824327"/>
    <w:rsid w:val="00824395"/>
    <w:rsid w:val="00824735"/>
    <w:rsid w:val="00824C05"/>
    <w:rsid w:val="008253FA"/>
    <w:rsid w:val="008261FB"/>
    <w:rsid w:val="008268DE"/>
    <w:rsid w:val="00826FF9"/>
    <w:rsid w:val="00827005"/>
    <w:rsid w:val="008275FB"/>
    <w:rsid w:val="00827962"/>
    <w:rsid w:val="00827BC6"/>
    <w:rsid w:val="00827BDE"/>
    <w:rsid w:val="0083112F"/>
    <w:rsid w:val="008311AE"/>
    <w:rsid w:val="00831870"/>
    <w:rsid w:val="00831886"/>
    <w:rsid w:val="00832824"/>
    <w:rsid w:val="00833D1D"/>
    <w:rsid w:val="00833DE0"/>
    <w:rsid w:val="0083401B"/>
    <w:rsid w:val="008341D3"/>
    <w:rsid w:val="00834508"/>
    <w:rsid w:val="00834640"/>
    <w:rsid w:val="00834BB9"/>
    <w:rsid w:val="0083580D"/>
    <w:rsid w:val="00836155"/>
    <w:rsid w:val="008365CE"/>
    <w:rsid w:val="008374B4"/>
    <w:rsid w:val="008376FE"/>
    <w:rsid w:val="00837972"/>
    <w:rsid w:val="00837B8B"/>
    <w:rsid w:val="00837CAA"/>
    <w:rsid w:val="00840082"/>
    <w:rsid w:val="008400ED"/>
    <w:rsid w:val="00840409"/>
    <w:rsid w:val="00840F42"/>
    <w:rsid w:val="008410CA"/>
    <w:rsid w:val="008411CA"/>
    <w:rsid w:val="0084132A"/>
    <w:rsid w:val="00841547"/>
    <w:rsid w:val="00841C3A"/>
    <w:rsid w:val="00841E5C"/>
    <w:rsid w:val="0084200E"/>
    <w:rsid w:val="00842DF9"/>
    <w:rsid w:val="00842FE7"/>
    <w:rsid w:val="008434B7"/>
    <w:rsid w:val="008434FF"/>
    <w:rsid w:val="00843B3D"/>
    <w:rsid w:val="00844083"/>
    <w:rsid w:val="008444D6"/>
    <w:rsid w:val="00844C6E"/>
    <w:rsid w:val="0084526D"/>
    <w:rsid w:val="0084537E"/>
    <w:rsid w:val="00846AE6"/>
    <w:rsid w:val="00846C46"/>
    <w:rsid w:val="00846D7F"/>
    <w:rsid w:val="008472E0"/>
    <w:rsid w:val="00847621"/>
    <w:rsid w:val="0085058A"/>
    <w:rsid w:val="008507E2"/>
    <w:rsid w:val="00850C07"/>
    <w:rsid w:val="00852271"/>
    <w:rsid w:val="008525B8"/>
    <w:rsid w:val="00852BF2"/>
    <w:rsid w:val="0085368F"/>
    <w:rsid w:val="008542C8"/>
    <w:rsid w:val="008548E2"/>
    <w:rsid w:val="008554F4"/>
    <w:rsid w:val="00856635"/>
    <w:rsid w:val="00857D53"/>
    <w:rsid w:val="008606B1"/>
    <w:rsid w:val="00861217"/>
    <w:rsid w:val="008612F3"/>
    <w:rsid w:val="008614D8"/>
    <w:rsid w:val="00861E03"/>
    <w:rsid w:val="00862AA7"/>
    <w:rsid w:val="00862AC1"/>
    <w:rsid w:val="00862D0A"/>
    <w:rsid w:val="008630E6"/>
    <w:rsid w:val="00863245"/>
    <w:rsid w:val="008645CB"/>
    <w:rsid w:val="00864C1F"/>
    <w:rsid w:val="00865050"/>
    <w:rsid w:val="00865A1C"/>
    <w:rsid w:val="00865F81"/>
    <w:rsid w:val="00867220"/>
    <w:rsid w:val="00867335"/>
    <w:rsid w:val="00867387"/>
    <w:rsid w:val="00867E28"/>
    <w:rsid w:val="00870254"/>
    <w:rsid w:val="00870275"/>
    <w:rsid w:val="0087033A"/>
    <w:rsid w:val="008706D3"/>
    <w:rsid w:val="00871889"/>
    <w:rsid w:val="00871A84"/>
    <w:rsid w:val="00872106"/>
    <w:rsid w:val="00872D9A"/>
    <w:rsid w:val="00873A14"/>
    <w:rsid w:val="00873C06"/>
    <w:rsid w:val="00873DDA"/>
    <w:rsid w:val="0087473B"/>
    <w:rsid w:val="00874CD7"/>
    <w:rsid w:val="00874D70"/>
    <w:rsid w:val="008751EC"/>
    <w:rsid w:val="00876447"/>
    <w:rsid w:val="00876F61"/>
    <w:rsid w:val="00876FE2"/>
    <w:rsid w:val="00876FF6"/>
    <w:rsid w:val="00877C6E"/>
    <w:rsid w:val="008804B9"/>
    <w:rsid w:val="00880CCB"/>
    <w:rsid w:val="00881571"/>
    <w:rsid w:val="008822DB"/>
    <w:rsid w:val="00882451"/>
    <w:rsid w:val="008824B2"/>
    <w:rsid w:val="008831B1"/>
    <w:rsid w:val="00883474"/>
    <w:rsid w:val="00883553"/>
    <w:rsid w:val="00883951"/>
    <w:rsid w:val="00883E99"/>
    <w:rsid w:val="00884831"/>
    <w:rsid w:val="00884C79"/>
    <w:rsid w:val="00884E81"/>
    <w:rsid w:val="00885828"/>
    <w:rsid w:val="00885C34"/>
    <w:rsid w:val="00885DA0"/>
    <w:rsid w:val="00886655"/>
    <w:rsid w:val="008872F4"/>
    <w:rsid w:val="00890922"/>
    <w:rsid w:val="00891744"/>
    <w:rsid w:val="00892657"/>
    <w:rsid w:val="00892854"/>
    <w:rsid w:val="00892A17"/>
    <w:rsid w:val="0089333A"/>
    <w:rsid w:val="008946E7"/>
    <w:rsid w:val="00894940"/>
    <w:rsid w:val="00894A2E"/>
    <w:rsid w:val="008950B9"/>
    <w:rsid w:val="00896761"/>
    <w:rsid w:val="00896B4D"/>
    <w:rsid w:val="008972BB"/>
    <w:rsid w:val="008A0314"/>
    <w:rsid w:val="008A11BF"/>
    <w:rsid w:val="008A138B"/>
    <w:rsid w:val="008A17F5"/>
    <w:rsid w:val="008A1860"/>
    <w:rsid w:val="008A1865"/>
    <w:rsid w:val="008A2CBB"/>
    <w:rsid w:val="008A2F5C"/>
    <w:rsid w:val="008A4409"/>
    <w:rsid w:val="008A45F7"/>
    <w:rsid w:val="008A4707"/>
    <w:rsid w:val="008A47C3"/>
    <w:rsid w:val="008A4F16"/>
    <w:rsid w:val="008A5202"/>
    <w:rsid w:val="008A5248"/>
    <w:rsid w:val="008A561F"/>
    <w:rsid w:val="008A796F"/>
    <w:rsid w:val="008A7AB1"/>
    <w:rsid w:val="008A7DB3"/>
    <w:rsid w:val="008B0FFE"/>
    <w:rsid w:val="008B1454"/>
    <w:rsid w:val="008B16A3"/>
    <w:rsid w:val="008B1CFB"/>
    <w:rsid w:val="008B1F09"/>
    <w:rsid w:val="008B2C4E"/>
    <w:rsid w:val="008B32DC"/>
    <w:rsid w:val="008B34A2"/>
    <w:rsid w:val="008B380D"/>
    <w:rsid w:val="008B3BC8"/>
    <w:rsid w:val="008B4104"/>
    <w:rsid w:val="008B5636"/>
    <w:rsid w:val="008B62AA"/>
    <w:rsid w:val="008B64B1"/>
    <w:rsid w:val="008B6696"/>
    <w:rsid w:val="008B6F5B"/>
    <w:rsid w:val="008B6F60"/>
    <w:rsid w:val="008B6FCD"/>
    <w:rsid w:val="008B774D"/>
    <w:rsid w:val="008B79F7"/>
    <w:rsid w:val="008B7B82"/>
    <w:rsid w:val="008C0542"/>
    <w:rsid w:val="008C0856"/>
    <w:rsid w:val="008C087F"/>
    <w:rsid w:val="008C0BBC"/>
    <w:rsid w:val="008C15EB"/>
    <w:rsid w:val="008C17E6"/>
    <w:rsid w:val="008C18B1"/>
    <w:rsid w:val="008C2571"/>
    <w:rsid w:val="008C321F"/>
    <w:rsid w:val="008C3444"/>
    <w:rsid w:val="008C3E35"/>
    <w:rsid w:val="008C3EC1"/>
    <w:rsid w:val="008C3ECE"/>
    <w:rsid w:val="008C4F37"/>
    <w:rsid w:val="008C585C"/>
    <w:rsid w:val="008C5912"/>
    <w:rsid w:val="008C6B3A"/>
    <w:rsid w:val="008C6E7C"/>
    <w:rsid w:val="008C75FA"/>
    <w:rsid w:val="008C772C"/>
    <w:rsid w:val="008C7AFF"/>
    <w:rsid w:val="008C7CFF"/>
    <w:rsid w:val="008D0FD0"/>
    <w:rsid w:val="008D1A56"/>
    <w:rsid w:val="008D1B9A"/>
    <w:rsid w:val="008D2A05"/>
    <w:rsid w:val="008D2C26"/>
    <w:rsid w:val="008D2D10"/>
    <w:rsid w:val="008D3253"/>
    <w:rsid w:val="008D366B"/>
    <w:rsid w:val="008D40B0"/>
    <w:rsid w:val="008D41EC"/>
    <w:rsid w:val="008D42FC"/>
    <w:rsid w:val="008D4309"/>
    <w:rsid w:val="008D44BE"/>
    <w:rsid w:val="008D4918"/>
    <w:rsid w:val="008D4C61"/>
    <w:rsid w:val="008D529B"/>
    <w:rsid w:val="008D5910"/>
    <w:rsid w:val="008D594C"/>
    <w:rsid w:val="008D5D4D"/>
    <w:rsid w:val="008D76D6"/>
    <w:rsid w:val="008D7F15"/>
    <w:rsid w:val="008E026F"/>
    <w:rsid w:val="008E0A4E"/>
    <w:rsid w:val="008E0A54"/>
    <w:rsid w:val="008E0D0E"/>
    <w:rsid w:val="008E24C7"/>
    <w:rsid w:val="008E337C"/>
    <w:rsid w:val="008E3ED4"/>
    <w:rsid w:val="008E4688"/>
    <w:rsid w:val="008E5186"/>
    <w:rsid w:val="008E53DD"/>
    <w:rsid w:val="008E59FD"/>
    <w:rsid w:val="008E6E8A"/>
    <w:rsid w:val="008E7710"/>
    <w:rsid w:val="008E78FE"/>
    <w:rsid w:val="008E791D"/>
    <w:rsid w:val="008F021E"/>
    <w:rsid w:val="008F0375"/>
    <w:rsid w:val="008F051A"/>
    <w:rsid w:val="008F085B"/>
    <w:rsid w:val="008F156A"/>
    <w:rsid w:val="008F1826"/>
    <w:rsid w:val="008F235F"/>
    <w:rsid w:val="008F2500"/>
    <w:rsid w:val="008F2555"/>
    <w:rsid w:val="008F3186"/>
    <w:rsid w:val="008F48F2"/>
    <w:rsid w:val="008F4D09"/>
    <w:rsid w:val="008F5C02"/>
    <w:rsid w:val="008F7242"/>
    <w:rsid w:val="008F730F"/>
    <w:rsid w:val="0090015C"/>
    <w:rsid w:val="00900A5E"/>
    <w:rsid w:val="009012FD"/>
    <w:rsid w:val="00901874"/>
    <w:rsid w:val="00902833"/>
    <w:rsid w:val="00902A3E"/>
    <w:rsid w:val="00902F0D"/>
    <w:rsid w:val="00904805"/>
    <w:rsid w:val="00904B6F"/>
    <w:rsid w:val="00904F97"/>
    <w:rsid w:val="009053B9"/>
    <w:rsid w:val="00905499"/>
    <w:rsid w:val="00905BA8"/>
    <w:rsid w:val="00905CF5"/>
    <w:rsid w:val="00906980"/>
    <w:rsid w:val="00910152"/>
    <w:rsid w:val="009101FF"/>
    <w:rsid w:val="00910F6C"/>
    <w:rsid w:val="00911D6F"/>
    <w:rsid w:val="009122C3"/>
    <w:rsid w:val="00912C19"/>
    <w:rsid w:val="00913512"/>
    <w:rsid w:val="00913D00"/>
    <w:rsid w:val="009140FF"/>
    <w:rsid w:val="00914137"/>
    <w:rsid w:val="00914591"/>
    <w:rsid w:val="0091469F"/>
    <w:rsid w:val="00914904"/>
    <w:rsid w:val="00914E6E"/>
    <w:rsid w:val="00914EB4"/>
    <w:rsid w:val="00914FBB"/>
    <w:rsid w:val="0091589B"/>
    <w:rsid w:val="00916195"/>
    <w:rsid w:val="0091644A"/>
    <w:rsid w:val="00916571"/>
    <w:rsid w:val="00916C2C"/>
    <w:rsid w:val="00916D6A"/>
    <w:rsid w:val="00916E0D"/>
    <w:rsid w:val="0091766B"/>
    <w:rsid w:val="00917E11"/>
    <w:rsid w:val="0092093C"/>
    <w:rsid w:val="00921412"/>
    <w:rsid w:val="0092144F"/>
    <w:rsid w:val="009219EF"/>
    <w:rsid w:val="00921BDF"/>
    <w:rsid w:val="00921C0A"/>
    <w:rsid w:val="00921D74"/>
    <w:rsid w:val="009220AC"/>
    <w:rsid w:val="00922477"/>
    <w:rsid w:val="00922E01"/>
    <w:rsid w:val="0092350C"/>
    <w:rsid w:val="009239E0"/>
    <w:rsid w:val="00925396"/>
    <w:rsid w:val="00925ABB"/>
    <w:rsid w:val="00925B26"/>
    <w:rsid w:val="00925E59"/>
    <w:rsid w:val="009266A7"/>
    <w:rsid w:val="00927B43"/>
    <w:rsid w:val="00927FEF"/>
    <w:rsid w:val="009302A9"/>
    <w:rsid w:val="0093077F"/>
    <w:rsid w:val="00930CE6"/>
    <w:rsid w:val="00930FDE"/>
    <w:rsid w:val="00931FF1"/>
    <w:rsid w:val="00932677"/>
    <w:rsid w:val="009327CD"/>
    <w:rsid w:val="0093339D"/>
    <w:rsid w:val="009334B3"/>
    <w:rsid w:val="0093350D"/>
    <w:rsid w:val="00933C62"/>
    <w:rsid w:val="009341FA"/>
    <w:rsid w:val="00934419"/>
    <w:rsid w:val="00935511"/>
    <w:rsid w:val="009355A5"/>
    <w:rsid w:val="009356C2"/>
    <w:rsid w:val="00935D69"/>
    <w:rsid w:val="00935E93"/>
    <w:rsid w:val="009360AE"/>
    <w:rsid w:val="00936DCE"/>
    <w:rsid w:val="00936FB0"/>
    <w:rsid w:val="00937EE2"/>
    <w:rsid w:val="00937FBD"/>
    <w:rsid w:val="0094020A"/>
    <w:rsid w:val="009402B5"/>
    <w:rsid w:val="0094031C"/>
    <w:rsid w:val="0094083F"/>
    <w:rsid w:val="00940C81"/>
    <w:rsid w:val="00940F77"/>
    <w:rsid w:val="0094108A"/>
    <w:rsid w:val="00941AC1"/>
    <w:rsid w:val="00941B97"/>
    <w:rsid w:val="00941D3E"/>
    <w:rsid w:val="00942FEC"/>
    <w:rsid w:val="0094359A"/>
    <w:rsid w:val="00943D5E"/>
    <w:rsid w:val="009446FB"/>
    <w:rsid w:val="00945208"/>
    <w:rsid w:val="00947628"/>
    <w:rsid w:val="00947CBE"/>
    <w:rsid w:val="0095066B"/>
    <w:rsid w:val="00951BE2"/>
    <w:rsid w:val="00951F33"/>
    <w:rsid w:val="00952DAB"/>
    <w:rsid w:val="0095342D"/>
    <w:rsid w:val="009547DE"/>
    <w:rsid w:val="009548E7"/>
    <w:rsid w:val="009551EE"/>
    <w:rsid w:val="009555B3"/>
    <w:rsid w:val="009556EB"/>
    <w:rsid w:val="00955EBA"/>
    <w:rsid w:val="009569E5"/>
    <w:rsid w:val="009571D9"/>
    <w:rsid w:val="00957721"/>
    <w:rsid w:val="009579EF"/>
    <w:rsid w:val="00957C6C"/>
    <w:rsid w:val="00960410"/>
    <w:rsid w:val="00960642"/>
    <w:rsid w:val="00960C19"/>
    <w:rsid w:val="00960C82"/>
    <w:rsid w:val="009613D7"/>
    <w:rsid w:val="00961DA0"/>
    <w:rsid w:val="009621A1"/>
    <w:rsid w:val="009623B7"/>
    <w:rsid w:val="00962685"/>
    <w:rsid w:val="00962BC7"/>
    <w:rsid w:val="00963191"/>
    <w:rsid w:val="0096361C"/>
    <w:rsid w:val="009636FB"/>
    <w:rsid w:val="00963AE2"/>
    <w:rsid w:val="00963FA8"/>
    <w:rsid w:val="009641DA"/>
    <w:rsid w:val="00964995"/>
    <w:rsid w:val="00965616"/>
    <w:rsid w:val="00965CEF"/>
    <w:rsid w:val="00965D31"/>
    <w:rsid w:val="00966C72"/>
    <w:rsid w:val="009672E0"/>
    <w:rsid w:val="0096736F"/>
    <w:rsid w:val="009676A3"/>
    <w:rsid w:val="009678D2"/>
    <w:rsid w:val="00967E92"/>
    <w:rsid w:val="009700FD"/>
    <w:rsid w:val="0097072A"/>
    <w:rsid w:val="00970880"/>
    <w:rsid w:val="009715D5"/>
    <w:rsid w:val="009717CC"/>
    <w:rsid w:val="009728B5"/>
    <w:rsid w:val="00972AA5"/>
    <w:rsid w:val="00972DEF"/>
    <w:rsid w:val="00972FAC"/>
    <w:rsid w:val="009733C3"/>
    <w:rsid w:val="00974490"/>
    <w:rsid w:val="00974CEC"/>
    <w:rsid w:val="00975084"/>
    <w:rsid w:val="0097639B"/>
    <w:rsid w:val="00976961"/>
    <w:rsid w:val="009775BC"/>
    <w:rsid w:val="0097789D"/>
    <w:rsid w:val="00977EF7"/>
    <w:rsid w:val="00980BEF"/>
    <w:rsid w:val="00981104"/>
    <w:rsid w:val="009820F7"/>
    <w:rsid w:val="00982233"/>
    <w:rsid w:val="009823B6"/>
    <w:rsid w:val="00982D09"/>
    <w:rsid w:val="00983042"/>
    <w:rsid w:val="00984CEF"/>
    <w:rsid w:val="00984E1F"/>
    <w:rsid w:val="00984E43"/>
    <w:rsid w:val="009852AA"/>
    <w:rsid w:val="00985C03"/>
    <w:rsid w:val="00985C53"/>
    <w:rsid w:val="00985E7C"/>
    <w:rsid w:val="00986405"/>
    <w:rsid w:val="00987041"/>
    <w:rsid w:val="00987A6E"/>
    <w:rsid w:val="00987B0A"/>
    <w:rsid w:val="00987EBE"/>
    <w:rsid w:val="00990879"/>
    <w:rsid w:val="00990936"/>
    <w:rsid w:val="00990BB5"/>
    <w:rsid w:val="00991802"/>
    <w:rsid w:val="00991A06"/>
    <w:rsid w:val="00991D33"/>
    <w:rsid w:val="009924F5"/>
    <w:rsid w:val="00992FD5"/>
    <w:rsid w:val="0099309E"/>
    <w:rsid w:val="009938B9"/>
    <w:rsid w:val="00993A50"/>
    <w:rsid w:val="00993BF4"/>
    <w:rsid w:val="00994753"/>
    <w:rsid w:val="00994ABA"/>
    <w:rsid w:val="00994B3A"/>
    <w:rsid w:val="00994F96"/>
    <w:rsid w:val="009953D1"/>
    <w:rsid w:val="0099598E"/>
    <w:rsid w:val="009964B6"/>
    <w:rsid w:val="009965E1"/>
    <w:rsid w:val="00997E4E"/>
    <w:rsid w:val="009A0E7B"/>
    <w:rsid w:val="009A1490"/>
    <w:rsid w:val="009A14C3"/>
    <w:rsid w:val="009A1EE4"/>
    <w:rsid w:val="009A271D"/>
    <w:rsid w:val="009A29FB"/>
    <w:rsid w:val="009A32AF"/>
    <w:rsid w:val="009A5299"/>
    <w:rsid w:val="009A566A"/>
    <w:rsid w:val="009A6F33"/>
    <w:rsid w:val="009B0188"/>
    <w:rsid w:val="009B12AF"/>
    <w:rsid w:val="009B1DEE"/>
    <w:rsid w:val="009B1DFB"/>
    <w:rsid w:val="009B204D"/>
    <w:rsid w:val="009B2644"/>
    <w:rsid w:val="009B2A4E"/>
    <w:rsid w:val="009B2C5A"/>
    <w:rsid w:val="009B2E8F"/>
    <w:rsid w:val="009B376D"/>
    <w:rsid w:val="009B3B3A"/>
    <w:rsid w:val="009B43EB"/>
    <w:rsid w:val="009B51EA"/>
    <w:rsid w:val="009B5341"/>
    <w:rsid w:val="009B5A44"/>
    <w:rsid w:val="009B5DA6"/>
    <w:rsid w:val="009B6511"/>
    <w:rsid w:val="009B747B"/>
    <w:rsid w:val="009B7EA7"/>
    <w:rsid w:val="009C069A"/>
    <w:rsid w:val="009C06D1"/>
    <w:rsid w:val="009C0810"/>
    <w:rsid w:val="009C08AB"/>
    <w:rsid w:val="009C0B19"/>
    <w:rsid w:val="009C1D13"/>
    <w:rsid w:val="009C2472"/>
    <w:rsid w:val="009C2C40"/>
    <w:rsid w:val="009C33C3"/>
    <w:rsid w:val="009C3462"/>
    <w:rsid w:val="009C3B59"/>
    <w:rsid w:val="009C3B67"/>
    <w:rsid w:val="009C46AC"/>
    <w:rsid w:val="009C4C5C"/>
    <w:rsid w:val="009C4CF0"/>
    <w:rsid w:val="009C69C9"/>
    <w:rsid w:val="009C7A7B"/>
    <w:rsid w:val="009C7AA1"/>
    <w:rsid w:val="009C7F96"/>
    <w:rsid w:val="009D1B3C"/>
    <w:rsid w:val="009D204A"/>
    <w:rsid w:val="009D2B6A"/>
    <w:rsid w:val="009D323F"/>
    <w:rsid w:val="009D3315"/>
    <w:rsid w:val="009D3594"/>
    <w:rsid w:val="009D40D7"/>
    <w:rsid w:val="009D412F"/>
    <w:rsid w:val="009D4D02"/>
    <w:rsid w:val="009D508C"/>
    <w:rsid w:val="009D541D"/>
    <w:rsid w:val="009D5BB9"/>
    <w:rsid w:val="009D63AE"/>
    <w:rsid w:val="009D6816"/>
    <w:rsid w:val="009D6CE0"/>
    <w:rsid w:val="009D7068"/>
    <w:rsid w:val="009D76E5"/>
    <w:rsid w:val="009E1103"/>
    <w:rsid w:val="009E148E"/>
    <w:rsid w:val="009E1637"/>
    <w:rsid w:val="009E17C8"/>
    <w:rsid w:val="009E1D6C"/>
    <w:rsid w:val="009E2058"/>
    <w:rsid w:val="009E27F2"/>
    <w:rsid w:val="009E2D4E"/>
    <w:rsid w:val="009E2D51"/>
    <w:rsid w:val="009E3497"/>
    <w:rsid w:val="009E3ECE"/>
    <w:rsid w:val="009E457A"/>
    <w:rsid w:val="009E4DC6"/>
    <w:rsid w:val="009E4E49"/>
    <w:rsid w:val="009E4F60"/>
    <w:rsid w:val="009E67E1"/>
    <w:rsid w:val="009E6868"/>
    <w:rsid w:val="009E774E"/>
    <w:rsid w:val="009F0A95"/>
    <w:rsid w:val="009F1200"/>
    <w:rsid w:val="009F14E8"/>
    <w:rsid w:val="009F1672"/>
    <w:rsid w:val="009F1C63"/>
    <w:rsid w:val="009F20FD"/>
    <w:rsid w:val="009F266E"/>
    <w:rsid w:val="009F27B7"/>
    <w:rsid w:val="009F2971"/>
    <w:rsid w:val="009F3127"/>
    <w:rsid w:val="009F31AF"/>
    <w:rsid w:val="009F3802"/>
    <w:rsid w:val="009F3E0D"/>
    <w:rsid w:val="009F3FB8"/>
    <w:rsid w:val="009F4376"/>
    <w:rsid w:val="009F4962"/>
    <w:rsid w:val="009F54A9"/>
    <w:rsid w:val="009F6AF0"/>
    <w:rsid w:val="009F6CB8"/>
    <w:rsid w:val="009F77C2"/>
    <w:rsid w:val="009F7959"/>
    <w:rsid w:val="00A00B2D"/>
    <w:rsid w:val="00A01560"/>
    <w:rsid w:val="00A01B2E"/>
    <w:rsid w:val="00A020BF"/>
    <w:rsid w:val="00A020EE"/>
    <w:rsid w:val="00A0316B"/>
    <w:rsid w:val="00A03335"/>
    <w:rsid w:val="00A04817"/>
    <w:rsid w:val="00A051C6"/>
    <w:rsid w:val="00A06891"/>
    <w:rsid w:val="00A074CA"/>
    <w:rsid w:val="00A1041C"/>
    <w:rsid w:val="00A104D3"/>
    <w:rsid w:val="00A113E2"/>
    <w:rsid w:val="00A11668"/>
    <w:rsid w:val="00A11F57"/>
    <w:rsid w:val="00A1220C"/>
    <w:rsid w:val="00A123AF"/>
    <w:rsid w:val="00A12535"/>
    <w:rsid w:val="00A129D7"/>
    <w:rsid w:val="00A12B7C"/>
    <w:rsid w:val="00A12C93"/>
    <w:rsid w:val="00A134B2"/>
    <w:rsid w:val="00A143CB"/>
    <w:rsid w:val="00A146CE"/>
    <w:rsid w:val="00A14C00"/>
    <w:rsid w:val="00A15664"/>
    <w:rsid w:val="00A15B1D"/>
    <w:rsid w:val="00A163D7"/>
    <w:rsid w:val="00A16F13"/>
    <w:rsid w:val="00A173CA"/>
    <w:rsid w:val="00A20091"/>
    <w:rsid w:val="00A20162"/>
    <w:rsid w:val="00A203BB"/>
    <w:rsid w:val="00A20C11"/>
    <w:rsid w:val="00A20CDE"/>
    <w:rsid w:val="00A21B4D"/>
    <w:rsid w:val="00A21B89"/>
    <w:rsid w:val="00A21EE2"/>
    <w:rsid w:val="00A22004"/>
    <w:rsid w:val="00A23690"/>
    <w:rsid w:val="00A23820"/>
    <w:rsid w:val="00A2387B"/>
    <w:rsid w:val="00A23BA6"/>
    <w:rsid w:val="00A24355"/>
    <w:rsid w:val="00A244DB"/>
    <w:rsid w:val="00A25162"/>
    <w:rsid w:val="00A25BCD"/>
    <w:rsid w:val="00A26014"/>
    <w:rsid w:val="00A2642A"/>
    <w:rsid w:val="00A301CC"/>
    <w:rsid w:val="00A30272"/>
    <w:rsid w:val="00A3058A"/>
    <w:rsid w:val="00A328E8"/>
    <w:rsid w:val="00A329E2"/>
    <w:rsid w:val="00A32BB8"/>
    <w:rsid w:val="00A32C55"/>
    <w:rsid w:val="00A32DD9"/>
    <w:rsid w:val="00A3306A"/>
    <w:rsid w:val="00A33256"/>
    <w:rsid w:val="00A3345A"/>
    <w:rsid w:val="00A33901"/>
    <w:rsid w:val="00A34D01"/>
    <w:rsid w:val="00A34DE5"/>
    <w:rsid w:val="00A34FB3"/>
    <w:rsid w:val="00A35790"/>
    <w:rsid w:val="00A372D7"/>
    <w:rsid w:val="00A37F41"/>
    <w:rsid w:val="00A410FD"/>
    <w:rsid w:val="00A41C14"/>
    <w:rsid w:val="00A4273F"/>
    <w:rsid w:val="00A42A2F"/>
    <w:rsid w:val="00A42F30"/>
    <w:rsid w:val="00A432D3"/>
    <w:rsid w:val="00A4336F"/>
    <w:rsid w:val="00A436FE"/>
    <w:rsid w:val="00A43C74"/>
    <w:rsid w:val="00A44ECB"/>
    <w:rsid w:val="00A45535"/>
    <w:rsid w:val="00A4592E"/>
    <w:rsid w:val="00A4595B"/>
    <w:rsid w:val="00A46881"/>
    <w:rsid w:val="00A4713A"/>
    <w:rsid w:val="00A472CA"/>
    <w:rsid w:val="00A474B2"/>
    <w:rsid w:val="00A47591"/>
    <w:rsid w:val="00A50FD8"/>
    <w:rsid w:val="00A51320"/>
    <w:rsid w:val="00A516B1"/>
    <w:rsid w:val="00A51925"/>
    <w:rsid w:val="00A523F1"/>
    <w:rsid w:val="00A52AA2"/>
    <w:rsid w:val="00A530C6"/>
    <w:rsid w:val="00A531AE"/>
    <w:rsid w:val="00A53B71"/>
    <w:rsid w:val="00A54186"/>
    <w:rsid w:val="00A544C0"/>
    <w:rsid w:val="00A562F4"/>
    <w:rsid w:val="00A5703B"/>
    <w:rsid w:val="00A57CA8"/>
    <w:rsid w:val="00A60348"/>
    <w:rsid w:val="00A6121D"/>
    <w:rsid w:val="00A62226"/>
    <w:rsid w:val="00A62580"/>
    <w:rsid w:val="00A628D2"/>
    <w:rsid w:val="00A634C8"/>
    <w:rsid w:val="00A64C5D"/>
    <w:rsid w:val="00A64EC2"/>
    <w:rsid w:val="00A6568C"/>
    <w:rsid w:val="00A660ED"/>
    <w:rsid w:val="00A662D3"/>
    <w:rsid w:val="00A66449"/>
    <w:rsid w:val="00A66678"/>
    <w:rsid w:val="00A66AB5"/>
    <w:rsid w:val="00A70418"/>
    <w:rsid w:val="00A71413"/>
    <w:rsid w:val="00A71FE7"/>
    <w:rsid w:val="00A72084"/>
    <w:rsid w:val="00A728BC"/>
    <w:rsid w:val="00A72A3E"/>
    <w:rsid w:val="00A72D57"/>
    <w:rsid w:val="00A730F0"/>
    <w:rsid w:val="00A7317A"/>
    <w:rsid w:val="00A7328A"/>
    <w:rsid w:val="00A73AD7"/>
    <w:rsid w:val="00A7405C"/>
    <w:rsid w:val="00A74292"/>
    <w:rsid w:val="00A74A30"/>
    <w:rsid w:val="00A75595"/>
    <w:rsid w:val="00A75F7D"/>
    <w:rsid w:val="00A760AA"/>
    <w:rsid w:val="00A76327"/>
    <w:rsid w:val="00A7648F"/>
    <w:rsid w:val="00A771B4"/>
    <w:rsid w:val="00A77554"/>
    <w:rsid w:val="00A775AE"/>
    <w:rsid w:val="00A77D5B"/>
    <w:rsid w:val="00A808AA"/>
    <w:rsid w:val="00A81D04"/>
    <w:rsid w:val="00A821B1"/>
    <w:rsid w:val="00A82A01"/>
    <w:rsid w:val="00A83078"/>
    <w:rsid w:val="00A83124"/>
    <w:rsid w:val="00A8339D"/>
    <w:rsid w:val="00A83CB3"/>
    <w:rsid w:val="00A83CFC"/>
    <w:rsid w:val="00A84C02"/>
    <w:rsid w:val="00A84C6A"/>
    <w:rsid w:val="00A86370"/>
    <w:rsid w:val="00A863A9"/>
    <w:rsid w:val="00A868C1"/>
    <w:rsid w:val="00A86C4B"/>
    <w:rsid w:val="00A87026"/>
    <w:rsid w:val="00A870F7"/>
    <w:rsid w:val="00A9153A"/>
    <w:rsid w:val="00A91F3F"/>
    <w:rsid w:val="00A9219A"/>
    <w:rsid w:val="00A93F0E"/>
    <w:rsid w:val="00A96B09"/>
    <w:rsid w:val="00A96CFA"/>
    <w:rsid w:val="00A970CB"/>
    <w:rsid w:val="00A97127"/>
    <w:rsid w:val="00A97A58"/>
    <w:rsid w:val="00A97ADB"/>
    <w:rsid w:val="00A97B29"/>
    <w:rsid w:val="00AA1245"/>
    <w:rsid w:val="00AA2141"/>
    <w:rsid w:val="00AA2FBE"/>
    <w:rsid w:val="00AA4E4F"/>
    <w:rsid w:val="00AA53B1"/>
    <w:rsid w:val="00AA5A1C"/>
    <w:rsid w:val="00AA5AC0"/>
    <w:rsid w:val="00AA61DC"/>
    <w:rsid w:val="00AA643E"/>
    <w:rsid w:val="00AA6EE6"/>
    <w:rsid w:val="00AA73D6"/>
    <w:rsid w:val="00AA78EE"/>
    <w:rsid w:val="00AB14AF"/>
    <w:rsid w:val="00AB15E1"/>
    <w:rsid w:val="00AB20DF"/>
    <w:rsid w:val="00AB291A"/>
    <w:rsid w:val="00AB294D"/>
    <w:rsid w:val="00AB2CFC"/>
    <w:rsid w:val="00AB4389"/>
    <w:rsid w:val="00AB4456"/>
    <w:rsid w:val="00AB5127"/>
    <w:rsid w:val="00AB5AA9"/>
    <w:rsid w:val="00AB6073"/>
    <w:rsid w:val="00AB60E7"/>
    <w:rsid w:val="00AB68A6"/>
    <w:rsid w:val="00AB7A3F"/>
    <w:rsid w:val="00AC02B9"/>
    <w:rsid w:val="00AC08A8"/>
    <w:rsid w:val="00AC0ACF"/>
    <w:rsid w:val="00AC0E5E"/>
    <w:rsid w:val="00AC1A61"/>
    <w:rsid w:val="00AC1ACD"/>
    <w:rsid w:val="00AC1F33"/>
    <w:rsid w:val="00AC2441"/>
    <w:rsid w:val="00AC271B"/>
    <w:rsid w:val="00AC32E6"/>
    <w:rsid w:val="00AC377A"/>
    <w:rsid w:val="00AC449B"/>
    <w:rsid w:val="00AC4634"/>
    <w:rsid w:val="00AC4695"/>
    <w:rsid w:val="00AC5DE1"/>
    <w:rsid w:val="00AC6905"/>
    <w:rsid w:val="00AC7D44"/>
    <w:rsid w:val="00AD05C8"/>
    <w:rsid w:val="00AD0F48"/>
    <w:rsid w:val="00AD246D"/>
    <w:rsid w:val="00AD27A7"/>
    <w:rsid w:val="00AD2859"/>
    <w:rsid w:val="00AD2BE0"/>
    <w:rsid w:val="00AD2CAE"/>
    <w:rsid w:val="00AD2E9D"/>
    <w:rsid w:val="00AD334F"/>
    <w:rsid w:val="00AD34E5"/>
    <w:rsid w:val="00AD3931"/>
    <w:rsid w:val="00AD53FC"/>
    <w:rsid w:val="00AD560E"/>
    <w:rsid w:val="00AD57C1"/>
    <w:rsid w:val="00AD63DC"/>
    <w:rsid w:val="00AD6A29"/>
    <w:rsid w:val="00AD6CEE"/>
    <w:rsid w:val="00AD72CC"/>
    <w:rsid w:val="00AD74A6"/>
    <w:rsid w:val="00AD76D1"/>
    <w:rsid w:val="00AD7C2C"/>
    <w:rsid w:val="00AD7D01"/>
    <w:rsid w:val="00AE06B6"/>
    <w:rsid w:val="00AE0B0C"/>
    <w:rsid w:val="00AE17C5"/>
    <w:rsid w:val="00AE17DF"/>
    <w:rsid w:val="00AE1828"/>
    <w:rsid w:val="00AE2477"/>
    <w:rsid w:val="00AE2E37"/>
    <w:rsid w:val="00AE3168"/>
    <w:rsid w:val="00AE3907"/>
    <w:rsid w:val="00AE4AAB"/>
    <w:rsid w:val="00AE501B"/>
    <w:rsid w:val="00AE5334"/>
    <w:rsid w:val="00AE5352"/>
    <w:rsid w:val="00AE587B"/>
    <w:rsid w:val="00AE6146"/>
    <w:rsid w:val="00AE6217"/>
    <w:rsid w:val="00AE6242"/>
    <w:rsid w:val="00AE6796"/>
    <w:rsid w:val="00AE6965"/>
    <w:rsid w:val="00AE6EA1"/>
    <w:rsid w:val="00AE7BFD"/>
    <w:rsid w:val="00AF0667"/>
    <w:rsid w:val="00AF0842"/>
    <w:rsid w:val="00AF0DC4"/>
    <w:rsid w:val="00AF150C"/>
    <w:rsid w:val="00AF1E02"/>
    <w:rsid w:val="00AF228A"/>
    <w:rsid w:val="00AF3009"/>
    <w:rsid w:val="00AF304B"/>
    <w:rsid w:val="00AF38B8"/>
    <w:rsid w:val="00AF3FEE"/>
    <w:rsid w:val="00AF41F2"/>
    <w:rsid w:val="00AF5248"/>
    <w:rsid w:val="00AF5CA1"/>
    <w:rsid w:val="00AF6856"/>
    <w:rsid w:val="00AF6D1B"/>
    <w:rsid w:val="00AF70A6"/>
    <w:rsid w:val="00AF70BD"/>
    <w:rsid w:val="00AF7709"/>
    <w:rsid w:val="00AF78A9"/>
    <w:rsid w:val="00B00583"/>
    <w:rsid w:val="00B00CFD"/>
    <w:rsid w:val="00B00F86"/>
    <w:rsid w:val="00B0102B"/>
    <w:rsid w:val="00B01527"/>
    <w:rsid w:val="00B01A4A"/>
    <w:rsid w:val="00B028F8"/>
    <w:rsid w:val="00B02B69"/>
    <w:rsid w:val="00B03A4D"/>
    <w:rsid w:val="00B03AD7"/>
    <w:rsid w:val="00B03D69"/>
    <w:rsid w:val="00B05957"/>
    <w:rsid w:val="00B05AEA"/>
    <w:rsid w:val="00B06626"/>
    <w:rsid w:val="00B07B27"/>
    <w:rsid w:val="00B07F3D"/>
    <w:rsid w:val="00B07FD9"/>
    <w:rsid w:val="00B10DF5"/>
    <w:rsid w:val="00B110AA"/>
    <w:rsid w:val="00B11530"/>
    <w:rsid w:val="00B118F8"/>
    <w:rsid w:val="00B12036"/>
    <w:rsid w:val="00B12830"/>
    <w:rsid w:val="00B12BD4"/>
    <w:rsid w:val="00B12CD7"/>
    <w:rsid w:val="00B13241"/>
    <w:rsid w:val="00B1465C"/>
    <w:rsid w:val="00B14CB0"/>
    <w:rsid w:val="00B15392"/>
    <w:rsid w:val="00B157E4"/>
    <w:rsid w:val="00B1660A"/>
    <w:rsid w:val="00B168DF"/>
    <w:rsid w:val="00B16AAF"/>
    <w:rsid w:val="00B16F6C"/>
    <w:rsid w:val="00B17A34"/>
    <w:rsid w:val="00B21045"/>
    <w:rsid w:val="00B210F2"/>
    <w:rsid w:val="00B2203A"/>
    <w:rsid w:val="00B220F6"/>
    <w:rsid w:val="00B227CE"/>
    <w:rsid w:val="00B2305B"/>
    <w:rsid w:val="00B23A2F"/>
    <w:rsid w:val="00B240FC"/>
    <w:rsid w:val="00B24C7F"/>
    <w:rsid w:val="00B256DA"/>
    <w:rsid w:val="00B25E77"/>
    <w:rsid w:val="00B25F1E"/>
    <w:rsid w:val="00B260E5"/>
    <w:rsid w:val="00B26813"/>
    <w:rsid w:val="00B268AF"/>
    <w:rsid w:val="00B26D96"/>
    <w:rsid w:val="00B27DEF"/>
    <w:rsid w:val="00B3034E"/>
    <w:rsid w:val="00B32737"/>
    <w:rsid w:val="00B33663"/>
    <w:rsid w:val="00B34432"/>
    <w:rsid w:val="00B34833"/>
    <w:rsid w:val="00B34E1D"/>
    <w:rsid w:val="00B35785"/>
    <w:rsid w:val="00B35E56"/>
    <w:rsid w:val="00B36482"/>
    <w:rsid w:val="00B3698B"/>
    <w:rsid w:val="00B36D1E"/>
    <w:rsid w:val="00B401A8"/>
    <w:rsid w:val="00B401EE"/>
    <w:rsid w:val="00B42122"/>
    <w:rsid w:val="00B42244"/>
    <w:rsid w:val="00B42C0E"/>
    <w:rsid w:val="00B42C4F"/>
    <w:rsid w:val="00B42D52"/>
    <w:rsid w:val="00B42FE9"/>
    <w:rsid w:val="00B430D6"/>
    <w:rsid w:val="00B43539"/>
    <w:rsid w:val="00B4361D"/>
    <w:rsid w:val="00B441A5"/>
    <w:rsid w:val="00B44226"/>
    <w:rsid w:val="00B44355"/>
    <w:rsid w:val="00B44884"/>
    <w:rsid w:val="00B44E96"/>
    <w:rsid w:val="00B45672"/>
    <w:rsid w:val="00B45724"/>
    <w:rsid w:val="00B45A4D"/>
    <w:rsid w:val="00B45AAA"/>
    <w:rsid w:val="00B46253"/>
    <w:rsid w:val="00B46273"/>
    <w:rsid w:val="00B468F7"/>
    <w:rsid w:val="00B4770B"/>
    <w:rsid w:val="00B477E6"/>
    <w:rsid w:val="00B47C14"/>
    <w:rsid w:val="00B47CE8"/>
    <w:rsid w:val="00B50661"/>
    <w:rsid w:val="00B50D6A"/>
    <w:rsid w:val="00B513B5"/>
    <w:rsid w:val="00B51785"/>
    <w:rsid w:val="00B51BDC"/>
    <w:rsid w:val="00B521F5"/>
    <w:rsid w:val="00B524FD"/>
    <w:rsid w:val="00B52F92"/>
    <w:rsid w:val="00B53258"/>
    <w:rsid w:val="00B533E1"/>
    <w:rsid w:val="00B5372C"/>
    <w:rsid w:val="00B53986"/>
    <w:rsid w:val="00B53E3B"/>
    <w:rsid w:val="00B53E47"/>
    <w:rsid w:val="00B5403E"/>
    <w:rsid w:val="00B54330"/>
    <w:rsid w:val="00B54738"/>
    <w:rsid w:val="00B547D0"/>
    <w:rsid w:val="00B551B6"/>
    <w:rsid w:val="00B5549C"/>
    <w:rsid w:val="00B56018"/>
    <w:rsid w:val="00B56A8B"/>
    <w:rsid w:val="00B57C06"/>
    <w:rsid w:val="00B57F2A"/>
    <w:rsid w:val="00B60847"/>
    <w:rsid w:val="00B61CE4"/>
    <w:rsid w:val="00B62FCC"/>
    <w:rsid w:val="00B6350B"/>
    <w:rsid w:val="00B639ED"/>
    <w:rsid w:val="00B64A33"/>
    <w:rsid w:val="00B64E1D"/>
    <w:rsid w:val="00B650D0"/>
    <w:rsid w:val="00B67087"/>
    <w:rsid w:val="00B670C9"/>
    <w:rsid w:val="00B67145"/>
    <w:rsid w:val="00B671AC"/>
    <w:rsid w:val="00B67221"/>
    <w:rsid w:val="00B676F6"/>
    <w:rsid w:val="00B70A1E"/>
    <w:rsid w:val="00B70D81"/>
    <w:rsid w:val="00B710AB"/>
    <w:rsid w:val="00B716E7"/>
    <w:rsid w:val="00B718FB"/>
    <w:rsid w:val="00B71F8C"/>
    <w:rsid w:val="00B72CD4"/>
    <w:rsid w:val="00B73D5B"/>
    <w:rsid w:val="00B74022"/>
    <w:rsid w:val="00B7430C"/>
    <w:rsid w:val="00B74474"/>
    <w:rsid w:val="00B74D58"/>
    <w:rsid w:val="00B75276"/>
    <w:rsid w:val="00B75CBF"/>
    <w:rsid w:val="00B75FB1"/>
    <w:rsid w:val="00B76054"/>
    <w:rsid w:val="00B77543"/>
    <w:rsid w:val="00B8004E"/>
    <w:rsid w:val="00B8019E"/>
    <w:rsid w:val="00B80229"/>
    <w:rsid w:val="00B8051E"/>
    <w:rsid w:val="00B8060A"/>
    <w:rsid w:val="00B806FE"/>
    <w:rsid w:val="00B80D7A"/>
    <w:rsid w:val="00B80E54"/>
    <w:rsid w:val="00B815B1"/>
    <w:rsid w:val="00B8178A"/>
    <w:rsid w:val="00B8279F"/>
    <w:rsid w:val="00B82985"/>
    <w:rsid w:val="00B83290"/>
    <w:rsid w:val="00B83F6F"/>
    <w:rsid w:val="00B840B4"/>
    <w:rsid w:val="00B84238"/>
    <w:rsid w:val="00B8458C"/>
    <w:rsid w:val="00B84C05"/>
    <w:rsid w:val="00B84D86"/>
    <w:rsid w:val="00B858B0"/>
    <w:rsid w:val="00B86767"/>
    <w:rsid w:val="00B87BEB"/>
    <w:rsid w:val="00B87E55"/>
    <w:rsid w:val="00B87FA6"/>
    <w:rsid w:val="00B902A1"/>
    <w:rsid w:val="00B90925"/>
    <w:rsid w:val="00B918EC"/>
    <w:rsid w:val="00B91E6D"/>
    <w:rsid w:val="00B92DD0"/>
    <w:rsid w:val="00B92E4C"/>
    <w:rsid w:val="00B9328F"/>
    <w:rsid w:val="00B93459"/>
    <w:rsid w:val="00B9416B"/>
    <w:rsid w:val="00B94530"/>
    <w:rsid w:val="00B946A7"/>
    <w:rsid w:val="00B94E94"/>
    <w:rsid w:val="00B950FE"/>
    <w:rsid w:val="00B95A7A"/>
    <w:rsid w:val="00B95BD9"/>
    <w:rsid w:val="00B9669C"/>
    <w:rsid w:val="00B96808"/>
    <w:rsid w:val="00B96922"/>
    <w:rsid w:val="00B97AB1"/>
    <w:rsid w:val="00BA0647"/>
    <w:rsid w:val="00BA093A"/>
    <w:rsid w:val="00BA0C68"/>
    <w:rsid w:val="00BA1498"/>
    <w:rsid w:val="00BA204C"/>
    <w:rsid w:val="00BA25F5"/>
    <w:rsid w:val="00BA287F"/>
    <w:rsid w:val="00BA295B"/>
    <w:rsid w:val="00BA2986"/>
    <w:rsid w:val="00BA2DCF"/>
    <w:rsid w:val="00BA44DE"/>
    <w:rsid w:val="00BA4591"/>
    <w:rsid w:val="00BA4BF7"/>
    <w:rsid w:val="00BA5523"/>
    <w:rsid w:val="00BA5695"/>
    <w:rsid w:val="00BA6C9B"/>
    <w:rsid w:val="00BA6F92"/>
    <w:rsid w:val="00BB0405"/>
    <w:rsid w:val="00BB09C8"/>
    <w:rsid w:val="00BB1318"/>
    <w:rsid w:val="00BB144A"/>
    <w:rsid w:val="00BB16F9"/>
    <w:rsid w:val="00BB2791"/>
    <w:rsid w:val="00BB2B21"/>
    <w:rsid w:val="00BB320F"/>
    <w:rsid w:val="00BB4001"/>
    <w:rsid w:val="00BB4398"/>
    <w:rsid w:val="00BB4E20"/>
    <w:rsid w:val="00BB519D"/>
    <w:rsid w:val="00BB5202"/>
    <w:rsid w:val="00BB5681"/>
    <w:rsid w:val="00BB5828"/>
    <w:rsid w:val="00BB5CC1"/>
    <w:rsid w:val="00BB63DF"/>
    <w:rsid w:val="00BB6D12"/>
    <w:rsid w:val="00BB7070"/>
    <w:rsid w:val="00BB7D7A"/>
    <w:rsid w:val="00BC2880"/>
    <w:rsid w:val="00BC2A63"/>
    <w:rsid w:val="00BC2E80"/>
    <w:rsid w:val="00BC3119"/>
    <w:rsid w:val="00BC3124"/>
    <w:rsid w:val="00BC34EE"/>
    <w:rsid w:val="00BC3C74"/>
    <w:rsid w:val="00BC4DE4"/>
    <w:rsid w:val="00BC4EAF"/>
    <w:rsid w:val="00BC5038"/>
    <w:rsid w:val="00BC5699"/>
    <w:rsid w:val="00BC579A"/>
    <w:rsid w:val="00BC5B48"/>
    <w:rsid w:val="00BC6596"/>
    <w:rsid w:val="00BC6653"/>
    <w:rsid w:val="00BC77E5"/>
    <w:rsid w:val="00BC7BEA"/>
    <w:rsid w:val="00BD00F2"/>
    <w:rsid w:val="00BD0BC8"/>
    <w:rsid w:val="00BD1400"/>
    <w:rsid w:val="00BD29C2"/>
    <w:rsid w:val="00BD45BC"/>
    <w:rsid w:val="00BD4C34"/>
    <w:rsid w:val="00BD4C36"/>
    <w:rsid w:val="00BD4D85"/>
    <w:rsid w:val="00BD4FF7"/>
    <w:rsid w:val="00BD58B3"/>
    <w:rsid w:val="00BD660B"/>
    <w:rsid w:val="00BD6ABA"/>
    <w:rsid w:val="00BD6CE2"/>
    <w:rsid w:val="00BE00E1"/>
    <w:rsid w:val="00BE0170"/>
    <w:rsid w:val="00BE0360"/>
    <w:rsid w:val="00BE0620"/>
    <w:rsid w:val="00BE0DB7"/>
    <w:rsid w:val="00BE0FEB"/>
    <w:rsid w:val="00BE1520"/>
    <w:rsid w:val="00BE1A6A"/>
    <w:rsid w:val="00BE1B52"/>
    <w:rsid w:val="00BE240B"/>
    <w:rsid w:val="00BE2F30"/>
    <w:rsid w:val="00BE3008"/>
    <w:rsid w:val="00BE3568"/>
    <w:rsid w:val="00BE3B70"/>
    <w:rsid w:val="00BE4CF2"/>
    <w:rsid w:val="00BE4E7B"/>
    <w:rsid w:val="00BE5353"/>
    <w:rsid w:val="00BE5386"/>
    <w:rsid w:val="00BE5937"/>
    <w:rsid w:val="00BE5B42"/>
    <w:rsid w:val="00BE66B4"/>
    <w:rsid w:val="00BF0034"/>
    <w:rsid w:val="00BF016C"/>
    <w:rsid w:val="00BF0B21"/>
    <w:rsid w:val="00BF0BF8"/>
    <w:rsid w:val="00BF1452"/>
    <w:rsid w:val="00BF240A"/>
    <w:rsid w:val="00BF2D2F"/>
    <w:rsid w:val="00BF30E1"/>
    <w:rsid w:val="00BF33BE"/>
    <w:rsid w:val="00BF3B4B"/>
    <w:rsid w:val="00BF41A1"/>
    <w:rsid w:val="00BF427D"/>
    <w:rsid w:val="00BF4F16"/>
    <w:rsid w:val="00BF54B4"/>
    <w:rsid w:val="00BF5563"/>
    <w:rsid w:val="00BF715A"/>
    <w:rsid w:val="00C0009A"/>
    <w:rsid w:val="00C00B82"/>
    <w:rsid w:val="00C00C56"/>
    <w:rsid w:val="00C0133C"/>
    <w:rsid w:val="00C01513"/>
    <w:rsid w:val="00C01620"/>
    <w:rsid w:val="00C018A4"/>
    <w:rsid w:val="00C01F5C"/>
    <w:rsid w:val="00C020DD"/>
    <w:rsid w:val="00C02981"/>
    <w:rsid w:val="00C044DF"/>
    <w:rsid w:val="00C04E9F"/>
    <w:rsid w:val="00C05232"/>
    <w:rsid w:val="00C061D8"/>
    <w:rsid w:val="00C06A38"/>
    <w:rsid w:val="00C06F91"/>
    <w:rsid w:val="00C073FD"/>
    <w:rsid w:val="00C07C5B"/>
    <w:rsid w:val="00C10639"/>
    <w:rsid w:val="00C10F1F"/>
    <w:rsid w:val="00C1120C"/>
    <w:rsid w:val="00C11D83"/>
    <w:rsid w:val="00C121C1"/>
    <w:rsid w:val="00C127FC"/>
    <w:rsid w:val="00C12F4E"/>
    <w:rsid w:val="00C1373A"/>
    <w:rsid w:val="00C13908"/>
    <w:rsid w:val="00C13BDA"/>
    <w:rsid w:val="00C143B7"/>
    <w:rsid w:val="00C14B3D"/>
    <w:rsid w:val="00C151F0"/>
    <w:rsid w:val="00C154E1"/>
    <w:rsid w:val="00C15748"/>
    <w:rsid w:val="00C15911"/>
    <w:rsid w:val="00C15CA6"/>
    <w:rsid w:val="00C15D72"/>
    <w:rsid w:val="00C15FDD"/>
    <w:rsid w:val="00C16EF6"/>
    <w:rsid w:val="00C1711A"/>
    <w:rsid w:val="00C17163"/>
    <w:rsid w:val="00C17538"/>
    <w:rsid w:val="00C17E50"/>
    <w:rsid w:val="00C17EF2"/>
    <w:rsid w:val="00C20160"/>
    <w:rsid w:val="00C2077C"/>
    <w:rsid w:val="00C20AD2"/>
    <w:rsid w:val="00C20C1D"/>
    <w:rsid w:val="00C2228B"/>
    <w:rsid w:val="00C22D1B"/>
    <w:rsid w:val="00C22F20"/>
    <w:rsid w:val="00C23392"/>
    <w:rsid w:val="00C24733"/>
    <w:rsid w:val="00C24C2D"/>
    <w:rsid w:val="00C25393"/>
    <w:rsid w:val="00C25A65"/>
    <w:rsid w:val="00C25C8C"/>
    <w:rsid w:val="00C25F06"/>
    <w:rsid w:val="00C271A2"/>
    <w:rsid w:val="00C27577"/>
    <w:rsid w:val="00C27795"/>
    <w:rsid w:val="00C27DDC"/>
    <w:rsid w:val="00C30D6C"/>
    <w:rsid w:val="00C31495"/>
    <w:rsid w:val="00C317FB"/>
    <w:rsid w:val="00C31D49"/>
    <w:rsid w:val="00C329F1"/>
    <w:rsid w:val="00C33DCD"/>
    <w:rsid w:val="00C345FD"/>
    <w:rsid w:val="00C34F7C"/>
    <w:rsid w:val="00C351B5"/>
    <w:rsid w:val="00C35C97"/>
    <w:rsid w:val="00C375F5"/>
    <w:rsid w:val="00C37C07"/>
    <w:rsid w:val="00C40780"/>
    <w:rsid w:val="00C40DBF"/>
    <w:rsid w:val="00C40F86"/>
    <w:rsid w:val="00C4148E"/>
    <w:rsid w:val="00C41A9D"/>
    <w:rsid w:val="00C424A9"/>
    <w:rsid w:val="00C4267A"/>
    <w:rsid w:val="00C42AEF"/>
    <w:rsid w:val="00C430B2"/>
    <w:rsid w:val="00C43833"/>
    <w:rsid w:val="00C44764"/>
    <w:rsid w:val="00C44DBD"/>
    <w:rsid w:val="00C4507E"/>
    <w:rsid w:val="00C45305"/>
    <w:rsid w:val="00C454F6"/>
    <w:rsid w:val="00C45A57"/>
    <w:rsid w:val="00C4624D"/>
    <w:rsid w:val="00C467E0"/>
    <w:rsid w:val="00C4697F"/>
    <w:rsid w:val="00C529A9"/>
    <w:rsid w:val="00C52F42"/>
    <w:rsid w:val="00C53159"/>
    <w:rsid w:val="00C53931"/>
    <w:rsid w:val="00C54BC3"/>
    <w:rsid w:val="00C55EA8"/>
    <w:rsid w:val="00C55EFA"/>
    <w:rsid w:val="00C56918"/>
    <w:rsid w:val="00C56AE3"/>
    <w:rsid w:val="00C571A2"/>
    <w:rsid w:val="00C575EA"/>
    <w:rsid w:val="00C57704"/>
    <w:rsid w:val="00C6064C"/>
    <w:rsid w:val="00C60ACE"/>
    <w:rsid w:val="00C61440"/>
    <w:rsid w:val="00C617F6"/>
    <w:rsid w:val="00C63205"/>
    <w:rsid w:val="00C63A12"/>
    <w:rsid w:val="00C63AE2"/>
    <w:rsid w:val="00C63FB7"/>
    <w:rsid w:val="00C640D1"/>
    <w:rsid w:val="00C6433B"/>
    <w:rsid w:val="00C6477F"/>
    <w:rsid w:val="00C6596F"/>
    <w:rsid w:val="00C65EA4"/>
    <w:rsid w:val="00C66BDF"/>
    <w:rsid w:val="00C67BA7"/>
    <w:rsid w:val="00C70011"/>
    <w:rsid w:val="00C70103"/>
    <w:rsid w:val="00C702FD"/>
    <w:rsid w:val="00C707EC"/>
    <w:rsid w:val="00C70AA6"/>
    <w:rsid w:val="00C70D50"/>
    <w:rsid w:val="00C70F9C"/>
    <w:rsid w:val="00C71A0B"/>
    <w:rsid w:val="00C71B06"/>
    <w:rsid w:val="00C7265F"/>
    <w:rsid w:val="00C7328C"/>
    <w:rsid w:val="00C73BF3"/>
    <w:rsid w:val="00C741EB"/>
    <w:rsid w:val="00C7441C"/>
    <w:rsid w:val="00C748DD"/>
    <w:rsid w:val="00C74B17"/>
    <w:rsid w:val="00C74EC0"/>
    <w:rsid w:val="00C76075"/>
    <w:rsid w:val="00C7649E"/>
    <w:rsid w:val="00C76696"/>
    <w:rsid w:val="00C7676E"/>
    <w:rsid w:val="00C76857"/>
    <w:rsid w:val="00C769A7"/>
    <w:rsid w:val="00C76F8E"/>
    <w:rsid w:val="00C76F99"/>
    <w:rsid w:val="00C772CF"/>
    <w:rsid w:val="00C777CB"/>
    <w:rsid w:val="00C77ACD"/>
    <w:rsid w:val="00C8112E"/>
    <w:rsid w:val="00C812EC"/>
    <w:rsid w:val="00C814AF"/>
    <w:rsid w:val="00C81800"/>
    <w:rsid w:val="00C818E9"/>
    <w:rsid w:val="00C81A0E"/>
    <w:rsid w:val="00C81C70"/>
    <w:rsid w:val="00C82795"/>
    <w:rsid w:val="00C82FE2"/>
    <w:rsid w:val="00C8338B"/>
    <w:rsid w:val="00C83ABF"/>
    <w:rsid w:val="00C83F9E"/>
    <w:rsid w:val="00C8410A"/>
    <w:rsid w:val="00C84936"/>
    <w:rsid w:val="00C8515D"/>
    <w:rsid w:val="00C86378"/>
    <w:rsid w:val="00C86B3D"/>
    <w:rsid w:val="00C86D1E"/>
    <w:rsid w:val="00C87094"/>
    <w:rsid w:val="00C87AF4"/>
    <w:rsid w:val="00C909D1"/>
    <w:rsid w:val="00C90FA0"/>
    <w:rsid w:val="00C91BF1"/>
    <w:rsid w:val="00C92E4E"/>
    <w:rsid w:val="00C93B03"/>
    <w:rsid w:val="00C945FD"/>
    <w:rsid w:val="00C9479D"/>
    <w:rsid w:val="00C94CC0"/>
    <w:rsid w:val="00C9544E"/>
    <w:rsid w:val="00C96315"/>
    <w:rsid w:val="00C96C1C"/>
    <w:rsid w:val="00C9773B"/>
    <w:rsid w:val="00CA0836"/>
    <w:rsid w:val="00CA0EC3"/>
    <w:rsid w:val="00CA1015"/>
    <w:rsid w:val="00CA17AE"/>
    <w:rsid w:val="00CA2565"/>
    <w:rsid w:val="00CA2B77"/>
    <w:rsid w:val="00CA336F"/>
    <w:rsid w:val="00CA3796"/>
    <w:rsid w:val="00CA3E51"/>
    <w:rsid w:val="00CA3F4E"/>
    <w:rsid w:val="00CA4153"/>
    <w:rsid w:val="00CA4A25"/>
    <w:rsid w:val="00CA4D77"/>
    <w:rsid w:val="00CA5133"/>
    <w:rsid w:val="00CA568A"/>
    <w:rsid w:val="00CA586B"/>
    <w:rsid w:val="00CA659E"/>
    <w:rsid w:val="00CA6C53"/>
    <w:rsid w:val="00CA72BB"/>
    <w:rsid w:val="00CA7902"/>
    <w:rsid w:val="00CA7EDB"/>
    <w:rsid w:val="00CB05A2"/>
    <w:rsid w:val="00CB0BE0"/>
    <w:rsid w:val="00CB0C9B"/>
    <w:rsid w:val="00CB2292"/>
    <w:rsid w:val="00CB2318"/>
    <w:rsid w:val="00CB2475"/>
    <w:rsid w:val="00CB273D"/>
    <w:rsid w:val="00CB2D96"/>
    <w:rsid w:val="00CB39C3"/>
    <w:rsid w:val="00CB412F"/>
    <w:rsid w:val="00CB48FD"/>
    <w:rsid w:val="00CB505A"/>
    <w:rsid w:val="00CB565A"/>
    <w:rsid w:val="00CB570D"/>
    <w:rsid w:val="00CB5C31"/>
    <w:rsid w:val="00CB654B"/>
    <w:rsid w:val="00CB6AA5"/>
    <w:rsid w:val="00CB6D4B"/>
    <w:rsid w:val="00CC08F6"/>
    <w:rsid w:val="00CC0A8E"/>
    <w:rsid w:val="00CC0C25"/>
    <w:rsid w:val="00CC0CC2"/>
    <w:rsid w:val="00CC0CCC"/>
    <w:rsid w:val="00CC0FF5"/>
    <w:rsid w:val="00CC2F4B"/>
    <w:rsid w:val="00CC31A5"/>
    <w:rsid w:val="00CC33C7"/>
    <w:rsid w:val="00CC373C"/>
    <w:rsid w:val="00CC449E"/>
    <w:rsid w:val="00CC4727"/>
    <w:rsid w:val="00CC47E2"/>
    <w:rsid w:val="00CC4B36"/>
    <w:rsid w:val="00CC4CD8"/>
    <w:rsid w:val="00CC6192"/>
    <w:rsid w:val="00CC620A"/>
    <w:rsid w:val="00CC6BCE"/>
    <w:rsid w:val="00CC6F6F"/>
    <w:rsid w:val="00CC727B"/>
    <w:rsid w:val="00CD030F"/>
    <w:rsid w:val="00CD0BC4"/>
    <w:rsid w:val="00CD11BA"/>
    <w:rsid w:val="00CD1FB3"/>
    <w:rsid w:val="00CD293E"/>
    <w:rsid w:val="00CD29FA"/>
    <w:rsid w:val="00CD2AFB"/>
    <w:rsid w:val="00CD329A"/>
    <w:rsid w:val="00CD39CB"/>
    <w:rsid w:val="00CD3A05"/>
    <w:rsid w:val="00CD3C2D"/>
    <w:rsid w:val="00CD4500"/>
    <w:rsid w:val="00CD4C0C"/>
    <w:rsid w:val="00CD5057"/>
    <w:rsid w:val="00CD518A"/>
    <w:rsid w:val="00CD6123"/>
    <w:rsid w:val="00CD6217"/>
    <w:rsid w:val="00CD636F"/>
    <w:rsid w:val="00CD6527"/>
    <w:rsid w:val="00CD6974"/>
    <w:rsid w:val="00CD6F5B"/>
    <w:rsid w:val="00CD70A7"/>
    <w:rsid w:val="00CE00CB"/>
    <w:rsid w:val="00CE05DB"/>
    <w:rsid w:val="00CE17E2"/>
    <w:rsid w:val="00CE3328"/>
    <w:rsid w:val="00CE3E08"/>
    <w:rsid w:val="00CE4193"/>
    <w:rsid w:val="00CE53CB"/>
    <w:rsid w:val="00CE55CC"/>
    <w:rsid w:val="00CE5BE2"/>
    <w:rsid w:val="00CE5DD5"/>
    <w:rsid w:val="00CE63CD"/>
    <w:rsid w:val="00CE6A6F"/>
    <w:rsid w:val="00CE6E12"/>
    <w:rsid w:val="00CE70F4"/>
    <w:rsid w:val="00CE7324"/>
    <w:rsid w:val="00CE7EC2"/>
    <w:rsid w:val="00CF0CC7"/>
    <w:rsid w:val="00CF1642"/>
    <w:rsid w:val="00CF227D"/>
    <w:rsid w:val="00CF2D9D"/>
    <w:rsid w:val="00CF2F93"/>
    <w:rsid w:val="00CF2FA5"/>
    <w:rsid w:val="00CF3479"/>
    <w:rsid w:val="00CF4DEF"/>
    <w:rsid w:val="00CF5087"/>
    <w:rsid w:val="00CF516D"/>
    <w:rsid w:val="00CF5183"/>
    <w:rsid w:val="00CF53E4"/>
    <w:rsid w:val="00CF5866"/>
    <w:rsid w:val="00CF5B0F"/>
    <w:rsid w:val="00CF60AC"/>
    <w:rsid w:val="00CF65C9"/>
    <w:rsid w:val="00CF6669"/>
    <w:rsid w:val="00CF669C"/>
    <w:rsid w:val="00CF6CD9"/>
    <w:rsid w:val="00CF71AE"/>
    <w:rsid w:val="00CF755A"/>
    <w:rsid w:val="00CF79AB"/>
    <w:rsid w:val="00CF7A13"/>
    <w:rsid w:val="00CF7BFC"/>
    <w:rsid w:val="00D00122"/>
    <w:rsid w:val="00D003CE"/>
    <w:rsid w:val="00D006DE"/>
    <w:rsid w:val="00D008A9"/>
    <w:rsid w:val="00D0122E"/>
    <w:rsid w:val="00D01494"/>
    <w:rsid w:val="00D014C7"/>
    <w:rsid w:val="00D01A14"/>
    <w:rsid w:val="00D01A74"/>
    <w:rsid w:val="00D032F5"/>
    <w:rsid w:val="00D03917"/>
    <w:rsid w:val="00D03B8F"/>
    <w:rsid w:val="00D05523"/>
    <w:rsid w:val="00D05808"/>
    <w:rsid w:val="00D0609C"/>
    <w:rsid w:val="00D07002"/>
    <w:rsid w:val="00D0723D"/>
    <w:rsid w:val="00D07614"/>
    <w:rsid w:val="00D076AB"/>
    <w:rsid w:val="00D077D4"/>
    <w:rsid w:val="00D079C4"/>
    <w:rsid w:val="00D104A7"/>
    <w:rsid w:val="00D10845"/>
    <w:rsid w:val="00D109AF"/>
    <w:rsid w:val="00D10BA9"/>
    <w:rsid w:val="00D1155D"/>
    <w:rsid w:val="00D1162A"/>
    <w:rsid w:val="00D119BF"/>
    <w:rsid w:val="00D11FFA"/>
    <w:rsid w:val="00D12C93"/>
    <w:rsid w:val="00D12E09"/>
    <w:rsid w:val="00D138B8"/>
    <w:rsid w:val="00D13F21"/>
    <w:rsid w:val="00D147D4"/>
    <w:rsid w:val="00D14CD8"/>
    <w:rsid w:val="00D160E1"/>
    <w:rsid w:val="00D163B0"/>
    <w:rsid w:val="00D163B5"/>
    <w:rsid w:val="00D16F8A"/>
    <w:rsid w:val="00D171F7"/>
    <w:rsid w:val="00D175F4"/>
    <w:rsid w:val="00D17755"/>
    <w:rsid w:val="00D20095"/>
    <w:rsid w:val="00D202BD"/>
    <w:rsid w:val="00D210DB"/>
    <w:rsid w:val="00D21ADD"/>
    <w:rsid w:val="00D22325"/>
    <w:rsid w:val="00D2238E"/>
    <w:rsid w:val="00D224F1"/>
    <w:rsid w:val="00D22E21"/>
    <w:rsid w:val="00D22E41"/>
    <w:rsid w:val="00D22E88"/>
    <w:rsid w:val="00D22E92"/>
    <w:rsid w:val="00D2322F"/>
    <w:rsid w:val="00D2325C"/>
    <w:rsid w:val="00D232E5"/>
    <w:rsid w:val="00D248BA"/>
    <w:rsid w:val="00D25353"/>
    <w:rsid w:val="00D267FC"/>
    <w:rsid w:val="00D27407"/>
    <w:rsid w:val="00D2782B"/>
    <w:rsid w:val="00D30589"/>
    <w:rsid w:val="00D30E26"/>
    <w:rsid w:val="00D30EA1"/>
    <w:rsid w:val="00D313A4"/>
    <w:rsid w:val="00D3180A"/>
    <w:rsid w:val="00D31D52"/>
    <w:rsid w:val="00D31F62"/>
    <w:rsid w:val="00D33249"/>
    <w:rsid w:val="00D333A8"/>
    <w:rsid w:val="00D33476"/>
    <w:rsid w:val="00D33BCF"/>
    <w:rsid w:val="00D33D53"/>
    <w:rsid w:val="00D34405"/>
    <w:rsid w:val="00D34A0F"/>
    <w:rsid w:val="00D35C09"/>
    <w:rsid w:val="00D36531"/>
    <w:rsid w:val="00D36653"/>
    <w:rsid w:val="00D375AF"/>
    <w:rsid w:val="00D37910"/>
    <w:rsid w:val="00D37D44"/>
    <w:rsid w:val="00D4076F"/>
    <w:rsid w:val="00D40F26"/>
    <w:rsid w:val="00D41595"/>
    <w:rsid w:val="00D41A61"/>
    <w:rsid w:val="00D41B9A"/>
    <w:rsid w:val="00D420D8"/>
    <w:rsid w:val="00D42863"/>
    <w:rsid w:val="00D428E1"/>
    <w:rsid w:val="00D42C32"/>
    <w:rsid w:val="00D42CD3"/>
    <w:rsid w:val="00D4334A"/>
    <w:rsid w:val="00D434B7"/>
    <w:rsid w:val="00D438C6"/>
    <w:rsid w:val="00D43BB5"/>
    <w:rsid w:val="00D44549"/>
    <w:rsid w:val="00D44E9C"/>
    <w:rsid w:val="00D44F43"/>
    <w:rsid w:val="00D4507D"/>
    <w:rsid w:val="00D4560B"/>
    <w:rsid w:val="00D470BE"/>
    <w:rsid w:val="00D473E2"/>
    <w:rsid w:val="00D476C7"/>
    <w:rsid w:val="00D47DA1"/>
    <w:rsid w:val="00D50321"/>
    <w:rsid w:val="00D50457"/>
    <w:rsid w:val="00D50799"/>
    <w:rsid w:val="00D507B4"/>
    <w:rsid w:val="00D50A12"/>
    <w:rsid w:val="00D50A43"/>
    <w:rsid w:val="00D51A80"/>
    <w:rsid w:val="00D52600"/>
    <w:rsid w:val="00D52A03"/>
    <w:rsid w:val="00D5369D"/>
    <w:rsid w:val="00D54161"/>
    <w:rsid w:val="00D54D1D"/>
    <w:rsid w:val="00D5506E"/>
    <w:rsid w:val="00D552E6"/>
    <w:rsid w:val="00D55344"/>
    <w:rsid w:val="00D55A55"/>
    <w:rsid w:val="00D55F36"/>
    <w:rsid w:val="00D56763"/>
    <w:rsid w:val="00D56E86"/>
    <w:rsid w:val="00D5791A"/>
    <w:rsid w:val="00D57A6A"/>
    <w:rsid w:val="00D57C60"/>
    <w:rsid w:val="00D57C68"/>
    <w:rsid w:val="00D60926"/>
    <w:rsid w:val="00D623F1"/>
    <w:rsid w:val="00D626A5"/>
    <w:rsid w:val="00D62745"/>
    <w:rsid w:val="00D62767"/>
    <w:rsid w:val="00D62B21"/>
    <w:rsid w:val="00D62F4F"/>
    <w:rsid w:val="00D63C07"/>
    <w:rsid w:val="00D6438A"/>
    <w:rsid w:val="00D64F13"/>
    <w:rsid w:val="00D64F79"/>
    <w:rsid w:val="00D65122"/>
    <w:rsid w:val="00D651F2"/>
    <w:rsid w:val="00D6590E"/>
    <w:rsid w:val="00D65C36"/>
    <w:rsid w:val="00D661D0"/>
    <w:rsid w:val="00D663FF"/>
    <w:rsid w:val="00D669BB"/>
    <w:rsid w:val="00D66C76"/>
    <w:rsid w:val="00D672B0"/>
    <w:rsid w:val="00D6773D"/>
    <w:rsid w:val="00D6798B"/>
    <w:rsid w:val="00D67B2E"/>
    <w:rsid w:val="00D7044D"/>
    <w:rsid w:val="00D70578"/>
    <w:rsid w:val="00D7078A"/>
    <w:rsid w:val="00D70792"/>
    <w:rsid w:val="00D70CB5"/>
    <w:rsid w:val="00D718A6"/>
    <w:rsid w:val="00D7203F"/>
    <w:rsid w:val="00D724ED"/>
    <w:rsid w:val="00D730B4"/>
    <w:rsid w:val="00D73811"/>
    <w:rsid w:val="00D7381C"/>
    <w:rsid w:val="00D73E5F"/>
    <w:rsid w:val="00D73F12"/>
    <w:rsid w:val="00D74532"/>
    <w:rsid w:val="00D74D2E"/>
    <w:rsid w:val="00D753B0"/>
    <w:rsid w:val="00D75769"/>
    <w:rsid w:val="00D75BB8"/>
    <w:rsid w:val="00D76A0D"/>
    <w:rsid w:val="00D7719D"/>
    <w:rsid w:val="00D771A6"/>
    <w:rsid w:val="00D77204"/>
    <w:rsid w:val="00D77A2B"/>
    <w:rsid w:val="00D77B9C"/>
    <w:rsid w:val="00D77BE4"/>
    <w:rsid w:val="00D8185B"/>
    <w:rsid w:val="00D8185E"/>
    <w:rsid w:val="00D81E9D"/>
    <w:rsid w:val="00D820DD"/>
    <w:rsid w:val="00D8242A"/>
    <w:rsid w:val="00D83305"/>
    <w:rsid w:val="00D835D1"/>
    <w:rsid w:val="00D83688"/>
    <w:rsid w:val="00D8374C"/>
    <w:rsid w:val="00D83F4B"/>
    <w:rsid w:val="00D83FAC"/>
    <w:rsid w:val="00D84285"/>
    <w:rsid w:val="00D8442A"/>
    <w:rsid w:val="00D84C1A"/>
    <w:rsid w:val="00D84C43"/>
    <w:rsid w:val="00D84EFC"/>
    <w:rsid w:val="00D851BB"/>
    <w:rsid w:val="00D852E5"/>
    <w:rsid w:val="00D854AC"/>
    <w:rsid w:val="00D8551F"/>
    <w:rsid w:val="00D86011"/>
    <w:rsid w:val="00D861A3"/>
    <w:rsid w:val="00D9009D"/>
    <w:rsid w:val="00D9012E"/>
    <w:rsid w:val="00D90C12"/>
    <w:rsid w:val="00D91219"/>
    <w:rsid w:val="00D913D3"/>
    <w:rsid w:val="00D915A7"/>
    <w:rsid w:val="00D91C72"/>
    <w:rsid w:val="00D921E9"/>
    <w:rsid w:val="00D925E2"/>
    <w:rsid w:val="00D92D0D"/>
    <w:rsid w:val="00D92E8F"/>
    <w:rsid w:val="00D93B77"/>
    <w:rsid w:val="00D94499"/>
    <w:rsid w:val="00D947C2"/>
    <w:rsid w:val="00D94DFB"/>
    <w:rsid w:val="00D94E8D"/>
    <w:rsid w:val="00D950DD"/>
    <w:rsid w:val="00D95580"/>
    <w:rsid w:val="00D96E09"/>
    <w:rsid w:val="00D974B4"/>
    <w:rsid w:val="00D977BE"/>
    <w:rsid w:val="00DA03C5"/>
    <w:rsid w:val="00DA080F"/>
    <w:rsid w:val="00DA1D32"/>
    <w:rsid w:val="00DA2F0A"/>
    <w:rsid w:val="00DA35B1"/>
    <w:rsid w:val="00DA36A1"/>
    <w:rsid w:val="00DA476B"/>
    <w:rsid w:val="00DA47CE"/>
    <w:rsid w:val="00DA6076"/>
    <w:rsid w:val="00DA6957"/>
    <w:rsid w:val="00DA6D58"/>
    <w:rsid w:val="00DA6D80"/>
    <w:rsid w:val="00DA6F22"/>
    <w:rsid w:val="00DA7130"/>
    <w:rsid w:val="00DA7561"/>
    <w:rsid w:val="00DA75F7"/>
    <w:rsid w:val="00DA77D2"/>
    <w:rsid w:val="00DB0788"/>
    <w:rsid w:val="00DB07B4"/>
    <w:rsid w:val="00DB08BF"/>
    <w:rsid w:val="00DB08D1"/>
    <w:rsid w:val="00DB0DB3"/>
    <w:rsid w:val="00DB11FD"/>
    <w:rsid w:val="00DB2135"/>
    <w:rsid w:val="00DB2497"/>
    <w:rsid w:val="00DB2CCE"/>
    <w:rsid w:val="00DB3118"/>
    <w:rsid w:val="00DB32AF"/>
    <w:rsid w:val="00DB3511"/>
    <w:rsid w:val="00DB3767"/>
    <w:rsid w:val="00DB5251"/>
    <w:rsid w:val="00DB5A04"/>
    <w:rsid w:val="00DB5A2A"/>
    <w:rsid w:val="00DB5C0B"/>
    <w:rsid w:val="00DB5E28"/>
    <w:rsid w:val="00DB61E4"/>
    <w:rsid w:val="00DB6443"/>
    <w:rsid w:val="00DB6552"/>
    <w:rsid w:val="00DB69F3"/>
    <w:rsid w:val="00DB7054"/>
    <w:rsid w:val="00DB77D7"/>
    <w:rsid w:val="00DB79CE"/>
    <w:rsid w:val="00DC039D"/>
    <w:rsid w:val="00DC0542"/>
    <w:rsid w:val="00DC0A15"/>
    <w:rsid w:val="00DC0BA2"/>
    <w:rsid w:val="00DC0D3E"/>
    <w:rsid w:val="00DC13C2"/>
    <w:rsid w:val="00DC19AB"/>
    <w:rsid w:val="00DC1FB7"/>
    <w:rsid w:val="00DC227F"/>
    <w:rsid w:val="00DC2606"/>
    <w:rsid w:val="00DC28F9"/>
    <w:rsid w:val="00DC314B"/>
    <w:rsid w:val="00DC3933"/>
    <w:rsid w:val="00DC50A2"/>
    <w:rsid w:val="00DC5E3E"/>
    <w:rsid w:val="00DC6369"/>
    <w:rsid w:val="00DC6FD3"/>
    <w:rsid w:val="00DC7914"/>
    <w:rsid w:val="00DC7DC1"/>
    <w:rsid w:val="00DD0C83"/>
    <w:rsid w:val="00DD0FD3"/>
    <w:rsid w:val="00DD17D5"/>
    <w:rsid w:val="00DD3007"/>
    <w:rsid w:val="00DD4561"/>
    <w:rsid w:val="00DD497C"/>
    <w:rsid w:val="00DD4D26"/>
    <w:rsid w:val="00DD4EC4"/>
    <w:rsid w:val="00DD4F0A"/>
    <w:rsid w:val="00DD5914"/>
    <w:rsid w:val="00DD6277"/>
    <w:rsid w:val="00DD6C2E"/>
    <w:rsid w:val="00DD731F"/>
    <w:rsid w:val="00DD73F3"/>
    <w:rsid w:val="00DD74C3"/>
    <w:rsid w:val="00DD7EFD"/>
    <w:rsid w:val="00DE0483"/>
    <w:rsid w:val="00DE0C71"/>
    <w:rsid w:val="00DE0DEA"/>
    <w:rsid w:val="00DE1288"/>
    <w:rsid w:val="00DE19CF"/>
    <w:rsid w:val="00DE24C1"/>
    <w:rsid w:val="00DE2961"/>
    <w:rsid w:val="00DE3260"/>
    <w:rsid w:val="00DE4E10"/>
    <w:rsid w:val="00DE4EF8"/>
    <w:rsid w:val="00DE55E3"/>
    <w:rsid w:val="00DE56CB"/>
    <w:rsid w:val="00DE5863"/>
    <w:rsid w:val="00DE5952"/>
    <w:rsid w:val="00DE5D7E"/>
    <w:rsid w:val="00DE5F58"/>
    <w:rsid w:val="00DE61F6"/>
    <w:rsid w:val="00DE6941"/>
    <w:rsid w:val="00DE69FF"/>
    <w:rsid w:val="00DF07B0"/>
    <w:rsid w:val="00DF07E4"/>
    <w:rsid w:val="00DF0EB1"/>
    <w:rsid w:val="00DF1B1A"/>
    <w:rsid w:val="00DF2813"/>
    <w:rsid w:val="00DF2957"/>
    <w:rsid w:val="00DF2A3E"/>
    <w:rsid w:val="00DF3258"/>
    <w:rsid w:val="00DF3DC1"/>
    <w:rsid w:val="00DF458F"/>
    <w:rsid w:val="00DF4629"/>
    <w:rsid w:val="00DF4EBD"/>
    <w:rsid w:val="00DF5469"/>
    <w:rsid w:val="00DF5912"/>
    <w:rsid w:val="00DF5F42"/>
    <w:rsid w:val="00DF6139"/>
    <w:rsid w:val="00DF617F"/>
    <w:rsid w:val="00DF626E"/>
    <w:rsid w:val="00DF706C"/>
    <w:rsid w:val="00DF78F6"/>
    <w:rsid w:val="00E0021A"/>
    <w:rsid w:val="00E003B7"/>
    <w:rsid w:val="00E00B43"/>
    <w:rsid w:val="00E00DB1"/>
    <w:rsid w:val="00E0120E"/>
    <w:rsid w:val="00E01F57"/>
    <w:rsid w:val="00E0230C"/>
    <w:rsid w:val="00E02624"/>
    <w:rsid w:val="00E02CE2"/>
    <w:rsid w:val="00E02E85"/>
    <w:rsid w:val="00E03120"/>
    <w:rsid w:val="00E03436"/>
    <w:rsid w:val="00E041D3"/>
    <w:rsid w:val="00E04D97"/>
    <w:rsid w:val="00E052C9"/>
    <w:rsid w:val="00E05EE7"/>
    <w:rsid w:val="00E062D8"/>
    <w:rsid w:val="00E06393"/>
    <w:rsid w:val="00E06B67"/>
    <w:rsid w:val="00E06C9F"/>
    <w:rsid w:val="00E06E09"/>
    <w:rsid w:val="00E06FDD"/>
    <w:rsid w:val="00E07C41"/>
    <w:rsid w:val="00E1010F"/>
    <w:rsid w:val="00E102AC"/>
    <w:rsid w:val="00E10998"/>
    <w:rsid w:val="00E10C8B"/>
    <w:rsid w:val="00E10FC1"/>
    <w:rsid w:val="00E1176C"/>
    <w:rsid w:val="00E11F00"/>
    <w:rsid w:val="00E11FA1"/>
    <w:rsid w:val="00E12707"/>
    <w:rsid w:val="00E1314C"/>
    <w:rsid w:val="00E144BD"/>
    <w:rsid w:val="00E14CD4"/>
    <w:rsid w:val="00E14F3A"/>
    <w:rsid w:val="00E153CF"/>
    <w:rsid w:val="00E15DFB"/>
    <w:rsid w:val="00E1668C"/>
    <w:rsid w:val="00E167A9"/>
    <w:rsid w:val="00E17132"/>
    <w:rsid w:val="00E20094"/>
    <w:rsid w:val="00E210FF"/>
    <w:rsid w:val="00E21B30"/>
    <w:rsid w:val="00E21E1B"/>
    <w:rsid w:val="00E22262"/>
    <w:rsid w:val="00E222F8"/>
    <w:rsid w:val="00E22BAE"/>
    <w:rsid w:val="00E22E05"/>
    <w:rsid w:val="00E22EC4"/>
    <w:rsid w:val="00E230C3"/>
    <w:rsid w:val="00E23A67"/>
    <w:rsid w:val="00E24A29"/>
    <w:rsid w:val="00E2509F"/>
    <w:rsid w:val="00E25F04"/>
    <w:rsid w:val="00E264D7"/>
    <w:rsid w:val="00E264F2"/>
    <w:rsid w:val="00E26900"/>
    <w:rsid w:val="00E26D8F"/>
    <w:rsid w:val="00E27254"/>
    <w:rsid w:val="00E277E9"/>
    <w:rsid w:val="00E278A4"/>
    <w:rsid w:val="00E27C75"/>
    <w:rsid w:val="00E301F3"/>
    <w:rsid w:val="00E3064B"/>
    <w:rsid w:val="00E30A8F"/>
    <w:rsid w:val="00E30AE5"/>
    <w:rsid w:val="00E314AC"/>
    <w:rsid w:val="00E3152B"/>
    <w:rsid w:val="00E31B38"/>
    <w:rsid w:val="00E31C44"/>
    <w:rsid w:val="00E32CCE"/>
    <w:rsid w:val="00E32DB0"/>
    <w:rsid w:val="00E32E9E"/>
    <w:rsid w:val="00E334A0"/>
    <w:rsid w:val="00E3392B"/>
    <w:rsid w:val="00E33C04"/>
    <w:rsid w:val="00E34C61"/>
    <w:rsid w:val="00E352E0"/>
    <w:rsid w:val="00E352E6"/>
    <w:rsid w:val="00E35544"/>
    <w:rsid w:val="00E35EE9"/>
    <w:rsid w:val="00E36FA5"/>
    <w:rsid w:val="00E3757D"/>
    <w:rsid w:val="00E3791F"/>
    <w:rsid w:val="00E37956"/>
    <w:rsid w:val="00E37B53"/>
    <w:rsid w:val="00E37DE8"/>
    <w:rsid w:val="00E37FC2"/>
    <w:rsid w:val="00E400B0"/>
    <w:rsid w:val="00E4063D"/>
    <w:rsid w:val="00E40B14"/>
    <w:rsid w:val="00E41C1C"/>
    <w:rsid w:val="00E41E7E"/>
    <w:rsid w:val="00E420AE"/>
    <w:rsid w:val="00E42A79"/>
    <w:rsid w:val="00E42AE6"/>
    <w:rsid w:val="00E431EA"/>
    <w:rsid w:val="00E444D9"/>
    <w:rsid w:val="00E44994"/>
    <w:rsid w:val="00E44F98"/>
    <w:rsid w:val="00E453BB"/>
    <w:rsid w:val="00E45A93"/>
    <w:rsid w:val="00E467A4"/>
    <w:rsid w:val="00E47401"/>
    <w:rsid w:val="00E47BE3"/>
    <w:rsid w:val="00E51068"/>
    <w:rsid w:val="00E51687"/>
    <w:rsid w:val="00E51736"/>
    <w:rsid w:val="00E51FDD"/>
    <w:rsid w:val="00E52159"/>
    <w:rsid w:val="00E52554"/>
    <w:rsid w:val="00E549DA"/>
    <w:rsid w:val="00E5550C"/>
    <w:rsid w:val="00E55C63"/>
    <w:rsid w:val="00E560F6"/>
    <w:rsid w:val="00E562B6"/>
    <w:rsid w:val="00E577C3"/>
    <w:rsid w:val="00E57CF9"/>
    <w:rsid w:val="00E57D24"/>
    <w:rsid w:val="00E6232D"/>
    <w:rsid w:val="00E632AA"/>
    <w:rsid w:val="00E63680"/>
    <w:rsid w:val="00E63D17"/>
    <w:rsid w:val="00E64BAF"/>
    <w:rsid w:val="00E650AE"/>
    <w:rsid w:val="00E651F4"/>
    <w:rsid w:val="00E652C9"/>
    <w:rsid w:val="00E65319"/>
    <w:rsid w:val="00E66264"/>
    <w:rsid w:val="00E66A51"/>
    <w:rsid w:val="00E66C4E"/>
    <w:rsid w:val="00E67513"/>
    <w:rsid w:val="00E70407"/>
    <w:rsid w:val="00E70C36"/>
    <w:rsid w:val="00E71617"/>
    <w:rsid w:val="00E717B8"/>
    <w:rsid w:val="00E7182E"/>
    <w:rsid w:val="00E7199E"/>
    <w:rsid w:val="00E727B2"/>
    <w:rsid w:val="00E728AC"/>
    <w:rsid w:val="00E72B0D"/>
    <w:rsid w:val="00E72F3E"/>
    <w:rsid w:val="00E73C59"/>
    <w:rsid w:val="00E7470C"/>
    <w:rsid w:val="00E7486F"/>
    <w:rsid w:val="00E75ADA"/>
    <w:rsid w:val="00E75B48"/>
    <w:rsid w:val="00E75E3E"/>
    <w:rsid w:val="00E76118"/>
    <w:rsid w:val="00E77353"/>
    <w:rsid w:val="00E77D4D"/>
    <w:rsid w:val="00E80331"/>
    <w:rsid w:val="00E8052E"/>
    <w:rsid w:val="00E80F04"/>
    <w:rsid w:val="00E82530"/>
    <w:rsid w:val="00E840A3"/>
    <w:rsid w:val="00E84863"/>
    <w:rsid w:val="00E84B56"/>
    <w:rsid w:val="00E84DF7"/>
    <w:rsid w:val="00E8556D"/>
    <w:rsid w:val="00E860DF"/>
    <w:rsid w:val="00E86238"/>
    <w:rsid w:val="00E86EE0"/>
    <w:rsid w:val="00E871F0"/>
    <w:rsid w:val="00E87317"/>
    <w:rsid w:val="00E87384"/>
    <w:rsid w:val="00E90744"/>
    <w:rsid w:val="00E90C4F"/>
    <w:rsid w:val="00E91785"/>
    <w:rsid w:val="00E91928"/>
    <w:rsid w:val="00E91ED8"/>
    <w:rsid w:val="00E923A9"/>
    <w:rsid w:val="00E92421"/>
    <w:rsid w:val="00E9311F"/>
    <w:rsid w:val="00E93414"/>
    <w:rsid w:val="00E93EA8"/>
    <w:rsid w:val="00E94E0A"/>
    <w:rsid w:val="00E94F3D"/>
    <w:rsid w:val="00E95696"/>
    <w:rsid w:val="00E95E44"/>
    <w:rsid w:val="00E9693C"/>
    <w:rsid w:val="00E96E35"/>
    <w:rsid w:val="00E97779"/>
    <w:rsid w:val="00E9788B"/>
    <w:rsid w:val="00E978E5"/>
    <w:rsid w:val="00E97E4A"/>
    <w:rsid w:val="00EA0A56"/>
    <w:rsid w:val="00EA11D9"/>
    <w:rsid w:val="00EA1389"/>
    <w:rsid w:val="00EA19DF"/>
    <w:rsid w:val="00EA1D77"/>
    <w:rsid w:val="00EA2BDB"/>
    <w:rsid w:val="00EA3152"/>
    <w:rsid w:val="00EA346D"/>
    <w:rsid w:val="00EA4438"/>
    <w:rsid w:val="00EA46BA"/>
    <w:rsid w:val="00EA4D50"/>
    <w:rsid w:val="00EA4E32"/>
    <w:rsid w:val="00EA5550"/>
    <w:rsid w:val="00EA58E1"/>
    <w:rsid w:val="00EA60DB"/>
    <w:rsid w:val="00EA6B06"/>
    <w:rsid w:val="00EA7487"/>
    <w:rsid w:val="00EA75E7"/>
    <w:rsid w:val="00EA7CDA"/>
    <w:rsid w:val="00EA7E45"/>
    <w:rsid w:val="00EA7E7E"/>
    <w:rsid w:val="00EB017E"/>
    <w:rsid w:val="00EB0314"/>
    <w:rsid w:val="00EB15EF"/>
    <w:rsid w:val="00EB1849"/>
    <w:rsid w:val="00EB22CF"/>
    <w:rsid w:val="00EB29B1"/>
    <w:rsid w:val="00EB5315"/>
    <w:rsid w:val="00EB5FE7"/>
    <w:rsid w:val="00EB766C"/>
    <w:rsid w:val="00EB7D06"/>
    <w:rsid w:val="00EC0389"/>
    <w:rsid w:val="00EC0872"/>
    <w:rsid w:val="00EC0BDA"/>
    <w:rsid w:val="00EC0C32"/>
    <w:rsid w:val="00EC153C"/>
    <w:rsid w:val="00EC1B49"/>
    <w:rsid w:val="00EC2181"/>
    <w:rsid w:val="00EC2983"/>
    <w:rsid w:val="00EC2CBD"/>
    <w:rsid w:val="00EC3116"/>
    <w:rsid w:val="00EC3C1C"/>
    <w:rsid w:val="00EC459E"/>
    <w:rsid w:val="00EC4B95"/>
    <w:rsid w:val="00EC4D68"/>
    <w:rsid w:val="00EC4DDE"/>
    <w:rsid w:val="00EC512D"/>
    <w:rsid w:val="00EC5C70"/>
    <w:rsid w:val="00EC6179"/>
    <w:rsid w:val="00EC6A57"/>
    <w:rsid w:val="00EC715F"/>
    <w:rsid w:val="00EC76DE"/>
    <w:rsid w:val="00EC7C66"/>
    <w:rsid w:val="00EC7DA2"/>
    <w:rsid w:val="00ED045F"/>
    <w:rsid w:val="00ED0632"/>
    <w:rsid w:val="00ED139A"/>
    <w:rsid w:val="00ED14B8"/>
    <w:rsid w:val="00ED1809"/>
    <w:rsid w:val="00ED1FF1"/>
    <w:rsid w:val="00ED222F"/>
    <w:rsid w:val="00ED308E"/>
    <w:rsid w:val="00ED34A5"/>
    <w:rsid w:val="00ED3922"/>
    <w:rsid w:val="00ED3F60"/>
    <w:rsid w:val="00ED4650"/>
    <w:rsid w:val="00ED4977"/>
    <w:rsid w:val="00ED4B61"/>
    <w:rsid w:val="00ED4D29"/>
    <w:rsid w:val="00ED52DD"/>
    <w:rsid w:val="00ED5861"/>
    <w:rsid w:val="00ED5C73"/>
    <w:rsid w:val="00ED6AD6"/>
    <w:rsid w:val="00ED7EA3"/>
    <w:rsid w:val="00EE0451"/>
    <w:rsid w:val="00EE0A9E"/>
    <w:rsid w:val="00EE0AC8"/>
    <w:rsid w:val="00EE0BE5"/>
    <w:rsid w:val="00EE10EA"/>
    <w:rsid w:val="00EE3148"/>
    <w:rsid w:val="00EE347A"/>
    <w:rsid w:val="00EE3743"/>
    <w:rsid w:val="00EE3F5B"/>
    <w:rsid w:val="00EE41AC"/>
    <w:rsid w:val="00EE42D1"/>
    <w:rsid w:val="00EE448A"/>
    <w:rsid w:val="00EE488F"/>
    <w:rsid w:val="00EE57B9"/>
    <w:rsid w:val="00EE5869"/>
    <w:rsid w:val="00EE6456"/>
    <w:rsid w:val="00EE6917"/>
    <w:rsid w:val="00EF030E"/>
    <w:rsid w:val="00EF047A"/>
    <w:rsid w:val="00EF13E1"/>
    <w:rsid w:val="00EF1712"/>
    <w:rsid w:val="00EF1784"/>
    <w:rsid w:val="00EF180A"/>
    <w:rsid w:val="00EF2A0A"/>
    <w:rsid w:val="00EF349C"/>
    <w:rsid w:val="00EF3B9C"/>
    <w:rsid w:val="00EF467E"/>
    <w:rsid w:val="00EF473C"/>
    <w:rsid w:val="00EF506D"/>
    <w:rsid w:val="00EF55FC"/>
    <w:rsid w:val="00EF5CD7"/>
    <w:rsid w:val="00EF612E"/>
    <w:rsid w:val="00EF65E3"/>
    <w:rsid w:val="00EF6DEF"/>
    <w:rsid w:val="00EF7113"/>
    <w:rsid w:val="00EF7363"/>
    <w:rsid w:val="00EF7433"/>
    <w:rsid w:val="00EF790E"/>
    <w:rsid w:val="00EF7C53"/>
    <w:rsid w:val="00F0027D"/>
    <w:rsid w:val="00F002BD"/>
    <w:rsid w:val="00F00A89"/>
    <w:rsid w:val="00F00CE4"/>
    <w:rsid w:val="00F0108F"/>
    <w:rsid w:val="00F011F5"/>
    <w:rsid w:val="00F013E3"/>
    <w:rsid w:val="00F01BA7"/>
    <w:rsid w:val="00F021A3"/>
    <w:rsid w:val="00F02448"/>
    <w:rsid w:val="00F024C1"/>
    <w:rsid w:val="00F0274D"/>
    <w:rsid w:val="00F02914"/>
    <w:rsid w:val="00F02C66"/>
    <w:rsid w:val="00F037E8"/>
    <w:rsid w:val="00F03AB5"/>
    <w:rsid w:val="00F03E78"/>
    <w:rsid w:val="00F04C9B"/>
    <w:rsid w:val="00F0698F"/>
    <w:rsid w:val="00F06CB9"/>
    <w:rsid w:val="00F0700F"/>
    <w:rsid w:val="00F07582"/>
    <w:rsid w:val="00F077A0"/>
    <w:rsid w:val="00F07C30"/>
    <w:rsid w:val="00F109ED"/>
    <w:rsid w:val="00F1118C"/>
    <w:rsid w:val="00F113C9"/>
    <w:rsid w:val="00F11CD5"/>
    <w:rsid w:val="00F11EF3"/>
    <w:rsid w:val="00F1296C"/>
    <w:rsid w:val="00F12DEF"/>
    <w:rsid w:val="00F145DF"/>
    <w:rsid w:val="00F14688"/>
    <w:rsid w:val="00F150D6"/>
    <w:rsid w:val="00F160BC"/>
    <w:rsid w:val="00F17224"/>
    <w:rsid w:val="00F17A50"/>
    <w:rsid w:val="00F17B1C"/>
    <w:rsid w:val="00F17DC3"/>
    <w:rsid w:val="00F20146"/>
    <w:rsid w:val="00F2040B"/>
    <w:rsid w:val="00F20542"/>
    <w:rsid w:val="00F2071D"/>
    <w:rsid w:val="00F2117B"/>
    <w:rsid w:val="00F224FF"/>
    <w:rsid w:val="00F2251F"/>
    <w:rsid w:val="00F23A03"/>
    <w:rsid w:val="00F23E12"/>
    <w:rsid w:val="00F23F8F"/>
    <w:rsid w:val="00F24146"/>
    <w:rsid w:val="00F24D11"/>
    <w:rsid w:val="00F24D2A"/>
    <w:rsid w:val="00F25E96"/>
    <w:rsid w:val="00F25F91"/>
    <w:rsid w:val="00F26277"/>
    <w:rsid w:val="00F2663F"/>
    <w:rsid w:val="00F2692D"/>
    <w:rsid w:val="00F273D3"/>
    <w:rsid w:val="00F30604"/>
    <w:rsid w:val="00F30D16"/>
    <w:rsid w:val="00F31262"/>
    <w:rsid w:val="00F31276"/>
    <w:rsid w:val="00F31826"/>
    <w:rsid w:val="00F31B28"/>
    <w:rsid w:val="00F32779"/>
    <w:rsid w:val="00F32969"/>
    <w:rsid w:val="00F33025"/>
    <w:rsid w:val="00F33068"/>
    <w:rsid w:val="00F33145"/>
    <w:rsid w:val="00F332D8"/>
    <w:rsid w:val="00F3350F"/>
    <w:rsid w:val="00F34434"/>
    <w:rsid w:val="00F34883"/>
    <w:rsid w:val="00F372B0"/>
    <w:rsid w:val="00F376FE"/>
    <w:rsid w:val="00F37804"/>
    <w:rsid w:val="00F37D11"/>
    <w:rsid w:val="00F41127"/>
    <w:rsid w:val="00F412D3"/>
    <w:rsid w:val="00F4166E"/>
    <w:rsid w:val="00F41716"/>
    <w:rsid w:val="00F417C2"/>
    <w:rsid w:val="00F41BD3"/>
    <w:rsid w:val="00F41E87"/>
    <w:rsid w:val="00F4201B"/>
    <w:rsid w:val="00F42100"/>
    <w:rsid w:val="00F4224E"/>
    <w:rsid w:val="00F4226A"/>
    <w:rsid w:val="00F42584"/>
    <w:rsid w:val="00F427AC"/>
    <w:rsid w:val="00F429D0"/>
    <w:rsid w:val="00F43CB0"/>
    <w:rsid w:val="00F442F0"/>
    <w:rsid w:val="00F44483"/>
    <w:rsid w:val="00F448EA"/>
    <w:rsid w:val="00F44C1E"/>
    <w:rsid w:val="00F44CCE"/>
    <w:rsid w:val="00F452C8"/>
    <w:rsid w:val="00F45CD4"/>
    <w:rsid w:val="00F46988"/>
    <w:rsid w:val="00F469B4"/>
    <w:rsid w:val="00F46DC3"/>
    <w:rsid w:val="00F47B50"/>
    <w:rsid w:val="00F47ECF"/>
    <w:rsid w:val="00F500F6"/>
    <w:rsid w:val="00F50626"/>
    <w:rsid w:val="00F5172B"/>
    <w:rsid w:val="00F51B00"/>
    <w:rsid w:val="00F51C58"/>
    <w:rsid w:val="00F522D6"/>
    <w:rsid w:val="00F5279D"/>
    <w:rsid w:val="00F5312A"/>
    <w:rsid w:val="00F53394"/>
    <w:rsid w:val="00F53A0F"/>
    <w:rsid w:val="00F5461E"/>
    <w:rsid w:val="00F548E3"/>
    <w:rsid w:val="00F5539F"/>
    <w:rsid w:val="00F55E30"/>
    <w:rsid w:val="00F55E93"/>
    <w:rsid w:val="00F55ECE"/>
    <w:rsid w:val="00F5650D"/>
    <w:rsid w:val="00F566E6"/>
    <w:rsid w:val="00F567FD"/>
    <w:rsid w:val="00F57027"/>
    <w:rsid w:val="00F571C5"/>
    <w:rsid w:val="00F5731B"/>
    <w:rsid w:val="00F57C87"/>
    <w:rsid w:val="00F604FE"/>
    <w:rsid w:val="00F60969"/>
    <w:rsid w:val="00F60991"/>
    <w:rsid w:val="00F611F9"/>
    <w:rsid w:val="00F61830"/>
    <w:rsid w:val="00F618CB"/>
    <w:rsid w:val="00F6192D"/>
    <w:rsid w:val="00F6230D"/>
    <w:rsid w:val="00F62B42"/>
    <w:rsid w:val="00F63426"/>
    <w:rsid w:val="00F63E2B"/>
    <w:rsid w:val="00F651A8"/>
    <w:rsid w:val="00F65BA0"/>
    <w:rsid w:val="00F65C5F"/>
    <w:rsid w:val="00F6624F"/>
    <w:rsid w:val="00F66645"/>
    <w:rsid w:val="00F66D12"/>
    <w:rsid w:val="00F66D60"/>
    <w:rsid w:val="00F6744B"/>
    <w:rsid w:val="00F678F3"/>
    <w:rsid w:val="00F67A27"/>
    <w:rsid w:val="00F67CE0"/>
    <w:rsid w:val="00F67FAA"/>
    <w:rsid w:val="00F7011F"/>
    <w:rsid w:val="00F7016A"/>
    <w:rsid w:val="00F706F3"/>
    <w:rsid w:val="00F70B91"/>
    <w:rsid w:val="00F711C4"/>
    <w:rsid w:val="00F71F73"/>
    <w:rsid w:val="00F7204C"/>
    <w:rsid w:val="00F724E2"/>
    <w:rsid w:val="00F72678"/>
    <w:rsid w:val="00F73756"/>
    <w:rsid w:val="00F74754"/>
    <w:rsid w:val="00F74802"/>
    <w:rsid w:val="00F7480B"/>
    <w:rsid w:val="00F75C08"/>
    <w:rsid w:val="00F75CFD"/>
    <w:rsid w:val="00F75D11"/>
    <w:rsid w:val="00F75EBE"/>
    <w:rsid w:val="00F76E28"/>
    <w:rsid w:val="00F773E8"/>
    <w:rsid w:val="00F8015A"/>
    <w:rsid w:val="00F801F9"/>
    <w:rsid w:val="00F8083A"/>
    <w:rsid w:val="00F8111F"/>
    <w:rsid w:val="00F81AFD"/>
    <w:rsid w:val="00F81C87"/>
    <w:rsid w:val="00F821CC"/>
    <w:rsid w:val="00F82BE5"/>
    <w:rsid w:val="00F8316C"/>
    <w:rsid w:val="00F83C28"/>
    <w:rsid w:val="00F83EA6"/>
    <w:rsid w:val="00F83FE3"/>
    <w:rsid w:val="00F846EB"/>
    <w:rsid w:val="00F84963"/>
    <w:rsid w:val="00F84BA0"/>
    <w:rsid w:val="00F85118"/>
    <w:rsid w:val="00F85602"/>
    <w:rsid w:val="00F85AF2"/>
    <w:rsid w:val="00F85F87"/>
    <w:rsid w:val="00F863F5"/>
    <w:rsid w:val="00F86F0D"/>
    <w:rsid w:val="00F87143"/>
    <w:rsid w:val="00F87627"/>
    <w:rsid w:val="00F87633"/>
    <w:rsid w:val="00F87DE1"/>
    <w:rsid w:val="00F87E28"/>
    <w:rsid w:val="00F90800"/>
    <w:rsid w:val="00F90C44"/>
    <w:rsid w:val="00F912E3"/>
    <w:rsid w:val="00F91F0D"/>
    <w:rsid w:val="00F936EA"/>
    <w:rsid w:val="00F9387D"/>
    <w:rsid w:val="00F93A61"/>
    <w:rsid w:val="00F93AD5"/>
    <w:rsid w:val="00F95366"/>
    <w:rsid w:val="00F95BC3"/>
    <w:rsid w:val="00F97872"/>
    <w:rsid w:val="00F97985"/>
    <w:rsid w:val="00F97DF1"/>
    <w:rsid w:val="00FA02DD"/>
    <w:rsid w:val="00FA0E25"/>
    <w:rsid w:val="00FA0F27"/>
    <w:rsid w:val="00FA11CF"/>
    <w:rsid w:val="00FA23CF"/>
    <w:rsid w:val="00FA2532"/>
    <w:rsid w:val="00FA2E44"/>
    <w:rsid w:val="00FA3339"/>
    <w:rsid w:val="00FA3882"/>
    <w:rsid w:val="00FA4046"/>
    <w:rsid w:val="00FA4488"/>
    <w:rsid w:val="00FA4AC3"/>
    <w:rsid w:val="00FA56B1"/>
    <w:rsid w:val="00FA56F4"/>
    <w:rsid w:val="00FA614C"/>
    <w:rsid w:val="00FA6BF7"/>
    <w:rsid w:val="00FA6D16"/>
    <w:rsid w:val="00FA6D56"/>
    <w:rsid w:val="00FA7FA0"/>
    <w:rsid w:val="00FB02DD"/>
    <w:rsid w:val="00FB03E1"/>
    <w:rsid w:val="00FB0C33"/>
    <w:rsid w:val="00FB0FE3"/>
    <w:rsid w:val="00FB1731"/>
    <w:rsid w:val="00FB1E2D"/>
    <w:rsid w:val="00FB2F56"/>
    <w:rsid w:val="00FB39EF"/>
    <w:rsid w:val="00FB3C38"/>
    <w:rsid w:val="00FB3F09"/>
    <w:rsid w:val="00FB48D1"/>
    <w:rsid w:val="00FB4AC6"/>
    <w:rsid w:val="00FB4FEC"/>
    <w:rsid w:val="00FB509E"/>
    <w:rsid w:val="00FB52B2"/>
    <w:rsid w:val="00FB6001"/>
    <w:rsid w:val="00FB6B0B"/>
    <w:rsid w:val="00FB782A"/>
    <w:rsid w:val="00FB7900"/>
    <w:rsid w:val="00FB79A6"/>
    <w:rsid w:val="00FC034F"/>
    <w:rsid w:val="00FC09C5"/>
    <w:rsid w:val="00FC0A95"/>
    <w:rsid w:val="00FC0F69"/>
    <w:rsid w:val="00FC239A"/>
    <w:rsid w:val="00FC27E0"/>
    <w:rsid w:val="00FC2E34"/>
    <w:rsid w:val="00FC2FD7"/>
    <w:rsid w:val="00FC3FFF"/>
    <w:rsid w:val="00FC4079"/>
    <w:rsid w:val="00FC5035"/>
    <w:rsid w:val="00FC5140"/>
    <w:rsid w:val="00FC5841"/>
    <w:rsid w:val="00FC6121"/>
    <w:rsid w:val="00FC67DF"/>
    <w:rsid w:val="00FC6C22"/>
    <w:rsid w:val="00FC6F9B"/>
    <w:rsid w:val="00FC70EF"/>
    <w:rsid w:val="00FC7237"/>
    <w:rsid w:val="00FC726B"/>
    <w:rsid w:val="00FC727C"/>
    <w:rsid w:val="00FC737E"/>
    <w:rsid w:val="00FC7B5D"/>
    <w:rsid w:val="00FC7B93"/>
    <w:rsid w:val="00FC7DEB"/>
    <w:rsid w:val="00FD08AF"/>
    <w:rsid w:val="00FD093D"/>
    <w:rsid w:val="00FD0F9B"/>
    <w:rsid w:val="00FD11BB"/>
    <w:rsid w:val="00FD1BAC"/>
    <w:rsid w:val="00FD1CC1"/>
    <w:rsid w:val="00FD23A6"/>
    <w:rsid w:val="00FD2858"/>
    <w:rsid w:val="00FD2CBC"/>
    <w:rsid w:val="00FD32F5"/>
    <w:rsid w:val="00FD391F"/>
    <w:rsid w:val="00FD3B1A"/>
    <w:rsid w:val="00FD3D45"/>
    <w:rsid w:val="00FD4FA9"/>
    <w:rsid w:val="00FD578D"/>
    <w:rsid w:val="00FD5972"/>
    <w:rsid w:val="00FD5A91"/>
    <w:rsid w:val="00FD677D"/>
    <w:rsid w:val="00FD6884"/>
    <w:rsid w:val="00FD6A8F"/>
    <w:rsid w:val="00FD6DE8"/>
    <w:rsid w:val="00FE09CD"/>
    <w:rsid w:val="00FE09F6"/>
    <w:rsid w:val="00FE0D13"/>
    <w:rsid w:val="00FE1786"/>
    <w:rsid w:val="00FE1A0B"/>
    <w:rsid w:val="00FE1A29"/>
    <w:rsid w:val="00FE1F85"/>
    <w:rsid w:val="00FE220D"/>
    <w:rsid w:val="00FE264C"/>
    <w:rsid w:val="00FE268A"/>
    <w:rsid w:val="00FE2DC6"/>
    <w:rsid w:val="00FE3105"/>
    <w:rsid w:val="00FE37DA"/>
    <w:rsid w:val="00FE4272"/>
    <w:rsid w:val="00FE4D4B"/>
    <w:rsid w:val="00FE6B43"/>
    <w:rsid w:val="00FE6FEC"/>
    <w:rsid w:val="00FE7751"/>
    <w:rsid w:val="00FE7973"/>
    <w:rsid w:val="00FE7AC8"/>
    <w:rsid w:val="00FF01BC"/>
    <w:rsid w:val="00FF0515"/>
    <w:rsid w:val="00FF19B3"/>
    <w:rsid w:val="00FF2494"/>
    <w:rsid w:val="00FF26F7"/>
    <w:rsid w:val="00FF2D2B"/>
    <w:rsid w:val="00FF2F3F"/>
    <w:rsid w:val="00FF349B"/>
    <w:rsid w:val="00FF3D7F"/>
    <w:rsid w:val="00FF4482"/>
    <w:rsid w:val="00FF4B2C"/>
    <w:rsid w:val="00FF50B0"/>
    <w:rsid w:val="00FF5439"/>
    <w:rsid w:val="00FF5486"/>
    <w:rsid w:val="00FF559C"/>
    <w:rsid w:val="00FF59A8"/>
    <w:rsid w:val="00FF6381"/>
    <w:rsid w:val="00FF69BF"/>
    <w:rsid w:val="00FF6CD8"/>
    <w:rsid w:val="00FF7175"/>
    <w:rsid w:val="00FF76BF"/>
    <w:rsid w:val="00FF76F2"/>
    <w:rsid w:val="00FF78F0"/>
    <w:rsid w:val="202D9620"/>
    <w:rsid w:val="307E93B4"/>
    <w:rsid w:val="3376DD50"/>
    <w:rsid w:val="44D4050A"/>
    <w:rsid w:val="47653809"/>
    <w:rsid w:val="673B82A7"/>
    <w:rsid w:val="6AE0A073"/>
    <w:rsid w:val="77A00558"/>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7fa8cc"/>
    </o:shapedefaults>
    <o:shapelayout v:ext="edit">
      <o:idmap v:ext="edit" data="2"/>
    </o:shapelayout>
  </w:shapeDefaults>
  <w:decimalSymbol w:val="."/>
  <w:listSeparator w:val=","/>
  <w14:docId w14:val="355544D7"/>
  <w15:docId w15:val="{188DD786-FAB8-4B01-AB2C-E2C5CE5DC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617C"/>
    <w:pPr>
      <w:tabs>
        <w:tab w:val="left" w:pos="360"/>
      </w:tabs>
      <w:jc w:val="both"/>
    </w:pPr>
    <w:rPr>
      <w:rFonts w:ascii="Century Gothic" w:hAnsi="Century Gothic"/>
      <w:lang w:val="en-US" w:eastAsia="en-US"/>
    </w:rPr>
  </w:style>
  <w:style w:type="paragraph" w:styleId="Heading1">
    <w:name w:val="heading 1"/>
    <w:basedOn w:val="Normal"/>
    <w:next w:val="Normal"/>
    <w:qFormat/>
    <w:rsid w:val="00382535"/>
    <w:pPr>
      <w:keepNext/>
      <w:shd w:val="solid" w:color="C00000" w:fill="C00000"/>
      <w:spacing w:before="240" w:after="60"/>
      <w:outlineLvl w:val="0"/>
    </w:pPr>
    <w:rPr>
      <w:b/>
      <w:smallCaps/>
      <w:kern w:val="28"/>
      <w:sz w:val="28"/>
    </w:rPr>
  </w:style>
  <w:style w:type="paragraph" w:styleId="Heading2">
    <w:name w:val="heading 2"/>
    <w:basedOn w:val="Normal"/>
    <w:next w:val="Normal"/>
    <w:qFormat/>
    <w:rsid w:val="00382535"/>
    <w:pPr>
      <w:keepNext/>
      <w:shd w:val="solid" w:color="FDE9D9" w:themeColor="accent6" w:themeTint="33" w:fill="auto"/>
      <w:tabs>
        <w:tab w:val="clear" w:pos="360"/>
        <w:tab w:val="left" w:pos="426"/>
      </w:tabs>
      <w:spacing w:before="120" w:after="180"/>
      <w:outlineLvl w:val="1"/>
    </w:pPr>
    <w:rPr>
      <w:rFonts w:ascii="Century Gothic Bold" w:hAnsi="Century Gothic Bold"/>
      <w:b/>
      <w:bCs/>
      <w:smallCaps/>
      <w:color w:val="000000"/>
      <w:sz w:val="22"/>
      <w:szCs w:val="22"/>
    </w:rPr>
  </w:style>
  <w:style w:type="paragraph" w:styleId="Heading3">
    <w:name w:val="heading 3"/>
    <w:basedOn w:val="Normal"/>
    <w:next w:val="Normal"/>
    <w:link w:val="Heading3Char"/>
    <w:qFormat/>
    <w:rsid w:val="00382535"/>
    <w:pPr>
      <w:keepNext/>
      <w:numPr>
        <w:ilvl w:val="1"/>
        <w:numId w:val="12"/>
      </w:numPr>
      <w:tabs>
        <w:tab w:val="clear" w:pos="360"/>
      </w:tabs>
      <w:spacing w:before="60" w:after="60"/>
      <w:outlineLvl w:val="2"/>
    </w:pPr>
    <w:rPr>
      <w:rFonts w:ascii="Century Gothic Bold" w:hAnsi="Century Gothic Bold"/>
      <w:b/>
    </w:rPr>
  </w:style>
  <w:style w:type="paragraph" w:styleId="Heading4">
    <w:name w:val="heading 4"/>
    <w:aliases w:val="Style Heading 4"/>
    <w:basedOn w:val="Normal"/>
    <w:next w:val="Normal"/>
    <w:link w:val="Heading4Char"/>
    <w:qFormat/>
    <w:rsid w:val="00382535"/>
    <w:pPr>
      <w:keepNext/>
      <w:tabs>
        <w:tab w:val="clear" w:pos="360"/>
        <w:tab w:val="left" w:pos="851"/>
      </w:tabs>
      <w:spacing w:before="240" w:after="60"/>
      <w:outlineLvl w:val="3"/>
    </w:pPr>
    <w:rPr>
      <w:b/>
    </w:rPr>
  </w:style>
  <w:style w:type="paragraph" w:styleId="Heading5">
    <w:name w:val="heading 5"/>
    <w:basedOn w:val="Normal"/>
    <w:next w:val="Normal"/>
    <w:qFormat/>
    <w:rsid w:val="00382535"/>
    <w:pPr>
      <w:spacing w:before="240" w:after="60"/>
      <w:outlineLvl w:val="4"/>
    </w:pPr>
    <w:rPr>
      <w:b/>
    </w:rPr>
  </w:style>
  <w:style w:type="paragraph" w:styleId="Heading6">
    <w:name w:val="heading 6"/>
    <w:basedOn w:val="Normal"/>
    <w:next w:val="Normal"/>
    <w:qFormat/>
    <w:rsid w:val="00322EE9"/>
    <w:pPr>
      <w:outlineLvl w:val="5"/>
    </w:pPr>
    <w:rPr>
      <w:b/>
      <w:color w:val="000000" w:themeColor="text1"/>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NormList">
    <w:name w:val="NormList"/>
    <w:basedOn w:val="Normal"/>
    <w:pPr>
      <w:spacing w:after="40"/>
      <w:ind w:left="1080" w:hanging="360"/>
    </w:pPr>
    <w:rPr>
      <w:sz w:val="22"/>
    </w:rPr>
  </w:style>
  <w:style w:type="paragraph" w:styleId="BodyText">
    <w:name w:val="Body Text"/>
    <w:basedOn w:val="Normal"/>
    <w:link w:val="BodyTextChar"/>
    <w:pPr>
      <w:tabs>
        <w:tab w:val="clear" w:pos="360"/>
      </w:tabs>
    </w:pPr>
    <w:rPr>
      <w:i/>
      <w:color w:val="0000FF"/>
    </w:rPr>
  </w:style>
  <w:style w:type="paragraph" w:customStyle="1" w:styleId="Heading15">
    <w:name w:val="Heading 1.5"/>
    <w:basedOn w:val="Heading1"/>
    <w:next w:val="Normal"/>
    <w:pPr>
      <w:outlineLvl w:val="9"/>
    </w:pPr>
  </w:style>
  <w:style w:type="paragraph" w:customStyle="1" w:styleId="Heading25">
    <w:name w:val="Heading 2.5"/>
    <w:basedOn w:val="Heading2"/>
    <w:next w:val="Normal"/>
    <w:pPr>
      <w:outlineLvl w:val="9"/>
    </w:pPr>
  </w:style>
  <w:style w:type="paragraph" w:styleId="TOC1">
    <w:name w:val="toc 1"/>
    <w:basedOn w:val="Normal"/>
    <w:next w:val="Normal"/>
    <w:autoRedefine/>
    <w:uiPriority w:val="39"/>
    <w:rsid w:val="00DE0DEA"/>
    <w:pPr>
      <w:tabs>
        <w:tab w:val="clear" w:pos="360"/>
        <w:tab w:val="right" w:leader="dot" w:pos="8640"/>
      </w:tabs>
      <w:spacing w:before="120" w:after="120"/>
    </w:pPr>
    <w:rPr>
      <w:b/>
    </w:rPr>
  </w:style>
  <w:style w:type="paragraph" w:styleId="TOC2">
    <w:name w:val="toc 2"/>
    <w:basedOn w:val="Normal"/>
    <w:next w:val="Normal"/>
    <w:autoRedefine/>
    <w:uiPriority w:val="39"/>
    <w:rsid w:val="00AC08A8"/>
    <w:pPr>
      <w:tabs>
        <w:tab w:val="clear" w:pos="360"/>
        <w:tab w:val="right" w:leader="dot" w:pos="8640"/>
      </w:tabs>
    </w:pPr>
    <w:rPr>
      <w:caps/>
    </w:rPr>
  </w:style>
  <w:style w:type="paragraph" w:styleId="TOC3">
    <w:name w:val="toc 3"/>
    <w:basedOn w:val="Normal"/>
    <w:next w:val="Normal"/>
    <w:autoRedefine/>
    <w:uiPriority w:val="39"/>
    <w:rsid w:val="003B2243"/>
    <w:pPr>
      <w:tabs>
        <w:tab w:val="clear" w:pos="360"/>
      </w:tabs>
      <w:ind w:left="480"/>
    </w:pPr>
  </w:style>
  <w:style w:type="paragraph" w:styleId="TOC4">
    <w:name w:val="toc 4"/>
    <w:basedOn w:val="Normal"/>
    <w:next w:val="Normal"/>
    <w:autoRedefine/>
    <w:uiPriority w:val="39"/>
    <w:rsid w:val="00BC4DE4"/>
    <w:pPr>
      <w:tabs>
        <w:tab w:val="clear" w:pos="360"/>
      </w:tabs>
      <w:ind w:left="720"/>
    </w:pPr>
    <w:rPr>
      <w:i/>
      <w:sz w:val="18"/>
      <w:szCs w:val="18"/>
    </w:rPr>
  </w:style>
  <w:style w:type="paragraph" w:styleId="TOC5">
    <w:name w:val="toc 5"/>
    <w:basedOn w:val="Normal"/>
    <w:next w:val="Normal"/>
    <w:autoRedefine/>
    <w:uiPriority w:val="39"/>
    <w:pPr>
      <w:tabs>
        <w:tab w:val="clear" w:pos="360"/>
      </w:tabs>
      <w:ind w:left="960"/>
    </w:pPr>
  </w:style>
  <w:style w:type="paragraph" w:styleId="TOC6">
    <w:name w:val="toc 6"/>
    <w:basedOn w:val="Normal"/>
    <w:next w:val="Normal"/>
    <w:autoRedefine/>
    <w:uiPriority w:val="39"/>
    <w:pPr>
      <w:tabs>
        <w:tab w:val="clear" w:pos="360"/>
      </w:tabs>
      <w:ind w:left="1200"/>
    </w:pPr>
  </w:style>
  <w:style w:type="paragraph" w:styleId="TOC7">
    <w:name w:val="toc 7"/>
    <w:basedOn w:val="Normal"/>
    <w:next w:val="Normal"/>
    <w:autoRedefine/>
    <w:uiPriority w:val="39"/>
    <w:pPr>
      <w:tabs>
        <w:tab w:val="clear" w:pos="360"/>
      </w:tabs>
      <w:ind w:left="1440"/>
    </w:pPr>
  </w:style>
  <w:style w:type="paragraph" w:styleId="TOC8">
    <w:name w:val="toc 8"/>
    <w:basedOn w:val="Normal"/>
    <w:next w:val="Normal"/>
    <w:autoRedefine/>
    <w:uiPriority w:val="39"/>
    <w:pPr>
      <w:tabs>
        <w:tab w:val="clear" w:pos="360"/>
      </w:tabs>
      <w:ind w:left="1680"/>
    </w:pPr>
  </w:style>
  <w:style w:type="paragraph" w:styleId="TOC9">
    <w:name w:val="toc 9"/>
    <w:basedOn w:val="Normal"/>
    <w:next w:val="Normal"/>
    <w:autoRedefine/>
    <w:uiPriority w:val="39"/>
    <w:pPr>
      <w:tabs>
        <w:tab w:val="clear" w:pos="360"/>
      </w:tabs>
      <w:ind w:left="1920"/>
    </w:pPr>
  </w:style>
  <w:style w:type="paragraph" w:customStyle="1" w:styleId="template">
    <w:name w:val="template"/>
    <w:basedOn w:val="Normal"/>
    <w:pPr>
      <w:tabs>
        <w:tab w:val="clear" w:pos="360"/>
      </w:tabs>
      <w:spacing w:line="240" w:lineRule="exact"/>
    </w:pPr>
    <w:rPr>
      <w:rFonts w:ascii="Arial" w:hAnsi="Arial"/>
      <w:i/>
      <w:sz w:val="22"/>
      <w:lang w:eastAsia="zh-CN"/>
    </w:rPr>
  </w:style>
  <w:style w:type="paragraph" w:customStyle="1" w:styleId="level2bullet">
    <w:name w:val="level 2 bullet"/>
    <w:basedOn w:val="Normal"/>
    <w:pPr>
      <w:tabs>
        <w:tab w:val="clear" w:pos="360"/>
        <w:tab w:val="left" w:pos="720"/>
        <w:tab w:val="left" w:pos="5760"/>
      </w:tabs>
      <w:ind w:left="576" w:hanging="288"/>
    </w:pPr>
    <w:rPr>
      <w:color w:val="000000"/>
    </w:rPr>
  </w:style>
  <w:style w:type="paragraph" w:customStyle="1" w:styleId="lev2">
    <w:name w:val="lev2"/>
    <w:basedOn w:val="Normal"/>
    <w:pPr>
      <w:tabs>
        <w:tab w:val="clear" w:pos="360"/>
        <w:tab w:val="left" w:pos="720"/>
        <w:tab w:val="left" w:pos="5760"/>
      </w:tabs>
      <w:spacing w:after="100"/>
      <w:ind w:left="360" w:right="720"/>
    </w:pPr>
    <w:rPr>
      <w:b/>
      <w:color w:val="000000"/>
      <w:u w:val="single"/>
    </w:rPr>
  </w:style>
  <w:style w:type="paragraph" w:customStyle="1" w:styleId="lev3">
    <w:name w:val="lev3"/>
    <w:basedOn w:val="Heading4"/>
    <w:pPr>
      <w:keepNext w:val="0"/>
      <w:tabs>
        <w:tab w:val="left" w:pos="720"/>
        <w:tab w:val="left" w:pos="5760"/>
      </w:tabs>
      <w:spacing w:before="40" w:after="100"/>
      <w:ind w:left="1440" w:right="720"/>
      <w:outlineLvl w:val="9"/>
    </w:pPr>
    <w:rPr>
      <w:i/>
      <w:color w:val="000000"/>
      <w:u w:val="single"/>
    </w:rPr>
  </w:style>
  <w:style w:type="paragraph" w:customStyle="1" w:styleId="level2bullet1">
    <w:name w:val="level 2 bullet1"/>
    <w:basedOn w:val="Normal"/>
    <w:pPr>
      <w:numPr>
        <w:numId w:val="1"/>
      </w:numPr>
      <w:tabs>
        <w:tab w:val="left" w:pos="720"/>
        <w:tab w:val="left" w:pos="1260"/>
        <w:tab w:val="left" w:pos="5760"/>
        <w:tab w:val="left" w:pos="5940"/>
        <w:tab w:val="left" w:pos="6300"/>
      </w:tabs>
      <w:ind w:right="720"/>
    </w:pPr>
    <w:rPr>
      <w:color w:val="000000"/>
    </w:rPr>
  </w:style>
  <w:style w:type="paragraph" w:customStyle="1" w:styleId="lev1">
    <w:name w:val="lev1"/>
    <w:basedOn w:val="Normal"/>
    <w:pPr>
      <w:tabs>
        <w:tab w:val="clear" w:pos="360"/>
        <w:tab w:val="left" w:pos="720"/>
        <w:tab w:val="left" w:pos="5760"/>
      </w:tabs>
      <w:spacing w:after="300"/>
      <w:ind w:right="720"/>
    </w:pPr>
    <w:rPr>
      <w:b/>
      <w:color w:val="000000"/>
      <w:sz w:val="28"/>
    </w:rPr>
  </w:style>
  <w:style w:type="paragraph" w:styleId="NormalWeb">
    <w:name w:val="Normal (Web)"/>
    <w:basedOn w:val="Normal"/>
    <w:pPr>
      <w:tabs>
        <w:tab w:val="clear" w:pos="360"/>
      </w:tabs>
      <w:spacing w:before="100" w:beforeAutospacing="1" w:after="100" w:afterAutospacing="1"/>
    </w:pPr>
    <w:rPr>
      <w:rFonts w:eastAsia="SimSun"/>
      <w:szCs w:val="24"/>
      <w:lang w:eastAsia="zh-CN"/>
    </w:rPr>
  </w:style>
  <w:style w:type="character" w:styleId="Hyperlink">
    <w:name w:val="Hyperlink"/>
    <w:uiPriority w:val="99"/>
    <w:rPr>
      <w:color w:val="0000FF"/>
      <w:u w:val="single"/>
    </w:rPr>
  </w:style>
  <w:style w:type="character" w:styleId="Emphasis">
    <w:name w:val="Emphasis"/>
    <w:qFormat/>
    <w:rPr>
      <w:i/>
      <w:iCs/>
    </w:rPr>
  </w:style>
  <w:style w:type="paragraph" w:customStyle="1" w:styleId="Style1">
    <w:name w:val="Style1"/>
    <w:basedOn w:val="Normal"/>
    <w:pPr>
      <w:numPr>
        <w:numId w:val="2"/>
      </w:numPr>
    </w:pPr>
  </w:style>
  <w:style w:type="paragraph" w:customStyle="1" w:styleId="level4">
    <w:name w:val="level 4"/>
    <w:basedOn w:val="Normal"/>
    <w:pPr>
      <w:tabs>
        <w:tab w:val="clear" w:pos="360"/>
      </w:tabs>
      <w:spacing w:before="120" w:after="120" w:line="240" w:lineRule="exact"/>
      <w:ind w:left="634"/>
    </w:pPr>
    <w:rPr>
      <w:rFonts w:ascii="Times" w:hAnsi="Times"/>
      <w:lang w:eastAsia="zh-CN"/>
    </w:rPr>
  </w:style>
  <w:style w:type="paragraph" w:customStyle="1" w:styleId="Style2bullet">
    <w:name w:val="Style2 bullet"/>
    <w:basedOn w:val="Header"/>
    <w:pPr>
      <w:numPr>
        <w:numId w:val="3"/>
      </w:numPr>
      <w:tabs>
        <w:tab w:val="clear" w:pos="4320"/>
        <w:tab w:val="clear" w:pos="8640"/>
      </w:tabs>
    </w:pPr>
  </w:style>
  <w:style w:type="paragraph" w:customStyle="1" w:styleId="level3text">
    <w:name w:val="level 3 text"/>
    <w:basedOn w:val="Normal"/>
    <w:pPr>
      <w:tabs>
        <w:tab w:val="clear" w:pos="360"/>
      </w:tabs>
      <w:spacing w:line="220" w:lineRule="exact"/>
      <w:ind w:left="1350" w:hanging="716"/>
    </w:pPr>
    <w:rPr>
      <w:rFonts w:ascii="Arial" w:hAnsi="Arial"/>
      <w:i/>
      <w:sz w:val="22"/>
      <w:lang w:eastAsia="zh-CN"/>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Main-Heading">
    <w:name w:val="Main-Heading"/>
    <w:basedOn w:val="Normal"/>
    <w:next w:val="Body-Text"/>
    <w:pPr>
      <w:numPr>
        <w:numId w:val="4"/>
      </w:numPr>
      <w:tabs>
        <w:tab w:val="clear" w:pos="360"/>
      </w:tabs>
      <w:spacing w:before="240" w:after="240"/>
    </w:pPr>
    <w:rPr>
      <w:b/>
      <w:szCs w:val="24"/>
    </w:rPr>
  </w:style>
  <w:style w:type="paragraph" w:customStyle="1" w:styleId="Body-Text">
    <w:name w:val="Body-Text"/>
    <w:basedOn w:val="Normal"/>
    <w:pPr>
      <w:tabs>
        <w:tab w:val="clear" w:pos="360"/>
      </w:tabs>
      <w:ind w:left="720"/>
    </w:pPr>
  </w:style>
  <w:style w:type="paragraph" w:customStyle="1" w:styleId="2ndLevel-Heading">
    <w:name w:val="2nd Level-Heading"/>
    <w:basedOn w:val="Normal"/>
    <w:next w:val="Body-Text"/>
    <w:pPr>
      <w:numPr>
        <w:ilvl w:val="1"/>
        <w:numId w:val="4"/>
      </w:numPr>
      <w:tabs>
        <w:tab w:val="clear" w:pos="360"/>
      </w:tabs>
      <w:spacing w:before="240" w:after="240"/>
    </w:pPr>
    <w:rPr>
      <w:b/>
      <w:sz w:val="22"/>
      <w:szCs w:val="22"/>
    </w:rPr>
  </w:style>
  <w:style w:type="paragraph" w:customStyle="1" w:styleId="3rdLevel-Heading">
    <w:name w:val="3rd Level-Heading"/>
    <w:basedOn w:val="Normal"/>
    <w:next w:val="Body-Text"/>
    <w:pPr>
      <w:numPr>
        <w:ilvl w:val="2"/>
        <w:numId w:val="4"/>
      </w:numPr>
      <w:tabs>
        <w:tab w:val="clear" w:pos="360"/>
      </w:tabs>
      <w:spacing w:before="240" w:after="240"/>
    </w:pPr>
    <w:rPr>
      <w:b/>
      <w:caps/>
    </w:rPr>
  </w:style>
  <w:style w:type="paragraph" w:styleId="Caption">
    <w:name w:val="caption"/>
    <w:basedOn w:val="Normal"/>
    <w:next w:val="Normal"/>
    <w:qFormat/>
    <w:rsid w:val="00872D9A"/>
    <w:pPr>
      <w:tabs>
        <w:tab w:val="clear" w:pos="360"/>
      </w:tabs>
      <w:jc w:val="center"/>
    </w:pPr>
    <w:rPr>
      <w:b/>
      <w:caps/>
      <w:lang w:val="en-GB"/>
    </w:rPr>
  </w:style>
  <w:style w:type="paragraph" w:customStyle="1" w:styleId="Heading0">
    <w:name w:val="Heading 0"/>
    <w:pPr>
      <w:spacing w:before="120"/>
    </w:pPr>
    <w:rPr>
      <w:rFonts w:ascii="Century Gothic" w:hAnsi="Century Gothic"/>
      <w:b/>
      <w:bCs/>
      <w:sz w:val="24"/>
      <w:lang w:val="en-US" w:eastAsia="en-US"/>
    </w:rPr>
  </w:style>
  <w:style w:type="paragraph" w:styleId="DocumentMap">
    <w:name w:val="Document Map"/>
    <w:basedOn w:val="Normal"/>
    <w:semiHidden/>
    <w:pPr>
      <w:shd w:val="clear" w:color="auto" w:fill="000080"/>
    </w:pPr>
    <w:rPr>
      <w:rFonts w:ascii="Tahoma" w:hAnsi="Tahoma" w:cs="Tahoma"/>
    </w:rPr>
  </w:style>
  <w:style w:type="paragraph" w:customStyle="1" w:styleId="Bullet">
    <w:name w:val="Bullet"/>
    <w:basedOn w:val="Normal"/>
    <w:rsid w:val="00006A96"/>
    <w:pPr>
      <w:tabs>
        <w:tab w:val="clear" w:pos="360"/>
      </w:tabs>
      <w:autoSpaceDE w:val="0"/>
      <w:autoSpaceDN w:val="0"/>
      <w:spacing w:after="240"/>
    </w:pPr>
    <w:rPr>
      <w:lang w:val="en-CA"/>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Default">
    <w:name w:val="Default"/>
    <w:rsid w:val="0064234D"/>
    <w:pPr>
      <w:autoSpaceDE w:val="0"/>
      <w:autoSpaceDN w:val="0"/>
      <w:adjustRightInd w:val="0"/>
    </w:pPr>
    <w:rPr>
      <w:rFonts w:ascii="Century Gothic" w:hAnsi="Century Gothic" w:cs="Century Gothic"/>
      <w:color w:val="000000"/>
      <w:sz w:val="24"/>
      <w:szCs w:val="24"/>
      <w:lang w:val="en-US" w:eastAsia="en-US"/>
    </w:rPr>
  </w:style>
  <w:style w:type="paragraph" w:customStyle="1" w:styleId="StyleHeading2CenturyGothic10ptBlack">
    <w:name w:val="Style Heading 2 + Century Gothic 10 pt Black"/>
    <w:basedOn w:val="Heading2"/>
    <w:rsid w:val="00674820"/>
    <w:rPr>
      <w:bCs w:val="0"/>
      <w:smallCaps w:val="0"/>
    </w:rPr>
  </w:style>
  <w:style w:type="paragraph" w:customStyle="1" w:styleId="StyleStyleHeading2CenturyGothic10ptBlackCenturyGothic">
    <w:name w:val="Style Style Heading 2 + Century Gothic 10 pt Black + Century Gothic"/>
    <w:basedOn w:val="StyleHeading2CenturyGothic10ptBlack"/>
    <w:rsid w:val="009C0810"/>
    <w:rPr>
      <w:rFonts w:ascii="Century Gothic" w:hAnsi="Century Gothic"/>
    </w:rPr>
  </w:style>
  <w:style w:type="character" w:customStyle="1" w:styleId="BodyTextChar">
    <w:name w:val="Body Text Char"/>
    <w:link w:val="BodyText"/>
    <w:rsid w:val="000F5FE0"/>
    <w:rPr>
      <w:i/>
      <w:color w:val="0000FF"/>
      <w:sz w:val="24"/>
      <w:lang w:val="en-US" w:eastAsia="en-US" w:bidi="ar-SA"/>
    </w:rPr>
  </w:style>
  <w:style w:type="paragraph" w:customStyle="1" w:styleId="StyleBodyTextCenturyGothic10ptNotItalicAuto">
    <w:name w:val="Style Body Text + Century Gothic 10 pt Not Italic Auto"/>
    <w:basedOn w:val="BodyText"/>
    <w:autoRedefine/>
    <w:rsid w:val="00D3180A"/>
    <w:pPr>
      <w:numPr>
        <w:numId w:val="104"/>
      </w:numPr>
    </w:pPr>
    <w:rPr>
      <w:i w:val="0"/>
      <w:color w:val="auto"/>
    </w:rPr>
  </w:style>
  <w:style w:type="paragraph" w:customStyle="1" w:styleId="StyleListBulletCenturyGothic11ptBlackBefore4ptAf">
    <w:name w:val="Style List Bullet + Century Gothic 11 pt Black Before:  4 pt Af..."/>
    <w:basedOn w:val="Normal"/>
    <w:rsid w:val="000F5FE0"/>
    <w:pPr>
      <w:numPr>
        <w:numId w:val="6"/>
      </w:numPr>
      <w:tabs>
        <w:tab w:val="clear" w:pos="360"/>
      </w:tabs>
    </w:pPr>
  </w:style>
  <w:style w:type="character" w:customStyle="1" w:styleId="StyleCenturyGothic11ptBoldBlackSmallcaps">
    <w:name w:val="Style Century Gothic 11 pt Bold Black Small caps"/>
    <w:rsid w:val="003B2243"/>
    <w:rPr>
      <w:rFonts w:ascii="Century Gothic Bold" w:hAnsi="Century Gothic Bold"/>
      <w:b/>
      <w:bCs/>
      <w:caps/>
      <w:dstrike w:val="0"/>
      <w:color w:val="000000"/>
      <w:sz w:val="28"/>
      <w:szCs w:val="28"/>
      <w:vertAlign w:val="baseline"/>
    </w:rPr>
  </w:style>
  <w:style w:type="paragraph" w:customStyle="1" w:styleId="StyleBodyTextCenturyGothic10ptNotItalicBlack">
    <w:name w:val="Style Body Text + Century Gothic 10 pt Not Italic Black"/>
    <w:basedOn w:val="BodyText"/>
    <w:autoRedefine/>
    <w:rsid w:val="00B710AB"/>
    <w:pPr>
      <w:spacing w:line="240" w:lineRule="atLeast"/>
      <w:ind w:left="360" w:hanging="360"/>
    </w:pPr>
    <w:rPr>
      <w:i w:val="0"/>
      <w:color w:val="000000"/>
    </w:rPr>
  </w:style>
  <w:style w:type="table" w:styleId="TableProfessional">
    <w:name w:val="Table Professional"/>
    <w:basedOn w:val="TableNormal"/>
    <w:rsid w:val="00573BD2"/>
    <w:pPr>
      <w:tabs>
        <w:tab w:val="left" w:pos="360"/>
      </w:tab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basedOn w:val="TableNormal"/>
    <w:uiPriority w:val="39"/>
    <w:rsid w:val="00573BD2"/>
    <w:pPr>
      <w:tabs>
        <w:tab w:val="left" w:pos="360"/>
      </w:tab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1">
    <w:name w:val="Table List 1"/>
    <w:basedOn w:val="TableNormal"/>
    <w:rsid w:val="00573BD2"/>
    <w:pPr>
      <w:tabs>
        <w:tab w:val="left" w:pos="360"/>
      </w:tabs>
    </w:pPr>
    <w:tblPr>
      <w:tblStyleRowBandSize w:val="1"/>
      <w:tblBorders>
        <w:insideV w:val="single" w:sz="6" w:space="0" w:color="000000"/>
      </w:tblBorders>
    </w:tblPr>
    <w:tcPr>
      <w:shd w:val="clear" w:color="auto" w:fill="FFFFCC"/>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573BD2"/>
    <w:pPr>
      <w:tabs>
        <w:tab w:val="left" w:pos="360"/>
      </w:tabs>
    </w:pPr>
    <w:rPr>
      <w:rFonts w:ascii="Century Gothic" w:hAnsi="Century Gothic"/>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StyleBodyTextJustifiedAfter0pt">
    <w:name w:val="Style Body Text + Justified After:  0 pt"/>
    <w:basedOn w:val="BodyText"/>
    <w:autoRedefine/>
    <w:rsid w:val="00573BD2"/>
    <w:pPr>
      <w:spacing w:line="264" w:lineRule="auto"/>
    </w:pPr>
    <w:rPr>
      <w:i w:val="0"/>
      <w:color w:val="auto"/>
      <w:sz w:val="22"/>
    </w:rPr>
  </w:style>
  <w:style w:type="character" w:customStyle="1" w:styleId="apple-style-span">
    <w:name w:val="apple-style-span"/>
    <w:basedOn w:val="DefaultParagraphFont"/>
    <w:rsid w:val="00573BD2"/>
  </w:style>
  <w:style w:type="paragraph" w:styleId="Revision">
    <w:name w:val="Revision"/>
    <w:hidden/>
    <w:uiPriority w:val="99"/>
    <w:semiHidden/>
    <w:rsid w:val="00573BD2"/>
    <w:rPr>
      <w:sz w:val="24"/>
      <w:lang w:val="en-US" w:eastAsia="en-US"/>
    </w:rPr>
  </w:style>
  <w:style w:type="character" w:customStyle="1" w:styleId="Heading2Char">
    <w:name w:val="Heading 2 Char"/>
    <w:rsid w:val="00573BD2"/>
    <w:rPr>
      <w:b/>
      <w:smallCaps/>
      <w:sz w:val="24"/>
      <w:lang w:val="en-US" w:eastAsia="en-US" w:bidi="ar-SA"/>
    </w:rPr>
  </w:style>
  <w:style w:type="character" w:customStyle="1" w:styleId="Heading25Char">
    <w:name w:val="Heading 2.5 Char"/>
    <w:rsid w:val="00573BD2"/>
  </w:style>
  <w:style w:type="paragraph" w:customStyle="1" w:styleId="REPORTHD2">
    <w:name w:val="REPORT_HD2"/>
    <w:basedOn w:val="Normal"/>
    <w:rsid w:val="00573BD2"/>
    <w:pPr>
      <w:tabs>
        <w:tab w:val="clear" w:pos="360"/>
      </w:tabs>
      <w:autoSpaceDE w:val="0"/>
      <w:autoSpaceDN w:val="0"/>
      <w:adjustRightInd w:val="0"/>
      <w:ind w:right="1190"/>
    </w:pPr>
    <w:rPr>
      <w:rFonts w:ascii="Arial" w:hAnsi="Arial" w:cs="Arial"/>
      <w:b/>
      <w:bCs/>
      <w:color w:val="000000"/>
      <w:szCs w:val="24"/>
      <w:lang w:eastAsia="en-SG"/>
    </w:rPr>
  </w:style>
  <w:style w:type="paragraph" w:customStyle="1" w:styleId="NormalCenturyGothic">
    <w:name w:val="Normal + Century Gothic"/>
    <w:aliases w:val="10 pt,Normal + (Latin) Century Gothic,(Asian) SimSun"/>
    <w:basedOn w:val="Normal"/>
    <w:rsid w:val="00573BD2"/>
    <w:pPr>
      <w:tabs>
        <w:tab w:val="clear" w:pos="360"/>
      </w:tabs>
      <w:ind w:left="1080"/>
    </w:pPr>
    <w:rPr>
      <w:rFonts w:eastAsia="SimSun"/>
      <w:smallCaps/>
    </w:rPr>
  </w:style>
  <w:style w:type="character" w:styleId="FollowedHyperlink">
    <w:name w:val="FollowedHyperlink"/>
    <w:rsid w:val="00573BD2"/>
    <w:rPr>
      <w:color w:val="800080"/>
      <w:u w:val="single"/>
    </w:rPr>
  </w:style>
  <w:style w:type="paragraph" w:customStyle="1" w:styleId="Heading2CenturyGothic10ptBlack">
    <w:name w:val="Heading 2 + Century Gothic 10 pt Black"/>
    <w:basedOn w:val="Heading2"/>
    <w:rsid w:val="00573BD2"/>
    <w:pPr>
      <w:spacing w:before="40"/>
    </w:pPr>
    <w:rPr>
      <w:bCs w:val="0"/>
    </w:rPr>
  </w:style>
  <w:style w:type="paragraph" w:customStyle="1" w:styleId="Heading3Justified">
    <w:name w:val="Heading 3 + Justified"/>
    <w:basedOn w:val="Heading3"/>
    <w:rsid w:val="00573BD2"/>
    <w:pPr>
      <w:shd w:val="pct10" w:color="auto" w:fill="auto"/>
      <w:tabs>
        <w:tab w:val="left" w:pos="360"/>
        <w:tab w:val="num" w:pos="1170"/>
      </w:tabs>
      <w:ind w:left="1170"/>
    </w:pPr>
    <w:rPr>
      <w:bCs/>
      <w:smallCaps/>
    </w:rPr>
  </w:style>
  <w:style w:type="paragraph" w:customStyle="1" w:styleId="BulletedListCG">
    <w:name w:val="Bulleted List CG"/>
    <w:basedOn w:val="Normal"/>
    <w:rsid w:val="00006A96"/>
    <w:pPr>
      <w:numPr>
        <w:numId w:val="8"/>
      </w:numPr>
    </w:pPr>
  </w:style>
  <w:style w:type="numbering" w:styleId="111111">
    <w:name w:val="Outline List 2"/>
    <w:basedOn w:val="NoList"/>
    <w:rsid w:val="00573BD2"/>
    <w:pPr>
      <w:numPr>
        <w:numId w:val="8"/>
      </w:numPr>
    </w:pPr>
  </w:style>
  <w:style w:type="paragraph" w:customStyle="1" w:styleId="StyleHeading210ptBlack">
    <w:name w:val="Style Heading 2 + 10 pt Black"/>
    <w:basedOn w:val="Heading2"/>
    <w:rsid w:val="00006A96"/>
    <w:rPr>
      <w:bCs w:val="0"/>
    </w:rPr>
  </w:style>
  <w:style w:type="paragraph" w:styleId="ListParagraph">
    <w:name w:val="List Paragraph"/>
    <w:aliases w:val="AB List 1,Bullet Points,List Paragraph1,ProcessA"/>
    <w:basedOn w:val="Normal"/>
    <w:link w:val="ListParagraphChar"/>
    <w:uiPriority w:val="34"/>
    <w:qFormat/>
    <w:rsid w:val="00573BD2"/>
    <w:pPr>
      <w:ind w:left="720"/>
    </w:pPr>
  </w:style>
  <w:style w:type="character" w:customStyle="1" w:styleId="Heading3Char">
    <w:name w:val="Heading 3 Char"/>
    <w:link w:val="Heading3"/>
    <w:rsid w:val="00382535"/>
    <w:rPr>
      <w:rFonts w:ascii="Century Gothic Bold" w:hAnsi="Century Gothic Bold"/>
      <w:b/>
      <w:lang w:val="en-US" w:eastAsia="en-US"/>
    </w:rPr>
  </w:style>
  <w:style w:type="numbering" w:customStyle="1" w:styleId="NoList1">
    <w:name w:val="No List1"/>
    <w:next w:val="NoList"/>
    <w:semiHidden/>
    <w:rsid w:val="00573BD2"/>
  </w:style>
  <w:style w:type="paragraph" w:customStyle="1" w:styleId="xl24">
    <w:name w:val="xl24"/>
    <w:basedOn w:val="Normal"/>
    <w:rsid w:val="00573BD2"/>
    <w:pPr>
      <w:pBdr>
        <w:top w:val="single" w:sz="4" w:space="0" w:color="auto"/>
        <w:left w:val="single" w:sz="4" w:space="0" w:color="auto"/>
        <w:bottom w:val="single" w:sz="4" w:space="0" w:color="auto"/>
        <w:right w:val="single" w:sz="4" w:space="0" w:color="auto"/>
      </w:pBdr>
      <w:shd w:val="clear" w:color="auto" w:fill="969696"/>
      <w:tabs>
        <w:tab w:val="clear" w:pos="360"/>
      </w:tabs>
      <w:spacing w:before="100" w:beforeAutospacing="1" w:after="100" w:afterAutospacing="1"/>
      <w:textAlignment w:val="top"/>
    </w:pPr>
    <w:rPr>
      <w:rFonts w:eastAsia="SimSun"/>
      <w:b/>
      <w:bCs/>
      <w:szCs w:val="24"/>
      <w:lang w:val="en-SG" w:eastAsia="zh-CN"/>
    </w:rPr>
  </w:style>
  <w:style w:type="paragraph" w:customStyle="1" w:styleId="xl25">
    <w:name w:val="xl25"/>
    <w:basedOn w:val="Normal"/>
    <w:rsid w:val="00573BD2"/>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textAlignment w:val="top"/>
    </w:pPr>
    <w:rPr>
      <w:rFonts w:eastAsia="SimSun"/>
      <w:szCs w:val="24"/>
      <w:lang w:val="en-SG" w:eastAsia="zh-CN"/>
    </w:rPr>
  </w:style>
  <w:style w:type="paragraph" w:customStyle="1" w:styleId="xl26">
    <w:name w:val="xl26"/>
    <w:basedOn w:val="Normal"/>
    <w:rsid w:val="00573BD2"/>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pPr>
    <w:rPr>
      <w:rFonts w:eastAsia="SimSun"/>
      <w:szCs w:val="24"/>
      <w:lang w:val="en-SG" w:eastAsia="zh-CN"/>
    </w:rPr>
  </w:style>
  <w:style w:type="paragraph" w:customStyle="1" w:styleId="xl27">
    <w:name w:val="xl27"/>
    <w:basedOn w:val="Normal"/>
    <w:rsid w:val="00573BD2"/>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pPr>
    <w:rPr>
      <w:rFonts w:eastAsia="SimSun"/>
      <w:szCs w:val="24"/>
      <w:lang w:val="en-SG" w:eastAsia="zh-CN"/>
    </w:rPr>
  </w:style>
  <w:style w:type="paragraph" w:customStyle="1" w:styleId="xl28">
    <w:name w:val="xl28"/>
    <w:basedOn w:val="Normal"/>
    <w:rsid w:val="00573BD2"/>
    <w:pPr>
      <w:pBdr>
        <w:top w:val="single" w:sz="4" w:space="0" w:color="auto"/>
        <w:left w:val="single" w:sz="4" w:space="0" w:color="auto"/>
        <w:bottom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xl29">
    <w:name w:val="xl29"/>
    <w:basedOn w:val="Normal"/>
    <w:rsid w:val="00573BD2"/>
    <w:pPr>
      <w:pBdr>
        <w:top w:val="single" w:sz="4" w:space="0" w:color="auto"/>
        <w:bottom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xl30">
    <w:name w:val="xl30"/>
    <w:basedOn w:val="Normal"/>
    <w:rsid w:val="00573BD2"/>
    <w:pPr>
      <w:pBdr>
        <w:top w:val="single" w:sz="4" w:space="0" w:color="auto"/>
        <w:bottom w:val="single" w:sz="4" w:space="0" w:color="auto"/>
        <w:right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xl31">
    <w:name w:val="xl31"/>
    <w:basedOn w:val="Normal"/>
    <w:rsid w:val="00573BD2"/>
    <w:pPr>
      <w:pBdr>
        <w:top w:val="single" w:sz="4" w:space="0" w:color="auto"/>
        <w:left w:val="single" w:sz="4" w:space="0" w:color="auto"/>
        <w:bottom w:val="single" w:sz="4" w:space="0" w:color="auto"/>
        <w:right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111Heading3">
    <w:name w:val="1.1.1 Heading 3"/>
    <w:basedOn w:val="Heading3"/>
    <w:rsid w:val="00006A96"/>
    <w:pPr>
      <w:ind w:hanging="1170"/>
    </w:pPr>
    <w:rPr>
      <w:bCs/>
      <w:caps/>
    </w:rPr>
  </w:style>
  <w:style w:type="paragraph" w:customStyle="1" w:styleId="StyleHeading3CenturyGothicBoldNotBoldSmallcaps">
    <w:name w:val="Style Heading 3 + Century Gothic Bold Not Bold Small caps"/>
    <w:basedOn w:val="Heading3"/>
    <w:autoRedefine/>
    <w:rsid w:val="00E9788B"/>
    <w:rPr>
      <w:caps/>
    </w:rPr>
  </w:style>
  <w:style w:type="paragraph" w:customStyle="1" w:styleId="StyleBodyTextCenturyGothic10ptNotItalicAuto1">
    <w:name w:val="Style Body Text + Century Gothic 10 pt Not Italic Auto1"/>
    <w:basedOn w:val="BodyText"/>
    <w:link w:val="StyleBodyTextCenturyGothic10ptNotItalicAuto1Char"/>
    <w:rsid w:val="00D67B2E"/>
    <w:rPr>
      <w:i w:val="0"/>
      <w:color w:val="auto"/>
    </w:rPr>
  </w:style>
  <w:style w:type="character" w:customStyle="1" w:styleId="StyleBodyTextCenturyGothic10ptNotItalicAuto1Char">
    <w:name w:val="Style Body Text + Century Gothic 10 pt Not Italic Auto1 Char"/>
    <w:link w:val="StyleBodyTextCenturyGothic10ptNotItalicAuto1"/>
    <w:rsid w:val="00D67B2E"/>
    <w:rPr>
      <w:rFonts w:ascii="Century Gothic" w:hAnsi="Century Gothic"/>
      <w:lang w:val="en-US" w:eastAsia="en-US"/>
    </w:rPr>
  </w:style>
  <w:style w:type="paragraph" w:customStyle="1" w:styleId="StyleBodyTextCenturyGothic10ptNotItalicAutoJustifie">
    <w:name w:val="Style Body Text + Century Gothic 10 pt Not Italic Auto Justifie..."/>
    <w:basedOn w:val="BodyText"/>
    <w:rsid w:val="00A7317A"/>
    <w:pPr>
      <w:spacing w:line="240" w:lineRule="atLeast"/>
    </w:pPr>
    <w:rPr>
      <w:i w:val="0"/>
      <w:color w:val="auto"/>
    </w:rPr>
  </w:style>
  <w:style w:type="character" w:customStyle="1" w:styleId="mw-headline">
    <w:name w:val="mw-headline"/>
    <w:rsid w:val="003F68CC"/>
  </w:style>
  <w:style w:type="character" w:customStyle="1" w:styleId="CharChar">
    <w:name w:val="Char Char"/>
    <w:rsid w:val="00D0609C"/>
    <w:rPr>
      <w:b/>
      <w:smallCaps/>
      <w:sz w:val="24"/>
      <w:lang w:val="en-US" w:eastAsia="en-US" w:bidi="ar-SA"/>
    </w:rPr>
  </w:style>
  <w:style w:type="paragraph" w:customStyle="1" w:styleId="CharCharCharCharCharChar">
    <w:name w:val="Char Char Char Char Char Char"/>
    <w:basedOn w:val="Normal"/>
    <w:rsid w:val="00D0609C"/>
    <w:pPr>
      <w:tabs>
        <w:tab w:val="clear" w:pos="360"/>
      </w:tabs>
      <w:spacing w:after="160" w:line="240" w:lineRule="exact"/>
    </w:pPr>
    <w:rPr>
      <w:rFonts w:ascii="Verdana" w:eastAsia="SimSun" w:hAnsi="Verdana"/>
    </w:rPr>
  </w:style>
  <w:style w:type="paragraph" w:customStyle="1" w:styleId="Normal-Table">
    <w:name w:val="Normal-Table"/>
    <w:basedOn w:val="Normal"/>
    <w:rsid w:val="006F4C75"/>
    <w:pPr>
      <w:tabs>
        <w:tab w:val="clear" w:pos="360"/>
      </w:tabs>
      <w:spacing w:after="60" w:line="264" w:lineRule="auto"/>
    </w:pPr>
    <w:rPr>
      <w:rFonts w:ascii="Arial" w:eastAsia="SimSun" w:hAnsi="Arial"/>
      <w:sz w:val="18"/>
      <w:lang w:val="en-GB"/>
    </w:rPr>
  </w:style>
  <w:style w:type="table" w:customStyle="1" w:styleId="ListTable7Colorful-Accent51">
    <w:name w:val="List Table 7 Colorful - Accent 51"/>
    <w:basedOn w:val="TableNormal"/>
    <w:uiPriority w:val="52"/>
    <w:rsid w:val="006F4C75"/>
    <w:pPr>
      <w:spacing w:before="100"/>
    </w:pPr>
    <w:rPr>
      <w:rFonts w:asciiTheme="minorHAnsi" w:eastAsiaTheme="minorEastAsia" w:hAnsiTheme="minorHAnsi" w:cstheme="minorBidi"/>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21">
    <w:name w:val="List Table 3 - Accent 21"/>
    <w:basedOn w:val="TableNormal"/>
    <w:uiPriority w:val="48"/>
    <w:rsid w:val="008C17E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GridTable1Light-Accent21">
    <w:name w:val="Grid Table 1 Light - Accent 21"/>
    <w:basedOn w:val="TableNormal"/>
    <w:uiPriority w:val="46"/>
    <w:rsid w:val="00D96E09"/>
    <w:tblPr>
      <w:tblStyleRowBandSize w:val="1"/>
      <w:tblStyleColBandSize w:val="1"/>
      <w:tbl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insideH w:val="single" w:sz="4" w:space="0" w:color="943634" w:themeColor="accent2" w:themeShade="BF"/>
        <w:insideV w:val="single" w:sz="4" w:space="0" w:color="943634" w:themeColor="accent2" w:themeShade="BF"/>
      </w:tblBorders>
    </w:tblPr>
    <w:tblStylePr w:type="firstRow">
      <w:rPr>
        <w:b w:val="0"/>
        <w:bCs/>
        <w:color w:val="FFFFFF" w:themeColor="background1"/>
      </w:rPr>
      <w:tblPr/>
      <w:tcPr>
        <w:shd w:val="clear" w:color="auto" w:fill="943634" w:themeFill="accent2" w:themeFillShade="BF"/>
      </w:tcPr>
    </w:tblStylePr>
    <w:tblStylePr w:type="lastRow">
      <w:rPr>
        <w:b w:val="0"/>
        <w:bCs/>
      </w:rPr>
      <w:tblPr/>
      <w:tcPr>
        <w:tcBorders>
          <w:top w:val="double" w:sz="2" w:space="0" w:color="D99594" w:themeColor="accent2" w:themeTint="99"/>
        </w:tcBorders>
      </w:tcPr>
    </w:tblStylePr>
    <w:tblStylePr w:type="firstCol">
      <w:rPr>
        <w:b w:val="0"/>
        <w:bCs/>
      </w:rPr>
    </w:tblStylePr>
    <w:tblStylePr w:type="lastCol">
      <w:rPr>
        <w:b w:val="0"/>
        <w:bCs/>
      </w:rPr>
    </w:tblStylePr>
  </w:style>
  <w:style w:type="table" w:customStyle="1" w:styleId="GridTable4-Accent21">
    <w:name w:val="Grid Table 4 - Accent 21"/>
    <w:basedOn w:val="TableNormal"/>
    <w:uiPriority w:val="49"/>
    <w:rsid w:val="00D96E09"/>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21">
    <w:name w:val="Grid Table 6 Colorful - Accent 21"/>
    <w:basedOn w:val="TableNormal"/>
    <w:uiPriority w:val="51"/>
    <w:rsid w:val="00D96E09"/>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FootnoteReference">
    <w:name w:val="footnote reference"/>
    <w:unhideWhenUsed/>
    <w:rsid w:val="00C70103"/>
    <w:rPr>
      <w:vertAlign w:val="superscript"/>
    </w:rPr>
  </w:style>
  <w:style w:type="table" w:customStyle="1" w:styleId="GridTable2-Accent21">
    <w:name w:val="Grid Table 2 - Accent 21"/>
    <w:basedOn w:val="TableNormal"/>
    <w:uiPriority w:val="47"/>
    <w:rsid w:val="005E6C9C"/>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StyleBodyTextCenturyGothic10ptNotItalicAutoAfter1">
    <w:name w:val="Style Body Text + Century Gothic 10 pt Not Italic Auto After:  ...1"/>
    <w:basedOn w:val="BodyText"/>
    <w:rsid w:val="008F085B"/>
    <w:pPr>
      <w:spacing w:after="100"/>
    </w:pPr>
    <w:rPr>
      <w:i w:val="0"/>
      <w:color w:val="auto"/>
    </w:rPr>
  </w:style>
  <w:style w:type="paragraph" w:styleId="TOCHeading">
    <w:name w:val="TOC Heading"/>
    <w:basedOn w:val="Heading1"/>
    <w:next w:val="Normal"/>
    <w:qFormat/>
    <w:rsid w:val="003A0CD7"/>
    <w:pPr>
      <w:keepLines/>
      <w:shd w:val="clear" w:color="auto" w:fill="auto"/>
      <w:spacing w:before="480" w:after="0" w:line="276" w:lineRule="auto"/>
      <w:outlineLvl w:val="9"/>
    </w:pPr>
    <w:rPr>
      <w:rFonts w:ascii="Cambria" w:eastAsia="MS Gothic" w:hAnsi="Cambria"/>
      <w:bCs/>
      <w:smallCaps w:val="0"/>
      <w:color w:val="365F91"/>
      <w:kern w:val="0"/>
      <w:szCs w:val="28"/>
      <w:lang w:eastAsia="ja-JP"/>
    </w:rPr>
  </w:style>
  <w:style w:type="table" w:customStyle="1" w:styleId="PlainTable21">
    <w:name w:val="Plain Table 21"/>
    <w:basedOn w:val="TableNormal"/>
    <w:uiPriority w:val="42"/>
    <w:rsid w:val="0082289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rsid w:val="0082289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6Colorful1">
    <w:name w:val="Grid Table 6 Colorful1"/>
    <w:basedOn w:val="TableNormal"/>
    <w:uiPriority w:val="51"/>
    <w:rsid w:val="00ED5C7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31">
    <w:name w:val="Plain Table 31"/>
    <w:basedOn w:val="TableNormal"/>
    <w:uiPriority w:val="43"/>
    <w:rsid w:val="005079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6Colorful-Accent211">
    <w:name w:val="Grid Table 6 Colorful - Accent 211"/>
    <w:basedOn w:val="TableNormal"/>
    <w:uiPriority w:val="51"/>
    <w:rsid w:val="00D83305"/>
    <w:rPr>
      <w:color w:val="943634" w:themeColor="accent2" w:themeShade="BF"/>
      <w:lang w:eastAsia="en-SG"/>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1Light-Accent211">
    <w:name w:val="Grid Table 1 Light - Accent 211"/>
    <w:basedOn w:val="TableNormal"/>
    <w:uiPriority w:val="46"/>
    <w:rsid w:val="009446FB"/>
    <w:tblPr>
      <w:tblStyleRowBandSize w:val="1"/>
      <w:tblStyleColBandSize w:val="1"/>
      <w:tbl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insideH w:val="single" w:sz="4" w:space="0" w:color="943634" w:themeColor="accent2" w:themeShade="BF"/>
        <w:insideV w:val="single" w:sz="4" w:space="0" w:color="943634" w:themeColor="accent2" w:themeShade="BF"/>
      </w:tblBorders>
    </w:tblPr>
    <w:tblStylePr w:type="firstRow">
      <w:rPr>
        <w:b w:val="0"/>
        <w:bCs/>
        <w:color w:val="FFFFFF" w:themeColor="background1"/>
      </w:rPr>
      <w:tblPr/>
      <w:tcPr>
        <w:shd w:val="clear" w:color="auto" w:fill="943634" w:themeFill="accent2" w:themeFillShade="BF"/>
      </w:tcPr>
    </w:tblStylePr>
    <w:tblStylePr w:type="lastRow">
      <w:rPr>
        <w:b w:val="0"/>
        <w:bCs/>
      </w:rPr>
      <w:tblPr/>
      <w:tcPr>
        <w:tcBorders>
          <w:top w:val="double" w:sz="2" w:space="0" w:color="D99594" w:themeColor="accent2" w:themeTint="99"/>
        </w:tcBorders>
      </w:tcPr>
    </w:tblStylePr>
    <w:tblStylePr w:type="firstCol">
      <w:rPr>
        <w:b w:val="0"/>
        <w:bCs/>
      </w:rPr>
    </w:tblStylePr>
    <w:tblStylePr w:type="lastCol">
      <w:rPr>
        <w:b w:val="0"/>
        <w:bCs/>
      </w:rPr>
    </w:tblStylePr>
  </w:style>
  <w:style w:type="table" w:customStyle="1" w:styleId="ListTable1Light-Accent21">
    <w:name w:val="List Table 1 Light - Accent 21"/>
    <w:basedOn w:val="TableNormal"/>
    <w:uiPriority w:val="46"/>
    <w:rsid w:val="00370F33"/>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StyleHeading4StyleHeading4CenturyGothic10pt">
    <w:name w:val="Style Heading 4Style Heading 4 + Century Gothic 10 pt"/>
    <w:basedOn w:val="Heading4"/>
    <w:autoRedefine/>
    <w:rsid w:val="0082351D"/>
    <w:rPr>
      <w:bCs/>
      <w:i/>
      <w:iCs/>
    </w:rPr>
  </w:style>
  <w:style w:type="paragraph" w:customStyle="1" w:styleId="StyleStyleHeading3CenturyGothicBoldNotBoldSmallcapsA">
    <w:name w:val="Style Style Heading 3 + Century Gothic Bold Not Bold Small caps + A..."/>
    <w:basedOn w:val="StyleHeading3CenturyGothicBoldNotBoldSmallcaps"/>
    <w:rsid w:val="0082351D"/>
    <w:pPr>
      <w:tabs>
        <w:tab w:val="left" w:pos="360"/>
        <w:tab w:val="num" w:pos="624"/>
      </w:tabs>
      <w:spacing w:after="100"/>
    </w:pPr>
    <w:rPr>
      <w:bCs/>
      <w:caps w:val="0"/>
    </w:rPr>
  </w:style>
  <w:style w:type="paragraph" w:styleId="Title">
    <w:name w:val="Title"/>
    <w:basedOn w:val="Normal"/>
    <w:next w:val="Normal"/>
    <w:link w:val="TitleChar"/>
    <w:qFormat/>
    <w:rsid w:val="00F0274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0274D"/>
    <w:rPr>
      <w:rFonts w:asciiTheme="majorHAnsi" w:eastAsiaTheme="majorEastAsia" w:hAnsiTheme="majorHAnsi" w:cstheme="majorBidi"/>
      <w:spacing w:val="-10"/>
      <w:kern w:val="28"/>
      <w:sz w:val="56"/>
      <w:szCs w:val="56"/>
      <w:lang w:val="en-US" w:eastAsia="en-US"/>
    </w:rPr>
  </w:style>
  <w:style w:type="character" w:styleId="Strong">
    <w:name w:val="Strong"/>
    <w:basedOn w:val="DefaultParagraphFont"/>
    <w:uiPriority w:val="22"/>
    <w:qFormat/>
    <w:rsid w:val="00EA7E7E"/>
    <w:rPr>
      <w:b/>
      <w:bCs/>
    </w:rPr>
  </w:style>
  <w:style w:type="character" w:customStyle="1" w:styleId="apple-converted-space">
    <w:name w:val="apple-converted-space"/>
    <w:basedOn w:val="DefaultParagraphFont"/>
    <w:rsid w:val="00EA7E7E"/>
  </w:style>
  <w:style w:type="character" w:styleId="HTMLCode">
    <w:name w:val="HTML Code"/>
    <w:basedOn w:val="DefaultParagraphFont"/>
    <w:uiPriority w:val="99"/>
    <w:semiHidden/>
    <w:unhideWhenUsed/>
    <w:rsid w:val="00EA7E7E"/>
    <w:rPr>
      <w:rFonts w:ascii="Courier New" w:eastAsia="Times New Roman" w:hAnsi="Courier New" w:cs="Courier New"/>
      <w:sz w:val="20"/>
      <w:szCs w:val="20"/>
    </w:rPr>
  </w:style>
  <w:style w:type="character" w:styleId="SubtleEmphasis">
    <w:name w:val="Subtle Emphasis"/>
    <w:basedOn w:val="DefaultParagraphFont"/>
    <w:uiPriority w:val="19"/>
    <w:qFormat/>
    <w:rsid w:val="005223EC"/>
    <w:rPr>
      <w:i/>
      <w:iCs/>
      <w:color w:val="404040" w:themeColor="text1" w:themeTint="BF"/>
    </w:rPr>
  </w:style>
  <w:style w:type="character" w:styleId="IntenseReference">
    <w:name w:val="Intense Reference"/>
    <w:basedOn w:val="DefaultParagraphFont"/>
    <w:uiPriority w:val="32"/>
    <w:qFormat/>
    <w:rsid w:val="005223EC"/>
    <w:rPr>
      <w:color w:val="4F81BD" w:themeColor="accent1"/>
      <w:spacing w:val="5"/>
    </w:rPr>
  </w:style>
  <w:style w:type="character" w:customStyle="1" w:styleId="ListParagraphChar">
    <w:name w:val="List Paragraph Char"/>
    <w:aliases w:val="AB List 1 Char,Bullet Points Char,List Paragraph1 Char,ProcessA Char"/>
    <w:link w:val="ListParagraph"/>
    <w:uiPriority w:val="34"/>
    <w:qFormat/>
    <w:rsid w:val="00BA25F5"/>
    <w:rPr>
      <w:rFonts w:ascii="Century Gothic" w:hAnsi="Century Gothic"/>
      <w:lang w:val="en-US" w:eastAsia="en-US"/>
    </w:rPr>
  </w:style>
  <w:style w:type="paragraph" w:customStyle="1" w:styleId="Normal2">
    <w:name w:val="Normal 2"/>
    <w:basedOn w:val="Normal"/>
    <w:uiPriority w:val="99"/>
    <w:rsid w:val="00BA25F5"/>
    <w:pPr>
      <w:spacing w:after="120"/>
      <w:ind w:left="180"/>
    </w:pPr>
    <w:rPr>
      <w:rFonts w:cs="Century Gothic"/>
    </w:rPr>
  </w:style>
  <w:style w:type="paragraph" w:styleId="NoSpacing">
    <w:name w:val="No Spacing"/>
    <w:link w:val="NoSpacingChar"/>
    <w:uiPriority w:val="1"/>
    <w:qFormat/>
    <w:rsid w:val="006B5F29"/>
    <w:pPr>
      <w:widowControl w:val="0"/>
      <w:autoSpaceDE w:val="0"/>
      <w:autoSpaceDN w:val="0"/>
      <w:adjustRightInd w:val="0"/>
    </w:pPr>
    <w:rPr>
      <w:rFonts w:ascii="Century Gothic" w:hAnsi="Century Gothic" w:cs="Arial"/>
      <w:lang w:val="en-GB" w:eastAsia="es-ES_tradnl"/>
    </w:rPr>
  </w:style>
  <w:style w:type="character" w:customStyle="1" w:styleId="NoSpacingChar">
    <w:name w:val="No Spacing Char"/>
    <w:basedOn w:val="DefaultParagraphFont"/>
    <w:link w:val="NoSpacing"/>
    <w:uiPriority w:val="1"/>
    <w:rsid w:val="006B5F29"/>
    <w:rPr>
      <w:rFonts w:ascii="Century Gothic" w:hAnsi="Century Gothic" w:cs="Arial"/>
      <w:lang w:val="en-GB" w:eastAsia="es-ES_tradnl"/>
    </w:rPr>
  </w:style>
  <w:style w:type="paragraph" w:customStyle="1" w:styleId="Normal3Bullet">
    <w:name w:val="Normal 3 Bullet"/>
    <w:basedOn w:val="Normal"/>
    <w:link w:val="Normal3BulletChar"/>
    <w:uiPriority w:val="99"/>
    <w:rsid w:val="006B5F29"/>
    <w:pPr>
      <w:numPr>
        <w:numId w:val="11"/>
      </w:numPr>
      <w:spacing w:after="120"/>
    </w:pPr>
    <w:rPr>
      <w:rFonts w:eastAsia="Calibri"/>
    </w:rPr>
  </w:style>
  <w:style w:type="character" w:customStyle="1" w:styleId="Normal3BulletChar">
    <w:name w:val="Normal 3 Bullet Char"/>
    <w:basedOn w:val="DefaultParagraphFont"/>
    <w:link w:val="Normal3Bullet"/>
    <w:uiPriority w:val="99"/>
    <w:locked/>
    <w:rsid w:val="006B5F29"/>
    <w:rPr>
      <w:rFonts w:ascii="Century Gothic" w:eastAsia="Calibri" w:hAnsi="Century Gothic"/>
      <w:lang w:val="en-US" w:eastAsia="en-US"/>
    </w:rPr>
  </w:style>
  <w:style w:type="paragraph" w:customStyle="1" w:styleId="Normal3">
    <w:name w:val="Normal 3"/>
    <w:basedOn w:val="Normal"/>
    <w:link w:val="Normal3Char"/>
    <w:uiPriority w:val="99"/>
    <w:rsid w:val="006B5F29"/>
    <w:pPr>
      <w:spacing w:after="120"/>
      <w:ind w:left="360"/>
    </w:pPr>
    <w:rPr>
      <w:rFonts w:eastAsia="Calibri"/>
    </w:rPr>
  </w:style>
  <w:style w:type="character" w:customStyle="1" w:styleId="Normal3Char">
    <w:name w:val="Normal 3 Char"/>
    <w:link w:val="Normal3"/>
    <w:uiPriority w:val="99"/>
    <w:locked/>
    <w:rsid w:val="006B5F29"/>
    <w:rPr>
      <w:rFonts w:ascii="Century Gothic" w:eastAsia="Calibri" w:hAnsi="Century Gothic"/>
      <w:lang w:val="en-US" w:eastAsia="en-US"/>
    </w:rPr>
  </w:style>
  <w:style w:type="character" w:customStyle="1" w:styleId="link">
    <w:name w:val="link"/>
    <w:basedOn w:val="DefaultParagraphFont"/>
    <w:rsid w:val="007C2166"/>
  </w:style>
  <w:style w:type="character" w:customStyle="1" w:styleId="typewriter">
    <w:name w:val="typewriter"/>
    <w:basedOn w:val="DefaultParagraphFont"/>
    <w:rsid w:val="007C2166"/>
  </w:style>
  <w:style w:type="character" w:customStyle="1" w:styleId="screentext">
    <w:name w:val="screen_text"/>
    <w:basedOn w:val="DefaultParagraphFont"/>
    <w:rsid w:val="00B950FE"/>
  </w:style>
  <w:style w:type="character" w:customStyle="1" w:styleId="bold">
    <w:name w:val="bold"/>
    <w:basedOn w:val="DefaultParagraphFont"/>
    <w:rsid w:val="00913D00"/>
  </w:style>
  <w:style w:type="character" w:customStyle="1" w:styleId="CommentTextChar">
    <w:name w:val="Comment Text Char"/>
    <w:basedOn w:val="DefaultParagraphFont"/>
    <w:link w:val="CommentText"/>
    <w:uiPriority w:val="99"/>
    <w:semiHidden/>
    <w:rsid w:val="005002F3"/>
    <w:rPr>
      <w:rFonts w:ascii="Century Gothic" w:hAnsi="Century Gothic"/>
      <w:lang w:val="en-US" w:eastAsia="en-US"/>
    </w:rPr>
  </w:style>
  <w:style w:type="character" w:customStyle="1" w:styleId="callout">
    <w:name w:val="callout"/>
    <w:basedOn w:val="DefaultParagraphFont"/>
    <w:rsid w:val="00C01513"/>
  </w:style>
  <w:style w:type="paragraph" w:customStyle="1" w:styleId="StyleBodyTextCharCenturyGothic10ptNotItalicAuto">
    <w:name w:val="Style Body Text Char + Century Gothic 10 pt Not Italic Auto"/>
    <w:basedOn w:val="BodyText"/>
    <w:rsid w:val="00DB3767"/>
    <w:rPr>
      <w:i w:val="0"/>
      <w:color w:val="auto"/>
    </w:rPr>
  </w:style>
  <w:style w:type="table" w:styleId="GridTable1Light-Accent2">
    <w:name w:val="Grid Table 1 Light Accent 2"/>
    <w:basedOn w:val="TableNormal"/>
    <w:uiPriority w:val="46"/>
    <w:rsid w:val="00DB3767"/>
    <w:tblPr>
      <w:tblStyleRowBandSize w:val="1"/>
      <w:tblStyleColBandSize w:val="1"/>
      <w:tbl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insideH w:val="single" w:sz="4" w:space="0" w:color="943634" w:themeColor="accent2" w:themeShade="BF"/>
        <w:insideV w:val="single" w:sz="4" w:space="0" w:color="943634" w:themeColor="accent2" w:themeShade="BF"/>
      </w:tblBorders>
    </w:tblPr>
    <w:tblStylePr w:type="firstRow">
      <w:rPr>
        <w:b w:val="0"/>
        <w:bCs/>
        <w:color w:val="FFFFFF" w:themeColor="background1"/>
      </w:rPr>
      <w:tblPr/>
      <w:tcPr>
        <w:shd w:val="clear" w:color="auto" w:fill="943634" w:themeFill="accent2" w:themeFillShade="BF"/>
      </w:tcPr>
    </w:tblStylePr>
    <w:tblStylePr w:type="lastRow">
      <w:rPr>
        <w:b w:val="0"/>
        <w:bCs/>
      </w:rPr>
      <w:tblPr/>
      <w:tcPr>
        <w:tcBorders>
          <w:top w:val="double" w:sz="2" w:space="0" w:color="D99594" w:themeColor="accent2" w:themeTint="99"/>
        </w:tcBorders>
      </w:tcPr>
    </w:tblStylePr>
    <w:tblStylePr w:type="firstCol">
      <w:rPr>
        <w:b w:val="0"/>
        <w:bCs/>
      </w:rPr>
    </w:tblStylePr>
    <w:tblStylePr w:type="lastCol">
      <w:rPr>
        <w:b w:val="0"/>
        <w:bCs/>
      </w:rPr>
    </w:tblStylePr>
  </w:style>
  <w:style w:type="character" w:customStyle="1" w:styleId="Heading4Char">
    <w:name w:val="Heading 4 Char"/>
    <w:aliases w:val="Style Heading 4 Char"/>
    <w:basedOn w:val="DefaultParagraphFont"/>
    <w:link w:val="Heading4"/>
    <w:rsid w:val="003E617C"/>
    <w:rPr>
      <w:rFonts w:ascii="Century Gothic" w:hAnsi="Century Gothic"/>
      <w:b/>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5387">
      <w:bodyDiv w:val="1"/>
      <w:marLeft w:val="0"/>
      <w:marRight w:val="0"/>
      <w:marTop w:val="0"/>
      <w:marBottom w:val="0"/>
      <w:divBdr>
        <w:top w:val="none" w:sz="0" w:space="0" w:color="auto"/>
        <w:left w:val="none" w:sz="0" w:space="0" w:color="auto"/>
        <w:bottom w:val="none" w:sz="0" w:space="0" w:color="auto"/>
        <w:right w:val="none" w:sz="0" w:space="0" w:color="auto"/>
      </w:divBdr>
      <w:divsChild>
        <w:div w:id="549877432">
          <w:marLeft w:val="0"/>
          <w:marRight w:val="0"/>
          <w:marTop w:val="100"/>
          <w:marBottom w:val="40"/>
          <w:divBdr>
            <w:top w:val="none" w:sz="0" w:space="0" w:color="auto"/>
            <w:left w:val="none" w:sz="0" w:space="0" w:color="auto"/>
            <w:bottom w:val="none" w:sz="0" w:space="0" w:color="auto"/>
            <w:right w:val="none" w:sz="0" w:space="0" w:color="auto"/>
          </w:divBdr>
        </w:div>
      </w:divsChild>
    </w:div>
    <w:div w:id="27067504">
      <w:bodyDiv w:val="1"/>
      <w:marLeft w:val="0"/>
      <w:marRight w:val="0"/>
      <w:marTop w:val="0"/>
      <w:marBottom w:val="0"/>
      <w:divBdr>
        <w:top w:val="none" w:sz="0" w:space="0" w:color="auto"/>
        <w:left w:val="none" w:sz="0" w:space="0" w:color="auto"/>
        <w:bottom w:val="none" w:sz="0" w:space="0" w:color="auto"/>
        <w:right w:val="none" w:sz="0" w:space="0" w:color="auto"/>
      </w:divBdr>
      <w:divsChild>
        <w:div w:id="482549564">
          <w:marLeft w:val="0"/>
          <w:marRight w:val="0"/>
          <w:marTop w:val="100"/>
          <w:marBottom w:val="40"/>
          <w:divBdr>
            <w:top w:val="none" w:sz="0" w:space="0" w:color="auto"/>
            <w:left w:val="none" w:sz="0" w:space="0" w:color="auto"/>
            <w:bottom w:val="none" w:sz="0" w:space="0" w:color="auto"/>
            <w:right w:val="none" w:sz="0" w:space="0" w:color="auto"/>
          </w:divBdr>
        </w:div>
        <w:div w:id="1175724901">
          <w:marLeft w:val="0"/>
          <w:marRight w:val="0"/>
          <w:marTop w:val="100"/>
          <w:marBottom w:val="40"/>
          <w:divBdr>
            <w:top w:val="none" w:sz="0" w:space="0" w:color="auto"/>
            <w:left w:val="none" w:sz="0" w:space="0" w:color="auto"/>
            <w:bottom w:val="none" w:sz="0" w:space="0" w:color="auto"/>
            <w:right w:val="none" w:sz="0" w:space="0" w:color="auto"/>
          </w:divBdr>
        </w:div>
      </w:divsChild>
    </w:div>
    <w:div w:id="32078611">
      <w:bodyDiv w:val="1"/>
      <w:marLeft w:val="0"/>
      <w:marRight w:val="0"/>
      <w:marTop w:val="0"/>
      <w:marBottom w:val="0"/>
      <w:divBdr>
        <w:top w:val="none" w:sz="0" w:space="0" w:color="auto"/>
        <w:left w:val="none" w:sz="0" w:space="0" w:color="auto"/>
        <w:bottom w:val="none" w:sz="0" w:space="0" w:color="auto"/>
        <w:right w:val="none" w:sz="0" w:space="0" w:color="auto"/>
      </w:divBdr>
      <w:divsChild>
        <w:div w:id="509369123">
          <w:marLeft w:val="0"/>
          <w:marRight w:val="0"/>
          <w:marTop w:val="100"/>
          <w:marBottom w:val="40"/>
          <w:divBdr>
            <w:top w:val="none" w:sz="0" w:space="0" w:color="auto"/>
            <w:left w:val="none" w:sz="0" w:space="0" w:color="auto"/>
            <w:bottom w:val="none" w:sz="0" w:space="0" w:color="auto"/>
            <w:right w:val="none" w:sz="0" w:space="0" w:color="auto"/>
          </w:divBdr>
        </w:div>
        <w:div w:id="1663462795">
          <w:marLeft w:val="0"/>
          <w:marRight w:val="0"/>
          <w:marTop w:val="100"/>
          <w:marBottom w:val="40"/>
          <w:divBdr>
            <w:top w:val="none" w:sz="0" w:space="0" w:color="auto"/>
            <w:left w:val="none" w:sz="0" w:space="0" w:color="auto"/>
            <w:bottom w:val="none" w:sz="0" w:space="0" w:color="auto"/>
            <w:right w:val="none" w:sz="0" w:space="0" w:color="auto"/>
          </w:divBdr>
        </w:div>
      </w:divsChild>
    </w:div>
    <w:div w:id="51080846">
      <w:bodyDiv w:val="1"/>
      <w:marLeft w:val="0"/>
      <w:marRight w:val="0"/>
      <w:marTop w:val="0"/>
      <w:marBottom w:val="0"/>
      <w:divBdr>
        <w:top w:val="none" w:sz="0" w:space="0" w:color="auto"/>
        <w:left w:val="none" w:sz="0" w:space="0" w:color="auto"/>
        <w:bottom w:val="none" w:sz="0" w:space="0" w:color="auto"/>
        <w:right w:val="none" w:sz="0" w:space="0" w:color="auto"/>
      </w:divBdr>
      <w:divsChild>
        <w:div w:id="1267039694">
          <w:marLeft w:val="0"/>
          <w:marRight w:val="0"/>
          <w:marTop w:val="100"/>
          <w:marBottom w:val="40"/>
          <w:divBdr>
            <w:top w:val="none" w:sz="0" w:space="0" w:color="auto"/>
            <w:left w:val="none" w:sz="0" w:space="0" w:color="auto"/>
            <w:bottom w:val="none" w:sz="0" w:space="0" w:color="auto"/>
            <w:right w:val="none" w:sz="0" w:space="0" w:color="auto"/>
          </w:divBdr>
        </w:div>
        <w:div w:id="1651406030">
          <w:marLeft w:val="0"/>
          <w:marRight w:val="0"/>
          <w:marTop w:val="100"/>
          <w:marBottom w:val="40"/>
          <w:divBdr>
            <w:top w:val="none" w:sz="0" w:space="0" w:color="auto"/>
            <w:left w:val="none" w:sz="0" w:space="0" w:color="auto"/>
            <w:bottom w:val="none" w:sz="0" w:space="0" w:color="auto"/>
            <w:right w:val="none" w:sz="0" w:space="0" w:color="auto"/>
          </w:divBdr>
        </w:div>
      </w:divsChild>
    </w:div>
    <w:div w:id="54202579">
      <w:bodyDiv w:val="1"/>
      <w:marLeft w:val="0"/>
      <w:marRight w:val="0"/>
      <w:marTop w:val="0"/>
      <w:marBottom w:val="0"/>
      <w:divBdr>
        <w:top w:val="none" w:sz="0" w:space="0" w:color="auto"/>
        <w:left w:val="none" w:sz="0" w:space="0" w:color="auto"/>
        <w:bottom w:val="none" w:sz="0" w:space="0" w:color="auto"/>
        <w:right w:val="none" w:sz="0" w:space="0" w:color="auto"/>
      </w:divBdr>
    </w:div>
    <w:div w:id="60953604">
      <w:bodyDiv w:val="1"/>
      <w:marLeft w:val="0"/>
      <w:marRight w:val="0"/>
      <w:marTop w:val="0"/>
      <w:marBottom w:val="0"/>
      <w:divBdr>
        <w:top w:val="none" w:sz="0" w:space="0" w:color="auto"/>
        <w:left w:val="none" w:sz="0" w:space="0" w:color="auto"/>
        <w:bottom w:val="none" w:sz="0" w:space="0" w:color="auto"/>
        <w:right w:val="none" w:sz="0" w:space="0" w:color="auto"/>
      </w:divBdr>
    </w:div>
    <w:div w:id="65304790">
      <w:bodyDiv w:val="1"/>
      <w:marLeft w:val="0"/>
      <w:marRight w:val="0"/>
      <w:marTop w:val="0"/>
      <w:marBottom w:val="0"/>
      <w:divBdr>
        <w:top w:val="none" w:sz="0" w:space="0" w:color="auto"/>
        <w:left w:val="none" w:sz="0" w:space="0" w:color="auto"/>
        <w:bottom w:val="none" w:sz="0" w:space="0" w:color="auto"/>
        <w:right w:val="none" w:sz="0" w:space="0" w:color="auto"/>
      </w:divBdr>
      <w:divsChild>
        <w:div w:id="908612692">
          <w:marLeft w:val="0"/>
          <w:marRight w:val="0"/>
          <w:marTop w:val="100"/>
          <w:marBottom w:val="40"/>
          <w:divBdr>
            <w:top w:val="none" w:sz="0" w:space="0" w:color="auto"/>
            <w:left w:val="none" w:sz="0" w:space="0" w:color="auto"/>
            <w:bottom w:val="none" w:sz="0" w:space="0" w:color="auto"/>
            <w:right w:val="none" w:sz="0" w:space="0" w:color="auto"/>
          </w:divBdr>
        </w:div>
        <w:div w:id="1289313315">
          <w:marLeft w:val="0"/>
          <w:marRight w:val="0"/>
          <w:marTop w:val="100"/>
          <w:marBottom w:val="40"/>
          <w:divBdr>
            <w:top w:val="none" w:sz="0" w:space="0" w:color="auto"/>
            <w:left w:val="none" w:sz="0" w:space="0" w:color="auto"/>
            <w:bottom w:val="none" w:sz="0" w:space="0" w:color="auto"/>
            <w:right w:val="none" w:sz="0" w:space="0" w:color="auto"/>
          </w:divBdr>
        </w:div>
      </w:divsChild>
    </w:div>
    <w:div w:id="66458594">
      <w:bodyDiv w:val="1"/>
      <w:marLeft w:val="0"/>
      <w:marRight w:val="0"/>
      <w:marTop w:val="0"/>
      <w:marBottom w:val="0"/>
      <w:divBdr>
        <w:top w:val="none" w:sz="0" w:space="0" w:color="auto"/>
        <w:left w:val="none" w:sz="0" w:space="0" w:color="auto"/>
        <w:bottom w:val="none" w:sz="0" w:space="0" w:color="auto"/>
        <w:right w:val="none" w:sz="0" w:space="0" w:color="auto"/>
      </w:divBdr>
    </w:div>
    <w:div w:id="79255087">
      <w:bodyDiv w:val="1"/>
      <w:marLeft w:val="0"/>
      <w:marRight w:val="0"/>
      <w:marTop w:val="0"/>
      <w:marBottom w:val="0"/>
      <w:divBdr>
        <w:top w:val="none" w:sz="0" w:space="0" w:color="auto"/>
        <w:left w:val="none" w:sz="0" w:space="0" w:color="auto"/>
        <w:bottom w:val="none" w:sz="0" w:space="0" w:color="auto"/>
        <w:right w:val="none" w:sz="0" w:space="0" w:color="auto"/>
      </w:divBdr>
    </w:div>
    <w:div w:id="121659315">
      <w:bodyDiv w:val="1"/>
      <w:marLeft w:val="0"/>
      <w:marRight w:val="0"/>
      <w:marTop w:val="0"/>
      <w:marBottom w:val="0"/>
      <w:divBdr>
        <w:top w:val="none" w:sz="0" w:space="0" w:color="auto"/>
        <w:left w:val="none" w:sz="0" w:space="0" w:color="auto"/>
        <w:bottom w:val="none" w:sz="0" w:space="0" w:color="auto"/>
        <w:right w:val="none" w:sz="0" w:space="0" w:color="auto"/>
      </w:divBdr>
      <w:divsChild>
        <w:div w:id="190847894">
          <w:marLeft w:val="0"/>
          <w:marRight w:val="0"/>
          <w:marTop w:val="100"/>
          <w:marBottom w:val="40"/>
          <w:divBdr>
            <w:top w:val="none" w:sz="0" w:space="0" w:color="auto"/>
            <w:left w:val="none" w:sz="0" w:space="0" w:color="auto"/>
            <w:bottom w:val="none" w:sz="0" w:space="0" w:color="auto"/>
            <w:right w:val="none" w:sz="0" w:space="0" w:color="auto"/>
          </w:divBdr>
        </w:div>
      </w:divsChild>
    </w:div>
    <w:div w:id="155731343">
      <w:bodyDiv w:val="1"/>
      <w:marLeft w:val="0"/>
      <w:marRight w:val="0"/>
      <w:marTop w:val="0"/>
      <w:marBottom w:val="0"/>
      <w:divBdr>
        <w:top w:val="none" w:sz="0" w:space="0" w:color="auto"/>
        <w:left w:val="none" w:sz="0" w:space="0" w:color="auto"/>
        <w:bottom w:val="none" w:sz="0" w:space="0" w:color="auto"/>
        <w:right w:val="none" w:sz="0" w:space="0" w:color="auto"/>
      </w:divBdr>
      <w:divsChild>
        <w:div w:id="108939986">
          <w:marLeft w:val="0"/>
          <w:marRight w:val="0"/>
          <w:marTop w:val="100"/>
          <w:marBottom w:val="40"/>
          <w:divBdr>
            <w:top w:val="none" w:sz="0" w:space="0" w:color="auto"/>
            <w:left w:val="none" w:sz="0" w:space="0" w:color="auto"/>
            <w:bottom w:val="none" w:sz="0" w:space="0" w:color="auto"/>
            <w:right w:val="none" w:sz="0" w:space="0" w:color="auto"/>
          </w:divBdr>
        </w:div>
        <w:div w:id="1218665258">
          <w:marLeft w:val="0"/>
          <w:marRight w:val="0"/>
          <w:marTop w:val="100"/>
          <w:marBottom w:val="40"/>
          <w:divBdr>
            <w:top w:val="none" w:sz="0" w:space="0" w:color="auto"/>
            <w:left w:val="none" w:sz="0" w:space="0" w:color="auto"/>
            <w:bottom w:val="none" w:sz="0" w:space="0" w:color="auto"/>
            <w:right w:val="none" w:sz="0" w:space="0" w:color="auto"/>
          </w:divBdr>
        </w:div>
      </w:divsChild>
    </w:div>
    <w:div w:id="175655997">
      <w:bodyDiv w:val="1"/>
      <w:marLeft w:val="0"/>
      <w:marRight w:val="0"/>
      <w:marTop w:val="0"/>
      <w:marBottom w:val="0"/>
      <w:divBdr>
        <w:top w:val="none" w:sz="0" w:space="0" w:color="auto"/>
        <w:left w:val="none" w:sz="0" w:space="0" w:color="auto"/>
        <w:bottom w:val="none" w:sz="0" w:space="0" w:color="auto"/>
        <w:right w:val="none" w:sz="0" w:space="0" w:color="auto"/>
      </w:divBdr>
    </w:div>
    <w:div w:id="187450403">
      <w:bodyDiv w:val="1"/>
      <w:marLeft w:val="0"/>
      <w:marRight w:val="0"/>
      <w:marTop w:val="0"/>
      <w:marBottom w:val="0"/>
      <w:divBdr>
        <w:top w:val="none" w:sz="0" w:space="0" w:color="auto"/>
        <w:left w:val="none" w:sz="0" w:space="0" w:color="auto"/>
        <w:bottom w:val="none" w:sz="0" w:space="0" w:color="auto"/>
        <w:right w:val="none" w:sz="0" w:space="0" w:color="auto"/>
      </w:divBdr>
    </w:div>
    <w:div w:id="196739887">
      <w:bodyDiv w:val="1"/>
      <w:marLeft w:val="0"/>
      <w:marRight w:val="0"/>
      <w:marTop w:val="0"/>
      <w:marBottom w:val="0"/>
      <w:divBdr>
        <w:top w:val="none" w:sz="0" w:space="0" w:color="auto"/>
        <w:left w:val="none" w:sz="0" w:space="0" w:color="auto"/>
        <w:bottom w:val="none" w:sz="0" w:space="0" w:color="auto"/>
        <w:right w:val="none" w:sz="0" w:space="0" w:color="auto"/>
      </w:divBdr>
      <w:divsChild>
        <w:div w:id="1190266703">
          <w:marLeft w:val="0"/>
          <w:marRight w:val="0"/>
          <w:marTop w:val="100"/>
          <w:marBottom w:val="40"/>
          <w:divBdr>
            <w:top w:val="none" w:sz="0" w:space="0" w:color="auto"/>
            <w:left w:val="none" w:sz="0" w:space="0" w:color="auto"/>
            <w:bottom w:val="none" w:sz="0" w:space="0" w:color="auto"/>
            <w:right w:val="none" w:sz="0" w:space="0" w:color="auto"/>
          </w:divBdr>
        </w:div>
        <w:div w:id="1999770465">
          <w:marLeft w:val="0"/>
          <w:marRight w:val="0"/>
          <w:marTop w:val="100"/>
          <w:marBottom w:val="40"/>
          <w:divBdr>
            <w:top w:val="none" w:sz="0" w:space="0" w:color="auto"/>
            <w:left w:val="none" w:sz="0" w:space="0" w:color="auto"/>
            <w:bottom w:val="none" w:sz="0" w:space="0" w:color="auto"/>
            <w:right w:val="none" w:sz="0" w:space="0" w:color="auto"/>
          </w:divBdr>
        </w:div>
      </w:divsChild>
    </w:div>
    <w:div w:id="217018162">
      <w:bodyDiv w:val="1"/>
      <w:marLeft w:val="0"/>
      <w:marRight w:val="0"/>
      <w:marTop w:val="0"/>
      <w:marBottom w:val="0"/>
      <w:divBdr>
        <w:top w:val="none" w:sz="0" w:space="0" w:color="auto"/>
        <w:left w:val="none" w:sz="0" w:space="0" w:color="auto"/>
        <w:bottom w:val="none" w:sz="0" w:space="0" w:color="auto"/>
        <w:right w:val="none" w:sz="0" w:space="0" w:color="auto"/>
      </w:divBdr>
      <w:divsChild>
        <w:div w:id="1180243473">
          <w:marLeft w:val="0"/>
          <w:marRight w:val="0"/>
          <w:marTop w:val="100"/>
          <w:marBottom w:val="40"/>
          <w:divBdr>
            <w:top w:val="none" w:sz="0" w:space="0" w:color="auto"/>
            <w:left w:val="none" w:sz="0" w:space="0" w:color="auto"/>
            <w:bottom w:val="none" w:sz="0" w:space="0" w:color="auto"/>
            <w:right w:val="none" w:sz="0" w:space="0" w:color="auto"/>
          </w:divBdr>
        </w:div>
        <w:div w:id="1443186945">
          <w:marLeft w:val="0"/>
          <w:marRight w:val="0"/>
          <w:marTop w:val="100"/>
          <w:marBottom w:val="40"/>
          <w:divBdr>
            <w:top w:val="none" w:sz="0" w:space="0" w:color="auto"/>
            <w:left w:val="none" w:sz="0" w:space="0" w:color="auto"/>
            <w:bottom w:val="none" w:sz="0" w:space="0" w:color="auto"/>
            <w:right w:val="none" w:sz="0" w:space="0" w:color="auto"/>
          </w:divBdr>
        </w:div>
      </w:divsChild>
    </w:div>
    <w:div w:id="247465206">
      <w:bodyDiv w:val="1"/>
      <w:marLeft w:val="0"/>
      <w:marRight w:val="0"/>
      <w:marTop w:val="0"/>
      <w:marBottom w:val="0"/>
      <w:divBdr>
        <w:top w:val="none" w:sz="0" w:space="0" w:color="auto"/>
        <w:left w:val="none" w:sz="0" w:space="0" w:color="auto"/>
        <w:bottom w:val="none" w:sz="0" w:space="0" w:color="auto"/>
        <w:right w:val="none" w:sz="0" w:space="0" w:color="auto"/>
      </w:divBdr>
    </w:div>
    <w:div w:id="256643934">
      <w:bodyDiv w:val="1"/>
      <w:marLeft w:val="0"/>
      <w:marRight w:val="0"/>
      <w:marTop w:val="0"/>
      <w:marBottom w:val="0"/>
      <w:divBdr>
        <w:top w:val="none" w:sz="0" w:space="0" w:color="auto"/>
        <w:left w:val="none" w:sz="0" w:space="0" w:color="auto"/>
        <w:bottom w:val="none" w:sz="0" w:space="0" w:color="auto"/>
        <w:right w:val="none" w:sz="0" w:space="0" w:color="auto"/>
      </w:divBdr>
    </w:div>
    <w:div w:id="270431910">
      <w:bodyDiv w:val="1"/>
      <w:marLeft w:val="0"/>
      <w:marRight w:val="0"/>
      <w:marTop w:val="0"/>
      <w:marBottom w:val="0"/>
      <w:divBdr>
        <w:top w:val="none" w:sz="0" w:space="0" w:color="auto"/>
        <w:left w:val="none" w:sz="0" w:space="0" w:color="auto"/>
        <w:bottom w:val="none" w:sz="0" w:space="0" w:color="auto"/>
        <w:right w:val="none" w:sz="0" w:space="0" w:color="auto"/>
      </w:divBdr>
      <w:divsChild>
        <w:div w:id="409157617">
          <w:marLeft w:val="0"/>
          <w:marRight w:val="0"/>
          <w:marTop w:val="100"/>
          <w:marBottom w:val="40"/>
          <w:divBdr>
            <w:top w:val="none" w:sz="0" w:space="0" w:color="auto"/>
            <w:left w:val="none" w:sz="0" w:space="0" w:color="auto"/>
            <w:bottom w:val="none" w:sz="0" w:space="0" w:color="auto"/>
            <w:right w:val="none" w:sz="0" w:space="0" w:color="auto"/>
          </w:divBdr>
        </w:div>
        <w:div w:id="517350668">
          <w:marLeft w:val="0"/>
          <w:marRight w:val="0"/>
          <w:marTop w:val="100"/>
          <w:marBottom w:val="40"/>
          <w:divBdr>
            <w:top w:val="none" w:sz="0" w:space="0" w:color="auto"/>
            <w:left w:val="none" w:sz="0" w:space="0" w:color="auto"/>
            <w:bottom w:val="none" w:sz="0" w:space="0" w:color="auto"/>
            <w:right w:val="none" w:sz="0" w:space="0" w:color="auto"/>
          </w:divBdr>
        </w:div>
      </w:divsChild>
    </w:div>
    <w:div w:id="300036047">
      <w:bodyDiv w:val="1"/>
      <w:marLeft w:val="0"/>
      <w:marRight w:val="0"/>
      <w:marTop w:val="0"/>
      <w:marBottom w:val="0"/>
      <w:divBdr>
        <w:top w:val="none" w:sz="0" w:space="0" w:color="auto"/>
        <w:left w:val="none" w:sz="0" w:space="0" w:color="auto"/>
        <w:bottom w:val="none" w:sz="0" w:space="0" w:color="auto"/>
        <w:right w:val="none" w:sz="0" w:space="0" w:color="auto"/>
      </w:divBdr>
    </w:div>
    <w:div w:id="302272462">
      <w:bodyDiv w:val="1"/>
      <w:marLeft w:val="0"/>
      <w:marRight w:val="0"/>
      <w:marTop w:val="0"/>
      <w:marBottom w:val="0"/>
      <w:divBdr>
        <w:top w:val="none" w:sz="0" w:space="0" w:color="auto"/>
        <w:left w:val="none" w:sz="0" w:space="0" w:color="auto"/>
        <w:bottom w:val="none" w:sz="0" w:space="0" w:color="auto"/>
        <w:right w:val="none" w:sz="0" w:space="0" w:color="auto"/>
      </w:divBdr>
    </w:div>
    <w:div w:id="306860908">
      <w:bodyDiv w:val="1"/>
      <w:marLeft w:val="0"/>
      <w:marRight w:val="0"/>
      <w:marTop w:val="0"/>
      <w:marBottom w:val="0"/>
      <w:divBdr>
        <w:top w:val="none" w:sz="0" w:space="0" w:color="auto"/>
        <w:left w:val="none" w:sz="0" w:space="0" w:color="auto"/>
        <w:bottom w:val="none" w:sz="0" w:space="0" w:color="auto"/>
        <w:right w:val="none" w:sz="0" w:space="0" w:color="auto"/>
      </w:divBdr>
    </w:div>
    <w:div w:id="340549551">
      <w:bodyDiv w:val="1"/>
      <w:marLeft w:val="0"/>
      <w:marRight w:val="0"/>
      <w:marTop w:val="0"/>
      <w:marBottom w:val="0"/>
      <w:divBdr>
        <w:top w:val="none" w:sz="0" w:space="0" w:color="auto"/>
        <w:left w:val="none" w:sz="0" w:space="0" w:color="auto"/>
        <w:bottom w:val="none" w:sz="0" w:space="0" w:color="auto"/>
        <w:right w:val="none" w:sz="0" w:space="0" w:color="auto"/>
      </w:divBdr>
      <w:divsChild>
        <w:div w:id="405615253">
          <w:marLeft w:val="0"/>
          <w:marRight w:val="0"/>
          <w:marTop w:val="100"/>
          <w:marBottom w:val="40"/>
          <w:divBdr>
            <w:top w:val="none" w:sz="0" w:space="0" w:color="auto"/>
            <w:left w:val="none" w:sz="0" w:space="0" w:color="auto"/>
            <w:bottom w:val="none" w:sz="0" w:space="0" w:color="auto"/>
            <w:right w:val="none" w:sz="0" w:space="0" w:color="auto"/>
          </w:divBdr>
        </w:div>
      </w:divsChild>
    </w:div>
    <w:div w:id="376511445">
      <w:bodyDiv w:val="1"/>
      <w:marLeft w:val="0"/>
      <w:marRight w:val="0"/>
      <w:marTop w:val="0"/>
      <w:marBottom w:val="0"/>
      <w:divBdr>
        <w:top w:val="none" w:sz="0" w:space="0" w:color="auto"/>
        <w:left w:val="none" w:sz="0" w:space="0" w:color="auto"/>
        <w:bottom w:val="none" w:sz="0" w:space="0" w:color="auto"/>
        <w:right w:val="none" w:sz="0" w:space="0" w:color="auto"/>
      </w:divBdr>
    </w:div>
    <w:div w:id="380325095">
      <w:bodyDiv w:val="1"/>
      <w:marLeft w:val="0"/>
      <w:marRight w:val="0"/>
      <w:marTop w:val="0"/>
      <w:marBottom w:val="0"/>
      <w:divBdr>
        <w:top w:val="none" w:sz="0" w:space="0" w:color="auto"/>
        <w:left w:val="none" w:sz="0" w:space="0" w:color="auto"/>
        <w:bottom w:val="none" w:sz="0" w:space="0" w:color="auto"/>
        <w:right w:val="none" w:sz="0" w:space="0" w:color="auto"/>
      </w:divBdr>
    </w:div>
    <w:div w:id="399980614">
      <w:bodyDiv w:val="1"/>
      <w:marLeft w:val="0"/>
      <w:marRight w:val="0"/>
      <w:marTop w:val="0"/>
      <w:marBottom w:val="0"/>
      <w:divBdr>
        <w:top w:val="none" w:sz="0" w:space="0" w:color="auto"/>
        <w:left w:val="none" w:sz="0" w:space="0" w:color="auto"/>
        <w:bottom w:val="none" w:sz="0" w:space="0" w:color="auto"/>
        <w:right w:val="none" w:sz="0" w:space="0" w:color="auto"/>
      </w:divBdr>
      <w:divsChild>
        <w:div w:id="172769828">
          <w:marLeft w:val="0"/>
          <w:marRight w:val="0"/>
          <w:marTop w:val="100"/>
          <w:marBottom w:val="40"/>
          <w:divBdr>
            <w:top w:val="none" w:sz="0" w:space="0" w:color="auto"/>
            <w:left w:val="none" w:sz="0" w:space="0" w:color="auto"/>
            <w:bottom w:val="none" w:sz="0" w:space="0" w:color="auto"/>
            <w:right w:val="none" w:sz="0" w:space="0" w:color="auto"/>
          </w:divBdr>
        </w:div>
        <w:div w:id="1844737480">
          <w:marLeft w:val="0"/>
          <w:marRight w:val="0"/>
          <w:marTop w:val="100"/>
          <w:marBottom w:val="60"/>
          <w:divBdr>
            <w:top w:val="none" w:sz="0" w:space="0" w:color="auto"/>
            <w:left w:val="none" w:sz="0" w:space="0" w:color="auto"/>
            <w:bottom w:val="none" w:sz="0" w:space="0" w:color="auto"/>
            <w:right w:val="none" w:sz="0" w:space="0" w:color="auto"/>
          </w:divBdr>
        </w:div>
      </w:divsChild>
    </w:div>
    <w:div w:id="425076939">
      <w:bodyDiv w:val="1"/>
      <w:marLeft w:val="0"/>
      <w:marRight w:val="0"/>
      <w:marTop w:val="0"/>
      <w:marBottom w:val="0"/>
      <w:divBdr>
        <w:top w:val="none" w:sz="0" w:space="0" w:color="auto"/>
        <w:left w:val="none" w:sz="0" w:space="0" w:color="auto"/>
        <w:bottom w:val="none" w:sz="0" w:space="0" w:color="auto"/>
        <w:right w:val="none" w:sz="0" w:space="0" w:color="auto"/>
      </w:divBdr>
      <w:divsChild>
        <w:div w:id="505052120">
          <w:marLeft w:val="0"/>
          <w:marRight w:val="0"/>
          <w:marTop w:val="100"/>
          <w:marBottom w:val="40"/>
          <w:divBdr>
            <w:top w:val="none" w:sz="0" w:space="0" w:color="auto"/>
            <w:left w:val="none" w:sz="0" w:space="0" w:color="auto"/>
            <w:bottom w:val="none" w:sz="0" w:space="0" w:color="auto"/>
            <w:right w:val="none" w:sz="0" w:space="0" w:color="auto"/>
          </w:divBdr>
        </w:div>
      </w:divsChild>
    </w:div>
    <w:div w:id="427654592">
      <w:bodyDiv w:val="1"/>
      <w:marLeft w:val="0"/>
      <w:marRight w:val="0"/>
      <w:marTop w:val="0"/>
      <w:marBottom w:val="0"/>
      <w:divBdr>
        <w:top w:val="none" w:sz="0" w:space="0" w:color="auto"/>
        <w:left w:val="none" w:sz="0" w:space="0" w:color="auto"/>
        <w:bottom w:val="none" w:sz="0" w:space="0" w:color="auto"/>
        <w:right w:val="none" w:sz="0" w:space="0" w:color="auto"/>
      </w:divBdr>
    </w:div>
    <w:div w:id="478573554">
      <w:bodyDiv w:val="1"/>
      <w:marLeft w:val="0"/>
      <w:marRight w:val="0"/>
      <w:marTop w:val="0"/>
      <w:marBottom w:val="0"/>
      <w:divBdr>
        <w:top w:val="none" w:sz="0" w:space="0" w:color="auto"/>
        <w:left w:val="none" w:sz="0" w:space="0" w:color="auto"/>
        <w:bottom w:val="none" w:sz="0" w:space="0" w:color="auto"/>
        <w:right w:val="none" w:sz="0" w:space="0" w:color="auto"/>
      </w:divBdr>
      <w:divsChild>
        <w:div w:id="381103399">
          <w:marLeft w:val="0"/>
          <w:marRight w:val="0"/>
          <w:marTop w:val="100"/>
          <w:marBottom w:val="40"/>
          <w:divBdr>
            <w:top w:val="none" w:sz="0" w:space="0" w:color="auto"/>
            <w:left w:val="none" w:sz="0" w:space="0" w:color="auto"/>
            <w:bottom w:val="none" w:sz="0" w:space="0" w:color="auto"/>
            <w:right w:val="none" w:sz="0" w:space="0" w:color="auto"/>
          </w:divBdr>
        </w:div>
        <w:div w:id="1491408138">
          <w:marLeft w:val="0"/>
          <w:marRight w:val="0"/>
          <w:marTop w:val="100"/>
          <w:marBottom w:val="40"/>
          <w:divBdr>
            <w:top w:val="none" w:sz="0" w:space="0" w:color="auto"/>
            <w:left w:val="none" w:sz="0" w:space="0" w:color="auto"/>
            <w:bottom w:val="none" w:sz="0" w:space="0" w:color="auto"/>
            <w:right w:val="none" w:sz="0" w:space="0" w:color="auto"/>
          </w:divBdr>
        </w:div>
      </w:divsChild>
    </w:div>
    <w:div w:id="504318731">
      <w:bodyDiv w:val="1"/>
      <w:marLeft w:val="0"/>
      <w:marRight w:val="0"/>
      <w:marTop w:val="0"/>
      <w:marBottom w:val="0"/>
      <w:divBdr>
        <w:top w:val="none" w:sz="0" w:space="0" w:color="auto"/>
        <w:left w:val="none" w:sz="0" w:space="0" w:color="auto"/>
        <w:bottom w:val="none" w:sz="0" w:space="0" w:color="auto"/>
        <w:right w:val="none" w:sz="0" w:space="0" w:color="auto"/>
      </w:divBdr>
      <w:divsChild>
        <w:div w:id="634943778">
          <w:marLeft w:val="0"/>
          <w:marRight w:val="0"/>
          <w:marTop w:val="100"/>
          <w:marBottom w:val="40"/>
          <w:divBdr>
            <w:top w:val="none" w:sz="0" w:space="0" w:color="auto"/>
            <w:left w:val="none" w:sz="0" w:space="0" w:color="auto"/>
            <w:bottom w:val="none" w:sz="0" w:space="0" w:color="auto"/>
            <w:right w:val="none" w:sz="0" w:space="0" w:color="auto"/>
          </w:divBdr>
        </w:div>
        <w:div w:id="679896089">
          <w:marLeft w:val="0"/>
          <w:marRight w:val="0"/>
          <w:marTop w:val="100"/>
          <w:marBottom w:val="40"/>
          <w:divBdr>
            <w:top w:val="none" w:sz="0" w:space="0" w:color="auto"/>
            <w:left w:val="none" w:sz="0" w:space="0" w:color="auto"/>
            <w:bottom w:val="none" w:sz="0" w:space="0" w:color="auto"/>
            <w:right w:val="none" w:sz="0" w:space="0" w:color="auto"/>
          </w:divBdr>
        </w:div>
      </w:divsChild>
    </w:div>
    <w:div w:id="532033122">
      <w:bodyDiv w:val="1"/>
      <w:marLeft w:val="0"/>
      <w:marRight w:val="0"/>
      <w:marTop w:val="0"/>
      <w:marBottom w:val="0"/>
      <w:divBdr>
        <w:top w:val="none" w:sz="0" w:space="0" w:color="auto"/>
        <w:left w:val="none" w:sz="0" w:space="0" w:color="auto"/>
        <w:bottom w:val="none" w:sz="0" w:space="0" w:color="auto"/>
        <w:right w:val="none" w:sz="0" w:space="0" w:color="auto"/>
      </w:divBdr>
    </w:div>
    <w:div w:id="545145565">
      <w:bodyDiv w:val="1"/>
      <w:marLeft w:val="0"/>
      <w:marRight w:val="0"/>
      <w:marTop w:val="0"/>
      <w:marBottom w:val="0"/>
      <w:divBdr>
        <w:top w:val="none" w:sz="0" w:space="0" w:color="auto"/>
        <w:left w:val="none" w:sz="0" w:space="0" w:color="auto"/>
        <w:bottom w:val="none" w:sz="0" w:space="0" w:color="auto"/>
        <w:right w:val="none" w:sz="0" w:space="0" w:color="auto"/>
      </w:divBdr>
    </w:div>
    <w:div w:id="557785179">
      <w:bodyDiv w:val="1"/>
      <w:marLeft w:val="0"/>
      <w:marRight w:val="0"/>
      <w:marTop w:val="0"/>
      <w:marBottom w:val="0"/>
      <w:divBdr>
        <w:top w:val="none" w:sz="0" w:space="0" w:color="auto"/>
        <w:left w:val="none" w:sz="0" w:space="0" w:color="auto"/>
        <w:bottom w:val="none" w:sz="0" w:space="0" w:color="auto"/>
        <w:right w:val="none" w:sz="0" w:space="0" w:color="auto"/>
      </w:divBdr>
    </w:div>
    <w:div w:id="568344698">
      <w:bodyDiv w:val="1"/>
      <w:marLeft w:val="0"/>
      <w:marRight w:val="0"/>
      <w:marTop w:val="0"/>
      <w:marBottom w:val="0"/>
      <w:divBdr>
        <w:top w:val="none" w:sz="0" w:space="0" w:color="auto"/>
        <w:left w:val="none" w:sz="0" w:space="0" w:color="auto"/>
        <w:bottom w:val="none" w:sz="0" w:space="0" w:color="auto"/>
        <w:right w:val="none" w:sz="0" w:space="0" w:color="auto"/>
      </w:divBdr>
      <w:divsChild>
        <w:div w:id="572157907">
          <w:marLeft w:val="0"/>
          <w:marRight w:val="0"/>
          <w:marTop w:val="100"/>
          <w:marBottom w:val="40"/>
          <w:divBdr>
            <w:top w:val="none" w:sz="0" w:space="0" w:color="auto"/>
            <w:left w:val="none" w:sz="0" w:space="0" w:color="auto"/>
            <w:bottom w:val="none" w:sz="0" w:space="0" w:color="auto"/>
            <w:right w:val="none" w:sz="0" w:space="0" w:color="auto"/>
          </w:divBdr>
        </w:div>
        <w:div w:id="1087969463">
          <w:marLeft w:val="0"/>
          <w:marRight w:val="0"/>
          <w:marTop w:val="100"/>
          <w:marBottom w:val="40"/>
          <w:divBdr>
            <w:top w:val="none" w:sz="0" w:space="0" w:color="auto"/>
            <w:left w:val="none" w:sz="0" w:space="0" w:color="auto"/>
            <w:bottom w:val="none" w:sz="0" w:space="0" w:color="auto"/>
            <w:right w:val="none" w:sz="0" w:space="0" w:color="auto"/>
          </w:divBdr>
        </w:div>
      </w:divsChild>
    </w:div>
    <w:div w:id="664549052">
      <w:bodyDiv w:val="1"/>
      <w:marLeft w:val="0"/>
      <w:marRight w:val="0"/>
      <w:marTop w:val="0"/>
      <w:marBottom w:val="0"/>
      <w:divBdr>
        <w:top w:val="none" w:sz="0" w:space="0" w:color="auto"/>
        <w:left w:val="none" w:sz="0" w:space="0" w:color="auto"/>
        <w:bottom w:val="none" w:sz="0" w:space="0" w:color="auto"/>
        <w:right w:val="none" w:sz="0" w:space="0" w:color="auto"/>
      </w:divBdr>
      <w:divsChild>
        <w:div w:id="74666601">
          <w:marLeft w:val="0"/>
          <w:marRight w:val="0"/>
          <w:marTop w:val="100"/>
          <w:marBottom w:val="40"/>
          <w:divBdr>
            <w:top w:val="none" w:sz="0" w:space="0" w:color="auto"/>
            <w:left w:val="none" w:sz="0" w:space="0" w:color="auto"/>
            <w:bottom w:val="none" w:sz="0" w:space="0" w:color="auto"/>
            <w:right w:val="none" w:sz="0" w:space="0" w:color="auto"/>
          </w:divBdr>
        </w:div>
        <w:div w:id="733237871">
          <w:marLeft w:val="0"/>
          <w:marRight w:val="0"/>
          <w:marTop w:val="100"/>
          <w:marBottom w:val="40"/>
          <w:divBdr>
            <w:top w:val="none" w:sz="0" w:space="0" w:color="auto"/>
            <w:left w:val="none" w:sz="0" w:space="0" w:color="auto"/>
            <w:bottom w:val="none" w:sz="0" w:space="0" w:color="auto"/>
            <w:right w:val="none" w:sz="0" w:space="0" w:color="auto"/>
          </w:divBdr>
        </w:div>
      </w:divsChild>
    </w:div>
    <w:div w:id="678505393">
      <w:bodyDiv w:val="1"/>
      <w:marLeft w:val="0"/>
      <w:marRight w:val="0"/>
      <w:marTop w:val="0"/>
      <w:marBottom w:val="0"/>
      <w:divBdr>
        <w:top w:val="none" w:sz="0" w:space="0" w:color="auto"/>
        <w:left w:val="none" w:sz="0" w:space="0" w:color="auto"/>
        <w:bottom w:val="none" w:sz="0" w:space="0" w:color="auto"/>
        <w:right w:val="none" w:sz="0" w:space="0" w:color="auto"/>
      </w:divBdr>
    </w:div>
    <w:div w:id="709767098">
      <w:bodyDiv w:val="1"/>
      <w:marLeft w:val="0"/>
      <w:marRight w:val="0"/>
      <w:marTop w:val="0"/>
      <w:marBottom w:val="0"/>
      <w:divBdr>
        <w:top w:val="none" w:sz="0" w:space="0" w:color="auto"/>
        <w:left w:val="none" w:sz="0" w:space="0" w:color="auto"/>
        <w:bottom w:val="none" w:sz="0" w:space="0" w:color="auto"/>
        <w:right w:val="none" w:sz="0" w:space="0" w:color="auto"/>
      </w:divBdr>
      <w:divsChild>
        <w:div w:id="1624844668">
          <w:marLeft w:val="0"/>
          <w:marRight w:val="0"/>
          <w:marTop w:val="100"/>
          <w:marBottom w:val="40"/>
          <w:divBdr>
            <w:top w:val="none" w:sz="0" w:space="0" w:color="auto"/>
            <w:left w:val="none" w:sz="0" w:space="0" w:color="auto"/>
            <w:bottom w:val="none" w:sz="0" w:space="0" w:color="auto"/>
            <w:right w:val="none" w:sz="0" w:space="0" w:color="auto"/>
          </w:divBdr>
        </w:div>
      </w:divsChild>
    </w:div>
    <w:div w:id="711734222">
      <w:bodyDiv w:val="1"/>
      <w:marLeft w:val="0"/>
      <w:marRight w:val="0"/>
      <w:marTop w:val="0"/>
      <w:marBottom w:val="0"/>
      <w:divBdr>
        <w:top w:val="none" w:sz="0" w:space="0" w:color="auto"/>
        <w:left w:val="none" w:sz="0" w:space="0" w:color="auto"/>
        <w:bottom w:val="none" w:sz="0" w:space="0" w:color="auto"/>
        <w:right w:val="none" w:sz="0" w:space="0" w:color="auto"/>
      </w:divBdr>
      <w:divsChild>
        <w:div w:id="1314483382">
          <w:marLeft w:val="0"/>
          <w:marRight w:val="0"/>
          <w:marTop w:val="100"/>
          <w:marBottom w:val="40"/>
          <w:divBdr>
            <w:top w:val="none" w:sz="0" w:space="0" w:color="auto"/>
            <w:left w:val="none" w:sz="0" w:space="0" w:color="auto"/>
            <w:bottom w:val="none" w:sz="0" w:space="0" w:color="auto"/>
            <w:right w:val="none" w:sz="0" w:space="0" w:color="auto"/>
          </w:divBdr>
        </w:div>
        <w:div w:id="1389572268">
          <w:marLeft w:val="0"/>
          <w:marRight w:val="0"/>
          <w:marTop w:val="100"/>
          <w:marBottom w:val="40"/>
          <w:divBdr>
            <w:top w:val="none" w:sz="0" w:space="0" w:color="auto"/>
            <w:left w:val="none" w:sz="0" w:space="0" w:color="auto"/>
            <w:bottom w:val="none" w:sz="0" w:space="0" w:color="auto"/>
            <w:right w:val="none" w:sz="0" w:space="0" w:color="auto"/>
          </w:divBdr>
        </w:div>
      </w:divsChild>
    </w:div>
    <w:div w:id="731083222">
      <w:bodyDiv w:val="1"/>
      <w:marLeft w:val="0"/>
      <w:marRight w:val="0"/>
      <w:marTop w:val="0"/>
      <w:marBottom w:val="0"/>
      <w:divBdr>
        <w:top w:val="none" w:sz="0" w:space="0" w:color="auto"/>
        <w:left w:val="none" w:sz="0" w:space="0" w:color="auto"/>
        <w:bottom w:val="none" w:sz="0" w:space="0" w:color="auto"/>
        <w:right w:val="none" w:sz="0" w:space="0" w:color="auto"/>
      </w:divBdr>
    </w:div>
    <w:div w:id="737558495">
      <w:bodyDiv w:val="1"/>
      <w:marLeft w:val="0"/>
      <w:marRight w:val="0"/>
      <w:marTop w:val="0"/>
      <w:marBottom w:val="0"/>
      <w:divBdr>
        <w:top w:val="none" w:sz="0" w:space="0" w:color="auto"/>
        <w:left w:val="none" w:sz="0" w:space="0" w:color="auto"/>
        <w:bottom w:val="none" w:sz="0" w:space="0" w:color="auto"/>
        <w:right w:val="none" w:sz="0" w:space="0" w:color="auto"/>
      </w:divBdr>
    </w:div>
    <w:div w:id="759176426">
      <w:bodyDiv w:val="1"/>
      <w:marLeft w:val="0"/>
      <w:marRight w:val="0"/>
      <w:marTop w:val="0"/>
      <w:marBottom w:val="0"/>
      <w:divBdr>
        <w:top w:val="none" w:sz="0" w:space="0" w:color="auto"/>
        <w:left w:val="none" w:sz="0" w:space="0" w:color="auto"/>
        <w:bottom w:val="none" w:sz="0" w:space="0" w:color="auto"/>
        <w:right w:val="none" w:sz="0" w:space="0" w:color="auto"/>
      </w:divBdr>
      <w:divsChild>
        <w:div w:id="550074228">
          <w:marLeft w:val="0"/>
          <w:marRight w:val="0"/>
          <w:marTop w:val="0"/>
          <w:marBottom w:val="0"/>
          <w:divBdr>
            <w:top w:val="none" w:sz="0" w:space="0" w:color="auto"/>
            <w:left w:val="none" w:sz="0" w:space="0" w:color="auto"/>
            <w:bottom w:val="none" w:sz="0" w:space="0" w:color="auto"/>
            <w:right w:val="none" w:sz="0" w:space="0" w:color="auto"/>
          </w:divBdr>
        </w:div>
        <w:div w:id="1184326791">
          <w:marLeft w:val="0"/>
          <w:marRight w:val="0"/>
          <w:marTop w:val="0"/>
          <w:marBottom w:val="0"/>
          <w:divBdr>
            <w:top w:val="none" w:sz="0" w:space="0" w:color="auto"/>
            <w:left w:val="none" w:sz="0" w:space="0" w:color="auto"/>
            <w:bottom w:val="none" w:sz="0" w:space="0" w:color="auto"/>
            <w:right w:val="none" w:sz="0" w:space="0" w:color="auto"/>
          </w:divBdr>
        </w:div>
      </w:divsChild>
    </w:div>
    <w:div w:id="761610358">
      <w:bodyDiv w:val="1"/>
      <w:marLeft w:val="0"/>
      <w:marRight w:val="0"/>
      <w:marTop w:val="0"/>
      <w:marBottom w:val="0"/>
      <w:divBdr>
        <w:top w:val="none" w:sz="0" w:space="0" w:color="auto"/>
        <w:left w:val="none" w:sz="0" w:space="0" w:color="auto"/>
        <w:bottom w:val="none" w:sz="0" w:space="0" w:color="auto"/>
        <w:right w:val="none" w:sz="0" w:space="0" w:color="auto"/>
      </w:divBdr>
    </w:div>
    <w:div w:id="779300412">
      <w:bodyDiv w:val="1"/>
      <w:marLeft w:val="0"/>
      <w:marRight w:val="0"/>
      <w:marTop w:val="0"/>
      <w:marBottom w:val="0"/>
      <w:divBdr>
        <w:top w:val="none" w:sz="0" w:space="0" w:color="auto"/>
        <w:left w:val="none" w:sz="0" w:space="0" w:color="auto"/>
        <w:bottom w:val="none" w:sz="0" w:space="0" w:color="auto"/>
        <w:right w:val="none" w:sz="0" w:space="0" w:color="auto"/>
      </w:divBdr>
      <w:divsChild>
        <w:div w:id="117533665">
          <w:marLeft w:val="0"/>
          <w:marRight w:val="0"/>
          <w:marTop w:val="100"/>
          <w:marBottom w:val="40"/>
          <w:divBdr>
            <w:top w:val="none" w:sz="0" w:space="0" w:color="auto"/>
            <w:left w:val="none" w:sz="0" w:space="0" w:color="auto"/>
            <w:bottom w:val="none" w:sz="0" w:space="0" w:color="auto"/>
            <w:right w:val="none" w:sz="0" w:space="0" w:color="auto"/>
          </w:divBdr>
        </w:div>
        <w:div w:id="1165515976">
          <w:marLeft w:val="0"/>
          <w:marRight w:val="0"/>
          <w:marTop w:val="100"/>
          <w:marBottom w:val="40"/>
          <w:divBdr>
            <w:top w:val="none" w:sz="0" w:space="0" w:color="auto"/>
            <w:left w:val="none" w:sz="0" w:space="0" w:color="auto"/>
            <w:bottom w:val="none" w:sz="0" w:space="0" w:color="auto"/>
            <w:right w:val="none" w:sz="0" w:space="0" w:color="auto"/>
          </w:divBdr>
        </w:div>
      </w:divsChild>
    </w:div>
    <w:div w:id="844133812">
      <w:bodyDiv w:val="1"/>
      <w:marLeft w:val="0"/>
      <w:marRight w:val="0"/>
      <w:marTop w:val="0"/>
      <w:marBottom w:val="0"/>
      <w:divBdr>
        <w:top w:val="none" w:sz="0" w:space="0" w:color="auto"/>
        <w:left w:val="none" w:sz="0" w:space="0" w:color="auto"/>
        <w:bottom w:val="none" w:sz="0" w:space="0" w:color="auto"/>
        <w:right w:val="none" w:sz="0" w:space="0" w:color="auto"/>
      </w:divBdr>
      <w:divsChild>
        <w:div w:id="656157120">
          <w:marLeft w:val="0"/>
          <w:marRight w:val="0"/>
          <w:marTop w:val="100"/>
          <w:marBottom w:val="40"/>
          <w:divBdr>
            <w:top w:val="none" w:sz="0" w:space="0" w:color="auto"/>
            <w:left w:val="none" w:sz="0" w:space="0" w:color="auto"/>
            <w:bottom w:val="none" w:sz="0" w:space="0" w:color="auto"/>
            <w:right w:val="none" w:sz="0" w:space="0" w:color="auto"/>
          </w:divBdr>
        </w:div>
        <w:div w:id="1268082299">
          <w:marLeft w:val="0"/>
          <w:marRight w:val="0"/>
          <w:marTop w:val="100"/>
          <w:marBottom w:val="40"/>
          <w:divBdr>
            <w:top w:val="none" w:sz="0" w:space="0" w:color="auto"/>
            <w:left w:val="none" w:sz="0" w:space="0" w:color="auto"/>
            <w:bottom w:val="none" w:sz="0" w:space="0" w:color="auto"/>
            <w:right w:val="none" w:sz="0" w:space="0" w:color="auto"/>
          </w:divBdr>
        </w:div>
      </w:divsChild>
    </w:div>
    <w:div w:id="859052324">
      <w:bodyDiv w:val="1"/>
      <w:marLeft w:val="0"/>
      <w:marRight w:val="0"/>
      <w:marTop w:val="0"/>
      <w:marBottom w:val="0"/>
      <w:divBdr>
        <w:top w:val="none" w:sz="0" w:space="0" w:color="auto"/>
        <w:left w:val="none" w:sz="0" w:space="0" w:color="auto"/>
        <w:bottom w:val="none" w:sz="0" w:space="0" w:color="auto"/>
        <w:right w:val="none" w:sz="0" w:space="0" w:color="auto"/>
      </w:divBdr>
    </w:div>
    <w:div w:id="867790327">
      <w:bodyDiv w:val="1"/>
      <w:marLeft w:val="0"/>
      <w:marRight w:val="0"/>
      <w:marTop w:val="0"/>
      <w:marBottom w:val="0"/>
      <w:divBdr>
        <w:top w:val="none" w:sz="0" w:space="0" w:color="auto"/>
        <w:left w:val="none" w:sz="0" w:space="0" w:color="auto"/>
        <w:bottom w:val="none" w:sz="0" w:space="0" w:color="auto"/>
        <w:right w:val="none" w:sz="0" w:space="0" w:color="auto"/>
      </w:divBdr>
      <w:divsChild>
        <w:div w:id="1027485014">
          <w:marLeft w:val="0"/>
          <w:marRight w:val="0"/>
          <w:marTop w:val="100"/>
          <w:marBottom w:val="40"/>
          <w:divBdr>
            <w:top w:val="none" w:sz="0" w:space="0" w:color="auto"/>
            <w:left w:val="none" w:sz="0" w:space="0" w:color="auto"/>
            <w:bottom w:val="none" w:sz="0" w:space="0" w:color="auto"/>
            <w:right w:val="none" w:sz="0" w:space="0" w:color="auto"/>
          </w:divBdr>
        </w:div>
        <w:div w:id="1346201632">
          <w:marLeft w:val="0"/>
          <w:marRight w:val="0"/>
          <w:marTop w:val="100"/>
          <w:marBottom w:val="40"/>
          <w:divBdr>
            <w:top w:val="none" w:sz="0" w:space="0" w:color="auto"/>
            <w:left w:val="none" w:sz="0" w:space="0" w:color="auto"/>
            <w:bottom w:val="none" w:sz="0" w:space="0" w:color="auto"/>
            <w:right w:val="none" w:sz="0" w:space="0" w:color="auto"/>
          </w:divBdr>
        </w:div>
        <w:div w:id="1414815174">
          <w:marLeft w:val="0"/>
          <w:marRight w:val="0"/>
          <w:marTop w:val="100"/>
          <w:marBottom w:val="40"/>
          <w:divBdr>
            <w:top w:val="none" w:sz="0" w:space="0" w:color="auto"/>
            <w:left w:val="none" w:sz="0" w:space="0" w:color="auto"/>
            <w:bottom w:val="none" w:sz="0" w:space="0" w:color="auto"/>
            <w:right w:val="none" w:sz="0" w:space="0" w:color="auto"/>
          </w:divBdr>
        </w:div>
        <w:div w:id="1768649950">
          <w:marLeft w:val="0"/>
          <w:marRight w:val="0"/>
          <w:marTop w:val="100"/>
          <w:marBottom w:val="40"/>
          <w:divBdr>
            <w:top w:val="none" w:sz="0" w:space="0" w:color="auto"/>
            <w:left w:val="none" w:sz="0" w:space="0" w:color="auto"/>
            <w:bottom w:val="none" w:sz="0" w:space="0" w:color="auto"/>
            <w:right w:val="none" w:sz="0" w:space="0" w:color="auto"/>
          </w:divBdr>
        </w:div>
      </w:divsChild>
    </w:div>
    <w:div w:id="868565590">
      <w:bodyDiv w:val="1"/>
      <w:marLeft w:val="0"/>
      <w:marRight w:val="0"/>
      <w:marTop w:val="0"/>
      <w:marBottom w:val="0"/>
      <w:divBdr>
        <w:top w:val="none" w:sz="0" w:space="0" w:color="auto"/>
        <w:left w:val="none" w:sz="0" w:space="0" w:color="auto"/>
        <w:bottom w:val="none" w:sz="0" w:space="0" w:color="auto"/>
        <w:right w:val="none" w:sz="0" w:space="0" w:color="auto"/>
      </w:divBdr>
      <w:divsChild>
        <w:div w:id="6106060">
          <w:marLeft w:val="0"/>
          <w:marRight w:val="0"/>
          <w:marTop w:val="100"/>
          <w:marBottom w:val="40"/>
          <w:divBdr>
            <w:top w:val="none" w:sz="0" w:space="0" w:color="auto"/>
            <w:left w:val="none" w:sz="0" w:space="0" w:color="auto"/>
            <w:bottom w:val="none" w:sz="0" w:space="0" w:color="auto"/>
            <w:right w:val="none" w:sz="0" w:space="0" w:color="auto"/>
          </w:divBdr>
        </w:div>
        <w:div w:id="250165429">
          <w:marLeft w:val="0"/>
          <w:marRight w:val="0"/>
          <w:marTop w:val="100"/>
          <w:marBottom w:val="40"/>
          <w:divBdr>
            <w:top w:val="none" w:sz="0" w:space="0" w:color="auto"/>
            <w:left w:val="none" w:sz="0" w:space="0" w:color="auto"/>
            <w:bottom w:val="none" w:sz="0" w:space="0" w:color="auto"/>
            <w:right w:val="none" w:sz="0" w:space="0" w:color="auto"/>
          </w:divBdr>
        </w:div>
      </w:divsChild>
    </w:div>
    <w:div w:id="882522399">
      <w:bodyDiv w:val="1"/>
      <w:marLeft w:val="0"/>
      <w:marRight w:val="0"/>
      <w:marTop w:val="0"/>
      <w:marBottom w:val="0"/>
      <w:divBdr>
        <w:top w:val="none" w:sz="0" w:space="0" w:color="auto"/>
        <w:left w:val="none" w:sz="0" w:space="0" w:color="auto"/>
        <w:bottom w:val="none" w:sz="0" w:space="0" w:color="auto"/>
        <w:right w:val="none" w:sz="0" w:space="0" w:color="auto"/>
      </w:divBdr>
    </w:div>
    <w:div w:id="889998674">
      <w:bodyDiv w:val="1"/>
      <w:marLeft w:val="0"/>
      <w:marRight w:val="0"/>
      <w:marTop w:val="0"/>
      <w:marBottom w:val="0"/>
      <w:divBdr>
        <w:top w:val="none" w:sz="0" w:space="0" w:color="auto"/>
        <w:left w:val="none" w:sz="0" w:space="0" w:color="auto"/>
        <w:bottom w:val="none" w:sz="0" w:space="0" w:color="auto"/>
        <w:right w:val="none" w:sz="0" w:space="0" w:color="auto"/>
      </w:divBdr>
      <w:divsChild>
        <w:div w:id="1886259851">
          <w:marLeft w:val="0"/>
          <w:marRight w:val="0"/>
          <w:marTop w:val="100"/>
          <w:marBottom w:val="40"/>
          <w:divBdr>
            <w:top w:val="none" w:sz="0" w:space="0" w:color="auto"/>
            <w:left w:val="none" w:sz="0" w:space="0" w:color="auto"/>
            <w:bottom w:val="none" w:sz="0" w:space="0" w:color="auto"/>
            <w:right w:val="none" w:sz="0" w:space="0" w:color="auto"/>
          </w:divBdr>
        </w:div>
        <w:div w:id="1976257059">
          <w:marLeft w:val="0"/>
          <w:marRight w:val="0"/>
          <w:marTop w:val="100"/>
          <w:marBottom w:val="40"/>
          <w:divBdr>
            <w:top w:val="none" w:sz="0" w:space="0" w:color="auto"/>
            <w:left w:val="none" w:sz="0" w:space="0" w:color="auto"/>
            <w:bottom w:val="none" w:sz="0" w:space="0" w:color="auto"/>
            <w:right w:val="none" w:sz="0" w:space="0" w:color="auto"/>
          </w:divBdr>
        </w:div>
      </w:divsChild>
    </w:div>
    <w:div w:id="899251413">
      <w:bodyDiv w:val="1"/>
      <w:marLeft w:val="0"/>
      <w:marRight w:val="0"/>
      <w:marTop w:val="0"/>
      <w:marBottom w:val="0"/>
      <w:divBdr>
        <w:top w:val="none" w:sz="0" w:space="0" w:color="auto"/>
        <w:left w:val="none" w:sz="0" w:space="0" w:color="auto"/>
        <w:bottom w:val="none" w:sz="0" w:space="0" w:color="auto"/>
        <w:right w:val="none" w:sz="0" w:space="0" w:color="auto"/>
      </w:divBdr>
      <w:divsChild>
        <w:div w:id="987901176">
          <w:marLeft w:val="0"/>
          <w:marRight w:val="0"/>
          <w:marTop w:val="100"/>
          <w:marBottom w:val="40"/>
          <w:divBdr>
            <w:top w:val="none" w:sz="0" w:space="0" w:color="auto"/>
            <w:left w:val="none" w:sz="0" w:space="0" w:color="auto"/>
            <w:bottom w:val="none" w:sz="0" w:space="0" w:color="auto"/>
            <w:right w:val="none" w:sz="0" w:space="0" w:color="auto"/>
          </w:divBdr>
        </w:div>
        <w:div w:id="1044594824">
          <w:marLeft w:val="0"/>
          <w:marRight w:val="0"/>
          <w:marTop w:val="100"/>
          <w:marBottom w:val="40"/>
          <w:divBdr>
            <w:top w:val="none" w:sz="0" w:space="0" w:color="auto"/>
            <w:left w:val="none" w:sz="0" w:space="0" w:color="auto"/>
            <w:bottom w:val="none" w:sz="0" w:space="0" w:color="auto"/>
            <w:right w:val="none" w:sz="0" w:space="0" w:color="auto"/>
          </w:divBdr>
        </w:div>
      </w:divsChild>
    </w:div>
    <w:div w:id="917907813">
      <w:bodyDiv w:val="1"/>
      <w:marLeft w:val="0"/>
      <w:marRight w:val="0"/>
      <w:marTop w:val="0"/>
      <w:marBottom w:val="0"/>
      <w:divBdr>
        <w:top w:val="none" w:sz="0" w:space="0" w:color="auto"/>
        <w:left w:val="none" w:sz="0" w:space="0" w:color="auto"/>
        <w:bottom w:val="none" w:sz="0" w:space="0" w:color="auto"/>
        <w:right w:val="none" w:sz="0" w:space="0" w:color="auto"/>
      </w:divBdr>
      <w:divsChild>
        <w:div w:id="1242720142">
          <w:marLeft w:val="0"/>
          <w:marRight w:val="0"/>
          <w:marTop w:val="100"/>
          <w:marBottom w:val="40"/>
          <w:divBdr>
            <w:top w:val="none" w:sz="0" w:space="0" w:color="auto"/>
            <w:left w:val="none" w:sz="0" w:space="0" w:color="auto"/>
            <w:bottom w:val="none" w:sz="0" w:space="0" w:color="auto"/>
            <w:right w:val="none" w:sz="0" w:space="0" w:color="auto"/>
          </w:divBdr>
        </w:div>
      </w:divsChild>
    </w:div>
    <w:div w:id="920480830">
      <w:bodyDiv w:val="1"/>
      <w:marLeft w:val="0"/>
      <w:marRight w:val="0"/>
      <w:marTop w:val="0"/>
      <w:marBottom w:val="0"/>
      <w:divBdr>
        <w:top w:val="none" w:sz="0" w:space="0" w:color="auto"/>
        <w:left w:val="none" w:sz="0" w:space="0" w:color="auto"/>
        <w:bottom w:val="none" w:sz="0" w:space="0" w:color="auto"/>
        <w:right w:val="none" w:sz="0" w:space="0" w:color="auto"/>
      </w:divBdr>
    </w:div>
    <w:div w:id="946082429">
      <w:bodyDiv w:val="1"/>
      <w:marLeft w:val="0"/>
      <w:marRight w:val="0"/>
      <w:marTop w:val="0"/>
      <w:marBottom w:val="0"/>
      <w:divBdr>
        <w:top w:val="none" w:sz="0" w:space="0" w:color="auto"/>
        <w:left w:val="none" w:sz="0" w:space="0" w:color="auto"/>
        <w:bottom w:val="none" w:sz="0" w:space="0" w:color="auto"/>
        <w:right w:val="none" w:sz="0" w:space="0" w:color="auto"/>
      </w:divBdr>
      <w:divsChild>
        <w:div w:id="1184705931">
          <w:marLeft w:val="0"/>
          <w:marRight w:val="0"/>
          <w:marTop w:val="100"/>
          <w:marBottom w:val="40"/>
          <w:divBdr>
            <w:top w:val="none" w:sz="0" w:space="0" w:color="auto"/>
            <w:left w:val="none" w:sz="0" w:space="0" w:color="auto"/>
            <w:bottom w:val="none" w:sz="0" w:space="0" w:color="auto"/>
            <w:right w:val="none" w:sz="0" w:space="0" w:color="auto"/>
          </w:divBdr>
        </w:div>
        <w:div w:id="1380057166">
          <w:marLeft w:val="0"/>
          <w:marRight w:val="0"/>
          <w:marTop w:val="100"/>
          <w:marBottom w:val="40"/>
          <w:divBdr>
            <w:top w:val="none" w:sz="0" w:space="0" w:color="auto"/>
            <w:left w:val="none" w:sz="0" w:space="0" w:color="auto"/>
            <w:bottom w:val="none" w:sz="0" w:space="0" w:color="auto"/>
            <w:right w:val="none" w:sz="0" w:space="0" w:color="auto"/>
          </w:divBdr>
        </w:div>
      </w:divsChild>
    </w:div>
    <w:div w:id="961107164">
      <w:bodyDiv w:val="1"/>
      <w:marLeft w:val="0"/>
      <w:marRight w:val="0"/>
      <w:marTop w:val="0"/>
      <w:marBottom w:val="0"/>
      <w:divBdr>
        <w:top w:val="none" w:sz="0" w:space="0" w:color="auto"/>
        <w:left w:val="none" w:sz="0" w:space="0" w:color="auto"/>
        <w:bottom w:val="none" w:sz="0" w:space="0" w:color="auto"/>
        <w:right w:val="none" w:sz="0" w:space="0" w:color="auto"/>
      </w:divBdr>
      <w:divsChild>
        <w:div w:id="1076711748">
          <w:marLeft w:val="0"/>
          <w:marRight w:val="0"/>
          <w:marTop w:val="100"/>
          <w:marBottom w:val="40"/>
          <w:divBdr>
            <w:top w:val="none" w:sz="0" w:space="0" w:color="auto"/>
            <w:left w:val="none" w:sz="0" w:space="0" w:color="auto"/>
            <w:bottom w:val="none" w:sz="0" w:space="0" w:color="auto"/>
            <w:right w:val="none" w:sz="0" w:space="0" w:color="auto"/>
          </w:divBdr>
        </w:div>
        <w:div w:id="1821578987">
          <w:marLeft w:val="0"/>
          <w:marRight w:val="0"/>
          <w:marTop w:val="100"/>
          <w:marBottom w:val="40"/>
          <w:divBdr>
            <w:top w:val="none" w:sz="0" w:space="0" w:color="auto"/>
            <w:left w:val="none" w:sz="0" w:space="0" w:color="auto"/>
            <w:bottom w:val="none" w:sz="0" w:space="0" w:color="auto"/>
            <w:right w:val="none" w:sz="0" w:space="0" w:color="auto"/>
          </w:divBdr>
        </w:div>
      </w:divsChild>
    </w:div>
    <w:div w:id="976765045">
      <w:bodyDiv w:val="1"/>
      <w:marLeft w:val="0"/>
      <w:marRight w:val="0"/>
      <w:marTop w:val="0"/>
      <w:marBottom w:val="0"/>
      <w:divBdr>
        <w:top w:val="none" w:sz="0" w:space="0" w:color="auto"/>
        <w:left w:val="none" w:sz="0" w:space="0" w:color="auto"/>
        <w:bottom w:val="none" w:sz="0" w:space="0" w:color="auto"/>
        <w:right w:val="none" w:sz="0" w:space="0" w:color="auto"/>
      </w:divBdr>
      <w:divsChild>
        <w:div w:id="376782654">
          <w:marLeft w:val="0"/>
          <w:marRight w:val="0"/>
          <w:marTop w:val="100"/>
          <w:marBottom w:val="40"/>
          <w:divBdr>
            <w:top w:val="none" w:sz="0" w:space="0" w:color="auto"/>
            <w:left w:val="none" w:sz="0" w:space="0" w:color="auto"/>
            <w:bottom w:val="none" w:sz="0" w:space="0" w:color="auto"/>
            <w:right w:val="none" w:sz="0" w:space="0" w:color="auto"/>
          </w:divBdr>
        </w:div>
      </w:divsChild>
    </w:div>
    <w:div w:id="1002701790">
      <w:bodyDiv w:val="1"/>
      <w:marLeft w:val="0"/>
      <w:marRight w:val="0"/>
      <w:marTop w:val="0"/>
      <w:marBottom w:val="0"/>
      <w:divBdr>
        <w:top w:val="none" w:sz="0" w:space="0" w:color="auto"/>
        <w:left w:val="none" w:sz="0" w:space="0" w:color="auto"/>
        <w:bottom w:val="none" w:sz="0" w:space="0" w:color="auto"/>
        <w:right w:val="none" w:sz="0" w:space="0" w:color="auto"/>
      </w:divBdr>
    </w:div>
    <w:div w:id="1007975071">
      <w:bodyDiv w:val="1"/>
      <w:marLeft w:val="0"/>
      <w:marRight w:val="0"/>
      <w:marTop w:val="0"/>
      <w:marBottom w:val="0"/>
      <w:divBdr>
        <w:top w:val="none" w:sz="0" w:space="0" w:color="auto"/>
        <w:left w:val="none" w:sz="0" w:space="0" w:color="auto"/>
        <w:bottom w:val="none" w:sz="0" w:space="0" w:color="auto"/>
        <w:right w:val="none" w:sz="0" w:space="0" w:color="auto"/>
      </w:divBdr>
      <w:divsChild>
        <w:div w:id="735321588">
          <w:marLeft w:val="0"/>
          <w:marRight w:val="0"/>
          <w:marTop w:val="100"/>
          <w:marBottom w:val="40"/>
          <w:divBdr>
            <w:top w:val="none" w:sz="0" w:space="0" w:color="auto"/>
            <w:left w:val="none" w:sz="0" w:space="0" w:color="auto"/>
            <w:bottom w:val="none" w:sz="0" w:space="0" w:color="auto"/>
            <w:right w:val="none" w:sz="0" w:space="0" w:color="auto"/>
          </w:divBdr>
        </w:div>
      </w:divsChild>
    </w:div>
    <w:div w:id="1029448967">
      <w:bodyDiv w:val="1"/>
      <w:marLeft w:val="0"/>
      <w:marRight w:val="0"/>
      <w:marTop w:val="0"/>
      <w:marBottom w:val="0"/>
      <w:divBdr>
        <w:top w:val="none" w:sz="0" w:space="0" w:color="auto"/>
        <w:left w:val="none" w:sz="0" w:space="0" w:color="auto"/>
        <w:bottom w:val="none" w:sz="0" w:space="0" w:color="auto"/>
        <w:right w:val="none" w:sz="0" w:space="0" w:color="auto"/>
      </w:divBdr>
    </w:div>
    <w:div w:id="1029794891">
      <w:bodyDiv w:val="1"/>
      <w:marLeft w:val="0"/>
      <w:marRight w:val="0"/>
      <w:marTop w:val="0"/>
      <w:marBottom w:val="0"/>
      <w:divBdr>
        <w:top w:val="none" w:sz="0" w:space="0" w:color="auto"/>
        <w:left w:val="none" w:sz="0" w:space="0" w:color="auto"/>
        <w:bottom w:val="none" w:sz="0" w:space="0" w:color="auto"/>
        <w:right w:val="none" w:sz="0" w:space="0" w:color="auto"/>
      </w:divBdr>
    </w:div>
    <w:div w:id="1033379775">
      <w:bodyDiv w:val="1"/>
      <w:marLeft w:val="0"/>
      <w:marRight w:val="0"/>
      <w:marTop w:val="0"/>
      <w:marBottom w:val="0"/>
      <w:divBdr>
        <w:top w:val="none" w:sz="0" w:space="0" w:color="auto"/>
        <w:left w:val="none" w:sz="0" w:space="0" w:color="auto"/>
        <w:bottom w:val="none" w:sz="0" w:space="0" w:color="auto"/>
        <w:right w:val="none" w:sz="0" w:space="0" w:color="auto"/>
      </w:divBdr>
      <w:divsChild>
        <w:div w:id="1273167967">
          <w:marLeft w:val="0"/>
          <w:marRight w:val="0"/>
          <w:marTop w:val="100"/>
          <w:marBottom w:val="40"/>
          <w:divBdr>
            <w:top w:val="none" w:sz="0" w:space="0" w:color="auto"/>
            <w:left w:val="none" w:sz="0" w:space="0" w:color="auto"/>
            <w:bottom w:val="none" w:sz="0" w:space="0" w:color="auto"/>
            <w:right w:val="none" w:sz="0" w:space="0" w:color="auto"/>
          </w:divBdr>
        </w:div>
        <w:div w:id="2086997884">
          <w:marLeft w:val="0"/>
          <w:marRight w:val="0"/>
          <w:marTop w:val="100"/>
          <w:marBottom w:val="40"/>
          <w:divBdr>
            <w:top w:val="none" w:sz="0" w:space="0" w:color="auto"/>
            <w:left w:val="none" w:sz="0" w:space="0" w:color="auto"/>
            <w:bottom w:val="none" w:sz="0" w:space="0" w:color="auto"/>
            <w:right w:val="none" w:sz="0" w:space="0" w:color="auto"/>
          </w:divBdr>
        </w:div>
      </w:divsChild>
    </w:div>
    <w:div w:id="1077216089">
      <w:bodyDiv w:val="1"/>
      <w:marLeft w:val="0"/>
      <w:marRight w:val="0"/>
      <w:marTop w:val="0"/>
      <w:marBottom w:val="0"/>
      <w:divBdr>
        <w:top w:val="none" w:sz="0" w:space="0" w:color="auto"/>
        <w:left w:val="none" w:sz="0" w:space="0" w:color="auto"/>
        <w:bottom w:val="none" w:sz="0" w:space="0" w:color="auto"/>
        <w:right w:val="none" w:sz="0" w:space="0" w:color="auto"/>
      </w:divBdr>
    </w:div>
    <w:div w:id="1078869149">
      <w:bodyDiv w:val="1"/>
      <w:marLeft w:val="0"/>
      <w:marRight w:val="0"/>
      <w:marTop w:val="0"/>
      <w:marBottom w:val="0"/>
      <w:divBdr>
        <w:top w:val="none" w:sz="0" w:space="0" w:color="auto"/>
        <w:left w:val="none" w:sz="0" w:space="0" w:color="auto"/>
        <w:bottom w:val="none" w:sz="0" w:space="0" w:color="auto"/>
        <w:right w:val="none" w:sz="0" w:space="0" w:color="auto"/>
      </w:divBdr>
      <w:divsChild>
        <w:div w:id="873814376">
          <w:marLeft w:val="0"/>
          <w:marRight w:val="0"/>
          <w:marTop w:val="100"/>
          <w:marBottom w:val="40"/>
          <w:divBdr>
            <w:top w:val="none" w:sz="0" w:space="0" w:color="auto"/>
            <w:left w:val="none" w:sz="0" w:space="0" w:color="auto"/>
            <w:bottom w:val="none" w:sz="0" w:space="0" w:color="auto"/>
            <w:right w:val="none" w:sz="0" w:space="0" w:color="auto"/>
          </w:divBdr>
        </w:div>
        <w:div w:id="2082871714">
          <w:marLeft w:val="0"/>
          <w:marRight w:val="0"/>
          <w:marTop w:val="100"/>
          <w:marBottom w:val="40"/>
          <w:divBdr>
            <w:top w:val="none" w:sz="0" w:space="0" w:color="auto"/>
            <w:left w:val="none" w:sz="0" w:space="0" w:color="auto"/>
            <w:bottom w:val="none" w:sz="0" w:space="0" w:color="auto"/>
            <w:right w:val="none" w:sz="0" w:space="0" w:color="auto"/>
          </w:divBdr>
        </w:div>
      </w:divsChild>
    </w:div>
    <w:div w:id="1080057163">
      <w:bodyDiv w:val="1"/>
      <w:marLeft w:val="0"/>
      <w:marRight w:val="0"/>
      <w:marTop w:val="0"/>
      <w:marBottom w:val="0"/>
      <w:divBdr>
        <w:top w:val="none" w:sz="0" w:space="0" w:color="auto"/>
        <w:left w:val="none" w:sz="0" w:space="0" w:color="auto"/>
        <w:bottom w:val="none" w:sz="0" w:space="0" w:color="auto"/>
        <w:right w:val="none" w:sz="0" w:space="0" w:color="auto"/>
      </w:divBdr>
      <w:divsChild>
        <w:div w:id="1100487453">
          <w:marLeft w:val="0"/>
          <w:marRight w:val="0"/>
          <w:marTop w:val="240"/>
          <w:marBottom w:val="240"/>
          <w:divBdr>
            <w:top w:val="none" w:sz="0" w:space="0" w:color="auto"/>
            <w:left w:val="none" w:sz="0" w:space="0" w:color="auto"/>
            <w:bottom w:val="none" w:sz="0" w:space="0" w:color="auto"/>
            <w:right w:val="none" w:sz="0" w:space="0" w:color="auto"/>
          </w:divBdr>
        </w:div>
      </w:divsChild>
    </w:div>
    <w:div w:id="1090010312">
      <w:bodyDiv w:val="1"/>
      <w:marLeft w:val="0"/>
      <w:marRight w:val="0"/>
      <w:marTop w:val="0"/>
      <w:marBottom w:val="0"/>
      <w:divBdr>
        <w:top w:val="none" w:sz="0" w:space="0" w:color="auto"/>
        <w:left w:val="none" w:sz="0" w:space="0" w:color="auto"/>
        <w:bottom w:val="none" w:sz="0" w:space="0" w:color="auto"/>
        <w:right w:val="none" w:sz="0" w:space="0" w:color="auto"/>
      </w:divBdr>
      <w:divsChild>
        <w:div w:id="627320114">
          <w:marLeft w:val="0"/>
          <w:marRight w:val="0"/>
          <w:marTop w:val="100"/>
          <w:marBottom w:val="40"/>
          <w:divBdr>
            <w:top w:val="none" w:sz="0" w:space="0" w:color="auto"/>
            <w:left w:val="none" w:sz="0" w:space="0" w:color="auto"/>
            <w:bottom w:val="none" w:sz="0" w:space="0" w:color="auto"/>
            <w:right w:val="none" w:sz="0" w:space="0" w:color="auto"/>
          </w:divBdr>
        </w:div>
      </w:divsChild>
    </w:div>
    <w:div w:id="1090934419">
      <w:bodyDiv w:val="1"/>
      <w:marLeft w:val="0"/>
      <w:marRight w:val="0"/>
      <w:marTop w:val="0"/>
      <w:marBottom w:val="0"/>
      <w:divBdr>
        <w:top w:val="none" w:sz="0" w:space="0" w:color="auto"/>
        <w:left w:val="none" w:sz="0" w:space="0" w:color="auto"/>
        <w:bottom w:val="none" w:sz="0" w:space="0" w:color="auto"/>
        <w:right w:val="none" w:sz="0" w:space="0" w:color="auto"/>
      </w:divBdr>
    </w:div>
    <w:div w:id="1093742861">
      <w:bodyDiv w:val="1"/>
      <w:marLeft w:val="0"/>
      <w:marRight w:val="0"/>
      <w:marTop w:val="0"/>
      <w:marBottom w:val="0"/>
      <w:divBdr>
        <w:top w:val="none" w:sz="0" w:space="0" w:color="auto"/>
        <w:left w:val="none" w:sz="0" w:space="0" w:color="auto"/>
        <w:bottom w:val="none" w:sz="0" w:space="0" w:color="auto"/>
        <w:right w:val="none" w:sz="0" w:space="0" w:color="auto"/>
      </w:divBdr>
      <w:divsChild>
        <w:div w:id="1072312720">
          <w:marLeft w:val="0"/>
          <w:marRight w:val="0"/>
          <w:marTop w:val="100"/>
          <w:marBottom w:val="40"/>
          <w:divBdr>
            <w:top w:val="none" w:sz="0" w:space="0" w:color="auto"/>
            <w:left w:val="none" w:sz="0" w:space="0" w:color="auto"/>
            <w:bottom w:val="none" w:sz="0" w:space="0" w:color="auto"/>
            <w:right w:val="none" w:sz="0" w:space="0" w:color="auto"/>
          </w:divBdr>
        </w:div>
      </w:divsChild>
    </w:div>
    <w:div w:id="1098792478">
      <w:bodyDiv w:val="1"/>
      <w:marLeft w:val="0"/>
      <w:marRight w:val="0"/>
      <w:marTop w:val="0"/>
      <w:marBottom w:val="0"/>
      <w:divBdr>
        <w:top w:val="none" w:sz="0" w:space="0" w:color="auto"/>
        <w:left w:val="none" w:sz="0" w:space="0" w:color="auto"/>
        <w:bottom w:val="none" w:sz="0" w:space="0" w:color="auto"/>
        <w:right w:val="none" w:sz="0" w:space="0" w:color="auto"/>
      </w:divBdr>
    </w:div>
    <w:div w:id="1139344802">
      <w:bodyDiv w:val="1"/>
      <w:marLeft w:val="0"/>
      <w:marRight w:val="0"/>
      <w:marTop w:val="0"/>
      <w:marBottom w:val="0"/>
      <w:divBdr>
        <w:top w:val="none" w:sz="0" w:space="0" w:color="auto"/>
        <w:left w:val="none" w:sz="0" w:space="0" w:color="auto"/>
        <w:bottom w:val="none" w:sz="0" w:space="0" w:color="auto"/>
        <w:right w:val="none" w:sz="0" w:space="0" w:color="auto"/>
      </w:divBdr>
      <w:divsChild>
        <w:div w:id="1375614422">
          <w:marLeft w:val="0"/>
          <w:marRight w:val="0"/>
          <w:marTop w:val="100"/>
          <w:marBottom w:val="40"/>
          <w:divBdr>
            <w:top w:val="none" w:sz="0" w:space="0" w:color="auto"/>
            <w:left w:val="none" w:sz="0" w:space="0" w:color="auto"/>
            <w:bottom w:val="none" w:sz="0" w:space="0" w:color="auto"/>
            <w:right w:val="none" w:sz="0" w:space="0" w:color="auto"/>
          </w:divBdr>
        </w:div>
      </w:divsChild>
    </w:div>
    <w:div w:id="1145051492">
      <w:bodyDiv w:val="1"/>
      <w:marLeft w:val="0"/>
      <w:marRight w:val="0"/>
      <w:marTop w:val="0"/>
      <w:marBottom w:val="0"/>
      <w:divBdr>
        <w:top w:val="none" w:sz="0" w:space="0" w:color="auto"/>
        <w:left w:val="none" w:sz="0" w:space="0" w:color="auto"/>
        <w:bottom w:val="none" w:sz="0" w:space="0" w:color="auto"/>
        <w:right w:val="none" w:sz="0" w:space="0" w:color="auto"/>
      </w:divBdr>
    </w:div>
    <w:div w:id="1175730810">
      <w:bodyDiv w:val="1"/>
      <w:marLeft w:val="0"/>
      <w:marRight w:val="0"/>
      <w:marTop w:val="0"/>
      <w:marBottom w:val="0"/>
      <w:divBdr>
        <w:top w:val="none" w:sz="0" w:space="0" w:color="auto"/>
        <w:left w:val="none" w:sz="0" w:space="0" w:color="auto"/>
        <w:bottom w:val="none" w:sz="0" w:space="0" w:color="auto"/>
        <w:right w:val="none" w:sz="0" w:space="0" w:color="auto"/>
      </w:divBdr>
    </w:div>
    <w:div w:id="1175876543">
      <w:bodyDiv w:val="1"/>
      <w:marLeft w:val="0"/>
      <w:marRight w:val="0"/>
      <w:marTop w:val="0"/>
      <w:marBottom w:val="0"/>
      <w:divBdr>
        <w:top w:val="none" w:sz="0" w:space="0" w:color="auto"/>
        <w:left w:val="none" w:sz="0" w:space="0" w:color="auto"/>
        <w:bottom w:val="none" w:sz="0" w:space="0" w:color="auto"/>
        <w:right w:val="none" w:sz="0" w:space="0" w:color="auto"/>
      </w:divBdr>
    </w:div>
    <w:div w:id="1183737534">
      <w:bodyDiv w:val="1"/>
      <w:marLeft w:val="0"/>
      <w:marRight w:val="0"/>
      <w:marTop w:val="0"/>
      <w:marBottom w:val="0"/>
      <w:divBdr>
        <w:top w:val="none" w:sz="0" w:space="0" w:color="auto"/>
        <w:left w:val="none" w:sz="0" w:space="0" w:color="auto"/>
        <w:bottom w:val="none" w:sz="0" w:space="0" w:color="auto"/>
        <w:right w:val="none" w:sz="0" w:space="0" w:color="auto"/>
      </w:divBdr>
      <w:divsChild>
        <w:div w:id="1005013611">
          <w:marLeft w:val="0"/>
          <w:marRight w:val="0"/>
          <w:marTop w:val="100"/>
          <w:marBottom w:val="40"/>
          <w:divBdr>
            <w:top w:val="none" w:sz="0" w:space="0" w:color="auto"/>
            <w:left w:val="none" w:sz="0" w:space="0" w:color="auto"/>
            <w:bottom w:val="none" w:sz="0" w:space="0" w:color="auto"/>
            <w:right w:val="none" w:sz="0" w:space="0" w:color="auto"/>
          </w:divBdr>
        </w:div>
      </w:divsChild>
    </w:div>
    <w:div w:id="1188249640">
      <w:bodyDiv w:val="1"/>
      <w:marLeft w:val="0"/>
      <w:marRight w:val="0"/>
      <w:marTop w:val="0"/>
      <w:marBottom w:val="0"/>
      <w:divBdr>
        <w:top w:val="none" w:sz="0" w:space="0" w:color="auto"/>
        <w:left w:val="none" w:sz="0" w:space="0" w:color="auto"/>
        <w:bottom w:val="none" w:sz="0" w:space="0" w:color="auto"/>
        <w:right w:val="none" w:sz="0" w:space="0" w:color="auto"/>
      </w:divBdr>
      <w:divsChild>
        <w:div w:id="390736442">
          <w:marLeft w:val="0"/>
          <w:marRight w:val="0"/>
          <w:marTop w:val="100"/>
          <w:marBottom w:val="40"/>
          <w:divBdr>
            <w:top w:val="none" w:sz="0" w:space="0" w:color="auto"/>
            <w:left w:val="none" w:sz="0" w:space="0" w:color="auto"/>
            <w:bottom w:val="none" w:sz="0" w:space="0" w:color="auto"/>
            <w:right w:val="none" w:sz="0" w:space="0" w:color="auto"/>
          </w:divBdr>
        </w:div>
        <w:div w:id="1067729455">
          <w:marLeft w:val="0"/>
          <w:marRight w:val="0"/>
          <w:marTop w:val="100"/>
          <w:marBottom w:val="40"/>
          <w:divBdr>
            <w:top w:val="none" w:sz="0" w:space="0" w:color="auto"/>
            <w:left w:val="none" w:sz="0" w:space="0" w:color="auto"/>
            <w:bottom w:val="none" w:sz="0" w:space="0" w:color="auto"/>
            <w:right w:val="none" w:sz="0" w:space="0" w:color="auto"/>
          </w:divBdr>
        </w:div>
      </w:divsChild>
    </w:div>
    <w:div w:id="1188256083">
      <w:bodyDiv w:val="1"/>
      <w:marLeft w:val="0"/>
      <w:marRight w:val="0"/>
      <w:marTop w:val="0"/>
      <w:marBottom w:val="0"/>
      <w:divBdr>
        <w:top w:val="none" w:sz="0" w:space="0" w:color="auto"/>
        <w:left w:val="none" w:sz="0" w:space="0" w:color="auto"/>
        <w:bottom w:val="none" w:sz="0" w:space="0" w:color="auto"/>
        <w:right w:val="none" w:sz="0" w:space="0" w:color="auto"/>
      </w:divBdr>
      <w:divsChild>
        <w:div w:id="1874220560">
          <w:marLeft w:val="0"/>
          <w:marRight w:val="0"/>
          <w:marTop w:val="100"/>
          <w:marBottom w:val="40"/>
          <w:divBdr>
            <w:top w:val="none" w:sz="0" w:space="0" w:color="auto"/>
            <w:left w:val="none" w:sz="0" w:space="0" w:color="auto"/>
            <w:bottom w:val="none" w:sz="0" w:space="0" w:color="auto"/>
            <w:right w:val="none" w:sz="0" w:space="0" w:color="auto"/>
          </w:divBdr>
        </w:div>
        <w:div w:id="2011788693">
          <w:marLeft w:val="0"/>
          <w:marRight w:val="0"/>
          <w:marTop w:val="100"/>
          <w:marBottom w:val="40"/>
          <w:divBdr>
            <w:top w:val="none" w:sz="0" w:space="0" w:color="auto"/>
            <w:left w:val="none" w:sz="0" w:space="0" w:color="auto"/>
            <w:bottom w:val="none" w:sz="0" w:space="0" w:color="auto"/>
            <w:right w:val="none" w:sz="0" w:space="0" w:color="auto"/>
          </w:divBdr>
        </w:div>
      </w:divsChild>
    </w:div>
    <w:div w:id="1202405584">
      <w:bodyDiv w:val="1"/>
      <w:marLeft w:val="0"/>
      <w:marRight w:val="0"/>
      <w:marTop w:val="0"/>
      <w:marBottom w:val="0"/>
      <w:divBdr>
        <w:top w:val="none" w:sz="0" w:space="0" w:color="auto"/>
        <w:left w:val="none" w:sz="0" w:space="0" w:color="auto"/>
        <w:bottom w:val="none" w:sz="0" w:space="0" w:color="auto"/>
        <w:right w:val="none" w:sz="0" w:space="0" w:color="auto"/>
      </w:divBdr>
    </w:div>
    <w:div w:id="1234968773">
      <w:bodyDiv w:val="1"/>
      <w:marLeft w:val="0"/>
      <w:marRight w:val="0"/>
      <w:marTop w:val="0"/>
      <w:marBottom w:val="0"/>
      <w:divBdr>
        <w:top w:val="none" w:sz="0" w:space="0" w:color="auto"/>
        <w:left w:val="none" w:sz="0" w:space="0" w:color="auto"/>
        <w:bottom w:val="none" w:sz="0" w:space="0" w:color="auto"/>
        <w:right w:val="none" w:sz="0" w:space="0" w:color="auto"/>
      </w:divBdr>
      <w:divsChild>
        <w:div w:id="637223679">
          <w:marLeft w:val="0"/>
          <w:marRight w:val="0"/>
          <w:marTop w:val="100"/>
          <w:marBottom w:val="40"/>
          <w:divBdr>
            <w:top w:val="none" w:sz="0" w:space="0" w:color="auto"/>
            <w:left w:val="none" w:sz="0" w:space="0" w:color="auto"/>
            <w:bottom w:val="none" w:sz="0" w:space="0" w:color="auto"/>
            <w:right w:val="none" w:sz="0" w:space="0" w:color="auto"/>
          </w:divBdr>
        </w:div>
        <w:div w:id="828861275">
          <w:marLeft w:val="0"/>
          <w:marRight w:val="0"/>
          <w:marTop w:val="100"/>
          <w:marBottom w:val="40"/>
          <w:divBdr>
            <w:top w:val="none" w:sz="0" w:space="0" w:color="auto"/>
            <w:left w:val="none" w:sz="0" w:space="0" w:color="auto"/>
            <w:bottom w:val="none" w:sz="0" w:space="0" w:color="auto"/>
            <w:right w:val="none" w:sz="0" w:space="0" w:color="auto"/>
          </w:divBdr>
        </w:div>
      </w:divsChild>
    </w:div>
    <w:div w:id="1268074678">
      <w:bodyDiv w:val="1"/>
      <w:marLeft w:val="0"/>
      <w:marRight w:val="0"/>
      <w:marTop w:val="0"/>
      <w:marBottom w:val="0"/>
      <w:divBdr>
        <w:top w:val="none" w:sz="0" w:space="0" w:color="auto"/>
        <w:left w:val="none" w:sz="0" w:space="0" w:color="auto"/>
        <w:bottom w:val="none" w:sz="0" w:space="0" w:color="auto"/>
        <w:right w:val="none" w:sz="0" w:space="0" w:color="auto"/>
      </w:divBdr>
      <w:divsChild>
        <w:div w:id="147093739">
          <w:marLeft w:val="0"/>
          <w:marRight w:val="0"/>
          <w:marTop w:val="100"/>
          <w:marBottom w:val="40"/>
          <w:divBdr>
            <w:top w:val="none" w:sz="0" w:space="0" w:color="auto"/>
            <w:left w:val="none" w:sz="0" w:space="0" w:color="auto"/>
            <w:bottom w:val="none" w:sz="0" w:space="0" w:color="auto"/>
            <w:right w:val="none" w:sz="0" w:space="0" w:color="auto"/>
          </w:divBdr>
        </w:div>
        <w:div w:id="187181187">
          <w:marLeft w:val="0"/>
          <w:marRight w:val="0"/>
          <w:marTop w:val="100"/>
          <w:marBottom w:val="40"/>
          <w:divBdr>
            <w:top w:val="none" w:sz="0" w:space="0" w:color="auto"/>
            <w:left w:val="none" w:sz="0" w:space="0" w:color="auto"/>
            <w:bottom w:val="none" w:sz="0" w:space="0" w:color="auto"/>
            <w:right w:val="none" w:sz="0" w:space="0" w:color="auto"/>
          </w:divBdr>
        </w:div>
      </w:divsChild>
    </w:div>
    <w:div w:id="1285382193">
      <w:bodyDiv w:val="1"/>
      <w:marLeft w:val="0"/>
      <w:marRight w:val="0"/>
      <w:marTop w:val="0"/>
      <w:marBottom w:val="0"/>
      <w:divBdr>
        <w:top w:val="none" w:sz="0" w:space="0" w:color="auto"/>
        <w:left w:val="none" w:sz="0" w:space="0" w:color="auto"/>
        <w:bottom w:val="none" w:sz="0" w:space="0" w:color="auto"/>
        <w:right w:val="none" w:sz="0" w:space="0" w:color="auto"/>
      </w:divBdr>
      <w:divsChild>
        <w:div w:id="495808702">
          <w:marLeft w:val="0"/>
          <w:marRight w:val="0"/>
          <w:marTop w:val="100"/>
          <w:marBottom w:val="40"/>
          <w:divBdr>
            <w:top w:val="none" w:sz="0" w:space="0" w:color="auto"/>
            <w:left w:val="none" w:sz="0" w:space="0" w:color="auto"/>
            <w:bottom w:val="none" w:sz="0" w:space="0" w:color="auto"/>
            <w:right w:val="none" w:sz="0" w:space="0" w:color="auto"/>
          </w:divBdr>
        </w:div>
        <w:div w:id="1493913921">
          <w:marLeft w:val="0"/>
          <w:marRight w:val="0"/>
          <w:marTop w:val="100"/>
          <w:marBottom w:val="40"/>
          <w:divBdr>
            <w:top w:val="none" w:sz="0" w:space="0" w:color="auto"/>
            <w:left w:val="none" w:sz="0" w:space="0" w:color="auto"/>
            <w:bottom w:val="none" w:sz="0" w:space="0" w:color="auto"/>
            <w:right w:val="none" w:sz="0" w:space="0" w:color="auto"/>
          </w:divBdr>
        </w:div>
      </w:divsChild>
    </w:div>
    <w:div w:id="1303147764">
      <w:bodyDiv w:val="1"/>
      <w:marLeft w:val="0"/>
      <w:marRight w:val="0"/>
      <w:marTop w:val="0"/>
      <w:marBottom w:val="0"/>
      <w:divBdr>
        <w:top w:val="none" w:sz="0" w:space="0" w:color="auto"/>
        <w:left w:val="none" w:sz="0" w:space="0" w:color="auto"/>
        <w:bottom w:val="none" w:sz="0" w:space="0" w:color="auto"/>
        <w:right w:val="none" w:sz="0" w:space="0" w:color="auto"/>
      </w:divBdr>
      <w:divsChild>
        <w:div w:id="22901551">
          <w:marLeft w:val="0"/>
          <w:marRight w:val="0"/>
          <w:marTop w:val="100"/>
          <w:marBottom w:val="40"/>
          <w:divBdr>
            <w:top w:val="none" w:sz="0" w:space="0" w:color="auto"/>
            <w:left w:val="none" w:sz="0" w:space="0" w:color="auto"/>
            <w:bottom w:val="none" w:sz="0" w:space="0" w:color="auto"/>
            <w:right w:val="none" w:sz="0" w:space="0" w:color="auto"/>
          </w:divBdr>
        </w:div>
        <w:div w:id="56822697">
          <w:marLeft w:val="0"/>
          <w:marRight w:val="0"/>
          <w:marTop w:val="100"/>
          <w:marBottom w:val="40"/>
          <w:divBdr>
            <w:top w:val="none" w:sz="0" w:space="0" w:color="auto"/>
            <w:left w:val="none" w:sz="0" w:space="0" w:color="auto"/>
            <w:bottom w:val="none" w:sz="0" w:space="0" w:color="auto"/>
            <w:right w:val="none" w:sz="0" w:space="0" w:color="auto"/>
          </w:divBdr>
        </w:div>
      </w:divsChild>
    </w:div>
    <w:div w:id="1315724580">
      <w:bodyDiv w:val="1"/>
      <w:marLeft w:val="0"/>
      <w:marRight w:val="0"/>
      <w:marTop w:val="0"/>
      <w:marBottom w:val="0"/>
      <w:divBdr>
        <w:top w:val="none" w:sz="0" w:space="0" w:color="auto"/>
        <w:left w:val="none" w:sz="0" w:space="0" w:color="auto"/>
        <w:bottom w:val="none" w:sz="0" w:space="0" w:color="auto"/>
        <w:right w:val="none" w:sz="0" w:space="0" w:color="auto"/>
      </w:divBdr>
      <w:divsChild>
        <w:div w:id="1037971818">
          <w:marLeft w:val="0"/>
          <w:marRight w:val="0"/>
          <w:marTop w:val="100"/>
          <w:marBottom w:val="40"/>
          <w:divBdr>
            <w:top w:val="none" w:sz="0" w:space="0" w:color="auto"/>
            <w:left w:val="none" w:sz="0" w:space="0" w:color="auto"/>
            <w:bottom w:val="none" w:sz="0" w:space="0" w:color="auto"/>
            <w:right w:val="none" w:sz="0" w:space="0" w:color="auto"/>
          </w:divBdr>
        </w:div>
        <w:div w:id="1229923705">
          <w:marLeft w:val="0"/>
          <w:marRight w:val="0"/>
          <w:marTop w:val="100"/>
          <w:marBottom w:val="40"/>
          <w:divBdr>
            <w:top w:val="none" w:sz="0" w:space="0" w:color="auto"/>
            <w:left w:val="none" w:sz="0" w:space="0" w:color="auto"/>
            <w:bottom w:val="none" w:sz="0" w:space="0" w:color="auto"/>
            <w:right w:val="none" w:sz="0" w:space="0" w:color="auto"/>
          </w:divBdr>
        </w:div>
        <w:div w:id="1237713422">
          <w:marLeft w:val="0"/>
          <w:marRight w:val="0"/>
          <w:marTop w:val="100"/>
          <w:marBottom w:val="40"/>
          <w:divBdr>
            <w:top w:val="none" w:sz="0" w:space="0" w:color="auto"/>
            <w:left w:val="none" w:sz="0" w:space="0" w:color="auto"/>
            <w:bottom w:val="none" w:sz="0" w:space="0" w:color="auto"/>
            <w:right w:val="none" w:sz="0" w:space="0" w:color="auto"/>
          </w:divBdr>
        </w:div>
        <w:div w:id="2033412964">
          <w:marLeft w:val="0"/>
          <w:marRight w:val="0"/>
          <w:marTop w:val="100"/>
          <w:marBottom w:val="40"/>
          <w:divBdr>
            <w:top w:val="none" w:sz="0" w:space="0" w:color="auto"/>
            <w:left w:val="none" w:sz="0" w:space="0" w:color="auto"/>
            <w:bottom w:val="none" w:sz="0" w:space="0" w:color="auto"/>
            <w:right w:val="none" w:sz="0" w:space="0" w:color="auto"/>
          </w:divBdr>
        </w:div>
      </w:divsChild>
    </w:div>
    <w:div w:id="1336304823">
      <w:bodyDiv w:val="1"/>
      <w:marLeft w:val="0"/>
      <w:marRight w:val="0"/>
      <w:marTop w:val="0"/>
      <w:marBottom w:val="0"/>
      <w:divBdr>
        <w:top w:val="none" w:sz="0" w:space="0" w:color="auto"/>
        <w:left w:val="none" w:sz="0" w:space="0" w:color="auto"/>
        <w:bottom w:val="none" w:sz="0" w:space="0" w:color="auto"/>
        <w:right w:val="none" w:sz="0" w:space="0" w:color="auto"/>
      </w:divBdr>
      <w:divsChild>
        <w:div w:id="729890996">
          <w:marLeft w:val="360"/>
          <w:marRight w:val="0"/>
          <w:marTop w:val="80"/>
          <w:marBottom w:val="80"/>
          <w:divBdr>
            <w:top w:val="none" w:sz="0" w:space="0" w:color="auto"/>
            <w:left w:val="none" w:sz="0" w:space="0" w:color="auto"/>
            <w:bottom w:val="none" w:sz="0" w:space="0" w:color="auto"/>
            <w:right w:val="none" w:sz="0" w:space="0" w:color="auto"/>
          </w:divBdr>
        </w:div>
        <w:div w:id="1037773017">
          <w:marLeft w:val="360"/>
          <w:marRight w:val="0"/>
          <w:marTop w:val="80"/>
          <w:marBottom w:val="80"/>
          <w:divBdr>
            <w:top w:val="none" w:sz="0" w:space="0" w:color="auto"/>
            <w:left w:val="none" w:sz="0" w:space="0" w:color="auto"/>
            <w:bottom w:val="none" w:sz="0" w:space="0" w:color="auto"/>
            <w:right w:val="none" w:sz="0" w:space="0" w:color="auto"/>
          </w:divBdr>
        </w:div>
        <w:div w:id="1708797657">
          <w:marLeft w:val="0"/>
          <w:marRight w:val="0"/>
          <w:marTop w:val="80"/>
          <w:marBottom w:val="80"/>
          <w:divBdr>
            <w:top w:val="none" w:sz="0" w:space="0" w:color="auto"/>
            <w:left w:val="none" w:sz="0" w:space="0" w:color="auto"/>
            <w:bottom w:val="none" w:sz="0" w:space="0" w:color="auto"/>
            <w:right w:val="none" w:sz="0" w:space="0" w:color="auto"/>
          </w:divBdr>
        </w:div>
      </w:divsChild>
    </w:div>
    <w:div w:id="1348093215">
      <w:bodyDiv w:val="1"/>
      <w:marLeft w:val="0"/>
      <w:marRight w:val="0"/>
      <w:marTop w:val="0"/>
      <w:marBottom w:val="0"/>
      <w:divBdr>
        <w:top w:val="none" w:sz="0" w:space="0" w:color="auto"/>
        <w:left w:val="none" w:sz="0" w:space="0" w:color="auto"/>
        <w:bottom w:val="none" w:sz="0" w:space="0" w:color="auto"/>
        <w:right w:val="none" w:sz="0" w:space="0" w:color="auto"/>
      </w:divBdr>
    </w:div>
    <w:div w:id="1351444577">
      <w:bodyDiv w:val="1"/>
      <w:marLeft w:val="0"/>
      <w:marRight w:val="0"/>
      <w:marTop w:val="0"/>
      <w:marBottom w:val="0"/>
      <w:divBdr>
        <w:top w:val="none" w:sz="0" w:space="0" w:color="auto"/>
        <w:left w:val="none" w:sz="0" w:space="0" w:color="auto"/>
        <w:bottom w:val="none" w:sz="0" w:space="0" w:color="auto"/>
        <w:right w:val="none" w:sz="0" w:space="0" w:color="auto"/>
      </w:divBdr>
      <w:divsChild>
        <w:div w:id="2136898893">
          <w:marLeft w:val="0"/>
          <w:marRight w:val="0"/>
          <w:marTop w:val="100"/>
          <w:marBottom w:val="40"/>
          <w:divBdr>
            <w:top w:val="none" w:sz="0" w:space="0" w:color="auto"/>
            <w:left w:val="none" w:sz="0" w:space="0" w:color="auto"/>
            <w:bottom w:val="none" w:sz="0" w:space="0" w:color="auto"/>
            <w:right w:val="none" w:sz="0" w:space="0" w:color="auto"/>
          </w:divBdr>
        </w:div>
      </w:divsChild>
    </w:div>
    <w:div w:id="1362442225">
      <w:bodyDiv w:val="1"/>
      <w:marLeft w:val="0"/>
      <w:marRight w:val="0"/>
      <w:marTop w:val="0"/>
      <w:marBottom w:val="0"/>
      <w:divBdr>
        <w:top w:val="none" w:sz="0" w:space="0" w:color="auto"/>
        <w:left w:val="none" w:sz="0" w:space="0" w:color="auto"/>
        <w:bottom w:val="none" w:sz="0" w:space="0" w:color="auto"/>
        <w:right w:val="none" w:sz="0" w:space="0" w:color="auto"/>
      </w:divBdr>
      <w:divsChild>
        <w:div w:id="1422947502">
          <w:marLeft w:val="0"/>
          <w:marRight w:val="0"/>
          <w:marTop w:val="100"/>
          <w:marBottom w:val="40"/>
          <w:divBdr>
            <w:top w:val="none" w:sz="0" w:space="0" w:color="auto"/>
            <w:left w:val="none" w:sz="0" w:space="0" w:color="auto"/>
            <w:bottom w:val="none" w:sz="0" w:space="0" w:color="auto"/>
            <w:right w:val="none" w:sz="0" w:space="0" w:color="auto"/>
          </w:divBdr>
        </w:div>
      </w:divsChild>
    </w:div>
    <w:div w:id="1386679084">
      <w:bodyDiv w:val="1"/>
      <w:marLeft w:val="0"/>
      <w:marRight w:val="0"/>
      <w:marTop w:val="0"/>
      <w:marBottom w:val="0"/>
      <w:divBdr>
        <w:top w:val="none" w:sz="0" w:space="0" w:color="auto"/>
        <w:left w:val="none" w:sz="0" w:space="0" w:color="auto"/>
        <w:bottom w:val="none" w:sz="0" w:space="0" w:color="auto"/>
        <w:right w:val="none" w:sz="0" w:space="0" w:color="auto"/>
      </w:divBdr>
      <w:divsChild>
        <w:div w:id="310409077">
          <w:marLeft w:val="0"/>
          <w:marRight w:val="0"/>
          <w:marTop w:val="100"/>
          <w:marBottom w:val="40"/>
          <w:divBdr>
            <w:top w:val="none" w:sz="0" w:space="0" w:color="auto"/>
            <w:left w:val="none" w:sz="0" w:space="0" w:color="auto"/>
            <w:bottom w:val="none" w:sz="0" w:space="0" w:color="auto"/>
            <w:right w:val="none" w:sz="0" w:space="0" w:color="auto"/>
          </w:divBdr>
        </w:div>
      </w:divsChild>
    </w:div>
    <w:div w:id="1394500581">
      <w:bodyDiv w:val="1"/>
      <w:marLeft w:val="0"/>
      <w:marRight w:val="0"/>
      <w:marTop w:val="0"/>
      <w:marBottom w:val="0"/>
      <w:divBdr>
        <w:top w:val="none" w:sz="0" w:space="0" w:color="auto"/>
        <w:left w:val="none" w:sz="0" w:space="0" w:color="auto"/>
        <w:bottom w:val="none" w:sz="0" w:space="0" w:color="auto"/>
        <w:right w:val="none" w:sz="0" w:space="0" w:color="auto"/>
      </w:divBdr>
      <w:divsChild>
        <w:div w:id="2084180013">
          <w:marLeft w:val="0"/>
          <w:marRight w:val="0"/>
          <w:marTop w:val="100"/>
          <w:marBottom w:val="40"/>
          <w:divBdr>
            <w:top w:val="none" w:sz="0" w:space="0" w:color="auto"/>
            <w:left w:val="none" w:sz="0" w:space="0" w:color="auto"/>
            <w:bottom w:val="none" w:sz="0" w:space="0" w:color="auto"/>
            <w:right w:val="none" w:sz="0" w:space="0" w:color="auto"/>
          </w:divBdr>
        </w:div>
      </w:divsChild>
    </w:div>
    <w:div w:id="1413628051">
      <w:bodyDiv w:val="1"/>
      <w:marLeft w:val="0"/>
      <w:marRight w:val="0"/>
      <w:marTop w:val="0"/>
      <w:marBottom w:val="0"/>
      <w:divBdr>
        <w:top w:val="none" w:sz="0" w:space="0" w:color="auto"/>
        <w:left w:val="none" w:sz="0" w:space="0" w:color="auto"/>
        <w:bottom w:val="none" w:sz="0" w:space="0" w:color="auto"/>
        <w:right w:val="none" w:sz="0" w:space="0" w:color="auto"/>
      </w:divBdr>
      <w:divsChild>
        <w:div w:id="960577683">
          <w:marLeft w:val="0"/>
          <w:marRight w:val="0"/>
          <w:marTop w:val="100"/>
          <w:marBottom w:val="40"/>
          <w:divBdr>
            <w:top w:val="none" w:sz="0" w:space="0" w:color="auto"/>
            <w:left w:val="none" w:sz="0" w:space="0" w:color="auto"/>
            <w:bottom w:val="none" w:sz="0" w:space="0" w:color="auto"/>
            <w:right w:val="none" w:sz="0" w:space="0" w:color="auto"/>
          </w:divBdr>
        </w:div>
        <w:div w:id="1321958056">
          <w:marLeft w:val="0"/>
          <w:marRight w:val="0"/>
          <w:marTop w:val="80"/>
          <w:marBottom w:val="20"/>
          <w:divBdr>
            <w:top w:val="none" w:sz="0" w:space="0" w:color="auto"/>
            <w:left w:val="none" w:sz="0" w:space="0" w:color="auto"/>
            <w:bottom w:val="none" w:sz="0" w:space="0" w:color="auto"/>
            <w:right w:val="none" w:sz="0" w:space="0" w:color="auto"/>
          </w:divBdr>
        </w:div>
      </w:divsChild>
    </w:div>
    <w:div w:id="1418332753">
      <w:bodyDiv w:val="1"/>
      <w:marLeft w:val="0"/>
      <w:marRight w:val="0"/>
      <w:marTop w:val="0"/>
      <w:marBottom w:val="0"/>
      <w:divBdr>
        <w:top w:val="none" w:sz="0" w:space="0" w:color="auto"/>
        <w:left w:val="none" w:sz="0" w:space="0" w:color="auto"/>
        <w:bottom w:val="none" w:sz="0" w:space="0" w:color="auto"/>
        <w:right w:val="none" w:sz="0" w:space="0" w:color="auto"/>
      </w:divBdr>
      <w:divsChild>
        <w:div w:id="948707470">
          <w:marLeft w:val="0"/>
          <w:marRight w:val="0"/>
          <w:marTop w:val="100"/>
          <w:marBottom w:val="40"/>
          <w:divBdr>
            <w:top w:val="none" w:sz="0" w:space="0" w:color="auto"/>
            <w:left w:val="none" w:sz="0" w:space="0" w:color="auto"/>
            <w:bottom w:val="none" w:sz="0" w:space="0" w:color="auto"/>
            <w:right w:val="none" w:sz="0" w:space="0" w:color="auto"/>
          </w:divBdr>
        </w:div>
        <w:div w:id="1439518958">
          <w:marLeft w:val="0"/>
          <w:marRight w:val="0"/>
          <w:marTop w:val="100"/>
          <w:marBottom w:val="40"/>
          <w:divBdr>
            <w:top w:val="none" w:sz="0" w:space="0" w:color="auto"/>
            <w:left w:val="none" w:sz="0" w:space="0" w:color="auto"/>
            <w:bottom w:val="none" w:sz="0" w:space="0" w:color="auto"/>
            <w:right w:val="none" w:sz="0" w:space="0" w:color="auto"/>
          </w:divBdr>
        </w:div>
        <w:div w:id="1873952363">
          <w:marLeft w:val="0"/>
          <w:marRight w:val="0"/>
          <w:marTop w:val="100"/>
          <w:marBottom w:val="40"/>
          <w:divBdr>
            <w:top w:val="none" w:sz="0" w:space="0" w:color="auto"/>
            <w:left w:val="none" w:sz="0" w:space="0" w:color="auto"/>
            <w:bottom w:val="none" w:sz="0" w:space="0" w:color="auto"/>
            <w:right w:val="none" w:sz="0" w:space="0" w:color="auto"/>
          </w:divBdr>
        </w:div>
        <w:div w:id="2122987242">
          <w:marLeft w:val="0"/>
          <w:marRight w:val="0"/>
          <w:marTop w:val="100"/>
          <w:marBottom w:val="40"/>
          <w:divBdr>
            <w:top w:val="none" w:sz="0" w:space="0" w:color="auto"/>
            <w:left w:val="none" w:sz="0" w:space="0" w:color="auto"/>
            <w:bottom w:val="none" w:sz="0" w:space="0" w:color="auto"/>
            <w:right w:val="none" w:sz="0" w:space="0" w:color="auto"/>
          </w:divBdr>
        </w:div>
      </w:divsChild>
    </w:div>
    <w:div w:id="1446190265">
      <w:bodyDiv w:val="1"/>
      <w:marLeft w:val="0"/>
      <w:marRight w:val="0"/>
      <w:marTop w:val="0"/>
      <w:marBottom w:val="0"/>
      <w:divBdr>
        <w:top w:val="none" w:sz="0" w:space="0" w:color="auto"/>
        <w:left w:val="none" w:sz="0" w:space="0" w:color="auto"/>
        <w:bottom w:val="none" w:sz="0" w:space="0" w:color="auto"/>
        <w:right w:val="none" w:sz="0" w:space="0" w:color="auto"/>
      </w:divBdr>
      <w:divsChild>
        <w:div w:id="317537010">
          <w:marLeft w:val="0"/>
          <w:marRight w:val="0"/>
          <w:marTop w:val="100"/>
          <w:marBottom w:val="40"/>
          <w:divBdr>
            <w:top w:val="none" w:sz="0" w:space="0" w:color="auto"/>
            <w:left w:val="none" w:sz="0" w:space="0" w:color="auto"/>
            <w:bottom w:val="none" w:sz="0" w:space="0" w:color="auto"/>
            <w:right w:val="none" w:sz="0" w:space="0" w:color="auto"/>
          </w:divBdr>
        </w:div>
        <w:div w:id="2064021794">
          <w:marLeft w:val="0"/>
          <w:marRight w:val="0"/>
          <w:marTop w:val="100"/>
          <w:marBottom w:val="40"/>
          <w:divBdr>
            <w:top w:val="none" w:sz="0" w:space="0" w:color="auto"/>
            <w:left w:val="none" w:sz="0" w:space="0" w:color="auto"/>
            <w:bottom w:val="none" w:sz="0" w:space="0" w:color="auto"/>
            <w:right w:val="none" w:sz="0" w:space="0" w:color="auto"/>
          </w:divBdr>
        </w:div>
      </w:divsChild>
    </w:div>
    <w:div w:id="1495342785">
      <w:bodyDiv w:val="1"/>
      <w:marLeft w:val="0"/>
      <w:marRight w:val="0"/>
      <w:marTop w:val="0"/>
      <w:marBottom w:val="0"/>
      <w:divBdr>
        <w:top w:val="none" w:sz="0" w:space="0" w:color="auto"/>
        <w:left w:val="none" w:sz="0" w:space="0" w:color="auto"/>
        <w:bottom w:val="none" w:sz="0" w:space="0" w:color="auto"/>
        <w:right w:val="none" w:sz="0" w:space="0" w:color="auto"/>
      </w:divBdr>
    </w:div>
    <w:div w:id="1496148778">
      <w:bodyDiv w:val="1"/>
      <w:marLeft w:val="0"/>
      <w:marRight w:val="0"/>
      <w:marTop w:val="0"/>
      <w:marBottom w:val="0"/>
      <w:divBdr>
        <w:top w:val="none" w:sz="0" w:space="0" w:color="auto"/>
        <w:left w:val="none" w:sz="0" w:space="0" w:color="auto"/>
        <w:bottom w:val="none" w:sz="0" w:space="0" w:color="auto"/>
        <w:right w:val="none" w:sz="0" w:space="0" w:color="auto"/>
      </w:divBdr>
      <w:divsChild>
        <w:div w:id="737556483">
          <w:marLeft w:val="0"/>
          <w:marRight w:val="0"/>
          <w:marTop w:val="100"/>
          <w:marBottom w:val="40"/>
          <w:divBdr>
            <w:top w:val="none" w:sz="0" w:space="0" w:color="auto"/>
            <w:left w:val="none" w:sz="0" w:space="0" w:color="auto"/>
            <w:bottom w:val="none" w:sz="0" w:space="0" w:color="auto"/>
            <w:right w:val="none" w:sz="0" w:space="0" w:color="auto"/>
          </w:divBdr>
        </w:div>
        <w:div w:id="1974554803">
          <w:marLeft w:val="0"/>
          <w:marRight w:val="0"/>
          <w:marTop w:val="100"/>
          <w:marBottom w:val="40"/>
          <w:divBdr>
            <w:top w:val="none" w:sz="0" w:space="0" w:color="auto"/>
            <w:left w:val="none" w:sz="0" w:space="0" w:color="auto"/>
            <w:bottom w:val="none" w:sz="0" w:space="0" w:color="auto"/>
            <w:right w:val="none" w:sz="0" w:space="0" w:color="auto"/>
          </w:divBdr>
        </w:div>
      </w:divsChild>
    </w:div>
    <w:div w:id="1496259613">
      <w:bodyDiv w:val="1"/>
      <w:marLeft w:val="0"/>
      <w:marRight w:val="0"/>
      <w:marTop w:val="0"/>
      <w:marBottom w:val="0"/>
      <w:divBdr>
        <w:top w:val="none" w:sz="0" w:space="0" w:color="auto"/>
        <w:left w:val="none" w:sz="0" w:space="0" w:color="auto"/>
        <w:bottom w:val="none" w:sz="0" w:space="0" w:color="auto"/>
        <w:right w:val="none" w:sz="0" w:space="0" w:color="auto"/>
      </w:divBdr>
      <w:divsChild>
        <w:div w:id="286935134">
          <w:marLeft w:val="0"/>
          <w:marRight w:val="0"/>
          <w:marTop w:val="100"/>
          <w:marBottom w:val="40"/>
          <w:divBdr>
            <w:top w:val="none" w:sz="0" w:space="0" w:color="auto"/>
            <w:left w:val="none" w:sz="0" w:space="0" w:color="auto"/>
            <w:bottom w:val="none" w:sz="0" w:space="0" w:color="auto"/>
            <w:right w:val="none" w:sz="0" w:space="0" w:color="auto"/>
          </w:divBdr>
        </w:div>
        <w:div w:id="1725711000">
          <w:marLeft w:val="0"/>
          <w:marRight w:val="0"/>
          <w:marTop w:val="100"/>
          <w:marBottom w:val="40"/>
          <w:divBdr>
            <w:top w:val="none" w:sz="0" w:space="0" w:color="auto"/>
            <w:left w:val="none" w:sz="0" w:space="0" w:color="auto"/>
            <w:bottom w:val="none" w:sz="0" w:space="0" w:color="auto"/>
            <w:right w:val="none" w:sz="0" w:space="0" w:color="auto"/>
          </w:divBdr>
        </w:div>
      </w:divsChild>
    </w:div>
    <w:div w:id="1510027917">
      <w:bodyDiv w:val="1"/>
      <w:marLeft w:val="0"/>
      <w:marRight w:val="0"/>
      <w:marTop w:val="0"/>
      <w:marBottom w:val="0"/>
      <w:divBdr>
        <w:top w:val="none" w:sz="0" w:space="0" w:color="auto"/>
        <w:left w:val="none" w:sz="0" w:space="0" w:color="auto"/>
        <w:bottom w:val="none" w:sz="0" w:space="0" w:color="auto"/>
        <w:right w:val="none" w:sz="0" w:space="0" w:color="auto"/>
      </w:divBdr>
      <w:divsChild>
        <w:div w:id="1377702232">
          <w:marLeft w:val="0"/>
          <w:marRight w:val="0"/>
          <w:marTop w:val="100"/>
          <w:marBottom w:val="40"/>
          <w:divBdr>
            <w:top w:val="none" w:sz="0" w:space="0" w:color="auto"/>
            <w:left w:val="none" w:sz="0" w:space="0" w:color="auto"/>
            <w:bottom w:val="none" w:sz="0" w:space="0" w:color="auto"/>
            <w:right w:val="none" w:sz="0" w:space="0" w:color="auto"/>
          </w:divBdr>
        </w:div>
      </w:divsChild>
    </w:div>
    <w:div w:id="1527408144">
      <w:bodyDiv w:val="1"/>
      <w:marLeft w:val="0"/>
      <w:marRight w:val="0"/>
      <w:marTop w:val="0"/>
      <w:marBottom w:val="0"/>
      <w:divBdr>
        <w:top w:val="none" w:sz="0" w:space="0" w:color="auto"/>
        <w:left w:val="none" w:sz="0" w:space="0" w:color="auto"/>
        <w:bottom w:val="none" w:sz="0" w:space="0" w:color="auto"/>
        <w:right w:val="none" w:sz="0" w:space="0" w:color="auto"/>
      </w:divBdr>
      <w:divsChild>
        <w:div w:id="1422027079">
          <w:marLeft w:val="0"/>
          <w:marRight w:val="0"/>
          <w:marTop w:val="100"/>
          <w:marBottom w:val="40"/>
          <w:divBdr>
            <w:top w:val="none" w:sz="0" w:space="0" w:color="auto"/>
            <w:left w:val="none" w:sz="0" w:space="0" w:color="auto"/>
            <w:bottom w:val="none" w:sz="0" w:space="0" w:color="auto"/>
            <w:right w:val="none" w:sz="0" w:space="0" w:color="auto"/>
          </w:divBdr>
        </w:div>
        <w:div w:id="1995914969">
          <w:marLeft w:val="0"/>
          <w:marRight w:val="0"/>
          <w:marTop w:val="100"/>
          <w:marBottom w:val="40"/>
          <w:divBdr>
            <w:top w:val="none" w:sz="0" w:space="0" w:color="auto"/>
            <w:left w:val="none" w:sz="0" w:space="0" w:color="auto"/>
            <w:bottom w:val="none" w:sz="0" w:space="0" w:color="auto"/>
            <w:right w:val="none" w:sz="0" w:space="0" w:color="auto"/>
          </w:divBdr>
        </w:div>
      </w:divsChild>
    </w:div>
    <w:div w:id="1542279927">
      <w:bodyDiv w:val="1"/>
      <w:marLeft w:val="0"/>
      <w:marRight w:val="0"/>
      <w:marTop w:val="0"/>
      <w:marBottom w:val="0"/>
      <w:divBdr>
        <w:top w:val="none" w:sz="0" w:space="0" w:color="auto"/>
        <w:left w:val="none" w:sz="0" w:space="0" w:color="auto"/>
        <w:bottom w:val="none" w:sz="0" w:space="0" w:color="auto"/>
        <w:right w:val="none" w:sz="0" w:space="0" w:color="auto"/>
      </w:divBdr>
      <w:divsChild>
        <w:div w:id="1603999211">
          <w:marLeft w:val="0"/>
          <w:marRight w:val="0"/>
          <w:marTop w:val="100"/>
          <w:marBottom w:val="60"/>
          <w:divBdr>
            <w:top w:val="none" w:sz="0" w:space="0" w:color="auto"/>
            <w:left w:val="none" w:sz="0" w:space="0" w:color="auto"/>
            <w:bottom w:val="none" w:sz="0" w:space="0" w:color="auto"/>
            <w:right w:val="none" w:sz="0" w:space="0" w:color="auto"/>
          </w:divBdr>
        </w:div>
        <w:div w:id="1769151529">
          <w:marLeft w:val="0"/>
          <w:marRight w:val="0"/>
          <w:marTop w:val="100"/>
          <w:marBottom w:val="40"/>
          <w:divBdr>
            <w:top w:val="none" w:sz="0" w:space="0" w:color="auto"/>
            <w:left w:val="none" w:sz="0" w:space="0" w:color="auto"/>
            <w:bottom w:val="none" w:sz="0" w:space="0" w:color="auto"/>
            <w:right w:val="none" w:sz="0" w:space="0" w:color="auto"/>
          </w:divBdr>
        </w:div>
      </w:divsChild>
    </w:div>
    <w:div w:id="1564634618">
      <w:bodyDiv w:val="1"/>
      <w:marLeft w:val="0"/>
      <w:marRight w:val="0"/>
      <w:marTop w:val="0"/>
      <w:marBottom w:val="0"/>
      <w:divBdr>
        <w:top w:val="none" w:sz="0" w:space="0" w:color="auto"/>
        <w:left w:val="none" w:sz="0" w:space="0" w:color="auto"/>
        <w:bottom w:val="none" w:sz="0" w:space="0" w:color="auto"/>
        <w:right w:val="none" w:sz="0" w:space="0" w:color="auto"/>
      </w:divBdr>
    </w:div>
    <w:div w:id="1570578077">
      <w:bodyDiv w:val="1"/>
      <w:marLeft w:val="0"/>
      <w:marRight w:val="0"/>
      <w:marTop w:val="0"/>
      <w:marBottom w:val="0"/>
      <w:divBdr>
        <w:top w:val="none" w:sz="0" w:space="0" w:color="auto"/>
        <w:left w:val="none" w:sz="0" w:space="0" w:color="auto"/>
        <w:bottom w:val="none" w:sz="0" w:space="0" w:color="auto"/>
        <w:right w:val="none" w:sz="0" w:space="0" w:color="auto"/>
      </w:divBdr>
    </w:div>
    <w:div w:id="1583026307">
      <w:bodyDiv w:val="1"/>
      <w:marLeft w:val="0"/>
      <w:marRight w:val="0"/>
      <w:marTop w:val="0"/>
      <w:marBottom w:val="0"/>
      <w:divBdr>
        <w:top w:val="none" w:sz="0" w:space="0" w:color="auto"/>
        <w:left w:val="none" w:sz="0" w:space="0" w:color="auto"/>
        <w:bottom w:val="none" w:sz="0" w:space="0" w:color="auto"/>
        <w:right w:val="none" w:sz="0" w:space="0" w:color="auto"/>
      </w:divBdr>
      <w:divsChild>
        <w:div w:id="5522338">
          <w:marLeft w:val="0"/>
          <w:marRight w:val="0"/>
          <w:marTop w:val="100"/>
          <w:marBottom w:val="40"/>
          <w:divBdr>
            <w:top w:val="none" w:sz="0" w:space="0" w:color="auto"/>
            <w:left w:val="none" w:sz="0" w:space="0" w:color="auto"/>
            <w:bottom w:val="none" w:sz="0" w:space="0" w:color="auto"/>
            <w:right w:val="none" w:sz="0" w:space="0" w:color="auto"/>
          </w:divBdr>
        </w:div>
        <w:div w:id="790586511">
          <w:marLeft w:val="0"/>
          <w:marRight w:val="0"/>
          <w:marTop w:val="100"/>
          <w:marBottom w:val="40"/>
          <w:divBdr>
            <w:top w:val="none" w:sz="0" w:space="0" w:color="auto"/>
            <w:left w:val="none" w:sz="0" w:space="0" w:color="auto"/>
            <w:bottom w:val="none" w:sz="0" w:space="0" w:color="auto"/>
            <w:right w:val="none" w:sz="0" w:space="0" w:color="auto"/>
          </w:divBdr>
        </w:div>
      </w:divsChild>
    </w:div>
    <w:div w:id="1594320970">
      <w:bodyDiv w:val="1"/>
      <w:marLeft w:val="0"/>
      <w:marRight w:val="0"/>
      <w:marTop w:val="0"/>
      <w:marBottom w:val="0"/>
      <w:divBdr>
        <w:top w:val="none" w:sz="0" w:space="0" w:color="auto"/>
        <w:left w:val="none" w:sz="0" w:space="0" w:color="auto"/>
        <w:bottom w:val="none" w:sz="0" w:space="0" w:color="auto"/>
        <w:right w:val="none" w:sz="0" w:space="0" w:color="auto"/>
      </w:divBdr>
      <w:divsChild>
        <w:div w:id="1178888665">
          <w:marLeft w:val="0"/>
          <w:marRight w:val="0"/>
          <w:marTop w:val="100"/>
          <w:marBottom w:val="40"/>
          <w:divBdr>
            <w:top w:val="none" w:sz="0" w:space="0" w:color="auto"/>
            <w:left w:val="none" w:sz="0" w:space="0" w:color="auto"/>
            <w:bottom w:val="none" w:sz="0" w:space="0" w:color="auto"/>
            <w:right w:val="none" w:sz="0" w:space="0" w:color="auto"/>
          </w:divBdr>
        </w:div>
      </w:divsChild>
    </w:div>
    <w:div w:id="1596598226">
      <w:bodyDiv w:val="1"/>
      <w:marLeft w:val="0"/>
      <w:marRight w:val="0"/>
      <w:marTop w:val="0"/>
      <w:marBottom w:val="0"/>
      <w:divBdr>
        <w:top w:val="none" w:sz="0" w:space="0" w:color="auto"/>
        <w:left w:val="none" w:sz="0" w:space="0" w:color="auto"/>
        <w:bottom w:val="none" w:sz="0" w:space="0" w:color="auto"/>
        <w:right w:val="none" w:sz="0" w:space="0" w:color="auto"/>
      </w:divBdr>
    </w:div>
    <w:div w:id="1621187300">
      <w:bodyDiv w:val="1"/>
      <w:marLeft w:val="0"/>
      <w:marRight w:val="0"/>
      <w:marTop w:val="0"/>
      <w:marBottom w:val="0"/>
      <w:divBdr>
        <w:top w:val="none" w:sz="0" w:space="0" w:color="auto"/>
        <w:left w:val="none" w:sz="0" w:space="0" w:color="auto"/>
        <w:bottom w:val="none" w:sz="0" w:space="0" w:color="auto"/>
        <w:right w:val="none" w:sz="0" w:space="0" w:color="auto"/>
      </w:divBdr>
    </w:div>
    <w:div w:id="1626616188">
      <w:bodyDiv w:val="1"/>
      <w:marLeft w:val="0"/>
      <w:marRight w:val="0"/>
      <w:marTop w:val="0"/>
      <w:marBottom w:val="0"/>
      <w:divBdr>
        <w:top w:val="none" w:sz="0" w:space="0" w:color="auto"/>
        <w:left w:val="none" w:sz="0" w:space="0" w:color="auto"/>
        <w:bottom w:val="none" w:sz="0" w:space="0" w:color="auto"/>
        <w:right w:val="none" w:sz="0" w:space="0" w:color="auto"/>
      </w:divBdr>
    </w:div>
    <w:div w:id="1633751215">
      <w:bodyDiv w:val="1"/>
      <w:marLeft w:val="0"/>
      <w:marRight w:val="0"/>
      <w:marTop w:val="0"/>
      <w:marBottom w:val="0"/>
      <w:divBdr>
        <w:top w:val="none" w:sz="0" w:space="0" w:color="auto"/>
        <w:left w:val="none" w:sz="0" w:space="0" w:color="auto"/>
        <w:bottom w:val="none" w:sz="0" w:space="0" w:color="auto"/>
        <w:right w:val="none" w:sz="0" w:space="0" w:color="auto"/>
      </w:divBdr>
    </w:div>
    <w:div w:id="1640912689">
      <w:bodyDiv w:val="1"/>
      <w:marLeft w:val="0"/>
      <w:marRight w:val="0"/>
      <w:marTop w:val="0"/>
      <w:marBottom w:val="0"/>
      <w:divBdr>
        <w:top w:val="none" w:sz="0" w:space="0" w:color="auto"/>
        <w:left w:val="none" w:sz="0" w:space="0" w:color="auto"/>
        <w:bottom w:val="none" w:sz="0" w:space="0" w:color="auto"/>
        <w:right w:val="none" w:sz="0" w:space="0" w:color="auto"/>
      </w:divBdr>
      <w:divsChild>
        <w:div w:id="1170291125">
          <w:marLeft w:val="0"/>
          <w:marRight w:val="0"/>
          <w:marTop w:val="100"/>
          <w:marBottom w:val="40"/>
          <w:divBdr>
            <w:top w:val="none" w:sz="0" w:space="0" w:color="auto"/>
            <w:left w:val="none" w:sz="0" w:space="0" w:color="auto"/>
            <w:bottom w:val="none" w:sz="0" w:space="0" w:color="auto"/>
            <w:right w:val="none" w:sz="0" w:space="0" w:color="auto"/>
          </w:divBdr>
        </w:div>
        <w:div w:id="1604339439">
          <w:marLeft w:val="0"/>
          <w:marRight w:val="0"/>
          <w:marTop w:val="100"/>
          <w:marBottom w:val="40"/>
          <w:divBdr>
            <w:top w:val="none" w:sz="0" w:space="0" w:color="auto"/>
            <w:left w:val="none" w:sz="0" w:space="0" w:color="auto"/>
            <w:bottom w:val="none" w:sz="0" w:space="0" w:color="auto"/>
            <w:right w:val="none" w:sz="0" w:space="0" w:color="auto"/>
          </w:divBdr>
        </w:div>
      </w:divsChild>
    </w:div>
    <w:div w:id="1644772874">
      <w:bodyDiv w:val="1"/>
      <w:marLeft w:val="0"/>
      <w:marRight w:val="0"/>
      <w:marTop w:val="0"/>
      <w:marBottom w:val="0"/>
      <w:divBdr>
        <w:top w:val="none" w:sz="0" w:space="0" w:color="auto"/>
        <w:left w:val="none" w:sz="0" w:space="0" w:color="auto"/>
        <w:bottom w:val="none" w:sz="0" w:space="0" w:color="auto"/>
        <w:right w:val="none" w:sz="0" w:space="0" w:color="auto"/>
      </w:divBdr>
      <w:divsChild>
        <w:div w:id="63725504">
          <w:marLeft w:val="0"/>
          <w:marRight w:val="0"/>
          <w:marTop w:val="100"/>
          <w:marBottom w:val="40"/>
          <w:divBdr>
            <w:top w:val="none" w:sz="0" w:space="0" w:color="auto"/>
            <w:left w:val="none" w:sz="0" w:space="0" w:color="auto"/>
            <w:bottom w:val="none" w:sz="0" w:space="0" w:color="auto"/>
            <w:right w:val="none" w:sz="0" w:space="0" w:color="auto"/>
          </w:divBdr>
        </w:div>
        <w:div w:id="105122315">
          <w:marLeft w:val="0"/>
          <w:marRight w:val="0"/>
          <w:marTop w:val="100"/>
          <w:marBottom w:val="40"/>
          <w:divBdr>
            <w:top w:val="none" w:sz="0" w:space="0" w:color="auto"/>
            <w:left w:val="none" w:sz="0" w:space="0" w:color="auto"/>
            <w:bottom w:val="none" w:sz="0" w:space="0" w:color="auto"/>
            <w:right w:val="none" w:sz="0" w:space="0" w:color="auto"/>
          </w:divBdr>
        </w:div>
        <w:div w:id="120224867">
          <w:marLeft w:val="0"/>
          <w:marRight w:val="0"/>
          <w:marTop w:val="100"/>
          <w:marBottom w:val="40"/>
          <w:divBdr>
            <w:top w:val="none" w:sz="0" w:space="0" w:color="auto"/>
            <w:left w:val="none" w:sz="0" w:space="0" w:color="auto"/>
            <w:bottom w:val="none" w:sz="0" w:space="0" w:color="auto"/>
            <w:right w:val="none" w:sz="0" w:space="0" w:color="auto"/>
          </w:divBdr>
        </w:div>
        <w:div w:id="122581028">
          <w:marLeft w:val="0"/>
          <w:marRight w:val="0"/>
          <w:marTop w:val="100"/>
          <w:marBottom w:val="40"/>
          <w:divBdr>
            <w:top w:val="none" w:sz="0" w:space="0" w:color="auto"/>
            <w:left w:val="none" w:sz="0" w:space="0" w:color="auto"/>
            <w:bottom w:val="none" w:sz="0" w:space="0" w:color="auto"/>
            <w:right w:val="none" w:sz="0" w:space="0" w:color="auto"/>
          </w:divBdr>
        </w:div>
        <w:div w:id="143011334">
          <w:marLeft w:val="0"/>
          <w:marRight w:val="0"/>
          <w:marTop w:val="100"/>
          <w:marBottom w:val="40"/>
          <w:divBdr>
            <w:top w:val="none" w:sz="0" w:space="0" w:color="auto"/>
            <w:left w:val="none" w:sz="0" w:space="0" w:color="auto"/>
            <w:bottom w:val="none" w:sz="0" w:space="0" w:color="auto"/>
            <w:right w:val="none" w:sz="0" w:space="0" w:color="auto"/>
          </w:divBdr>
        </w:div>
        <w:div w:id="148139561">
          <w:marLeft w:val="0"/>
          <w:marRight w:val="0"/>
          <w:marTop w:val="100"/>
          <w:marBottom w:val="40"/>
          <w:divBdr>
            <w:top w:val="none" w:sz="0" w:space="0" w:color="auto"/>
            <w:left w:val="none" w:sz="0" w:space="0" w:color="auto"/>
            <w:bottom w:val="none" w:sz="0" w:space="0" w:color="auto"/>
            <w:right w:val="none" w:sz="0" w:space="0" w:color="auto"/>
          </w:divBdr>
        </w:div>
        <w:div w:id="191185269">
          <w:marLeft w:val="0"/>
          <w:marRight w:val="0"/>
          <w:marTop w:val="100"/>
          <w:marBottom w:val="40"/>
          <w:divBdr>
            <w:top w:val="none" w:sz="0" w:space="0" w:color="auto"/>
            <w:left w:val="none" w:sz="0" w:space="0" w:color="auto"/>
            <w:bottom w:val="none" w:sz="0" w:space="0" w:color="auto"/>
            <w:right w:val="none" w:sz="0" w:space="0" w:color="auto"/>
          </w:divBdr>
        </w:div>
        <w:div w:id="209652389">
          <w:marLeft w:val="0"/>
          <w:marRight w:val="0"/>
          <w:marTop w:val="100"/>
          <w:marBottom w:val="40"/>
          <w:divBdr>
            <w:top w:val="none" w:sz="0" w:space="0" w:color="auto"/>
            <w:left w:val="none" w:sz="0" w:space="0" w:color="auto"/>
            <w:bottom w:val="none" w:sz="0" w:space="0" w:color="auto"/>
            <w:right w:val="none" w:sz="0" w:space="0" w:color="auto"/>
          </w:divBdr>
        </w:div>
        <w:div w:id="219293182">
          <w:marLeft w:val="0"/>
          <w:marRight w:val="0"/>
          <w:marTop w:val="100"/>
          <w:marBottom w:val="40"/>
          <w:divBdr>
            <w:top w:val="none" w:sz="0" w:space="0" w:color="auto"/>
            <w:left w:val="none" w:sz="0" w:space="0" w:color="auto"/>
            <w:bottom w:val="none" w:sz="0" w:space="0" w:color="auto"/>
            <w:right w:val="none" w:sz="0" w:space="0" w:color="auto"/>
          </w:divBdr>
        </w:div>
        <w:div w:id="247035022">
          <w:marLeft w:val="0"/>
          <w:marRight w:val="0"/>
          <w:marTop w:val="100"/>
          <w:marBottom w:val="40"/>
          <w:divBdr>
            <w:top w:val="none" w:sz="0" w:space="0" w:color="auto"/>
            <w:left w:val="none" w:sz="0" w:space="0" w:color="auto"/>
            <w:bottom w:val="none" w:sz="0" w:space="0" w:color="auto"/>
            <w:right w:val="none" w:sz="0" w:space="0" w:color="auto"/>
          </w:divBdr>
        </w:div>
        <w:div w:id="250704386">
          <w:marLeft w:val="0"/>
          <w:marRight w:val="0"/>
          <w:marTop w:val="100"/>
          <w:marBottom w:val="40"/>
          <w:divBdr>
            <w:top w:val="none" w:sz="0" w:space="0" w:color="auto"/>
            <w:left w:val="none" w:sz="0" w:space="0" w:color="auto"/>
            <w:bottom w:val="none" w:sz="0" w:space="0" w:color="auto"/>
            <w:right w:val="none" w:sz="0" w:space="0" w:color="auto"/>
          </w:divBdr>
        </w:div>
        <w:div w:id="258880654">
          <w:marLeft w:val="0"/>
          <w:marRight w:val="0"/>
          <w:marTop w:val="100"/>
          <w:marBottom w:val="40"/>
          <w:divBdr>
            <w:top w:val="none" w:sz="0" w:space="0" w:color="auto"/>
            <w:left w:val="none" w:sz="0" w:space="0" w:color="auto"/>
            <w:bottom w:val="none" w:sz="0" w:space="0" w:color="auto"/>
            <w:right w:val="none" w:sz="0" w:space="0" w:color="auto"/>
          </w:divBdr>
        </w:div>
        <w:div w:id="294065047">
          <w:marLeft w:val="0"/>
          <w:marRight w:val="0"/>
          <w:marTop w:val="100"/>
          <w:marBottom w:val="40"/>
          <w:divBdr>
            <w:top w:val="none" w:sz="0" w:space="0" w:color="auto"/>
            <w:left w:val="none" w:sz="0" w:space="0" w:color="auto"/>
            <w:bottom w:val="none" w:sz="0" w:space="0" w:color="auto"/>
            <w:right w:val="none" w:sz="0" w:space="0" w:color="auto"/>
          </w:divBdr>
        </w:div>
        <w:div w:id="299968653">
          <w:marLeft w:val="0"/>
          <w:marRight w:val="0"/>
          <w:marTop w:val="100"/>
          <w:marBottom w:val="40"/>
          <w:divBdr>
            <w:top w:val="none" w:sz="0" w:space="0" w:color="auto"/>
            <w:left w:val="none" w:sz="0" w:space="0" w:color="auto"/>
            <w:bottom w:val="none" w:sz="0" w:space="0" w:color="auto"/>
            <w:right w:val="none" w:sz="0" w:space="0" w:color="auto"/>
          </w:divBdr>
        </w:div>
        <w:div w:id="301616413">
          <w:marLeft w:val="0"/>
          <w:marRight w:val="0"/>
          <w:marTop w:val="100"/>
          <w:marBottom w:val="40"/>
          <w:divBdr>
            <w:top w:val="none" w:sz="0" w:space="0" w:color="auto"/>
            <w:left w:val="none" w:sz="0" w:space="0" w:color="auto"/>
            <w:bottom w:val="none" w:sz="0" w:space="0" w:color="auto"/>
            <w:right w:val="none" w:sz="0" w:space="0" w:color="auto"/>
          </w:divBdr>
        </w:div>
        <w:div w:id="308637508">
          <w:marLeft w:val="0"/>
          <w:marRight w:val="0"/>
          <w:marTop w:val="100"/>
          <w:marBottom w:val="40"/>
          <w:divBdr>
            <w:top w:val="none" w:sz="0" w:space="0" w:color="auto"/>
            <w:left w:val="none" w:sz="0" w:space="0" w:color="auto"/>
            <w:bottom w:val="none" w:sz="0" w:space="0" w:color="auto"/>
            <w:right w:val="none" w:sz="0" w:space="0" w:color="auto"/>
          </w:divBdr>
        </w:div>
        <w:div w:id="308942082">
          <w:marLeft w:val="0"/>
          <w:marRight w:val="0"/>
          <w:marTop w:val="100"/>
          <w:marBottom w:val="40"/>
          <w:divBdr>
            <w:top w:val="none" w:sz="0" w:space="0" w:color="auto"/>
            <w:left w:val="none" w:sz="0" w:space="0" w:color="auto"/>
            <w:bottom w:val="none" w:sz="0" w:space="0" w:color="auto"/>
            <w:right w:val="none" w:sz="0" w:space="0" w:color="auto"/>
          </w:divBdr>
        </w:div>
        <w:div w:id="341276643">
          <w:marLeft w:val="0"/>
          <w:marRight w:val="0"/>
          <w:marTop w:val="100"/>
          <w:marBottom w:val="40"/>
          <w:divBdr>
            <w:top w:val="none" w:sz="0" w:space="0" w:color="auto"/>
            <w:left w:val="none" w:sz="0" w:space="0" w:color="auto"/>
            <w:bottom w:val="none" w:sz="0" w:space="0" w:color="auto"/>
            <w:right w:val="none" w:sz="0" w:space="0" w:color="auto"/>
          </w:divBdr>
        </w:div>
        <w:div w:id="418138543">
          <w:marLeft w:val="0"/>
          <w:marRight w:val="0"/>
          <w:marTop w:val="100"/>
          <w:marBottom w:val="40"/>
          <w:divBdr>
            <w:top w:val="none" w:sz="0" w:space="0" w:color="auto"/>
            <w:left w:val="none" w:sz="0" w:space="0" w:color="auto"/>
            <w:bottom w:val="none" w:sz="0" w:space="0" w:color="auto"/>
            <w:right w:val="none" w:sz="0" w:space="0" w:color="auto"/>
          </w:divBdr>
        </w:div>
        <w:div w:id="422651049">
          <w:marLeft w:val="0"/>
          <w:marRight w:val="0"/>
          <w:marTop w:val="100"/>
          <w:marBottom w:val="40"/>
          <w:divBdr>
            <w:top w:val="none" w:sz="0" w:space="0" w:color="auto"/>
            <w:left w:val="none" w:sz="0" w:space="0" w:color="auto"/>
            <w:bottom w:val="none" w:sz="0" w:space="0" w:color="auto"/>
            <w:right w:val="none" w:sz="0" w:space="0" w:color="auto"/>
          </w:divBdr>
        </w:div>
        <w:div w:id="482427805">
          <w:marLeft w:val="0"/>
          <w:marRight w:val="0"/>
          <w:marTop w:val="100"/>
          <w:marBottom w:val="40"/>
          <w:divBdr>
            <w:top w:val="none" w:sz="0" w:space="0" w:color="auto"/>
            <w:left w:val="none" w:sz="0" w:space="0" w:color="auto"/>
            <w:bottom w:val="none" w:sz="0" w:space="0" w:color="auto"/>
            <w:right w:val="none" w:sz="0" w:space="0" w:color="auto"/>
          </w:divBdr>
        </w:div>
        <w:div w:id="527565000">
          <w:marLeft w:val="0"/>
          <w:marRight w:val="0"/>
          <w:marTop w:val="100"/>
          <w:marBottom w:val="40"/>
          <w:divBdr>
            <w:top w:val="none" w:sz="0" w:space="0" w:color="auto"/>
            <w:left w:val="none" w:sz="0" w:space="0" w:color="auto"/>
            <w:bottom w:val="none" w:sz="0" w:space="0" w:color="auto"/>
            <w:right w:val="none" w:sz="0" w:space="0" w:color="auto"/>
          </w:divBdr>
        </w:div>
        <w:div w:id="570235706">
          <w:marLeft w:val="0"/>
          <w:marRight w:val="0"/>
          <w:marTop w:val="100"/>
          <w:marBottom w:val="40"/>
          <w:divBdr>
            <w:top w:val="none" w:sz="0" w:space="0" w:color="auto"/>
            <w:left w:val="none" w:sz="0" w:space="0" w:color="auto"/>
            <w:bottom w:val="none" w:sz="0" w:space="0" w:color="auto"/>
            <w:right w:val="none" w:sz="0" w:space="0" w:color="auto"/>
          </w:divBdr>
        </w:div>
        <w:div w:id="579561743">
          <w:marLeft w:val="0"/>
          <w:marRight w:val="0"/>
          <w:marTop w:val="100"/>
          <w:marBottom w:val="40"/>
          <w:divBdr>
            <w:top w:val="none" w:sz="0" w:space="0" w:color="auto"/>
            <w:left w:val="none" w:sz="0" w:space="0" w:color="auto"/>
            <w:bottom w:val="none" w:sz="0" w:space="0" w:color="auto"/>
            <w:right w:val="none" w:sz="0" w:space="0" w:color="auto"/>
          </w:divBdr>
        </w:div>
        <w:div w:id="583804150">
          <w:marLeft w:val="0"/>
          <w:marRight w:val="0"/>
          <w:marTop w:val="100"/>
          <w:marBottom w:val="40"/>
          <w:divBdr>
            <w:top w:val="none" w:sz="0" w:space="0" w:color="auto"/>
            <w:left w:val="none" w:sz="0" w:space="0" w:color="auto"/>
            <w:bottom w:val="none" w:sz="0" w:space="0" w:color="auto"/>
            <w:right w:val="none" w:sz="0" w:space="0" w:color="auto"/>
          </w:divBdr>
        </w:div>
        <w:div w:id="615143947">
          <w:marLeft w:val="0"/>
          <w:marRight w:val="0"/>
          <w:marTop w:val="100"/>
          <w:marBottom w:val="40"/>
          <w:divBdr>
            <w:top w:val="none" w:sz="0" w:space="0" w:color="auto"/>
            <w:left w:val="none" w:sz="0" w:space="0" w:color="auto"/>
            <w:bottom w:val="none" w:sz="0" w:space="0" w:color="auto"/>
            <w:right w:val="none" w:sz="0" w:space="0" w:color="auto"/>
          </w:divBdr>
        </w:div>
        <w:div w:id="703138045">
          <w:marLeft w:val="0"/>
          <w:marRight w:val="0"/>
          <w:marTop w:val="100"/>
          <w:marBottom w:val="40"/>
          <w:divBdr>
            <w:top w:val="none" w:sz="0" w:space="0" w:color="auto"/>
            <w:left w:val="none" w:sz="0" w:space="0" w:color="auto"/>
            <w:bottom w:val="none" w:sz="0" w:space="0" w:color="auto"/>
            <w:right w:val="none" w:sz="0" w:space="0" w:color="auto"/>
          </w:divBdr>
        </w:div>
        <w:div w:id="727344385">
          <w:marLeft w:val="0"/>
          <w:marRight w:val="0"/>
          <w:marTop w:val="100"/>
          <w:marBottom w:val="40"/>
          <w:divBdr>
            <w:top w:val="none" w:sz="0" w:space="0" w:color="auto"/>
            <w:left w:val="none" w:sz="0" w:space="0" w:color="auto"/>
            <w:bottom w:val="none" w:sz="0" w:space="0" w:color="auto"/>
            <w:right w:val="none" w:sz="0" w:space="0" w:color="auto"/>
          </w:divBdr>
        </w:div>
        <w:div w:id="776025601">
          <w:marLeft w:val="0"/>
          <w:marRight w:val="0"/>
          <w:marTop w:val="100"/>
          <w:marBottom w:val="40"/>
          <w:divBdr>
            <w:top w:val="none" w:sz="0" w:space="0" w:color="auto"/>
            <w:left w:val="none" w:sz="0" w:space="0" w:color="auto"/>
            <w:bottom w:val="none" w:sz="0" w:space="0" w:color="auto"/>
            <w:right w:val="none" w:sz="0" w:space="0" w:color="auto"/>
          </w:divBdr>
        </w:div>
        <w:div w:id="777872833">
          <w:marLeft w:val="0"/>
          <w:marRight w:val="0"/>
          <w:marTop w:val="100"/>
          <w:marBottom w:val="40"/>
          <w:divBdr>
            <w:top w:val="none" w:sz="0" w:space="0" w:color="auto"/>
            <w:left w:val="none" w:sz="0" w:space="0" w:color="auto"/>
            <w:bottom w:val="none" w:sz="0" w:space="0" w:color="auto"/>
            <w:right w:val="none" w:sz="0" w:space="0" w:color="auto"/>
          </w:divBdr>
        </w:div>
        <w:div w:id="829563099">
          <w:marLeft w:val="0"/>
          <w:marRight w:val="0"/>
          <w:marTop w:val="100"/>
          <w:marBottom w:val="40"/>
          <w:divBdr>
            <w:top w:val="none" w:sz="0" w:space="0" w:color="auto"/>
            <w:left w:val="none" w:sz="0" w:space="0" w:color="auto"/>
            <w:bottom w:val="none" w:sz="0" w:space="0" w:color="auto"/>
            <w:right w:val="none" w:sz="0" w:space="0" w:color="auto"/>
          </w:divBdr>
        </w:div>
        <w:div w:id="839469019">
          <w:marLeft w:val="0"/>
          <w:marRight w:val="0"/>
          <w:marTop w:val="100"/>
          <w:marBottom w:val="40"/>
          <w:divBdr>
            <w:top w:val="none" w:sz="0" w:space="0" w:color="auto"/>
            <w:left w:val="none" w:sz="0" w:space="0" w:color="auto"/>
            <w:bottom w:val="none" w:sz="0" w:space="0" w:color="auto"/>
            <w:right w:val="none" w:sz="0" w:space="0" w:color="auto"/>
          </w:divBdr>
        </w:div>
        <w:div w:id="863592532">
          <w:marLeft w:val="0"/>
          <w:marRight w:val="0"/>
          <w:marTop w:val="100"/>
          <w:marBottom w:val="40"/>
          <w:divBdr>
            <w:top w:val="none" w:sz="0" w:space="0" w:color="auto"/>
            <w:left w:val="none" w:sz="0" w:space="0" w:color="auto"/>
            <w:bottom w:val="none" w:sz="0" w:space="0" w:color="auto"/>
            <w:right w:val="none" w:sz="0" w:space="0" w:color="auto"/>
          </w:divBdr>
        </w:div>
        <w:div w:id="876433938">
          <w:marLeft w:val="0"/>
          <w:marRight w:val="0"/>
          <w:marTop w:val="100"/>
          <w:marBottom w:val="40"/>
          <w:divBdr>
            <w:top w:val="none" w:sz="0" w:space="0" w:color="auto"/>
            <w:left w:val="none" w:sz="0" w:space="0" w:color="auto"/>
            <w:bottom w:val="none" w:sz="0" w:space="0" w:color="auto"/>
            <w:right w:val="none" w:sz="0" w:space="0" w:color="auto"/>
          </w:divBdr>
        </w:div>
        <w:div w:id="895622691">
          <w:marLeft w:val="0"/>
          <w:marRight w:val="0"/>
          <w:marTop w:val="100"/>
          <w:marBottom w:val="40"/>
          <w:divBdr>
            <w:top w:val="none" w:sz="0" w:space="0" w:color="auto"/>
            <w:left w:val="none" w:sz="0" w:space="0" w:color="auto"/>
            <w:bottom w:val="none" w:sz="0" w:space="0" w:color="auto"/>
            <w:right w:val="none" w:sz="0" w:space="0" w:color="auto"/>
          </w:divBdr>
        </w:div>
        <w:div w:id="917831688">
          <w:marLeft w:val="0"/>
          <w:marRight w:val="0"/>
          <w:marTop w:val="100"/>
          <w:marBottom w:val="40"/>
          <w:divBdr>
            <w:top w:val="none" w:sz="0" w:space="0" w:color="auto"/>
            <w:left w:val="none" w:sz="0" w:space="0" w:color="auto"/>
            <w:bottom w:val="none" w:sz="0" w:space="0" w:color="auto"/>
            <w:right w:val="none" w:sz="0" w:space="0" w:color="auto"/>
          </w:divBdr>
        </w:div>
        <w:div w:id="936863153">
          <w:marLeft w:val="0"/>
          <w:marRight w:val="0"/>
          <w:marTop w:val="100"/>
          <w:marBottom w:val="40"/>
          <w:divBdr>
            <w:top w:val="none" w:sz="0" w:space="0" w:color="auto"/>
            <w:left w:val="none" w:sz="0" w:space="0" w:color="auto"/>
            <w:bottom w:val="none" w:sz="0" w:space="0" w:color="auto"/>
            <w:right w:val="none" w:sz="0" w:space="0" w:color="auto"/>
          </w:divBdr>
        </w:div>
        <w:div w:id="945116318">
          <w:marLeft w:val="0"/>
          <w:marRight w:val="0"/>
          <w:marTop w:val="100"/>
          <w:marBottom w:val="40"/>
          <w:divBdr>
            <w:top w:val="none" w:sz="0" w:space="0" w:color="auto"/>
            <w:left w:val="none" w:sz="0" w:space="0" w:color="auto"/>
            <w:bottom w:val="none" w:sz="0" w:space="0" w:color="auto"/>
            <w:right w:val="none" w:sz="0" w:space="0" w:color="auto"/>
          </w:divBdr>
        </w:div>
        <w:div w:id="959603130">
          <w:marLeft w:val="0"/>
          <w:marRight w:val="0"/>
          <w:marTop w:val="100"/>
          <w:marBottom w:val="40"/>
          <w:divBdr>
            <w:top w:val="none" w:sz="0" w:space="0" w:color="auto"/>
            <w:left w:val="none" w:sz="0" w:space="0" w:color="auto"/>
            <w:bottom w:val="none" w:sz="0" w:space="0" w:color="auto"/>
            <w:right w:val="none" w:sz="0" w:space="0" w:color="auto"/>
          </w:divBdr>
        </w:div>
        <w:div w:id="976833965">
          <w:marLeft w:val="0"/>
          <w:marRight w:val="0"/>
          <w:marTop w:val="100"/>
          <w:marBottom w:val="40"/>
          <w:divBdr>
            <w:top w:val="none" w:sz="0" w:space="0" w:color="auto"/>
            <w:left w:val="none" w:sz="0" w:space="0" w:color="auto"/>
            <w:bottom w:val="none" w:sz="0" w:space="0" w:color="auto"/>
            <w:right w:val="none" w:sz="0" w:space="0" w:color="auto"/>
          </w:divBdr>
        </w:div>
        <w:div w:id="1020594907">
          <w:marLeft w:val="0"/>
          <w:marRight w:val="0"/>
          <w:marTop w:val="100"/>
          <w:marBottom w:val="40"/>
          <w:divBdr>
            <w:top w:val="none" w:sz="0" w:space="0" w:color="auto"/>
            <w:left w:val="none" w:sz="0" w:space="0" w:color="auto"/>
            <w:bottom w:val="none" w:sz="0" w:space="0" w:color="auto"/>
            <w:right w:val="none" w:sz="0" w:space="0" w:color="auto"/>
          </w:divBdr>
        </w:div>
        <w:div w:id="1072198617">
          <w:marLeft w:val="0"/>
          <w:marRight w:val="0"/>
          <w:marTop w:val="100"/>
          <w:marBottom w:val="40"/>
          <w:divBdr>
            <w:top w:val="none" w:sz="0" w:space="0" w:color="auto"/>
            <w:left w:val="none" w:sz="0" w:space="0" w:color="auto"/>
            <w:bottom w:val="none" w:sz="0" w:space="0" w:color="auto"/>
            <w:right w:val="none" w:sz="0" w:space="0" w:color="auto"/>
          </w:divBdr>
        </w:div>
        <w:div w:id="1076590192">
          <w:marLeft w:val="0"/>
          <w:marRight w:val="0"/>
          <w:marTop w:val="100"/>
          <w:marBottom w:val="40"/>
          <w:divBdr>
            <w:top w:val="none" w:sz="0" w:space="0" w:color="auto"/>
            <w:left w:val="none" w:sz="0" w:space="0" w:color="auto"/>
            <w:bottom w:val="none" w:sz="0" w:space="0" w:color="auto"/>
            <w:right w:val="none" w:sz="0" w:space="0" w:color="auto"/>
          </w:divBdr>
        </w:div>
        <w:div w:id="1141531806">
          <w:marLeft w:val="0"/>
          <w:marRight w:val="0"/>
          <w:marTop w:val="100"/>
          <w:marBottom w:val="40"/>
          <w:divBdr>
            <w:top w:val="none" w:sz="0" w:space="0" w:color="auto"/>
            <w:left w:val="none" w:sz="0" w:space="0" w:color="auto"/>
            <w:bottom w:val="none" w:sz="0" w:space="0" w:color="auto"/>
            <w:right w:val="none" w:sz="0" w:space="0" w:color="auto"/>
          </w:divBdr>
        </w:div>
        <w:div w:id="1198078255">
          <w:marLeft w:val="0"/>
          <w:marRight w:val="0"/>
          <w:marTop w:val="100"/>
          <w:marBottom w:val="40"/>
          <w:divBdr>
            <w:top w:val="none" w:sz="0" w:space="0" w:color="auto"/>
            <w:left w:val="none" w:sz="0" w:space="0" w:color="auto"/>
            <w:bottom w:val="none" w:sz="0" w:space="0" w:color="auto"/>
            <w:right w:val="none" w:sz="0" w:space="0" w:color="auto"/>
          </w:divBdr>
        </w:div>
        <w:div w:id="1198279177">
          <w:marLeft w:val="0"/>
          <w:marRight w:val="0"/>
          <w:marTop w:val="100"/>
          <w:marBottom w:val="40"/>
          <w:divBdr>
            <w:top w:val="none" w:sz="0" w:space="0" w:color="auto"/>
            <w:left w:val="none" w:sz="0" w:space="0" w:color="auto"/>
            <w:bottom w:val="none" w:sz="0" w:space="0" w:color="auto"/>
            <w:right w:val="none" w:sz="0" w:space="0" w:color="auto"/>
          </w:divBdr>
        </w:div>
        <w:div w:id="1225213148">
          <w:marLeft w:val="0"/>
          <w:marRight w:val="0"/>
          <w:marTop w:val="100"/>
          <w:marBottom w:val="40"/>
          <w:divBdr>
            <w:top w:val="none" w:sz="0" w:space="0" w:color="auto"/>
            <w:left w:val="none" w:sz="0" w:space="0" w:color="auto"/>
            <w:bottom w:val="none" w:sz="0" w:space="0" w:color="auto"/>
            <w:right w:val="none" w:sz="0" w:space="0" w:color="auto"/>
          </w:divBdr>
        </w:div>
        <w:div w:id="1257054748">
          <w:marLeft w:val="0"/>
          <w:marRight w:val="0"/>
          <w:marTop w:val="100"/>
          <w:marBottom w:val="40"/>
          <w:divBdr>
            <w:top w:val="none" w:sz="0" w:space="0" w:color="auto"/>
            <w:left w:val="none" w:sz="0" w:space="0" w:color="auto"/>
            <w:bottom w:val="none" w:sz="0" w:space="0" w:color="auto"/>
            <w:right w:val="none" w:sz="0" w:space="0" w:color="auto"/>
          </w:divBdr>
        </w:div>
        <w:div w:id="1314916450">
          <w:marLeft w:val="0"/>
          <w:marRight w:val="0"/>
          <w:marTop w:val="100"/>
          <w:marBottom w:val="40"/>
          <w:divBdr>
            <w:top w:val="none" w:sz="0" w:space="0" w:color="auto"/>
            <w:left w:val="none" w:sz="0" w:space="0" w:color="auto"/>
            <w:bottom w:val="none" w:sz="0" w:space="0" w:color="auto"/>
            <w:right w:val="none" w:sz="0" w:space="0" w:color="auto"/>
          </w:divBdr>
        </w:div>
        <w:div w:id="1319532135">
          <w:marLeft w:val="0"/>
          <w:marRight w:val="0"/>
          <w:marTop w:val="100"/>
          <w:marBottom w:val="40"/>
          <w:divBdr>
            <w:top w:val="none" w:sz="0" w:space="0" w:color="auto"/>
            <w:left w:val="none" w:sz="0" w:space="0" w:color="auto"/>
            <w:bottom w:val="none" w:sz="0" w:space="0" w:color="auto"/>
            <w:right w:val="none" w:sz="0" w:space="0" w:color="auto"/>
          </w:divBdr>
        </w:div>
        <w:div w:id="1415978717">
          <w:marLeft w:val="0"/>
          <w:marRight w:val="0"/>
          <w:marTop w:val="100"/>
          <w:marBottom w:val="40"/>
          <w:divBdr>
            <w:top w:val="none" w:sz="0" w:space="0" w:color="auto"/>
            <w:left w:val="none" w:sz="0" w:space="0" w:color="auto"/>
            <w:bottom w:val="none" w:sz="0" w:space="0" w:color="auto"/>
            <w:right w:val="none" w:sz="0" w:space="0" w:color="auto"/>
          </w:divBdr>
        </w:div>
        <w:div w:id="1424910737">
          <w:marLeft w:val="0"/>
          <w:marRight w:val="0"/>
          <w:marTop w:val="100"/>
          <w:marBottom w:val="40"/>
          <w:divBdr>
            <w:top w:val="none" w:sz="0" w:space="0" w:color="auto"/>
            <w:left w:val="none" w:sz="0" w:space="0" w:color="auto"/>
            <w:bottom w:val="none" w:sz="0" w:space="0" w:color="auto"/>
            <w:right w:val="none" w:sz="0" w:space="0" w:color="auto"/>
          </w:divBdr>
        </w:div>
        <w:div w:id="1427724483">
          <w:marLeft w:val="0"/>
          <w:marRight w:val="0"/>
          <w:marTop w:val="100"/>
          <w:marBottom w:val="40"/>
          <w:divBdr>
            <w:top w:val="none" w:sz="0" w:space="0" w:color="auto"/>
            <w:left w:val="none" w:sz="0" w:space="0" w:color="auto"/>
            <w:bottom w:val="none" w:sz="0" w:space="0" w:color="auto"/>
            <w:right w:val="none" w:sz="0" w:space="0" w:color="auto"/>
          </w:divBdr>
        </w:div>
        <w:div w:id="1429740889">
          <w:marLeft w:val="0"/>
          <w:marRight w:val="0"/>
          <w:marTop w:val="100"/>
          <w:marBottom w:val="40"/>
          <w:divBdr>
            <w:top w:val="none" w:sz="0" w:space="0" w:color="auto"/>
            <w:left w:val="none" w:sz="0" w:space="0" w:color="auto"/>
            <w:bottom w:val="none" w:sz="0" w:space="0" w:color="auto"/>
            <w:right w:val="none" w:sz="0" w:space="0" w:color="auto"/>
          </w:divBdr>
        </w:div>
        <w:div w:id="1465808665">
          <w:marLeft w:val="0"/>
          <w:marRight w:val="0"/>
          <w:marTop w:val="100"/>
          <w:marBottom w:val="40"/>
          <w:divBdr>
            <w:top w:val="none" w:sz="0" w:space="0" w:color="auto"/>
            <w:left w:val="none" w:sz="0" w:space="0" w:color="auto"/>
            <w:bottom w:val="none" w:sz="0" w:space="0" w:color="auto"/>
            <w:right w:val="none" w:sz="0" w:space="0" w:color="auto"/>
          </w:divBdr>
        </w:div>
        <w:div w:id="1470122759">
          <w:marLeft w:val="0"/>
          <w:marRight w:val="0"/>
          <w:marTop w:val="100"/>
          <w:marBottom w:val="40"/>
          <w:divBdr>
            <w:top w:val="none" w:sz="0" w:space="0" w:color="auto"/>
            <w:left w:val="none" w:sz="0" w:space="0" w:color="auto"/>
            <w:bottom w:val="none" w:sz="0" w:space="0" w:color="auto"/>
            <w:right w:val="none" w:sz="0" w:space="0" w:color="auto"/>
          </w:divBdr>
        </w:div>
        <w:div w:id="1472743839">
          <w:marLeft w:val="0"/>
          <w:marRight w:val="0"/>
          <w:marTop w:val="100"/>
          <w:marBottom w:val="40"/>
          <w:divBdr>
            <w:top w:val="none" w:sz="0" w:space="0" w:color="auto"/>
            <w:left w:val="none" w:sz="0" w:space="0" w:color="auto"/>
            <w:bottom w:val="none" w:sz="0" w:space="0" w:color="auto"/>
            <w:right w:val="none" w:sz="0" w:space="0" w:color="auto"/>
          </w:divBdr>
        </w:div>
        <w:div w:id="1488398345">
          <w:marLeft w:val="0"/>
          <w:marRight w:val="0"/>
          <w:marTop w:val="100"/>
          <w:marBottom w:val="40"/>
          <w:divBdr>
            <w:top w:val="none" w:sz="0" w:space="0" w:color="auto"/>
            <w:left w:val="none" w:sz="0" w:space="0" w:color="auto"/>
            <w:bottom w:val="none" w:sz="0" w:space="0" w:color="auto"/>
            <w:right w:val="none" w:sz="0" w:space="0" w:color="auto"/>
          </w:divBdr>
        </w:div>
        <w:div w:id="1490976158">
          <w:marLeft w:val="0"/>
          <w:marRight w:val="0"/>
          <w:marTop w:val="100"/>
          <w:marBottom w:val="40"/>
          <w:divBdr>
            <w:top w:val="none" w:sz="0" w:space="0" w:color="auto"/>
            <w:left w:val="none" w:sz="0" w:space="0" w:color="auto"/>
            <w:bottom w:val="none" w:sz="0" w:space="0" w:color="auto"/>
            <w:right w:val="none" w:sz="0" w:space="0" w:color="auto"/>
          </w:divBdr>
        </w:div>
        <w:div w:id="1493521717">
          <w:marLeft w:val="0"/>
          <w:marRight w:val="0"/>
          <w:marTop w:val="100"/>
          <w:marBottom w:val="40"/>
          <w:divBdr>
            <w:top w:val="none" w:sz="0" w:space="0" w:color="auto"/>
            <w:left w:val="none" w:sz="0" w:space="0" w:color="auto"/>
            <w:bottom w:val="none" w:sz="0" w:space="0" w:color="auto"/>
            <w:right w:val="none" w:sz="0" w:space="0" w:color="auto"/>
          </w:divBdr>
        </w:div>
        <w:div w:id="1499882634">
          <w:marLeft w:val="0"/>
          <w:marRight w:val="0"/>
          <w:marTop w:val="100"/>
          <w:marBottom w:val="40"/>
          <w:divBdr>
            <w:top w:val="none" w:sz="0" w:space="0" w:color="auto"/>
            <w:left w:val="none" w:sz="0" w:space="0" w:color="auto"/>
            <w:bottom w:val="none" w:sz="0" w:space="0" w:color="auto"/>
            <w:right w:val="none" w:sz="0" w:space="0" w:color="auto"/>
          </w:divBdr>
        </w:div>
        <w:div w:id="1577015545">
          <w:marLeft w:val="0"/>
          <w:marRight w:val="0"/>
          <w:marTop w:val="100"/>
          <w:marBottom w:val="40"/>
          <w:divBdr>
            <w:top w:val="none" w:sz="0" w:space="0" w:color="auto"/>
            <w:left w:val="none" w:sz="0" w:space="0" w:color="auto"/>
            <w:bottom w:val="none" w:sz="0" w:space="0" w:color="auto"/>
            <w:right w:val="none" w:sz="0" w:space="0" w:color="auto"/>
          </w:divBdr>
        </w:div>
        <w:div w:id="1596673845">
          <w:marLeft w:val="0"/>
          <w:marRight w:val="0"/>
          <w:marTop w:val="100"/>
          <w:marBottom w:val="40"/>
          <w:divBdr>
            <w:top w:val="none" w:sz="0" w:space="0" w:color="auto"/>
            <w:left w:val="none" w:sz="0" w:space="0" w:color="auto"/>
            <w:bottom w:val="none" w:sz="0" w:space="0" w:color="auto"/>
            <w:right w:val="none" w:sz="0" w:space="0" w:color="auto"/>
          </w:divBdr>
        </w:div>
        <w:div w:id="1635520990">
          <w:marLeft w:val="0"/>
          <w:marRight w:val="0"/>
          <w:marTop w:val="100"/>
          <w:marBottom w:val="40"/>
          <w:divBdr>
            <w:top w:val="none" w:sz="0" w:space="0" w:color="auto"/>
            <w:left w:val="none" w:sz="0" w:space="0" w:color="auto"/>
            <w:bottom w:val="none" w:sz="0" w:space="0" w:color="auto"/>
            <w:right w:val="none" w:sz="0" w:space="0" w:color="auto"/>
          </w:divBdr>
        </w:div>
        <w:div w:id="1637292737">
          <w:marLeft w:val="0"/>
          <w:marRight w:val="0"/>
          <w:marTop w:val="100"/>
          <w:marBottom w:val="40"/>
          <w:divBdr>
            <w:top w:val="none" w:sz="0" w:space="0" w:color="auto"/>
            <w:left w:val="none" w:sz="0" w:space="0" w:color="auto"/>
            <w:bottom w:val="none" w:sz="0" w:space="0" w:color="auto"/>
            <w:right w:val="none" w:sz="0" w:space="0" w:color="auto"/>
          </w:divBdr>
        </w:div>
        <w:div w:id="1641962899">
          <w:marLeft w:val="0"/>
          <w:marRight w:val="0"/>
          <w:marTop w:val="100"/>
          <w:marBottom w:val="40"/>
          <w:divBdr>
            <w:top w:val="none" w:sz="0" w:space="0" w:color="auto"/>
            <w:left w:val="none" w:sz="0" w:space="0" w:color="auto"/>
            <w:bottom w:val="none" w:sz="0" w:space="0" w:color="auto"/>
            <w:right w:val="none" w:sz="0" w:space="0" w:color="auto"/>
          </w:divBdr>
        </w:div>
        <w:div w:id="1689599948">
          <w:marLeft w:val="0"/>
          <w:marRight w:val="0"/>
          <w:marTop w:val="100"/>
          <w:marBottom w:val="40"/>
          <w:divBdr>
            <w:top w:val="none" w:sz="0" w:space="0" w:color="auto"/>
            <w:left w:val="none" w:sz="0" w:space="0" w:color="auto"/>
            <w:bottom w:val="none" w:sz="0" w:space="0" w:color="auto"/>
            <w:right w:val="none" w:sz="0" w:space="0" w:color="auto"/>
          </w:divBdr>
        </w:div>
        <w:div w:id="1746955858">
          <w:marLeft w:val="0"/>
          <w:marRight w:val="0"/>
          <w:marTop w:val="100"/>
          <w:marBottom w:val="40"/>
          <w:divBdr>
            <w:top w:val="none" w:sz="0" w:space="0" w:color="auto"/>
            <w:left w:val="none" w:sz="0" w:space="0" w:color="auto"/>
            <w:bottom w:val="none" w:sz="0" w:space="0" w:color="auto"/>
            <w:right w:val="none" w:sz="0" w:space="0" w:color="auto"/>
          </w:divBdr>
        </w:div>
        <w:div w:id="1759399223">
          <w:marLeft w:val="0"/>
          <w:marRight w:val="0"/>
          <w:marTop w:val="100"/>
          <w:marBottom w:val="40"/>
          <w:divBdr>
            <w:top w:val="none" w:sz="0" w:space="0" w:color="auto"/>
            <w:left w:val="none" w:sz="0" w:space="0" w:color="auto"/>
            <w:bottom w:val="none" w:sz="0" w:space="0" w:color="auto"/>
            <w:right w:val="none" w:sz="0" w:space="0" w:color="auto"/>
          </w:divBdr>
        </w:div>
        <w:div w:id="1784183962">
          <w:marLeft w:val="0"/>
          <w:marRight w:val="0"/>
          <w:marTop w:val="100"/>
          <w:marBottom w:val="40"/>
          <w:divBdr>
            <w:top w:val="none" w:sz="0" w:space="0" w:color="auto"/>
            <w:left w:val="none" w:sz="0" w:space="0" w:color="auto"/>
            <w:bottom w:val="none" w:sz="0" w:space="0" w:color="auto"/>
            <w:right w:val="none" w:sz="0" w:space="0" w:color="auto"/>
          </w:divBdr>
        </w:div>
        <w:div w:id="1806704168">
          <w:marLeft w:val="0"/>
          <w:marRight w:val="0"/>
          <w:marTop w:val="100"/>
          <w:marBottom w:val="40"/>
          <w:divBdr>
            <w:top w:val="none" w:sz="0" w:space="0" w:color="auto"/>
            <w:left w:val="none" w:sz="0" w:space="0" w:color="auto"/>
            <w:bottom w:val="none" w:sz="0" w:space="0" w:color="auto"/>
            <w:right w:val="none" w:sz="0" w:space="0" w:color="auto"/>
          </w:divBdr>
        </w:div>
        <w:div w:id="1828090151">
          <w:marLeft w:val="0"/>
          <w:marRight w:val="0"/>
          <w:marTop w:val="100"/>
          <w:marBottom w:val="40"/>
          <w:divBdr>
            <w:top w:val="none" w:sz="0" w:space="0" w:color="auto"/>
            <w:left w:val="none" w:sz="0" w:space="0" w:color="auto"/>
            <w:bottom w:val="none" w:sz="0" w:space="0" w:color="auto"/>
            <w:right w:val="none" w:sz="0" w:space="0" w:color="auto"/>
          </w:divBdr>
        </w:div>
        <w:div w:id="1879246226">
          <w:marLeft w:val="0"/>
          <w:marRight w:val="0"/>
          <w:marTop w:val="100"/>
          <w:marBottom w:val="40"/>
          <w:divBdr>
            <w:top w:val="none" w:sz="0" w:space="0" w:color="auto"/>
            <w:left w:val="none" w:sz="0" w:space="0" w:color="auto"/>
            <w:bottom w:val="none" w:sz="0" w:space="0" w:color="auto"/>
            <w:right w:val="none" w:sz="0" w:space="0" w:color="auto"/>
          </w:divBdr>
        </w:div>
        <w:div w:id="1885673101">
          <w:marLeft w:val="0"/>
          <w:marRight w:val="0"/>
          <w:marTop w:val="100"/>
          <w:marBottom w:val="40"/>
          <w:divBdr>
            <w:top w:val="none" w:sz="0" w:space="0" w:color="auto"/>
            <w:left w:val="none" w:sz="0" w:space="0" w:color="auto"/>
            <w:bottom w:val="none" w:sz="0" w:space="0" w:color="auto"/>
            <w:right w:val="none" w:sz="0" w:space="0" w:color="auto"/>
          </w:divBdr>
        </w:div>
        <w:div w:id="1888370881">
          <w:marLeft w:val="0"/>
          <w:marRight w:val="0"/>
          <w:marTop w:val="100"/>
          <w:marBottom w:val="40"/>
          <w:divBdr>
            <w:top w:val="none" w:sz="0" w:space="0" w:color="auto"/>
            <w:left w:val="none" w:sz="0" w:space="0" w:color="auto"/>
            <w:bottom w:val="none" w:sz="0" w:space="0" w:color="auto"/>
            <w:right w:val="none" w:sz="0" w:space="0" w:color="auto"/>
          </w:divBdr>
        </w:div>
        <w:div w:id="2022394521">
          <w:marLeft w:val="0"/>
          <w:marRight w:val="0"/>
          <w:marTop w:val="100"/>
          <w:marBottom w:val="40"/>
          <w:divBdr>
            <w:top w:val="none" w:sz="0" w:space="0" w:color="auto"/>
            <w:left w:val="none" w:sz="0" w:space="0" w:color="auto"/>
            <w:bottom w:val="none" w:sz="0" w:space="0" w:color="auto"/>
            <w:right w:val="none" w:sz="0" w:space="0" w:color="auto"/>
          </w:divBdr>
        </w:div>
        <w:div w:id="2034917327">
          <w:marLeft w:val="0"/>
          <w:marRight w:val="0"/>
          <w:marTop w:val="100"/>
          <w:marBottom w:val="40"/>
          <w:divBdr>
            <w:top w:val="none" w:sz="0" w:space="0" w:color="auto"/>
            <w:left w:val="none" w:sz="0" w:space="0" w:color="auto"/>
            <w:bottom w:val="none" w:sz="0" w:space="0" w:color="auto"/>
            <w:right w:val="none" w:sz="0" w:space="0" w:color="auto"/>
          </w:divBdr>
        </w:div>
        <w:div w:id="2049839080">
          <w:marLeft w:val="0"/>
          <w:marRight w:val="0"/>
          <w:marTop w:val="100"/>
          <w:marBottom w:val="40"/>
          <w:divBdr>
            <w:top w:val="none" w:sz="0" w:space="0" w:color="auto"/>
            <w:left w:val="none" w:sz="0" w:space="0" w:color="auto"/>
            <w:bottom w:val="none" w:sz="0" w:space="0" w:color="auto"/>
            <w:right w:val="none" w:sz="0" w:space="0" w:color="auto"/>
          </w:divBdr>
        </w:div>
        <w:div w:id="2052225014">
          <w:marLeft w:val="0"/>
          <w:marRight w:val="0"/>
          <w:marTop w:val="100"/>
          <w:marBottom w:val="40"/>
          <w:divBdr>
            <w:top w:val="none" w:sz="0" w:space="0" w:color="auto"/>
            <w:left w:val="none" w:sz="0" w:space="0" w:color="auto"/>
            <w:bottom w:val="none" w:sz="0" w:space="0" w:color="auto"/>
            <w:right w:val="none" w:sz="0" w:space="0" w:color="auto"/>
          </w:divBdr>
        </w:div>
        <w:div w:id="2069570410">
          <w:marLeft w:val="0"/>
          <w:marRight w:val="0"/>
          <w:marTop w:val="100"/>
          <w:marBottom w:val="40"/>
          <w:divBdr>
            <w:top w:val="none" w:sz="0" w:space="0" w:color="auto"/>
            <w:left w:val="none" w:sz="0" w:space="0" w:color="auto"/>
            <w:bottom w:val="none" w:sz="0" w:space="0" w:color="auto"/>
            <w:right w:val="none" w:sz="0" w:space="0" w:color="auto"/>
          </w:divBdr>
        </w:div>
        <w:div w:id="2075621066">
          <w:marLeft w:val="0"/>
          <w:marRight w:val="0"/>
          <w:marTop w:val="100"/>
          <w:marBottom w:val="40"/>
          <w:divBdr>
            <w:top w:val="none" w:sz="0" w:space="0" w:color="auto"/>
            <w:left w:val="none" w:sz="0" w:space="0" w:color="auto"/>
            <w:bottom w:val="none" w:sz="0" w:space="0" w:color="auto"/>
            <w:right w:val="none" w:sz="0" w:space="0" w:color="auto"/>
          </w:divBdr>
        </w:div>
        <w:div w:id="2102141304">
          <w:marLeft w:val="0"/>
          <w:marRight w:val="0"/>
          <w:marTop w:val="100"/>
          <w:marBottom w:val="40"/>
          <w:divBdr>
            <w:top w:val="none" w:sz="0" w:space="0" w:color="auto"/>
            <w:left w:val="none" w:sz="0" w:space="0" w:color="auto"/>
            <w:bottom w:val="none" w:sz="0" w:space="0" w:color="auto"/>
            <w:right w:val="none" w:sz="0" w:space="0" w:color="auto"/>
          </w:divBdr>
        </w:div>
        <w:div w:id="2140108253">
          <w:marLeft w:val="0"/>
          <w:marRight w:val="0"/>
          <w:marTop w:val="100"/>
          <w:marBottom w:val="40"/>
          <w:divBdr>
            <w:top w:val="none" w:sz="0" w:space="0" w:color="auto"/>
            <w:left w:val="none" w:sz="0" w:space="0" w:color="auto"/>
            <w:bottom w:val="none" w:sz="0" w:space="0" w:color="auto"/>
            <w:right w:val="none" w:sz="0" w:space="0" w:color="auto"/>
          </w:divBdr>
        </w:div>
      </w:divsChild>
    </w:div>
    <w:div w:id="1666739969">
      <w:bodyDiv w:val="1"/>
      <w:marLeft w:val="0"/>
      <w:marRight w:val="0"/>
      <w:marTop w:val="0"/>
      <w:marBottom w:val="0"/>
      <w:divBdr>
        <w:top w:val="none" w:sz="0" w:space="0" w:color="auto"/>
        <w:left w:val="none" w:sz="0" w:space="0" w:color="auto"/>
        <w:bottom w:val="none" w:sz="0" w:space="0" w:color="auto"/>
        <w:right w:val="none" w:sz="0" w:space="0" w:color="auto"/>
      </w:divBdr>
      <w:divsChild>
        <w:div w:id="923535132">
          <w:marLeft w:val="0"/>
          <w:marRight w:val="0"/>
          <w:marTop w:val="100"/>
          <w:marBottom w:val="40"/>
          <w:divBdr>
            <w:top w:val="none" w:sz="0" w:space="0" w:color="auto"/>
            <w:left w:val="none" w:sz="0" w:space="0" w:color="auto"/>
            <w:bottom w:val="none" w:sz="0" w:space="0" w:color="auto"/>
            <w:right w:val="none" w:sz="0" w:space="0" w:color="auto"/>
          </w:divBdr>
        </w:div>
      </w:divsChild>
    </w:div>
    <w:div w:id="1698582145">
      <w:bodyDiv w:val="1"/>
      <w:marLeft w:val="0"/>
      <w:marRight w:val="0"/>
      <w:marTop w:val="0"/>
      <w:marBottom w:val="0"/>
      <w:divBdr>
        <w:top w:val="none" w:sz="0" w:space="0" w:color="auto"/>
        <w:left w:val="none" w:sz="0" w:space="0" w:color="auto"/>
        <w:bottom w:val="none" w:sz="0" w:space="0" w:color="auto"/>
        <w:right w:val="none" w:sz="0" w:space="0" w:color="auto"/>
      </w:divBdr>
      <w:divsChild>
        <w:div w:id="2126775223">
          <w:marLeft w:val="0"/>
          <w:marRight w:val="0"/>
          <w:marTop w:val="100"/>
          <w:marBottom w:val="40"/>
          <w:divBdr>
            <w:top w:val="none" w:sz="0" w:space="0" w:color="auto"/>
            <w:left w:val="none" w:sz="0" w:space="0" w:color="auto"/>
            <w:bottom w:val="none" w:sz="0" w:space="0" w:color="auto"/>
            <w:right w:val="none" w:sz="0" w:space="0" w:color="auto"/>
          </w:divBdr>
        </w:div>
      </w:divsChild>
    </w:div>
    <w:div w:id="1707293810">
      <w:bodyDiv w:val="1"/>
      <w:marLeft w:val="0"/>
      <w:marRight w:val="0"/>
      <w:marTop w:val="0"/>
      <w:marBottom w:val="0"/>
      <w:divBdr>
        <w:top w:val="none" w:sz="0" w:space="0" w:color="auto"/>
        <w:left w:val="none" w:sz="0" w:space="0" w:color="auto"/>
        <w:bottom w:val="none" w:sz="0" w:space="0" w:color="auto"/>
        <w:right w:val="none" w:sz="0" w:space="0" w:color="auto"/>
      </w:divBdr>
    </w:div>
    <w:div w:id="1710568363">
      <w:bodyDiv w:val="1"/>
      <w:marLeft w:val="0"/>
      <w:marRight w:val="0"/>
      <w:marTop w:val="0"/>
      <w:marBottom w:val="0"/>
      <w:divBdr>
        <w:top w:val="none" w:sz="0" w:space="0" w:color="auto"/>
        <w:left w:val="none" w:sz="0" w:space="0" w:color="auto"/>
        <w:bottom w:val="none" w:sz="0" w:space="0" w:color="auto"/>
        <w:right w:val="none" w:sz="0" w:space="0" w:color="auto"/>
      </w:divBdr>
      <w:divsChild>
        <w:div w:id="1014385648">
          <w:marLeft w:val="0"/>
          <w:marRight w:val="0"/>
          <w:marTop w:val="100"/>
          <w:marBottom w:val="40"/>
          <w:divBdr>
            <w:top w:val="none" w:sz="0" w:space="0" w:color="auto"/>
            <w:left w:val="none" w:sz="0" w:space="0" w:color="auto"/>
            <w:bottom w:val="none" w:sz="0" w:space="0" w:color="auto"/>
            <w:right w:val="none" w:sz="0" w:space="0" w:color="auto"/>
          </w:divBdr>
        </w:div>
        <w:div w:id="1172336800">
          <w:marLeft w:val="0"/>
          <w:marRight w:val="0"/>
          <w:marTop w:val="100"/>
          <w:marBottom w:val="40"/>
          <w:divBdr>
            <w:top w:val="none" w:sz="0" w:space="0" w:color="auto"/>
            <w:left w:val="none" w:sz="0" w:space="0" w:color="auto"/>
            <w:bottom w:val="none" w:sz="0" w:space="0" w:color="auto"/>
            <w:right w:val="none" w:sz="0" w:space="0" w:color="auto"/>
          </w:divBdr>
        </w:div>
        <w:div w:id="1369793989">
          <w:marLeft w:val="0"/>
          <w:marRight w:val="0"/>
          <w:marTop w:val="100"/>
          <w:marBottom w:val="40"/>
          <w:divBdr>
            <w:top w:val="none" w:sz="0" w:space="0" w:color="auto"/>
            <w:left w:val="none" w:sz="0" w:space="0" w:color="auto"/>
            <w:bottom w:val="none" w:sz="0" w:space="0" w:color="auto"/>
            <w:right w:val="none" w:sz="0" w:space="0" w:color="auto"/>
          </w:divBdr>
        </w:div>
        <w:div w:id="1431781702">
          <w:marLeft w:val="0"/>
          <w:marRight w:val="0"/>
          <w:marTop w:val="100"/>
          <w:marBottom w:val="40"/>
          <w:divBdr>
            <w:top w:val="none" w:sz="0" w:space="0" w:color="auto"/>
            <w:left w:val="none" w:sz="0" w:space="0" w:color="auto"/>
            <w:bottom w:val="none" w:sz="0" w:space="0" w:color="auto"/>
            <w:right w:val="none" w:sz="0" w:space="0" w:color="auto"/>
          </w:divBdr>
        </w:div>
      </w:divsChild>
    </w:div>
    <w:div w:id="1714842364">
      <w:bodyDiv w:val="1"/>
      <w:marLeft w:val="0"/>
      <w:marRight w:val="0"/>
      <w:marTop w:val="0"/>
      <w:marBottom w:val="0"/>
      <w:divBdr>
        <w:top w:val="none" w:sz="0" w:space="0" w:color="auto"/>
        <w:left w:val="none" w:sz="0" w:space="0" w:color="auto"/>
        <w:bottom w:val="none" w:sz="0" w:space="0" w:color="auto"/>
        <w:right w:val="none" w:sz="0" w:space="0" w:color="auto"/>
      </w:divBdr>
    </w:div>
    <w:div w:id="1724938976">
      <w:bodyDiv w:val="1"/>
      <w:marLeft w:val="0"/>
      <w:marRight w:val="0"/>
      <w:marTop w:val="0"/>
      <w:marBottom w:val="0"/>
      <w:divBdr>
        <w:top w:val="none" w:sz="0" w:space="0" w:color="auto"/>
        <w:left w:val="none" w:sz="0" w:space="0" w:color="auto"/>
        <w:bottom w:val="none" w:sz="0" w:space="0" w:color="auto"/>
        <w:right w:val="none" w:sz="0" w:space="0" w:color="auto"/>
      </w:divBdr>
    </w:div>
    <w:div w:id="1739816904">
      <w:bodyDiv w:val="1"/>
      <w:marLeft w:val="0"/>
      <w:marRight w:val="0"/>
      <w:marTop w:val="0"/>
      <w:marBottom w:val="0"/>
      <w:divBdr>
        <w:top w:val="none" w:sz="0" w:space="0" w:color="auto"/>
        <w:left w:val="none" w:sz="0" w:space="0" w:color="auto"/>
        <w:bottom w:val="none" w:sz="0" w:space="0" w:color="auto"/>
        <w:right w:val="none" w:sz="0" w:space="0" w:color="auto"/>
      </w:divBdr>
    </w:div>
    <w:div w:id="1774321839">
      <w:bodyDiv w:val="1"/>
      <w:marLeft w:val="0"/>
      <w:marRight w:val="0"/>
      <w:marTop w:val="0"/>
      <w:marBottom w:val="0"/>
      <w:divBdr>
        <w:top w:val="none" w:sz="0" w:space="0" w:color="auto"/>
        <w:left w:val="none" w:sz="0" w:space="0" w:color="auto"/>
        <w:bottom w:val="none" w:sz="0" w:space="0" w:color="auto"/>
        <w:right w:val="none" w:sz="0" w:space="0" w:color="auto"/>
      </w:divBdr>
      <w:divsChild>
        <w:div w:id="294413233">
          <w:marLeft w:val="0"/>
          <w:marRight w:val="0"/>
          <w:marTop w:val="100"/>
          <w:marBottom w:val="40"/>
          <w:divBdr>
            <w:top w:val="none" w:sz="0" w:space="0" w:color="auto"/>
            <w:left w:val="none" w:sz="0" w:space="0" w:color="auto"/>
            <w:bottom w:val="none" w:sz="0" w:space="0" w:color="auto"/>
            <w:right w:val="none" w:sz="0" w:space="0" w:color="auto"/>
          </w:divBdr>
        </w:div>
        <w:div w:id="478183189">
          <w:marLeft w:val="0"/>
          <w:marRight w:val="0"/>
          <w:marTop w:val="100"/>
          <w:marBottom w:val="40"/>
          <w:divBdr>
            <w:top w:val="none" w:sz="0" w:space="0" w:color="auto"/>
            <w:left w:val="none" w:sz="0" w:space="0" w:color="auto"/>
            <w:bottom w:val="none" w:sz="0" w:space="0" w:color="auto"/>
            <w:right w:val="none" w:sz="0" w:space="0" w:color="auto"/>
          </w:divBdr>
        </w:div>
      </w:divsChild>
    </w:div>
    <w:div w:id="1797403744">
      <w:bodyDiv w:val="1"/>
      <w:marLeft w:val="0"/>
      <w:marRight w:val="0"/>
      <w:marTop w:val="0"/>
      <w:marBottom w:val="0"/>
      <w:divBdr>
        <w:top w:val="none" w:sz="0" w:space="0" w:color="auto"/>
        <w:left w:val="none" w:sz="0" w:space="0" w:color="auto"/>
        <w:bottom w:val="none" w:sz="0" w:space="0" w:color="auto"/>
        <w:right w:val="none" w:sz="0" w:space="0" w:color="auto"/>
      </w:divBdr>
      <w:divsChild>
        <w:div w:id="240530140">
          <w:marLeft w:val="0"/>
          <w:marRight w:val="0"/>
          <w:marTop w:val="100"/>
          <w:marBottom w:val="40"/>
          <w:divBdr>
            <w:top w:val="none" w:sz="0" w:space="0" w:color="auto"/>
            <w:left w:val="none" w:sz="0" w:space="0" w:color="auto"/>
            <w:bottom w:val="none" w:sz="0" w:space="0" w:color="auto"/>
            <w:right w:val="none" w:sz="0" w:space="0" w:color="auto"/>
          </w:divBdr>
        </w:div>
      </w:divsChild>
    </w:div>
    <w:div w:id="1804806801">
      <w:bodyDiv w:val="1"/>
      <w:marLeft w:val="0"/>
      <w:marRight w:val="0"/>
      <w:marTop w:val="0"/>
      <w:marBottom w:val="0"/>
      <w:divBdr>
        <w:top w:val="none" w:sz="0" w:space="0" w:color="auto"/>
        <w:left w:val="none" w:sz="0" w:space="0" w:color="auto"/>
        <w:bottom w:val="none" w:sz="0" w:space="0" w:color="auto"/>
        <w:right w:val="none" w:sz="0" w:space="0" w:color="auto"/>
      </w:divBdr>
    </w:div>
    <w:div w:id="1818640611">
      <w:bodyDiv w:val="1"/>
      <w:marLeft w:val="0"/>
      <w:marRight w:val="0"/>
      <w:marTop w:val="0"/>
      <w:marBottom w:val="0"/>
      <w:divBdr>
        <w:top w:val="none" w:sz="0" w:space="0" w:color="auto"/>
        <w:left w:val="none" w:sz="0" w:space="0" w:color="auto"/>
        <w:bottom w:val="none" w:sz="0" w:space="0" w:color="auto"/>
        <w:right w:val="none" w:sz="0" w:space="0" w:color="auto"/>
      </w:divBdr>
      <w:divsChild>
        <w:div w:id="929309841">
          <w:marLeft w:val="0"/>
          <w:marRight w:val="0"/>
          <w:marTop w:val="100"/>
          <w:marBottom w:val="40"/>
          <w:divBdr>
            <w:top w:val="none" w:sz="0" w:space="0" w:color="auto"/>
            <w:left w:val="none" w:sz="0" w:space="0" w:color="auto"/>
            <w:bottom w:val="none" w:sz="0" w:space="0" w:color="auto"/>
            <w:right w:val="none" w:sz="0" w:space="0" w:color="auto"/>
          </w:divBdr>
        </w:div>
      </w:divsChild>
    </w:div>
    <w:div w:id="1822767883">
      <w:bodyDiv w:val="1"/>
      <w:marLeft w:val="0"/>
      <w:marRight w:val="0"/>
      <w:marTop w:val="0"/>
      <w:marBottom w:val="0"/>
      <w:divBdr>
        <w:top w:val="none" w:sz="0" w:space="0" w:color="auto"/>
        <w:left w:val="none" w:sz="0" w:space="0" w:color="auto"/>
        <w:bottom w:val="none" w:sz="0" w:space="0" w:color="auto"/>
        <w:right w:val="none" w:sz="0" w:space="0" w:color="auto"/>
      </w:divBdr>
      <w:divsChild>
        <w:div w:id="931937547">
          <w:marLeft w:val="0"/>
          <w:marRight w:val="0"/>
          <w:marTop w:val="100"/>
          <w:marBottom w:val="40"/>
          <w:divBdr>
            <w:top w:val="none" w:sz="0" w:space="0" w:color="auto"/>
            <w:left w:val="none" w:sz="0" w:space="0" w:color="auto"/>
            <w:bottom w:val="none" w:sz="0" w:space="0" w:color="auto"/>
            <w:right w:val="none" w:sz="0" w:space="0" w:color="auto"/>
          </w:divBdr>
        </w:div>
        <w:div w:id="1545485659">
          <w:marLeft w:val="0"/>
          <w:marRight w:val="0"/>
          <w:marTop w:val="100"/>
          <w:marBottom w:val="40"/>
          <w:divBdr>
            <w:top w:val="none" w:sz="0" w:space="0" w:color="auto"/>
            <w:left w:val="none" w:sz="0" w:space="0" w:color="auto"/>
            <w:bottom w:val="none" w:sz="0" w:space="0" w:color="auto"/>
            <w:right w:val="none" w:sz="0" w:space="0" w:color="auto"/>
          </w:divBdr>
        </w:div>
      </w:divsChild>
    </w:div>
    <w:div w:id="1831095901">
      <w:bodyDiv w:val="1"/>
      <w:marLeft w:val="0"/>
      <w:marRight w:val="0"/>
      <w:marTop w:val="0"/>
      <w:marBottom w:val="0"/>
      <w:divBdr>
        <w:top w:val="none" w:sz="0" w:space="0" w:color="auto"/>
        <w:left w:val="none" w:sz="0" w:space="0" w:color="auto"/>
        <w:bottom w:val="none" w:sz="0" w:space="0" w:color="auto"/>
        <w:right w:val="none" w:sz="0" w:space="0" w:color="auto"/>
      </w:divBdr>
      <w:divsChild>
        <w:div w:id="1549030101">
          <w:marLeft w:val="0"/>
          <w:marRight w:val="0"/>
          <w:marTop w:val="100"/>
          <w:marBottom w:val="40"/>
          <w:divBdr>
            <w:top w:val="none" w:sz="0" w:space="0" w:color="auto"/>
            <w:left w:val="none" w:sz="0" w:space="0" w:color="auto"/>
            <w:bottom w:val="none" w:sz="0" w:space="0" w:color="auto"/>
            <w:right w:val="none" w:sz="0" w:space="0" w:color="auto"/>
          </w:divBdr>
        </w:div>
      </w:divsChild>
    </w:div>
    <w:div w:id="1835756300">
      <w:bodyDiv w:val="1"/>
      <w:marLeft w:val="0"/>
      <w:marRight w:val="0"/>
      <w:marTop w:val="0"/>
      <w:marBottom w:val="0"/>
      <w:divBdr>
        <w:top w:val="none" w:sz="0" w:space="0" w:color="auto"/>
        <w:left w:val="none" w:sz="0" w:space="0" w:color="auto"/>
        <w:bottom w:val="none" w:sz="0" w:space="0" w:color="auto"/>
        <w:right w:val="none" w:sz="0" w:space="0" w:color="auto"/>
      </w:divBdr>
      <w:divsChild>
        <w:div w:id="38361151">
          <w:marLeft w:val="0"/>
          <w:marRight w:val="0"/>
          <w:marTop w:val="100"/>
          <w:marBottom w:val="40"/>
          <w:divBdr>
            <w:top w:val="none" w:sz="0" w:space="0" w:color="auto"/>
            <w:left w:val="none" w:sz="0" w:space="0" w:color="auto"/>
            <w:bottom w:val="none" w:sz="0" w:space="0" w:color="auto"/>
            <w:right w:val="none" w:sz="0" w:space="0" w:color="auto"/>
          </w:divBdr>
        </w:div>
        <w:div w:id="64692409">
          <w:marLeft w:val="0"/>
          <w:marRight w:val="0"/>
          <w:marTop w:val="100"/>
          <w:marBottom w:val="40"/>
          <w:divBdr>
            <w:top w:val="none" w:sz="0" w:space="0" w:color="auto"/>
            <w:left w:val="none" w:sz="0" w:space="0" w:color="auto"/>
            <w:bottom w:val="none" w:sz="0" w:space="0" w:color="auto"/>
            <w:right w:val="none" w:sz="0" w:space="0" w:color="auto"/>
          </w:divBdr>
        </w:div>
        <w:div w:id="110901735">
          <w:marLeft w:val="0"/>
          <w:marRight w:val="0"/>
          <w:marTop w:val="100"/>
          <w:marBottom w:val="40"/>
          <w:divBdr>
            <w:top w:val="none" w:sz="0" w:space="0" w:color="auto"/>
            <w:left w:val="none" w:sz="0" w:space="0" w:color="auto"/>
            <w:bottom w:val="none" w:sz="0" w:space="0" w:color="auto"/>
            <w:right w:val="none" w:sz="0" w:space="0" w:color="auto"/>
          </w:divBdr>
        </w:div>
        <w:div w:id="142044959">
          <w:marLeft w:val="0"/>
          <w:marRight w:val="0"/>
          <w:marTop w:val="100"/>
          <w:marBottom w:val="40"/>
          <w:divBdr>
            <w:top w:val="none" w:sz="0" w:space="0" w:color="auto"/>
            <w:left w:val="none" w:sz="0" w:space="0" w:color="auto"/>
            <w:bottom w:val="none" w:sz="0" w:space="0" w:color="auto"/>
            <w:right w:val="none" w:sz="0" w:space="0" w:color="auto"/>
          </w:divBdr>
        </w:div>
        <w:div w:id="332418972">
          <w:marLeft w:val="0"/>
          <w:marRight w:val="0"/>
          <w:marTop w:val="100"/>
          <w:marBottom w:val="40"/>
          <w:divBdr>
            <w:top w:val="none" w:sz="0" w:space="0" w:color="auto"/>
            <w:left w:val="none" w:sz="0" w:space="0" w:color="auto"/>
            <w:bottom w:val="none" w:sz="0" w:space="0" w:color="auto"/>
            <w:right w:val="none" w:sz="0" w:space="0" w:color="auto"/>
          </w:divBdr>
        </w:div>
        <w:div w:id="638654124">
          <w:marLeft w:val="0"/>
          <w:marRight w:val="0"/>
          <w:marTop w:val="100"/>
          <w:marBottom w:val="40"/>
          <w:divBdr>
            <w:top w:val="none" w:sz="0" w:space="0" w:color="auto"/>
            <w:left w:val="none" w:sz="0" w:space="0" w:color="auto"/>
            <w:bottom w:val="none" w:sz="0" w:space="0" w:color="auto"/>
            <w:right w:val="none" w:sz="0" w:space="0" w:color="auto"/>
          </w:divBdr>
        </w:div>
        <w:div w:id="729108789">
          <w:marLeft w:val="0"/>
          <w:marRight w:val="0"/>
          <w:marTop w:val="100"/>
          <w:marBottom w:val="40"/>
          <w:divBdr>
            <w:top w:val="none" w:sz="0" w:space="0" w:color="auto"/>
            <w:left w:val="none" w:sz="0" w:space="0" w:color="auto"/>
            <w:bottom w:val="none" w:sz="0" w:space="0" w:color="auto"/>
            <w:right w:val="none" w:sz="0" w:space="0" w:color="auto"/>
          </w:divBdr>
        </w:div>
        <w:div w:id="964432343">
          <w:marLeft w:val="0"/>
          <w:marRight w:val="0"/>
          <w:marTop w:val="100"/>
          <w:marBottom w:val="40"/>
          <w:divBdr>
            <w:top w:val="none" w:sz="0" w:space="0" w:color="auto"/>
            <w:left w:val="none" w:sz="0" w:space="0" w:color="auto"/>
            <w:bottom w:val="none" w:sz="0" w:space="0" w:color="auto"/>
            <w:right w:val="none" w:sz="0" w:space="0" w:color="auto"/>
          </w:divBdr>
        </w:div>
        <w:div w:id="1027103824">
          <w:marLeft w:val="0"/>
          <w:marRight w:val="0"/>
          <w:marTop w:val="100"/>
          <w:marBottom w:val="40"/>
          <w:divBdr>
            <w:top w:val="none" w:sz="0" w:space="0" w:color="auto"/>
            <w:left w:val="none" w:sz="0" w:space="0" w:color="auto"/>
            <w:bottom w:val="none" w:sz="0" w:space="0" w:color="auto"/>
            <w:right w:val="none" w:sz="0" w:space="0" w:color="auto"/>
          </w:divBdr>
        </w:div>
        <w:div w:id="1208951306">
          <w:marLeft w:val="0"/>
          <w:marRight w:val="0"/>
          <w:marTop w:val="100"/>
          <w:marBottom w:val="40"/>
          <w:divBdr>
            <w:top w:val="none" w:sz="0" w:space="0" w:color="auto"/>
            <w:left w:val="none" w:sz="0" w:space="0" w:color="auto"/>
            <w:bottom w:val="none" w:sz="0" w:space="0" w:color="auto"/>
            <w:right w:val="none" w:sz="0" w:space="0" w:color="auto"/>
          </w:divBdr>
        </w:div>
        <w:div w:id="1327053708">
          <w:marLeft w:val="0"/>
          <w:marRight w:val="0"/>
          <w:marTop w:val="100"/>
          <w:marBottom w:val="40"/>
          <w:divBdr>
            <w:top w:val="none" w:sz="0" w:space="0" w:color="auto"/>
            <w:left w:val="none" w:sz="0" w:space="0" w:color="auto"/>
            <w:bottom w:val="none" w:sz="0" w:space="0" w:color="auto"/>
            <w:right w:val="none" w:sz="0" w:space="0" w:color="auto"/>
          </w:divBdr>
        </w:div>
        <w:div w:id="1496842553">
          <w:marLeft w:val="0"/>
          <w:marRight w:val="0"/>
          <w:marTop w:val="100"/>
          <w:marBottom w:val="40"/>
          <w:divBdr>
            <w:top w:val="none" w:sz="0" w:space="0" w:color="auto"/>
            <w:left w:val="none" w:sz="0" w:space="0" w:color="auto"/>
            <w:bottom w:val="none" w:sz="0" w:space="0" w:color="auto"/>
            <w:right w:val="none" w:sz="0" w:space="0" w:color="auto"/>
          </w:divBdr>
        </w:div>
        <w:div w:id="1700013312">
          <w:marLeft w:val="0"/>
          <w:marRight w:val="0"/>
          <w:marTop w:val="100"/>
          <w:marBottom w:val="40"/>
          <w:divBdr>
            <w:top w:val="none" w:sz="0" w:space="0" w:color="auto"/>
            <w:left w:val="none" w:sz="0" w:space="0" w:color="auto"/>
            <w:bottom w:val="none" w:sz="0" w:space="0" w:color="auto"/>
            <w:right w:val="none" w:sz="0" w:space="0" w:color="auto"/>
          </w:divBdr>
        </w:div>
        <w:div w:id="1716544649">
          <w:marLeft w:val="0"/>
          <w:marRight w:val="0"/>
          <w:marTop w:val="100"/>
          <w:marBottom w:val="40"/>
          <w:divBdr>
            <w:top w:val="none" w:sz="0" w:space="0" w:color="auto"/>
            <w:left w:val="none" w:sz="0" w:space="0" w:color="auto"/>
            <w:bottom w:val="none" w:sz="0" w:space="0" w:color="auto"/>
            <w:right w:val="none" w:sz="0" w:space="0" w:color="auto"/>
          </w:divBdr>
        </w:div>
        <w:div w:id="1748918731">
          <w:marLeft w:val="0"/>
          <w:marRight w:val="0"/>
          <w:marTop w:val="100"/>
          <w:marBottom w:val="40"/>
          <w:divBdr>
            <w:top w:val="none" w:sz="0" w:space="0" w:color="auto"/>
            <w:left w:val="none" w:sz="0" w:space="0" w:color="auto"/>
            <w:bottom w:val="none" w:sz="0" w:space="0" w:color="auto"/>
            <w:right w:val="none" w:sz="0" w:space="0" w:color="auto"/>
          </w:divBdr>
        </w:div>
        <w:div w:id="1923834609">
          <w:marLeft w:val="0"/>
          <w:marRight w:val="0"/>
          <w:marTop w:val="100"/>
          <w:marBottom w:val="40"/>
          <w:divBdr>
            <w:top w:val="none" w:sz="0" w:space="0" w:color="auto"/>
            <w:left w:val="none" w:sz="0" w:space="0" w:color="auto"/>
            <w:bottom w:val="none" w:sz="0" w:space="0" w:color="auto"/>
            <w:right w:val="none" w:sz="0" w:space="0" w:color="auto"/>
          </w:divBdr>
        </w:div>
        <w:div w:id="1983584205">
          <w:marLeft w:val="0"/>
          <w:marRight w:val="0"/>
          <w:marTop w:val="100"/>
          <w:marBottom w:val="40"/>
          <w:divBdr>
            <w:top w:val="none" w:sz="0" w:space="0" w:color="auto"/>
            <w:left w:val="none" w:sz="0" w:space="0" w:color="auto"/>
            <w:bottom w:val="none" w:sz="0" w:space="0" w:color="auto"/>
            <w:right w:val="none" w:sz="0" w:space="0" w:color="auto"/>
          </w:divBdr>
        </w:div>
        <w:div w:id="1989044251">
          <w:marLeft w:val="0"/>
          <w:marRight w:val="0"/>
          <w:marTop w:val="100"/>
          <w:marBottom w:val="40"/>
          <w:divBdr>
            <w:top w:val="none" w:sz="0" w:space="0" w:color="auto"/>
            <w:left w:val="none" w:sz="0" w:space="0" w:color="auto"/>
            <w:bottom w:val="none" w:sz="0" w:space="0" w:color="auto"/>
            <w:right w:val="none" w:sz="0" w:space="0" w:color="auto"/>
          </w:divBdr>
        </w:div>
        <w:div w:id="2003964254">
          <w:marLeft w:val="0"/>
          <w:marRight w:val="0"/>
          <w:marTop w:val="100"/>
          <w:marBottom w:val="40"/>
          <w:divBdr>
            <w:top w:val="none" w:sz="0" w:space="0" w:color="auto"/>
            <w:left w:val="none" w:sz="0" w:space="0" w:color="auto"/>
            <w:bottom w:val="none" w:sz="0" w:space="0" w:color="auto"/>
            <w:right w:val="none" w:sz="0" w:space="0" w:color="auto"/>
          </w:divBdr>
        </w:div>
        <w:div w:id="2138984069">
          <w:marLeft w:val="0"/>
          <w:marRight w:val="0"/>
          <w:marTop w:val="100"/>
          <w:marBottom w:val="40"/>
          <w:divBdr>
            <w:top w:val="none" w:sz="0" w:space="0" w:color="auto"/>
            <w:left w:val="none" w:sz="0" w:space="0" w:color="auto"/>
            <w:bottom w:val="none" w:sz="0" w:space="0" w:color="auto"/>
            <w:right w:val="none" w:sz="0" w:space="0" w:color="auto"/>
          </w:divBdr>
        </w:div>
      </w:divsChild>
    </w:div>
    <w:div w:id="1836260961">
      <w:bodyDiv w:val="1"/>
      <w:marLeft w:val="0"/>
      <w:marRight w:val="0"/>
      <w:marTop w:val="0"/>
      <w:marBottom w:val="0"/>
      <w:divBdr>
        <w:top w:val="none" w:sz="0" w:space="0" w:color="auto"/>
        <w:left w:val="none" w:sz="0" w:space="0" w:color="auto"/>
        <w:bottom w:val="none" w:sz="0" w:space="0" w:color="auto"/>
        <w:right w:val="none" w:sz="0" w:space="0" w:color="auto"/>
      </w:divBdr>
      <w:divsChild>
        <w:div w:id="1480074082">
          <w:marLeft w:val="0"/>
          <w:marRight w:val="0"/>
          <w:marTop w:val="100"/>
          <w:marBottom w:val="40"/>
          <w:divBdr>
            <w:top w:val="none" w:sz="0" w:space="0" w:color="auto"/>
            <w:left w:val="none" w:sz="0" w:space="0" w:color="auto"/>
            <w:bottom w:val="none" w:sz="0" w:space="0" w:color="auto"/>
            <w:right w:val="none" w:sz="0" w:space="0" w:color="auto"/>
          </w:divBdr>
        </w:div>
        <w:div w:id="1523130519">
          <w:marLeft w:val="0"/>
          <w:marRight w:val="0"/>
          <w:marTop w:val="100"/>
          <w:marBottom w:val="40"/>
          <w:divBdr>
            <w:top w:val="none" w:sz="0" w:space="0" w:color="auto"/>
            <w:left w:val="none" w:sz="0" w:space="0" w:color="auto"/>
            <w:bottom w:val="none" w:sz="0" w:space="0" w:color="auto"/>
            <w:right w:val="none" w:sz="0" w:space="0" w:color="auto"/>
          </w:divBdr>
        </w:div>
      </w:divsChild>
    </w:div>
    <w:div w:id="1845703187">
      <w:bodyDiv w:val="1"/>
      <w:marLeft w:val="0"/>
      <w:marRight w:val="0"/>
      <w:marTop w:val="0"/>
      <w:marBottom w:val="0"/>
      <w:divBdr>
        <w:top w:val="none" w:sz="0" w:space="0" w:color="auto"/>
        <w:left w:val="none" w:sz="0" w:space="0" w:color="auto"/>
        <w:bottom w:val="none" w:sz="0" w:space="0" w:color="auto"/>
        <w:right w:val="none" w:sz="0" w:space="0" w:color="auto"/>
      </w:divBdr>
      <w:divsChild>
        <w:div w:id="133256925">
          <w:marLeft w:val="0"/>
          <w:marRight w:val="0"/>
          <w:marTop w:val="100"/>
          <w:marBottom w:val="40"/>
          <w:divBdr>
            <w:top w:val="none" w:sz="0" w:space="0" w:color="auto"/>
            <w:left w:val="none" w:sz="0" w:space="0" w:color="auto"/>
            <w:bottom w:val="none" w:sz="0" w:space="0" w:color="auto"/>
            <w:right w:val="none" w:sz="0" w:space="0" w:color="auto"/>
          </w:divBdr>
        </w:div>
        <w:div w:id="155728491">
          <w:marLeft w:val="0"/>
          <w:marRight w:val="0"/>
          <w:marTop w:val="100"/>
          <w:marBottom w:val="40"/>
          <w:divBdr>
            <w:top w:val="none" w:sz="0" w:space="0" w:color="auto"/>
            <w:left w:val="none" w:sz="0" w:space="0" w:color="auto"/>
            <w:bottom w:val="none" w:sz="0" w:space="0" w:color="auto"/>
            <w:right w:val="none" w:sz="0" w:space="0" w:color="auto"/>
          </w:divBdr>
        </w:div>
      </w:divsChild>
    </w:div>
    <w:div w:id="1848860205">
      <w:bodyDiv w:val="1"/>
      <w:marLeft w:val="0"/>
      <w:marRight w:val="0"/>
      <w:marTop w:val="0"/>
      <w:marBottom w:val="0"/>
      <w:divBdr>
        <w:top w:val="none" w:sz="0" w:space="0" w:color="auto"/>
        <w:left w:val="none" w:sz="0" w:space="0" w:color="auto"/>
        <w:bottom w:val="none" w:sz="0" w:space="0" w:color="auto"/>
        <w:right w:val="none" w:sz="0" w:space="0" w:color="auto"/>
      </w:divBdr>
      <w:divsChild>
        <w:div w:id="928082366">
          <w:marLeft w:val="0"/>
          <w:marRight w:val="0"/>
          <w:marTop w:val="100"/>
          <w:marBottom w:val="40"/>
          <w:divBdr>
            <w:top w:val="none" w:sz="0" w:space="0" w:color="auto"/>
            <w:left w:val="none" w:sz="0" w:space="0" w:color="auto"/>
            <w:bottom w:val="none" w:sz="0" w:space="0" w:color="auto"/>
            <w:right w:val="none" w:sz="0" w:space="0" w:color="auto"/>
          </w:divBdr>
        </w:div>
        <w:div w:id="1048804103">
          <w:marLeft w:val="0"/>
          <w:marRight w:val="0"/>
          <w:marTop w:val="100"/>
          <w:marBottom w:val="40"/>
          <w:divBdr>
            <w:top w:val="none" w:sz="0" w:space="0" w:color="auto"/>
            <w:left w:val="none" w:sz="0" w:space="0" w:color="auto"/>
            <w:bottom w:val="none" w:sz="0" w:space="0" w:color="auto"/>
            <w:right w:val="none" w:sz="0" w:space="0" w:color="auto"/>
          </w:divBdr>
        </w:div>
      </w:divsChild>
    </w:div>
    <w:div w:id="1852179968">
      <w:bodyDiv w:val="1"/>
      <w:marLeft w:val="0"/>
      <w:marRight w:val="0"/>
      <w:marTop w:val="0"/>
      <w:marBottom w:val="0"/>
      <w:divBdr>
        <w:top w:val="none" w:sz="0" w:space="0" w:color="auto"/>
        <w:left w:val="none" w:sz="0" w:space="0" w:color="auto"/>
        <w:bottom w:val="none" w:sz="0" w:space="0" w:color="auto"/>
        <w:right w:val="none" w:sz="0" w:space="0" w:color="auto"/>
      </w:divBdr>
      <w:divsChild>
        <w:div w:id="559748314">
          <w:marLeft w:val="0"/>
          <w:marRight w:val="0"/>
          <w:marTop w:val="100"/>
          <w:marBottom w:val="40"/>
          <w:divBdr>
            <w:top w:val="none" w:sz="0" w:space="0" w:color="auto"/>
            <w:left w:val="none" w:sz="0" w:space="0" w:color="auto"/>
            <w:bottom w:val="none" w:sz="0" w:space="0" w:color="auto"/>
            <w:right w:val="none" w:sz="0" w:space="0" w:color="auto"/>
          </w:divBdr>
        </w:div>
        <w:div w:id="866451840">
          <w:marLeft w:val="0"/>
          <w:marRight w:val="0"/>
          <w:marTop w:val="80"/>
          <w:marBottom w:val="20"/>
          <w:divBdr>
            <w:top w:val="none" w:sz="0" w:space="0" w:color="auto"/>
            <w:left w:val="none" w:sz="0" w:space="0" w:color="auto"/>
            <w:bottom w:val="none" w:sz="0" w:space="0" w:color="auto"/>
            <w:right w:val="none" w:sz="0" w:space="0" w:color="auto"/>
          </w:divBdr>
        </w:div>
      </w:divsChild>
    </w:div>
    <w:div w:id="1862740132">
      <w:bodyDiv w:val="1"/>
      <w:marLeft w:val="0"/>
      <w:marRight w:val="0"/>
      <w:marTop w:val="0"/>
      <w:marBottom w:val="0"/>
      <w:divBdr>
        <w:top w:val="none" w:sz="0" w:space="0" w:color="auto"/>
        <w:left w:val="none" w:sz="0" w:space="0" w:color="auto"/>
        <w:bottom w:val="none" w:sz="0" w:space="0" w:color="auto"/>
        <w:right w:val="none" w:sz="0" w:space="0" w:color="auto"/>
      </w:divBdr>
      <w:divsChild>
        <w:div w:id="892697603">
          <w:marLeft w:val="0"/>
          <w:marRight w:val="0"/>
          <w:marTop w:val="0"/>
          <w:marBottom w:val="0"/>
          <w:divBdr>
            <w:top w:val="none" w:sz="0" w:space="0" w:color="auto"/>
            <w:left w:val="none" w:sz="0" w:space="0" w:color="auto"/>
            <w:bottom w:val="none" w:sz="0" w:space="0" w:color="auto"/>
            <w:right w:val="none" w:sz="0" w:space="0" w:color="auto"/>
          </w:divBdr>
          <w:divsChild>
            <w:div w:id="27690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86167">
      <w:bodyDiv w:val="1"/>
      <w:marLeft w:val="0"/>
      <w:marRight w:val="0"/>
      <w:marTop w:val="0"/>
      <w:marBottom w:val="0"/>
      <w:divBdr>
        <w:top w:val="none" w:sz="0" w:space="0" w:color="auto"/>
        <w:left w:val="none" w:sz="0" w:space="0" w:color="auto"/>
        <w:bottom w:val="none" w:sz="0" w:space="0" w:color="auto"/>
        <w:right w:val="none" w:sz="0" w:space="0" w:color="auto"/>
      </w:divBdr>
    </w:div>
    <w:div w:id="1870029564">
      <w:bodyDiv w:val="1"/>
      <w:marLeft w:val="0"/>
      <w:marRight w:val="0"/>
      <w:marTop w:val="0"/>
      <w:marBottom w:val="0"/>
      <w:divBdr>
        <w:top w:val="none" w:sz="0" w:space="0" w:color="auto"/>
        <w:left w:val="none" w:sz="0" w:space="0" w:color="auto"/>
        <w:bottom w:val="none" w:sz="0" w:space="0" w:color="auto"/>
        <w:right w:val="none" w:sz="0" w:space="0" w:color="auto"/>
      </w:divBdr>
    </w:div>
    <w:div w:id="1879659231">
      <w:bodyDiv w:val="1"/>
      <w:marLeft w:val="0"/>
      <w:marRight w:val="0"/>
      <w:marTop w:val="0"/>
      <w:marBottom w:val="0"/>
      <w:divBdr>
        <w:top w:val="none" w:sz="0" w:space="0" w:color="auto"/>
        <w:left w:val="none" w:sz="0" w:space="0" w:color="auto"/>
        <w:bottom w:val="none" w:sz="0" w:space="0" w:color="auto"/>
        <w:right w:val="none" w:sz="0" w:space="0" w:color="auto"/>
      </w:divBdr>
      <w:divsChild>
        <w:div w:id="948586851">
          <w:marLeft w:val="0"/>
          <w:marRight w:val="0"/>
          <w:marTop w:val="100"/>
          <w:marBottom w:val="40"/>
          <w:divBdr>
            <w:top w:val="none" w:sz="0" w:space="0" w:color="auto"/>
            <w:left w:val="none" w:sz="0" w:space="0" w:color="auto"/>
            <w:bottom w:val="none" w:sz="0" w:space="0" w:color="auto"/>
            <w:right w:val="none" w:sz="0" w:space="0" w:color="auto"/>
          </w:divBdr>
        </w:div>
        <w:div w:id="1850947369">
          <w:marLeft w:val="0"/>
          <w:marRight w:val="0"/>
          <w:marTop w:val="100"/>
          <w:marBottom w:val="40"/>
          <w:divBdr>
            <w:top w:val="none" w:sz="0" w:space="0" w:color="auto"/>
            <w:left w:val="none" w:sz="0" w:space="0" w:color="auto"/>
            <w:bottom w:val="none" w:sz="0" w:space="0" w:color="auto"/>
            <w:right w:val="none" w:sz="0" w:space="0" w:color="auto"/>
          </w:divBdr>
        </w:div>
      </w:divsChild>
    </w:div>
    <w:div w:id="1900750658">
      <w:bodyDiv w:val="1"/>
      <w:marLeft w:val="0"/>
      <w:marRight w:val="0"/>
      <w:marTop w:val="0"/>
      <w:marBottom w:val="0"/>
      <w:divBdr>
        <w:top w:val="none" w:sz="0" w:space="0" w:color="auto"/>
        <w:left w:val="none" w:sz="0" w:space="0" w:color="auto"/>
        <w:bottom w:val="none" w:sz="0" w:space="0" w:color="auto"/>
        <w:right w:val="none" w:sz="0" w:space="0" w:color="auto"/>
      </w:divBdr>
    </w:div>
    <w:div w:id="1915966290">
      <w:bodyDiv w:val="1"/>
      <w:marLeft w:val="0"/>
      <w:marRight w:val="0"/>
      <w:marTop w:val="0"/>
      <w:marBottom w:val="0"/>
      <w:divBdr>
        <w:top w:val="none" w:sz="0" w:space="0" w:color="auto"/>
        <w:left w:val="none" w:sz="0" w:space="0" w:color="auto"/>
        <w:bottom w:val="none" w:sz="0" w:space="0" w:color="auto"/>
        <w:right w:val="none" w:sz="0" w:space="0" w:color="auto"/>
      </w:divBdr>
    </w:div>
    <w:div w:id="1921402271">
      <w:bodyDiv w:val="1"/>
      <w:marLeft w:val="0"/>
      <w:marRight w:val="0"/>
      <w:marTop w:val="0"/>
      <w:marBottom w:val="0"/>
      <w:divBdr>
        <w:top w:val="none" w:sz="0" w:space="0" w:color="auto"/>
        <w:left w:val="none" w:sz="0" w:space="0" w:color="auto"/>
        <w:bottom w:val="none" w:sz="0" w:space="0" w:color="auto"/>
        <w:right w:val="none" w:sz="0" w:space="0" w:color="auto"/>
      </w:divBdr>
      <w:divsChild>
        <w:div w:id="34624856">
          <w:marLeft w:val="0"/>
          <w:marRight w:val="0"/>
          <w:marTop w:val="100"/>
          <w:marBottom w:val="40"/>
          <w:divBdr>
            <w:top w:val="none" w:sz="0" w:space="0" w:color="auto"/>
            <w:left w:val="none" w:sz="0" w:space="0" w:color="auto"/>
            <w:bottom w:val="none" w:sz="0" w:space="0" w:color="auto"/>
            <w:right w:val="none" w:sz="0" w:space="0" w:color="auto"/>
          </w:divBdr>
        </w:div>
        <w:div w:id="2112628789">
          <w:marLeft w:val="0"/>
          <w:marRight w:val="0"/>
          <w:marTop w:val="100"/>
          <w:marBottom w:val="40"/>
          <w:divBdr>
            <w:top w:val="none" w:sz="0" w:space="0" w:color="auto"/>
            <w:left w:val="none" w:sz="0" w:space="0" w:color="auto"/>
            <w:bottom w:val="none" w:sz="0" w:space="0" w:color="auto"/>
            <w:right w:val="none" w:sz="0" w:space="0" w:color="auto"/>
          </w:divBdr>
        </w:div>
      </w:divsChild>
    </w:div>
    <w:div w:id="1957053380">
      <w:bodyDiv w:val="1"/>
      <w:marLeft w:val="0"/>
      <w:marRight w:val="0"/>
      <w:marTop w:val="0"/>
      <w:marBottom w:val="0"/>
      <w:divBdr>
        <w:top w:val="none" w:sz="0" w:space="0" w:color="auto"/>
        <w:left w:val="none" w:sz="0" w:space="0" w:color="auto"/>
        <w:bottom w:val="none" w:sz="0" w:space="0" w:color="auto"/>
        <w:right w:val="none" w:sz="0" w:space="0" w:color="auto"/>
      </w:divBdr>
    </w:div>
    <w:div w:id="1967082618">
      <w:bodyDiv w:val="1"/>
      <w:marLeft w:val="0"/>
      <w:marRight w:val="0"/>
      <w:marTop w:val="0"/>
      <w:marBottom w:val="0"/>
      <w:divBdr>
        <w:top w:val="none" w:sz="0" w:space="0" w:color="auto"/>
        <w:left w:val="none" w:sz="0" w:space="0" w:color="auto"/>
        <w:bottom w:val="none" w:sz="0" w:space="0" w:color="auto"/>
        <w:right w:val="none" w:sz="0" w:space="0" w:color="auto"/>
      </w:divBdr>
      <w:divsChild>
        <w:div w:id="555974193">
          <w:marLeft w:val="0"/>
          <w:marRight w:val="0"/>
          <w:marTop w:val="100"/>
          <w:marBottom w:val="40"/>
          <w:divBdr>
            <w:top w:val="none" w:sz="0" w:space="0" w:color="auto"/>
            <w:left w:val="none" w:sz="0" w:space="0" w:color="auto"/>
            <w:bottom w:val="none" w:sz="0" w:space="0" w:color="auto"/>
            <w:right w:val="none" w:sz="0" w:space="0" w:color="auto"/>
          </w:divBdr>
        </w:div>
        <w:div w:id="861431239">
          <w:marLeft w:val="0"/>
          <w:marRight w:val="0"/>
          <w:marTop w:val="100"/>
          <w:marBottom w:val="40"/>
          <w:divBdr>
            <w:top w:val="none" w:sz="0" w:space="0" w:color="auto"/>
            <w:left w:val="none" w:sz="0" w:space="0" w:color="auto"/>
            <w:bottom w:val="none" w:sz="0" w:space="0" w:color="auto"/>
            <w:right w:val="none" w:sz="0" w:space="0" w:color="auto"/>
          </w:divBdr>
        </w:div>
      </w:divsChild>
    </w:div>
    <w:div w:id="1979145925">
      <w:bodyDiv w:val="1"/>
      <w:marLeft w:val="0"/>
      <w:marRight w:val="0"/>
      <w:marTop w:val="0"/>
      <w:marBottom w:val="0"/>
      <w:divBdr>
        <w:top w:val="none" w:sz="0" w:space="0" w:color="auto"/>
        <w:left w:val="none" w:sz="0" w:space="0" w:color="auto"/>
        <w:bottom w:val="none" w:sz="0" w:space="0" w:color="auto"/>
        <w:right w:val="none" w:sz="0" w:space="0" w:color="auto"/>
      </w:divBdr>
      <w:divsChild>
        <w:div w:id="99883199">
          <w:marLeft w:val="0"/>
          <w:marRight w:val="0"/>
          <w:marTop w:val="100"/>
          <w:marBottom w:val="40"/>
          <w:divBdr>
            <w:top w:val="none" w:sz="0" w:space="0" w:color="auto"/>
            <w:left w:val="none" w:sz="0" w:space="0" w:color="auto"/>
            <w:bottom w:val="none" w:sz="0" w:space="0" w:color="auto"/>
            <w:right w:val="none" w:sz="0" w:space="0" w:color="auto"/>
          </w:divBdr>
        </w:div>
        <w:div w:id="294524549">
          <w:marLeft w:val="0"/>
          <w:marRight w:val="0"/>
          <w:marTop w:val="100"/>
          <w:marBottom w:val="40"/>
          <w:divBdr>
            <w:top w:val="none" w:sz="0" w:space="0" w:color="auto"/>
            <w:left w:val="none" w:sz="0" w:space="0" w:color="auto"/>
            <w:bottom w:val="none" w:sz="0" w:space="0" w:color="auto"/>
            <w:right w:val="none" w:sz="0" w:space="0" w:color="auto"/>
          </w:divBdr>
        </w:div>
        <w:div w:id="996884019">
          <w:marLeft w:val="0"/>
          <w:marRight w:val="0"/>
          <w:marTop w:val="100"/>
          <w:marBottom w:val="40"/>
          <w:divBdr>
            <w:top w:val="none" w:sz="0" w:space="0" w:color="auto"/>
            <w:left w:val="none" w:sz="0" w:space="0" w:color="auto"/>
            <w:bottom w:val="none" w:sz="0" w:space="0" w:color="auto"/>
            <w:right w:val="none" w:sz="0" w:space="0" w:color="auto"/>
          </w:divBdr>
        </w:div>
        <w:div w:id="1420368498">
          <w:marLeft w:val="0"/>
          <w:marRight w:val="0"/>
          <w:marTop w:val="100"/>
          <w:marBottom w:val="40"/>
          <w:divBdr>
            <w:top w:val="none" w:sz="0" w:space="0" w:color="auto"/>
            <w:left w:val="none" w:sz="0" w:space="0" w:color="auto"/>
            <w:bottom w:val="none" w:sz="0" w:space="0" w:color="auto"/>
            <w:right w:val="none" w:sz="0" w:space="0" w:color="auto"/>
          </w:divBdr>
        </w:div>
        <w:div w:id="1974556590">
          <w:marLeft w:val="0"/>
          <w:marRight w:val="0"/>
          <w:marTop w:val="100"/>
          <w:marBottom w:val="40"/>
          <w:divBdr>
            <w:top w:val="none" w:sz="0" w:space="0" w:color="auto"/>
            <w:left w:val="none" w:sz="0" w:space="0" w:color="auto"/>
            <w:bottom w:val="none" w:sz="0" w:space="0" w:color="auto"/>
            <w:right w:val="none" w:sz="0" w:space="0" w:color="auto"/>
          </w:divBdr>
        </w:div>
      </w:divsChild>
    </w:div>
    <w:div w:id="1984236920">
      <w:bodyDiv w:val="1"/>
      <w:marLeft w:val="0"/>
      <w:marRight w:val="0"/>
      <w:marTop w:val="0"/>
      <w:marBottom w:val="0"/>
      <w:divBdr>
        <w:top w:val="none" w:sz="0" w:space="0" w:color="auto"/>
        <w:left w:val="none" w:sz="0" w:space="0" w:color="auto"/>
        <w:bottom w:val="none" w:sz="0" w:space="0" w:color="auto"/>
        <w:right w:val="none" w:sz="0" w:space="0" w:color="auto"/>
      </w:divBdr>
      <w:divsChild>
        <w:div w:id="1178933948">
          <w:marLeft w:val="0"/>
          <w:marRight w:val="0"/>
          <w:marTop w:val="100"/>
          <w:marBottom w:val="40"/>
          <w:divBdr>
            <w:top w:val="none" w:sz="0" w:space="0" w:color="auto"/>
            <w:left w:val="none" w:sz="0" w:space="0" w:color="auto"/>
            <w:bottom w:val="none" w:sz="0" w:space="0" w:color="auto"/>
            <w:right w:val="none" w:sz="0" w:space="0" w:color="auto"/>
          </w:divBdr>
        </w:div>
      </w:divsChild>
    </w:div>
    <w:div w:id="1999530250">
      <w:bodyDiv w:val="1"/>
      <w:marLeft w:val="0"/>
      <w:marRight w:val="0"/>
      <w:marTop w:val="0"/>
      <w:marBottom w:val="0"/>
      <w:divBdr>
        <w:top w:val="none" w:sz="0" w:space="0" w:color="auto"/>
        <w:left w:val="none" w:sz="0" w:space="0" w:color="auto"/>
        <w:bottom w:val="none" w:sz="0" w:space="0" w:color="auto"/>
        <w:right w:val="none" w:sz="0" w:space="0" w:color="auto"/>
      </w:divBdr>
      <w:divsChild>
        <w:div w:id="802580200">
          <w:marLeft w:val="0"/>
          <w:marRight w:val="0"/>
          <w:marTop w:val="100"/>
          <w:marBottom w:val="40"/>
          <w:divBdr>
            <w:top w:val="none" w:sz="0" w:space="0" w:color="auto"/>
            <w:left w:val="none" w:sz="0" w:space="0" w:color="auto"/>
            <w:bottom w:val="none" w:sz="0" w:space="0" w:color="auto"/>
            <w:right w:val="none" w:sz="0" w:space="0" w:color="auto"/>
          </w:divBdr>
        </w:div>
      </w:divsChild>
    </w:div>
    <w:div w:id="2017877451">
      <w:bodyDiv w:val="1"/>
      <w:marLeft w:val="0"/>
      <w:marRight w:val="0"/>
      <w:marTop w:val="0"/>
      <w:marBottom w:val="0"/>
      <w:divBdr>
        <w:top w:val="none" w:sz="0" w:space="0" w:color="auto"/>
        <w:left w:val="none" w:sz="0" w:space="0" w:color="auto"/>
        <w:bottom w:val="none" w:sz="0" w:space="0" w:color="auto"/>
        <w:right w:val="none" w:sz="0" w:space="0" w:color="auto"/>
      </w:divBdr>
    </w:div>
    <w:div w:id="2040930436">
      <w:bodyDiv w:val="1"/>
      <w:marLeft w:val="0"/>
      <w:marRight w:val="0"/>
      <w:marTop w:val="0"/>
      <w:marBottom w:val="0"/>
      <w:divBdr>
        <w:top w:val="none" w:sz="0" w:space="0" w:color="auto"/>
        <w:left w:val="none" w:sz="0" w:space="0" w:color="auto"/>
        <w:bottom w:val="none" w:sz="0" w:space="0" w:color="auto"/>
        <w:right w:val="none" w:sz="0" w:space="0" w:color="auto"/>
      </w:divBdr>
    </w:div>
    <w:div w:id="2042125242">
      <w:bodyDiv w:val="1"/>
      <w:marLeft w:val="0"/>
      <w:marRight w:val="0"/>
      <w:marTop w:val="0"/>
      <w:marBottom w:val="0"/>
      <w:divBdr>
        <w:top w:val="none" w:sz="0" w:space="0" w:color="auto"/>
        <w:left w:val="none" w:sz="0" w:space="0" w:color="auto"/>
        <w:bottom w:val="none" w:sz="0" w:space="0" w:color="auto"/>
        <w:right w:val="none" w:sz="0" w:space="0" w:color="auto"/>
      </w:divBdr>
      <w:divsChild>
        <w:div w:id="132450326">
          <w:marLeft w:val="0"/>
          <w:marRight w:val="0"/>
          <w:marTop w:val="100"/>
          <w:marBottom w:val="40"/>
          <w:divBdr>
            <w:top w:val="none" w:sz="0" w:space="0" w:color="auto"/>
            <w:left w:val="none" w:sz="0" w:space="0" w:color="auto"/>
            <w:bottom w:val="none" w:sz="0" w:space="0" w:color="auto"/>
            <w:right w:val="none" w:sz="0" w:space="0" w:color="auto"/>
          </w:divBdr>
        </w:div>
        <w:div w:id="1268583734">
          <w:marLeft w:val="0"/>
          <w:marRight w:val="0"/>
          <w:marTop w:val="100"/>
          <w:marBottom w:val="40"/>
          <w:divBdr>
            <w:top w:val="none" w:sz="0" w:space="0" w:color="auto"/>
            <w:left w:val="none" w:sz="0" w:space="0" w:color="auto"/>
            <w:bottom w:val="none" w:sz="0" w:space="0" w:color="auto"/>
            <w:right w:val="none" w:sz="0" w:space="0" w:color="auto"/>
          </w:divBdr>
        </w:div>
      </w:divsChild>
    </w:div>
    <w:div w:id="2044400534">
      <w:bodyDiv w:val="1"/>
      <w:marLeft w:val="0"/>
      <w:marRight w:val="0"/>
      <w:marTop w:val="0"/>
      <w:marBottom w:val="0"/>
      <w:divBdr>
        <w:top w:val="none" w:sz="0" w:space="0" w:color="auto"/>
        <w:left w:val="none" w:sz="0" w:space="0" w:color="auto"/>
        <w:bottom w:val="none" w:sz="0" w:space="0" w:color="auto"/>
        <w:right w:val="none" w:sz="0" w:space="0" w:color="auto"/>
      </w:divBdr>
      <w:divsChild>
        <w:div w:id="151332916">
          <w:marLeft w:val="0"/>
          <w:marRight w:val="0"/>
          <w:marTop w:val="100"/>
          <w:marBottom w:val="40"/>
          <w:divBdr>
            <w:top w:val="none" w:sz="0" w:space="0" w:color="auto"/>
            <w:left w:val="none" w:sz="0" w:space="0" w:color="auto"/>
            <w:bottom w:val="none" w:sz="0" w:space="0" w:color="auto"/>
            <w:right w:val="none" w:sz="0" w:space="0" w:color="auto"/>
          </w:divBdr>
        </w:div>
        <w:div w:id="1719627344">
          <w:marLeft w:val="0"/>
          <w:marRight w:val="0"/>
          <w:marTop w:val="100"/>
          <w:marBottom w:val="40"/>
          <w:divBdr>
            <w:top w:val="none" w:sz="0" w:space="0" w:color="auto"/>
            <w:left w:val="none" w:sz="0" w:space="0" w:color="auto"/>
            <w:bottom w:val="none" w:sz="0" w:space="0" w:color="auto"/>
            <w:right w:val="none" w:sz="0" w:space="0" w:color="auto"/>
          </w:divBdr>
        </w:div>
      </w:divsChild>
    </w:div>
    <w:div w:id="2059469816">
      <w:bodyDiv w:val="1"/>
      <w:marLeft w:val="0"/>
      <w:marRight w:val="0"/>
      <w:marTop w:val="0"/>
      <w:marBottom w:val="0"/>
      <w:divBdr>
        <w:top w:val="none" w:sz="0" w:space="0" w:color="auto"/>
        <w:left w:val="none" w:sz="0" w:space="0" w:color="auto"/>
        <w:bottom w:val="none" w:sz="0" w:space="0" w:color="auto"/>
        <w:right w:val="none" w:sz="0" w:space="0" w:color="auto"/>
      </w:divBdr>
      <w:divsChild>
        <w:div w:id="1993168544">
          <w:marLeft w:val="0"/>
          <w:marRight w:val="0"/>
          <w:marTop w:val="100"/>
          <w:marBottom w:val="40"/>
          <w:divBdr>
            <w:top w:val="none" w:sz="0" w:space="0" w:color="auto"/>
            <w:left w:val="none" w:sz="0" w:space="0" w:color="auto"/>
            <w:bottom w:val="none" w:sz="0" w:space="0" w:color="auto"/>
            <w:right w:val="none" w:sz="0" w:space="0" w:color="auto"/>
          </w:divBdr>
        </w:div>
      </w:divsChild>
    </w:div>
    <w:div w:id="2083946200">
      <w:bodyDiv w:val="1"/>
      <w:marLeft w:val="0"/>
      <w:marRight w:val="0"/>
      <w:marTop w:val="0"/>
      <w:marBottom w:val="0"/>
      <w:divBdr>
        <w:top w:val="none" w:sz="0" w:space="0" w:color="auto"/>
        <w:left w:val="none" w:sz="0" w:space="0" w:color="auto"/>
        <w:bottom w:val="none" w:sz="0" w:space="0" w:color="auto"/>
        <w:right w:val="none" w:sz="0" w:space="0" w:color="auto"/>
      </w:divBdr>
      <w:divsChild>
        <w:div w:id="1425345946">
          <w:marLeft w:val="0"/>
          <w:marRight w:val="0"/>
          <w:marTop w:val="100"/>
          <w:marBottom w:val="40"/>
          <w:divBdr>
            <w:top w:val="none" w:sz="0" w:space="0" w:color="auto"/>
            <w:left w:val="none" w:sz="0" w:space="0" w:color="auto"/>
            <w:bottom w:val="none" w:sz="0" w:space="0" w:color="auto"/>
            <w:right w:val="none" w:sz="0" w:space="0" w:color="auto"/>
          </w:divBdr>
        </w:div>
      </w:divsChild>
    </w:div>
    <w:div w:id="2094354084">
      <w:bodyDiv w:val="1"/>
      <w:marLeft w:val="0"/>
      <w:marRight w:val="0"/>
      <w:marTop w:val="0"/>
      <w:marBottom w:val="0"/>
      <w:divBdr>
        <w:top w:val="none" w:sz="0" w:space="0" w:color="auto"/>
        <w:left w:val="none" w:sz="0" w:space="0" w:color="auto"/>
        <w:bottom w:val="none" w:sz="0" w:space="0" w:color="auto"/>
        <w:right w:val="none" w:sz="0" w:space="0" w:color="auto"/>
      </w:divBdr>
    </w:div>
    <w:div w:id="2105151450">
      <w:bodyDiv w:val="1"/>
      <w:marLeft w:val="0"/>
      <w:marRight w:val="0"/>
      <w:marTop w:val="0"/>
      <w:marBottom w:val="0"/>
      <w:divBdr>
        <w:top w:val="none" w:sz="0" w:space="0" w:color="auto"/>
        <w:left w:val="none" w:sz="0" w:space="0" w:color="auto"/>
        <w:bottom w:val="none" w:sz="0" w:space="0" w:color="auto"/>
        <w:right w:val="none" w:sz="0" w:space="0" w:color="auto"/>
      </w:divBdr>
    </w:div>
    <w:div w:id="2105606927">
      <w:bodyDiv w:val="1"/>
      <w:marLeft w:val="0"/>
      <w:marRight w:val="0"/>
      <w:marTop w:val="0"/>
      <w:marBottom w:val="0"/>
      <w:divBdr>
        <w:top w:val="none" w:sz="0" w:space="0" w:color="auto"/>
        <w:left w:val="none" w:sz="0" w:space="0" w:color="auto"/>
        <w:bottom w:val="none" w:sz="0" w:space="0" w:color="auto"/>
        <w:right w:val="none" w:sz="0" w:space="0" w:color="auto"/>
      </w:divBdr>
      <w:divsChild>
        <w:div w:id="1857772377">
          <w:marLeft w:val="547"/>
          <w:marRight w:val="0"/>
          <w:marTop w:val="0"/>
          <w:marBottom w:val="0"/>
          <w:divBdr>
            <w:top w:val="none" w:sz="0" w:space="0" w:color="auto"/>
            <w:left w:val="none" w:sz="0" w:space="0" w:color="auto"/>
            <w:bottom w:val="none" w:sz="0" w:space="0" w:color="auto"/>
            <w:right w:val="none" w:sz="0" w:space="0" w:color="auto"/>
          </w:divBdr>
        </w:div>
      </w:divsChild>
    </w:div>
    <w:div w:id="21443504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3.png"/><Relationship Id="rId39" Type="http://schemas.openxmlformats.org/officeDocument/2006/relationships/package" Target="embeddings/Microsoft_Word_Document.docx"/><Relationship Id="rId21" Type="http://schemas.openxmlformats.org/officeDocument/2006/relationships/diagramLayout" Target="diagrams/layout1.xml"/><Relationship Id="rId34" Type="http://schemas.openxmlformats.org/officeDocument/2006/relationships/image" Target="media/image11.png"/><Relationship Id="rId42" Type="http://schemas.openxmlformats.org/officeDocument/2006/relationships/package" Target="embeddings/Microsoft_Word_Document1.docx"/><Relationship Id="rId47" Type="http://schemas.openxmlformats.org/officeDocument/2006/relationships/image" Target="media/image20.emf"/><Relationship Id="rId50" Type="http://schemas.openxmlformats.org/officeDocument/2006/relationships/package" Target="embeddings/Microsoft_Excel_Worksheet4.xlsx"/><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6.png"/><Relationship Id="rId11" Type="http://schemas.openxmlformats.org/officeDocument/2006/relationships/footnotes" Target="footnotes.xml"/><Relationship Id="rId24" Type="http://schemas.microsoft.com/office/2007/relationships/diagramDrawing" Target="diagrams/drawing1.xml"/><Relationship Id="rId32" Type="http://schemas.openxmlformats.org/officeDocument/2006/relationships/image" Target="media/image9.png"/><Relationship Id="rId37" Type="http://schemas.openxmlformats.org/officeDocument/2006/relationships/package" Target="embeddings/Microsoft_Excel_Worksheet.xlsx"/><Relationship Id="rId40" Type="http://schemas.openxmlformats.org/officeDocument/2006/relationships/image" Target="media/image15.png"/><Relationship Id="rId45" Type="http://schemas.openxmlformats.org/officeDocument/2006/relationships/package" Target="embeddings/Microsoft_Word_Document2.docx"/><Relationship Id="rId53" Type="http://schemas.microsoft.com/office/2011/relationships/people" Target="people.xml"/><Relationship Id="rId5" Type="http://schemas.openxmlformats.org/officeDocument/2006/relationships/customXml" Target="../customXml/item5.xml"/><Relationship Id="rId10" Type="http://schemas.openxmlformats.org/officeDocument/2006/relationships/webSettings" Target="webSettings.xml"/><Relationship Id="rId19" Type="http://schemas.openxmlformats.org/officeDocument/2006/relationships/header" Target="header4.xml"/><Relationship Id="rId31" Type="http://schemas.openxmlformats.org/officeDocument/2006/relationships/image" Target="media/image8.png"/><Relationship Id="rId44" Type="http://schemas.openxmlformats.org/officeDocument/2006/relationships/image" Target="media/image18.emf"/><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diagramQuickStyle" Target="diagrams/quickStyle1.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17.png"/><Relationship Id="rId48" Type="http://schemas.openxmlformats.org/officeDocument/2006/relationships/package" Target="embeddings/Microsoft_Word_Document3.docx"/><Relationship Id="rId8" Type="http://schemas.openxmlformats.org/officeDocument/2006/relationships/styles" Target="styles.xml"/><Relationship Id="rId51" Type="http://schemas.openxmlformats.org/officeDocument/2006/relationships/header" Target="header5.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4.emf"/><Relationship Id="rId46" Type="http://schemas.openxmlformats.org/officeDocument/2006/relationships/image" Target="media/image19.png"/><Relationship Id="rId20" Type="http://schemas.openxmlformats.org/officeDocument/2006/relationships/diagramData" Target="diagrams/data1.xml"/><Relationship Id="rId41" Type="http://schemas.openxmlformats.org/officeDocument/2006/relationships/image" Target="media/image16.emf"/><Relationship Id="rId54" Type="http://schemas.openxmlformats.org/officeDocument/2006/relationships/theme" Target="theme/theme1.xml"/><Relationship Id="rId6" Type="http://schemas.openxmlformats.org/officeDocument/2006/relationships/customXml" Target="../customXml/item6.xml"/><Relationship Id="rId15" Type="http://schemas.openxmlformats.org/officeDocument/2006/relationships/footer" Target="footer1.xml"/><Relationship Id="rId23" Type="http://schemas.openxmlformats.org/officeDocument/2006/relationships/diagramColors" Target="diagrams/colors1.xml"/><Relationship Id="rId28" Type="http://schemas.openxmlformats.org/officeDocument/2006/relationships/image" Target="media/image5.png"/><Relationship Id="rId36" Type="http://schemas.openxmlformats.org/officeDocument/2006/relationships/image" Target="media/image13.emf"/><Relationship Id="rId49" Type="http://schemas.openxmlformats.org/officeDocument/2006/relationships/image" Target="media/image21.emf"/></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814BC6-9281-4980-AE44-88249B5C39CC}"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SG"/>
        </a:p>
      </dgm:t>
    </dgm:pt>
    <dgm:pt modelId="{0FFC7400-C1C1-4D4A-B063-5268C02C87E1}">
      <dgm:prSet phldrT="[Text]" custT="1"/>
      <dgm:spPr>
        <a:solidFill>
          <a:schemeClr val="accent6">
            <a:lumMod val="75000"/>
          </a:schemeClr>
        </a:solidFill>
      </dgm:spPr>
      <dgm:t>
        <a:bodyPr/>
        <a:lstStyle/>
        <a:p>
          <a:r>
            <a:rPr lang="en-US" sz="1000" dirty="0"/>
            <a:t>TPN </a:t>
          </a:r>
          <a:endParaRPr lang="en-SG" sz="1000" dirty="0"/>
        </a:p>
      </dgm:t>
    </dgm:pt>
    <dgm:pt modelId="{BB34DBD5-709C-429B-A7AF-C28DC5A42BB3}" type="parTrans" cxnId="{DA54F173-5D9F-47F3-8639-B9D1D02CBC58}">
      <dgm:prSet/>
      <dgm:spPr/>
      <dgm:t>
        <a:bodyPr/>
        <a:lstStyle/>
        <a:p>
          <a:endParaRPr lang="en-SG"/>
        </a:p>
      </dgm:t>
    </dgm:pt>
    <dgm:pt modelId="{BC51C9BF-2B49-4518-80C1-5265A4595FAD}" type="sibTrans" cxnId="{DA54F173-5D9F-47F3-8639-B9D1D02CBC58}">
      <dgm:prSet/>
      <dgm:spPr/>
      <dgm:t>
        <a:bodyPr/>
        <a:lstStyle/>
        <a:p>
          <a:endParaRPr lang="en-SG"/>
        </a:p>
      </dgm:t>
    </dgm:pt>
    <dgm:pt modelId="{3EF3E7F6-F8D0-4E49-9408-2286F1570BFC}">
      <dgm:prSet phldrT="[Text]" custT="1"/>
      <dgm:spPr>
        <a:solidFill>
          <a:srgbClr val="7030A0"/>
        </a:solidFill>
      </dgm:spPr>
      <dgm:t>
        <a:bodyPr/>
        <a:lstStyle/>
        <a:p>
          <a:r>
            <a:rPr lang="en-US" sz="1000" dirty="0"/>
            <a:t>Party / Individual</a:t>
          </a:r>
        </a:p>
      </dgm:t>
    </dgm:pt>
    <dgm:pt modelId="{433C80D5-71E9-4900-9AAA-8C934D44D1E1}" type="parTrans" cxnId="{6938C01D-54F0-43D9-9159-98D2A9DAEB6D}">
      <dgm:prSet/>
      <dgm:spPr/>
      <dgm:t>
        <a:bodyPr/>
        <a:lstStyle/>
        <a:p>
          <a:endParaRPr lang="en-SG"/>
        </a:p>
      </dgm:t>
    </dgm:pt>
    <dgm:pt modelId="{657D9346-1E14-48B4-A9B2-62F461E0AFB0}" type="sibTrans" cxnId="{6938C01D-54F0-43D9-9159-98D2A9DAEB6D}">
      <dgm:prSet/>
      <dgm:spPr/>
      <dgm:t>
        <a:bodyPr/>
        <a:lstStyle/>
        <a:p>
          <a:endParaRPr lang="en-SG"/>
        </a:p>
      </dgm:t>
    </dgm:pt>
    <dgm:pt modelId="{9F061D5E-7A3E-4371-B804-5F8E382549D1}">
      <dgm:prSet phldrT="[Text]" custT="1"/>
      <dgm:spPr>
        <a:solidFill>
          <a:schemeClr val="accent2"/>
        </a:solidFill>
      </dgm:spPr>
      <dgm:t>
        <a:bodyPr/>
        <a:lstStyle/>
        <a:p>
          <a:r>
            <a:rPr lang="en-US" sz="1000" dirty="0"/>
            <a:t>User Group1</a:t>
          </a:r>
          <a:endParaRPr lang="en-SG" sz="1000" dirty="0"/>
        </a:p>
      </dgm:t>
    </dgm:pt>
    <dgm:pt modelId="{F39FB33F-82B4-4946-931E-1CA96591D0B8}" type="parTrans" cxnId="{988EF1EA-0A30-45C2-95E7-AA935B81AF1E}">
      <dgm:prSet/>
      <dgm:spPr/>
      <dgm:t>
        <a:bodyPr/>
        <a:lstStyle/>
        <a:p>
          <a:endParaRPr lang="en-SG"/>
        </a:p>
      </dgm:t>
    </dgm:pt>
    <dgm:pt modelId="{21FDA02A-6625-49DD-85B0-1394DE12D68F}" type="sibTrans" cxnId="{988EF1EA-0A30-45C2-95E7-AA935B81AF1E}">
      <dgm:prSet/>
      <dgm:spPr/>
      <dgm:t>
        <a:bodyPr/>
        <a:lstStyle/>
        <a:p>
          <a:endParaRPr lang="en-SG"/>
        </a:p>
      </dgm:t>
    </dgm:pt>
    <dgm:pt modelId="{DC355AAC-6235-4859-8E73-AAC29BB7E025}">
      <dgm:prSet phldrT="[Text]"/>
      <dgm:spPr>
        <a:solidFill>
          <a:schemeClr val="accent1">
            <a:lumMod val="20000"/>
            <a:lumOff val="80000"/>
          </a:schemeClr>
        </a:solidFill>
      </dgm:spPr>
      <dgm:t>
        <a:bodyPr/>
        <a:lstStyle/>
        <a:p>
          <a:r>
            <a:rPr lang="en-US" dirty="0"/>
            <a:t>Party</a:t>
          </a:r>
          <a:endParaRPr lang="en-SG" dirty="0"/>
        </a:p>
      </dgm:t>
    </dgm:pt>
    <dgm:pt modelId="{7BC0B4B5-B7CD-4E95-B30C-0073960EA772}" type="parTrans" cxnId="{CE85F6A2-8D08-43C9-94BB-4F8992FBF14C}">
      <dgm:prSet/>
      <dgm:spPr/>
      <dgm:t>
        <a:bodyPr/>
        <a:lstStyle/>
        <a:p>
          <a:endParaRPr lang="en-SG"/>
        </a:p>
      </dgm:t>
    </dgm:pt>
    <dgm:pt modelId="{33981329-8ED7-47F1-B9A4-2899B5136B42}" type="sibTrans" cxnId="{CE85F6A2-8D08-43C9-94BB-4F8992FBF14C}">
      <dgm:prSet/>
      <dgm:spPr/>
      <dgm:t>
        <a:bodyPr/>
        <a:lstStyle/>
        <a:p>
          <a:endParaRPr lang="en-SG"/>
        </a:p>
      </dgm:t>
    </dgm:pt>
    <dgm:pt modelId="{9BC98349-8608-45E4-B65A-7E38C4C99737}">
      <dgm:prSet custT="1"/>
      <dgm:spPr>
        <a:solidFill>
          <a:schemeClr val="accent5">
            <a:lumMod val="75000"/>
          </a:schemeClr>
        </a:solidFill>
      </dgm:spPr>
      <dgm:t>
        <a:bodyPr/>
        <a:lstStyle/>
        <a:p>
          <a:r>
            <a:rPr lang="en-US" sz="1000" dirty="0"/>
            <a:t>Role1</a:t>
          </a:r>
          <a:endParaRPr lang="en-SG" sz="1000" dirty="0"/>
        </a:p>
      </dgm:t>
    </dgm:pt>
    <dgm:pt modelId="{C70C9F70-392A-4A9A-A6EF-54F1C51EAB97}" type="parTrans" cxnId="{50F69B02-5C70-4F9C-ABE8-2FAADF1BE7E0}">
      <dgm:prSet/>
      <dgm:spPr/>
      <dgm:t>
        <a:bodyPr/>
        <a:lstStyle/>
        <a:p>
          <a:endParaRPr lang="en-SG"/>
        </a:p>
      </dgm:t>
    </dgm:pt>
    <dgm:pt modelId="{9375871D-8B56-432C-928D-FC9AEB0B4A54}" type="sibTrans" cxnId="{50F69B02-5C70-4F9C-ABE8-2FAADF1BE7E0}">
      <dgm:prSet/>
      <dgm:spPr/>
      <dgm:t>
        <a:bodyPr/>
        <a:lstStyle/>
        <a:p>
          <a:endParaRPr lang="en-SG"/>
        </a:p>
      </dgm:t>
    </dgm:pt>
    <dgm:pt modelId="{54A28C75-4CD5-4242-B168-C9CD39A28A67}">
      <dgm:prSet custT="1"/>
      <dgm:spPr>
        <a:solidFill>
          <a:schemeClr val="accent5">
            <a:lumMod val="75000"/>
          </a:schemeClr>
        </a:solidFill>
      </dgm:spPr>
      <dgm:t>
        <a:bodyPr/>
        <a:lstStyle/>
        <a:p>
          <a:r>
            <a:rPr lang="en-US" sz="1000" dirty="0"/>
            <a:t>Role2</a:t>
          </a:r>
          <a:endParaRPr lang="en-SG" sz="1000" dirty="0"/>
        </a:p>
      </dgm:t>
    </dgm:pt>
    <dgm:pt modelId="{9B979923-CBB2-4A34-BAE2-E40E8F17B8B6}" type="parTrans" cxnId="{3185A461-9B8A-4232-B66C-79A57073BADC}">
      <dgm:prSet/>
      <dgm:spPr/>
      <dgm:t>
        <a:bodyPr/>
        <a:lstStyle/>
        <a:p>
          <a:endParaRPr lang="en-SG"/>
        </a:p>
      </dgm:t>
    </dgm:pt>
    <dgm:pt modelId="{09906374-397D-4F5F-AED8-5906CD4C643C}" type="sibTrans" cxnId="{3185A461-9B8A-4232-B66C-79A57073BADC}">
      <dgm:prSet/>
      <dgm:spPr/>
      <dgm:t>
        <a:bodyPr/>
        <a:lstStyle/>
        <a:p>
          <a:endParaRPr lang="en-SG"/>
        </a:p>
      </dgm:t>
    </dgm:pt>
    <dgm:pt modelId="{A66B56DE-0497-4DD1-9A0F-D657463859D2}">
      <dgm:prSet phldrT="[Text]"/>
      <dgm:spPr>
        <a:solidFill>
          <a:schemeClr val="accent1">
            <a:lumMod val="20000"/>
            <a:lumOff val="80000"/>
          </a:schemeClr>
        </a:solidFill>
      </dgm:spPr>
      <dgm:t>
        <a:bodyPr/>
        <a:lstStyle/>
        <a:p>
          <a:r>
            <a:rPr lang="en-US" dirty="0"/>
            <a:t>Roles</a:t>
          </a:r>
          <a:endParaRPr lang="en-SG" dirty="0"/>
        </a:p>
      </dgm:t>
    </dgm:pt>
    <dgm:pt modelId="{18AE7772-DE80-4594-8364-F13B2BCA3A2D}" type="parTrans" cxnId="{C579807D-F832-4B27-8ED1-D4DB3C01DF07}">
      <dgm:prSet/>
      <dgm:spPr/>
      <dgm:t>
        <a:bodyPr/>
        <a:lstStyle/>
        <a:p>
          <a:endParaRPr lang="en-SG"/>
        </a:p>
      </dgm:t>
    </dgm:pt>
    <dgm:pt modelId="{44D203FA-2069-4F32-B159-31310942EF71}" type="sibTrans" cxnId="{C579807D-F832-4B27-8ED1-D4DB3C01DF07}">
      <dgm:prSet/>
      <dgm:spPr/>
      <dgm:t>
        <a:bodyPr/>
        <a:lstStyle/>
        <a:p>
          <a:endParaRPr lang="en-SG"/>
        </a:p>
      </dgm:t>
    </dgm:pt>
    <dgm:pt modelId="{924B14DF-726A-4BC1-B8EE-0899191AE0E3}">
      <dgm:prSet phldrT="[Text]"/>
      <dgm:spPr>
        <a:solidFill>
          <a:schemeClr val="accent1">
            <a:lumMod val="20000"/>
            <a:lumOff val="80000"/>
          </a:schemeClr>
        </a:solidFill>
      </dgm:spPr>
      <dgm:t>
        <a:bodyPr/>
        <a:lstStyle/>
        <a:p>
          <a:r>
            <a:rPr lang="en-US" dirty="0"/>
            <a:t>Privileges</a:t>
          </a:r>
          <a:endParaRPr lang="en-SG" dirty="0"/>
        </a:p>
      </dgm:t>
    </dgm:pt>
    <dgm:pt modelId="{DF304796-D106-47C0-803E-E38D9A052AA1}" type="parTrans" cxnId="{C7444253-C76D-4B66-B368-D660853D9AE8}">
      <dgm:prSet/>
      <dgm:spPr/>
      <dgm:t>
        <a:bodyPr/>
        <a:lstStyle/>
        <a:p>
          <a:endParaRPr lang="en-SG"/>
        </a:p>
      </dgm:t>
    </dgm:pt>
    <dgm:pt modelId="{5CD66148-682F-463F-9E2F-0CD50B1F3093}" type="sibTrans" cxnId="{C7444253-C76D-4B66-B368-D660853D9AE8}">
      <dgm:prSet/>
      <dgm:spPr/>
      <dgm:t>
        <a:bodyPr/>
        <a:lstStyle/>
        <a:p>
          <a:endParaRPr lang="en-SG"/>
        </a:p>
      </dgm:t>
    </dgm:pt>
    <dgm:pt modelId="{F0039C2E-B757-4B58-8AAE-1217D537F97E}">
      <dgm:prSet custT="1"/>
      <dgm:spPr>
        <a:solidFill>
          <a:schemeClr val="accent2">
            <a:lumMod val="50000"/>
          </a:schemeClr>
        </a:solidFill>
      </dgm:spPr>
      <dgm:t>
        <a:bodyPr/>
        <a:lstStyle/>
        <a:p>
          <a:r>
            <a:rPr lang="en-US" sz="1000" dirty="0"/>
            <a:t>Privileges Set11</a:t>
          </a:r>
          <a:endParaRPr lang="en-SG" sz="1000" dirty="0"/>
        </a:p>
      </dgm:t>
    </dgm:pt>
    <dgm:pt modelId="{E8D77EE5-57C7-46D2-BAB4-E02C49EE7963}" type="parTrans" cxnId="{240D06F7-15B3-43BC-9E6F-B99F6BAF0760}">
      <dgm:prSet/>
      <dgm:spPr/>
      <dgm:t>
        <a:bodyPr/>
        <a:lstStyle/>
        <a:p>
          <a:endParaRPr lang="en-SG"/>
        </a:p>
      </dgm:t>
    </dgm:pt>
    <dgm:pt modelId="{995BA188-D727-4CD8-8449-9290D3196B1C}" type="sibTrans" cxnId="{240D06F7-15B3-43BC-9E6F-B99F6BAF0760}">
      <dgm:prSet/>
      <dgm:spPr/>
      <dgm:t>
        <a:bodyPr/>
        <a:lstStyle/>
        <a:p>
          <a:endParaRPr lang="en-SG"/>
        </a:p>
      </dgm:t>
    </dgm:pt>
    <dgm:pt modelId="{25EA0D27-43FD-4185-807E-6EA65AD60E46}">
      <dgm:prSet custT="1"/>
      <dgm:spPr>
        <a:solidFill>
          <a:schemeClr val="accent2">
            <a:lumMod val="50000"/>
          </a:schemeClr>
        </a:solidFill>
      </dgm:spPr>
      <dgm:t>
        <a:bodyPr/>
        <a:lstStyle/>
        <a:p>
          <a:r>
            <a:rPr lang="en-US" sz="1000" dirty="0"/>
            <a:t>Privileges Set12</a:t>
          </a:r>
          <a:endParaRPr lang="en-SG" sz="1000" dirty="0"/>
        </a:p>
      </dgm:t>
    </dgm:pt>
    <dgm:pt modelId="{583C2315-FB2B-4081-9CEF-1162106F9B9C}" type="parTrans" cxnId="{77B510AD-C531-4AA3-8DBB-8F95D74B21AE}">
      <dgm:prSet/>
      <dgm:spPr/>
      <dgm:t>
        <a:bodyPr/>
        <a:lstStyle/>
        <a:p>
          <a:endParaRPr lang="en-SG"/>
        </a:p>
      </dgm:t>
    </dgm:pt>
    <dgm:pt modelId="{65A0FEBD-F240-45E8-AE9D-9089F603F395}" type="sibTrans" cxnId="{77B510AD-C531-4AA3-8DBB-8F95D74B21AE}">
      <dgm:prSet/>
      <dgm:spPr/>
      <dgm:t>
        <a:bodyPr/>
        <a:lstStyle/>
        <a:p>
          <a:endParaRPr lang="en-SG"/>
        </a:p>
      </dgm:t>
    </dgm:pt>
    <dgm:pt modelId="{869F569D-E89B-41DD-B931-1C9F5C7AD599}">
      <dgm:prSet custT="1"/>
      <dgm:spPr>
        <a:solidFill>
          <a:schemeClr val="accent2">
            <a:lumMod val="50000"/>
          </a:schemeClr>
        </a:solidFill>
      </dgm:spPr>
      <dgm:t>
        <a:bodyPr/>
        <a:lstStyle/>
        <a:p>
          <a:r>
            <a:rPr lang="en-US" sz="1000" dirty="0"/>
            <a:t>Privileges Set2</a:t>
          </a:r>
          <a:endParaRPr lang="en-SG" sz="1000" dirty="0"/>
        </a:p>
      </dgm:t>
    </dgm:pt>
    <dgm:pt modelId="{A76FF25C-8DCA-4CC8-B41E-8186BB5CF538}" type="parTrans" cxnId="{4C77D1ED-DD41-40A4-999A-20EC2FCCEA2F}">
      <dgm:prSet/>
      <dgm:spPr/>
      <dgm:t>
        <a:bodyPr/>
        <a:lstStyle/>
        <a:p>
          <a:endParaRPr lang="en-SG"/>
        </a:p>
      </dgm:t>
    </dgm:pt>
    <dgm:pt modelId="{A24CB8AB-A72B-403C-A3C3-0D9FDA0FC41C}" type="sibTrans" cxnId="{4C77D1ED-DD41-40A4-999A-20EC2FCCEA2F}">
      <dgm:prSet/>
      <dgm:spPr/>
      <dgm:t>
        <a:bodyPr/>
        <a:lstStyle/>
        <a:p>
          <a:endParaRPr lang="en-SG"/>
        </a:p>
      </dgm:t>
    </dgm:pt>
    <dgm:pt modelId="{4EC825D5-2C87-4B41-A1F0-40A604D78C69}">
      <dgm:prSet phldrT="[Text]"/>
      <dgm:spPr>
        <a:solidFill>
          <a:schemeClr val="accent1">
            <a:lumMod val="20000"/>
            <a:lumOff val="80000"/>
          </a:schemeClr>
        </a:solidFill>
      </dgm:spPr>
      <dgm:t>
        <a:bodyPr/>
        <a:lstStyle/>
        <a:p>
          <a:r>
            <a:rPr lang="en-US" dirty="0"/>
            <a:t>User Group</a:t>
          </a:r>
          <a:endParaRPr lang="en-SG" dirty="0"/>
        </a:p>
      </dgm:t>
    </dgm:pt>
    <dgm:pt modelId="{40CF4D25-0A0C-424E-A303-C8492A285B4B}" type="sibTrans" cxnId="{8ED51917-03AA-4FA3-A9E2-E14FBABD5CD5}">
      <dgm:prSet/>
      <dgm:spPr/>
      <dgm:t>
        <a:bodyPr/>
        <a:lstStyle/>
        <a:p>
          <a:endParaRPr lang="en-SG"/>
        </a:p>
      </dgm:t>
    </dgm:pt>
    <dgm:pt modelId="{9CDBF017-750B-48FA-9419-8870B03BE1F3}" type="parTrans" cxnId="{8ED51917-03AA-4FA3-A9E2-E14FBABD5CD5}">
      <dgm:prSet/>
      <dgm:spPr/>
      <dgm:t>
        <a:bodyPr/>
        <a:lstStyle/>
        <a:p>
          <a:endParaRPr lang="en-SG"/>
        </a:p>
      </dgm:t>
    </dgm:pt>
    <dgm:pt modelId="{C7E6716F-E8AD-4520-AD57-F0DCD3D99CC3}">
      <dgm:prSet phldrT="[Text]"/>
      <dgm:spPr>
        <a:solidFill>
          <a:schemeClr val="accent1">
            <a:lumMod val="20000"/>
            <a:lumOff val="80000"/>
          </a:schemeClr>
        </a:solidFill>
      </dgm:spPr>
      <dgm:t>
        <a:bodyPr/>
        <a:lstStyle/>
        <a:p>
          <a:r>
            <a:rPr lang="en-US" dirty="0"/>
            <a:t>TPN</a:t>
          </a:r>
          <a:endParaRPr lang="en-SG" dirty="0"/>
        </a:p>
      </dgm:t>
    </dgm:pt>
    <dgm:pt modelId="{7853C56E-BFB3-4931-83D3-80C208C124FF}" type="sibTrans" cxnId="{10D79715-60E9-402A-BEFB-AAB33C79BE8F}">
      <dgm:prSet/>
      <dgm:spPr/>
      <dgm:t>
        <a:bodyPr/>
        <a:lstStyle/>
        <a:p>
          <a:endParaRPr lang="en-SG"/>
        </a:p>
      </dgm:t>
    </dgm:pt>
    <dgm:pt modelId="{6A694BBC-3CBE-4FE9-BBFA-193410D350C5}" type="parTrans" cxnId="{10D79715-60E9-402A-BEFB-AAB33C79BE8F}">
      <dgm:prSet/>
      <dgm:spPr/>
      <dgm:t>
        <a:bodyPr/>
        <a:lstStyle/>
        <a:p>
          <a:endParaRPr lang="en-SG"/>
        </a:p>
      </dgm:t>
    </dgm:pt>
    <dgm:pt modelId="{9B455EAB-527C-4591-8981-36DC587709C6}" type="pres">
      <dgm:prSet presAssocID="{BF814BC6-9281-4980-AE44-88249B5C39CC}" presName="mainComposite" presStyleCnt="0">
        <dgm:presLayoutVars>
          <dgm:chPref val="1"/>
          <dgm:dir/>
          <dgm:animOne val="branch"/>
          <dgm:animLvl val="lvl"/>
          <dgm:resizeHandles val="exact"/>
        </dgm:presLayoutVars>
      </dgm:prSet>
      <dgm:spPr/>
    </dgm:pt>
    <dgm:pt modelId="{94A4983B-3166-4E12-9E68-2FEC62073606}" type="pres">
      <dgm:prSet presAssocID="{BF814BC6-9281-4980-AE44-88249B5C39CC}" presName="hierFlow" presStyleCnt="0"/>
      <dgm:spPr/>
    </dgm:pt>
    <dgm:pt modelId="{BADD7BE2-59DF-4671-804D-BF05B7782F92}" type="pres">
      <dgm:prSet presAssocID="{BF814BC6-9281-4980-AE44-88249B5C39CC}" presName="firstBuf" presStyleCnt="0"/>
      <dgm:spPr/>
    </dgm:pt>
    <dgm:pt modelId="{1A7CE952-D4D1-4D8B-90BF-C6CDE131DDC1}" type="pres">
      <dgm:prSet presAssocID="{BF814BC6-9281-4980-AE44-88249B5C39CC}" presName="hierChild1" presStyleCnt="0">
        <dgm:presLayoutVars>
          <dgm:chPref val="1"/>
          <dgm:animOne val="branch"/>
          <dgm:animLvl val="lvl"/>
        </dgm:presLayoutVars>
      </dgm:prSet>
      <dgm:spPr/>
    </dgm:pt>
    <dgm:pt modelId="{C82665DA-841F-459C-AEA0-FD24EB78CD61}" type="pres">
      <dgm:prSet presAssocID="{0FFC7400-C1C1-4D4A-B063-5268C02C87E1}" presName="Name14" presStyleCnt="0"/>
      <dgm:spPr/>
    </dgm:pt>
    <dgm:pt modelId="{F8BC1037-3CE1-48D3-A27A-14F67B3E9DA5}" type="pres">
      <dgm:prSet presAssocID="{0FFC7400-C1C1-4D4A-B063-5268C02C87E1}" presName="level1Shape" presStyleLbl="node0" presStyleIdx="0" presStyleCnt="1" custScaleX="89900" custLinFactNeighborX="143" custLinFactNeighborY="-7707">
        <dgm:presLayoutVars>
          <dgm:chPref val="3"/>
        </dgm:presLayoutVars>
      </dgm:prSet>
      <dgm:spPr/>
    </dgm:pt>
    <dgm:pt modelId="{18BB1345-6EED-48FF-BA1F-F5B43E685B9A}" type="pres">
      <dgm:prSet presAssocID="{0FFC7400-C1C1-4D4A-B063-5268C02C87E1}" presName="hierChild2" presStyleCnt="0"/>
      <dgm:spPr/>
    </dgm:pt>
    <dgm:pt modelId="{18720852-23FB-4024-9BAD-3391F1AF2356}" type="pres">
      <dgm:prSet presAssocID="{433C80D5-71E9-4900-9AAA-8C934D44D1E1}" presName="Name19" presStyleLbl="parChTrans1D2" presStyleIdx="0" presStyleCnt="1"/>
      <dgm:spPr/>
    </dgm:pt>
    <dgm:pt modelId="{3660A8F7-D7F7-429E-A591-F36F5CAF64F8}" type="pres">
      <dgm:prSet presAssocID="{3EF3E7F6-F8D0-4E49-9408-2286F1570BFC}" presName="Name21" presStyleCnt="0"/>
      <dgm:spPr/>
    </dgm:pt>
    <dgm:pt modelId="{3D22CB00-3B9D-48C9-A162-A18D9104869D}" type="pres">
      <dgm:prSet presAssocID="{3EF3E7F6-F8D0-4E49-9408-2286F1570BFC}" presName="level2Shape" presStyleLbl="node2" presStyleIdx="0" presStyleCnt="1" custScaleX="152345"/>
      <dgm:spPr/>
    </dgm:pt>
    <dgm:pt modelId="{19AE09E2-EC1F-497A-9C00-ADB50A81976A}" type="pres">
      <dgm:prSet presAssocID="{3EF3E7F6-F8D0-4E49-9408-2286F1570BFC}" presName="hierChild3" presStyleCnt="0"/>
      <dgm:spPr/>
    </dgm:pt>
    <dgm:pt modelId="{4176903B-AF77-4FB8-B85B-638A2A9CD0CC}" type="pres">
      <dgm:prSet presAssocID="{F39FB33F-82B4-4946-931E-1CA96591D0B8}" presName="Name19" presStyleLbl="parChTrans1D3" presStyleIdx="0" presStyleCnt="1"/>
      <dgm:spPr/>
    </dgm:pt>
    <dgm:pt modelId="{24727C53-3796-4CF2-855A-BB8A6E03962A}" type="pres">
      <dgm:prSet presAssocID="{9F061D5E-7A3E-4371-B804-5F8E382549D1}" presName="Name21" presStyleCnt="0"/>
      <dgm:spPr/>
    </dgm:pt>
    <dgm:pt modelId="{9645D8BB-5C94-4F15-B7BF-B91AED3C9347}" type="pres">
      <dgm:prSet presAssocID="{9F061D5E-7A3E-4371-B804-5F8E382549D1}" presName="level2Shape" presStyleLbl="node3" presStyleIdx="0" presStyleCnt="1"/>
      <dgm:spPr/>
    </dgm:pt>
    <dgm:pt modelId="{52700B9B-151C-46DD-8361-CBDFC56933E6}" type="pres">
      <dgm:prSet presAssocID="{9F061D5E-7A3E-4371-B804-5F8E382549D1}" presName="hierChild3" presStyleCnt="0"/>
      <dgm:spPr/>
    </dgm:pt>
    <dgm:pt modelId="{4D60EB90-ABF2-43D7-906B-92206DE144A4}" type="pres">
      <dgm:prSet presAssocID="{C70C9F70-392A-4A9A-A6EF-54F1C51EAB97}" presName="Name19" presStyleLbl="parChTrans1D4" presStyleIdx="0" presStyleCnt="5"/>
      <dgm:spPr/>
    </dgm:pt>
    <dgm:pt modelId="{1A24E040-E012-4D44-AFB6-8F5AEE8418B0}" type="pres">
      <dgm:prSet presAssocID="{9BC98349-8608-45E4-B65A-7E38C4C99737}" presName="Name21" presStyleCnt="0"/>
      <dgm:spPr/>
    </dgm:pt>
    <dgm:pt modelId="{DB13E688-4532-438C-A6ED-A57E97AB9755}" type="pres">
      <dgm:prSet presAssocID="{9BC98349-8608-45E4-B65A-7E38C4C99737}" presName="level2Shape" presStyleLbl="node4" presStyleIdx="0" presStyleCnt="5"/>
      <dgm:spPr/>
    </dgm:pt>
    <dgm:pt modelId="{8E8D466B-E181-420A-8B46-8EBA864C2905}" type="pres">
      <dgm:prSet presAssocID="{9BC98349-8608-45E4-B65A-7E38C4C99737}" presName="hierChild3" presStyleCnt="0"/>
      <dgm:spPr/>
    </dgm:pt>
    <dgm:pt modelId="{E0689E0D-F8B8-471B-A208-F181E8DE4653}" type="pres">
      <dgm:prSet presAssocID="{E8D77EE5-57C7-46D2-BAB4-E02C49EE7963}" presName="Name19" presStyleLbl="parChTrans1D4" presStyleIdx="1" presStyleCnt="5"/>
      <dgm:spPr/>
    </dgm:pt>
    <dgm:pt modelId="{26C32A67-9886-4BEE-9BCD-5A2E905D075F}" type="pres">
      <dgm:prSet presAssocID="{F0039C2E-B757-4B58-8AAE-1217D537F97E}" presName="Name21" presStyleCnt="0"/>
      <dgm:spPr/>
    </dgm:pt>
    <dgm:pt modelId="{8B395A41-993A-4234-885A-1D0A3972BD77}" type="pres">
      <dgm:prSet presAssocID="{F0039C2E-B757-4B58-8AAE-1217D537F97E}" presName="level2Shape" presStyleLbl="node4" presStyleIdx="1" presStyleCnt="5"/>
      <dgm:spPr/>
    </dgm:pt>
    <dgm:pt modelId="{8B504D6F-A714-4559-937E-4DD5D4363163}" type="pres">
      <dgm:prSet presAssocID="{F0039C2E-B757-4B58-8AAE-1217D537F97E}" presName="hierChild3" presStyleCnt="0"/>
      <dgm:spPr/>
    </dgm:pt>
    <dgm:pt modelId="{99ACF269-8DED-4189-8D42-12F776CF89BF}" type="pres">
      <dgm:prSet presAssocID="{583C2315-FB2B-4081-9CEF-1162106F9B9C}" presName="Name19" presStyleLbl="parChTrans1D4" presStyleIdx="2" presStyleCnt="5"/>
      <dgm:spPr/>
    </dgm:pt>
    <dgm:pt modelId="{E0998F55-D891-4C9B-89D6-523A25168BE8}" type="pres">
      <dgm:prSet presAssocID="{25EA0D27-43FD-4185-807E-6EA65AD60E46}" presName="Name21" presStyleCnt="0"/>
      <dgm:spPr/>
    </dgm:pt>
    <dgm:pt modelId="{65CE8D31-4F30-43B9-96F8-1F1153FBE884}" type="pres">
      <dgm:prSet presAssocID="{25EA0D27-43FD-4185-807E-6EA65AD60E46}" presName="level2Shape" presStyleLbl="node4" presStyleIdx="2" presStyleCnt="5"/>
      <dgm:spPr/>
    </dgm:pt>
    <dgm:pt modelId="{AB1EE13C-5580-4A62-92CC-B1BA7F33D90D}" type="pres">
      <dgm:prSet presAssocID="{25EA0D27-43FD-4185-807E-6EA65AD60E46}" presName="hierChild3" presStyleCnt="0"/>
      <dgm:spPr/>
    </dgm:pt>
    <dgm:pt modelId="{AB879C45-D74A-4A01-846F-BE1A94CD04F2}" type="pres">
      <dgm:prSet presAssocID="{9B979923-CBB2-4A34-BAE2-E40E8F17B8B6}" presName="Name19" presStyleLbl="parChTrans1D4" presStyleIdx="3" presStyleCnt="5"/>
      <dgm:spPr/>
    </dgm:pt>
    <dgm:pt modelId="{5245A0B2-833C-4244-ACEC-71E222B37B74}" type="pres">
      <dgm:prSet presAssocID="{54A28C75-4CD5-4242-B168-C9CD39A28A67}" presName="Name21" presStyleCnt="0"/>
      <dgm:spPr/>
    </dgm:pt>
    <dgm:pt modelId="{B623E2AF-6467-4A92-9BA5-9D04C42A612E}" type="pres">
      <dgm:prSet presAssocID="{54A28C75-4CD5-4242-B168-C9CD39A28A67}" presName="level2Shape" presStyleLbl="node4" presStyleIdx="3" presStyleCnt="5"/>
      <dgm:spPr/>
    </dgm:pt>
    <dgm:pt modelId="{392857D0-0506-4AD9-9DE2-ABB7B8C63CB6}" type="pres">
      <dgm:prSet presAssocID="{54A28C75-4CD5-4242-B168-C9CD39A28A67}" presName="hierChild3" presStyleCnt="0"/>
      <dgm:spPr/>
    </dgm:pt>
    <dgm:pt modelId="{371F411A-1BEF-488F-A50C-98FDAC110ADE}" type="pres">
      <dgm:prSet presAssocID="{A76FF25C-8DCA-4CC8-B41E-8186BB5CF538}" presName="Name19" presStyleLbl="parChTrans1D4" presStyleIdx="4" presStyleCnt="5"/>
      <dgm:spPr/>
    </dgm:pt>
    <dgm:pt modelId="{BB693C2D-88E1-4EFB-B4D9-9A66F9ED05C6}" type="pres">
      <dgm:prSet presAssocID="{869F569D-E89B-41DD-B931-1C9F5C7AD599}" presName="Name21" presStyleCnt="0"/>
      <dgm:spPr/>
    </dgm:pt>
    <dgm:pt modelId="{09512C3C-DDD8-4A11-90A3-53F03D1FCFC4}" type="pres">
      <dgm:prSet presAssocID="{869F569D-E89B-41DD-B931-1C9F5C7AD599}" presName="level2Shape" presStyleLbl="node4" presStyleIdx="4" presStyleCnt="5"/>
      <dgm:spPr/>
    </dgm:pt>
    <dgm:pt modelId="{8A6E4901-3247-4E0D-987E-79E0DE2A5CAB}" type="pres">
      <dgm:prSet presAssocID="{869F569D-E89B-41DD-B931-1C9F5C7AD599}" presName="hierChild3" presStyleCnt="0"/>
      <dgm:spPr/>
    </dgm:pt>
    <dgm:pt modelId="{DE1DBFF8-B6AD-4891-AE7E-5670625D9B32}" type="pres">
      <dgm:prSet presAssocID="{BF814BC6-9281-4980-AE44-88249B5C39CC}" presName="bgShapesFlow" presStyleCnt="0"/>
      <dgm:spPr/>
    </dgm:pt>
    <dgm:pt modelId="{DB610AF0-9BB5-48BE-AEE1-63B4B1CBDEAE}" type="pres">
      <dgm:prSet presAssocID="{C7E6716F-E8AD-4520-AD57-F0DCD3D99CC3}" presName="rectComp" presStyleCnt="0"/>
      <dgm:spPr/>
    </dgm:pt>
    <dgm:pt modelId="{E67891B3-877F-41A2-9E1E-792EC9324998}" type="pres">
      <dgm:prSet presAssocID="{C7E6716F-E8AD-4520-AD57-F0DCD3D99CC3}" presName="bgRect" presStyleLbl="bgShp" presStyleIdx="0" presStyleCnt="5"/>
      <dgm:spPr/>
    </dgm:pt>
    <dgm:pt modelId="{6BCF3490-47B4-4E19-9B2C-FFDEDF7B8AC6}" type="pres">
      <dgm:prSet presAssocID="{C7E6716F-E8AD-4520-AD57-F0DCD3D99CC3}" presName="bgRectTx" presStyleLbl="bgShp" presStyleIdx="0" presStyleCnt="5">
        <dgm:presLayoutVars>
          <dgm:bulletEnabled val="1"/>
        </dgm:presLayoutVars>
      </dgm:prSet>
      <dgm:spPr/>
    </dgm:pt>
    <dgm:pt modelId="{EA0BA169-EB24-4472-B846-6E0F9199E40D}" type="pres">
      <dgm:prSet presAssocID="{C7E6716F-E8AD-4520-AD57-F0DCD3D99CC3}" presName="spComp" presStyleCnt="0"/>
      <dgm:spPr/>
    </dgm:pt>
    <dgm:pt modelId="{687CB464-F869-4EA0-93DC-6F47063B695F}" type="pres">
      <dgm:prSet presAssocID="{C7E6716F-E8AD-4520-AD57-F0DCD3D99CC3}" presName="vSp" presStyleCnt="0"/>
      <dgm:spPr/>
    </dgm:pt>
    <dgm:pt modelId="{0D1181DC-F2B3-494B-B191-E22B252032E8}" type="pres">
      <dgm:prSet presAssocID="{DC355AAC-6235-4859-8E73-AAC29BB7E025}" presName="rectComp" presStyleCnt="0"/>
      <dgm:spPr/>
    </dgm:pt>
    <dgm:pt modelId="{B6BDB83B-7189-4A54-BCE9-C6753CA3801E}" type="pres">
      <dgm:prSet presAssocID="{DC355AAC-6235-4859-8E73-AAC29BB7E025}" presName="bgRect" presStyleLbl="bgShp" presStyleIdx="1" presStyleCnt="5"/>
      <dgm:spPr/>
    </dgm:pt>
    <dgm:pt modelId="{05E0B85B-C2F7-4D2A-8428-522B9023A51C}" type="pres">
      <dgm:prSet presAssocID="{DC355AAC-6235-4859-8E73-AAC29BB7E025}" presName="bgRectTx" presStyleLbl="bgShp" presStyleIdx="1" presStyleCnt="5">
        <dgm:presLayoutVars>
          <dgm:bulletEnabled val="1"/>
        </dgm:presLayoutVars>
      </dgm:prSet>
      <dgm:spPr/>
    </dgm:pt>
    <dgm:pt modelId="{FB6EA533-1D2F-4BEA-AB4F-11A11405ECA2}" type="pres">
      <dgm:prSet presAssocID="{DC355AAC-6235-4859-8E73-AAC29BB7E025}" presName="spComp" presStyleCnt="0"/>
      <dgm:spPr/>
    </dgm:pt>
    <dgm:pt modelId="{123D5B4D-1BC7-4E99-93FB-A3F1CFD7C782}" type="pres">
      <dgm:prSet presAssocID="{DC355AAC-6235-4859-8E73-AAC29BB7E025}" presName="vSp" presStyleCnt="0"/>
      <dgm:spPr/>
    </dgm:pt>
    <dgm:pt modelId="{71752E13-D0AB-4E05-A956-D6614D3DF1EE}" type="pres">
      <dgm:prSet presAssocID="{4EC825D5-2C87-4B41-A1F0-40A604D78C69}" presName="rectComp" presStyleCnt="0"/>
      <dgm:spPr/>
    </dgm:pt>
    <dgm:pt modelId="{905175C1-1657-4715-95CF-A219122B5A4B}" type="pres">
      <dgm:prSet presAssocID="{4EC825D5-2C87-4B41-A1F0-40A604D78C69}" presName="bgRect" presStyleLbl="bgShp" presStyleIdx="2" presStyleCnt="5"/>
      <dgm:spPr/>
    </dgm:pt>
    <dgm:pt modelId="{E1A9FDB6-D3C6-4118-BFA3-965D2EDE1B00}" type="pres">
      <dgm:prSet presAssocID="{4EC825D5-2C87-4B41-A1F0-40A604D78C69}" presName="bgRectTx" presStyleLbl="bgShp" presStyleIdx="2" presStyleCnt="5">
        <dgm:presLayoutVars>
          <dgm:bulletEnabled val="1"/>
        </dgm:presLayoutVars>
      </dgm:prSet>
      <dgm:spPr/>
    </dgm:pt>
    <dgm:pt modelId="{F26760F5-FA21-4D45-BA52-E68D18B70C45}" type="pres">
      <dgm:prSet presAssocID="{4EC825D5-2C87-4B41-A1F0-40A604D78C69}" presName="spComp" presStyleCnt="0"/>
      <dgm:spPr/>
    </dgm:pt>
    <dgm:pt modelId="{D187ADA1-BCBE-4B2C-B89D-E7D462CFA7EE}" type="pres">
      <dgm:prSet presAssocID="{4EC825D5-2C87-4B41-A1F0-40A604D78C69}" presName="vSp" presStyleCnt="0"/>
      <dgm:spPr/>
    </dgm:pt>
    <dgm:pt modelId="{9E87A14E-46F2-4F67-82C8-F09FB0838C06}" type="pres">
      <dgm:prSet presAssocID="{A66B56DE-0497-4DD1-9A0F-D657463859D2}" presName="rectComp" presStyleCnt="0"/>
      <dgm:spPr/>
    </dgm:pt>
    <dgm:pt modelId="{12AD9BD0-46D7-4471-9B6C-7F1D95BABAC5}" type="pres">
      <dgm:prSet presAssocID="{A66B56DE-0497-4DD1-9A0F-D657463859D2}" presName="bgRect" presStyleLbl="bgShp" presStyleIdx="3" presStyleCnt="5"/>
      <dgm:spPr/>
    </dgm:pt>
    <dgm:pt modelId="{C7751EBA-7986-4410-8929-E5D477C524FA}" type="pres">
      <dgm:prSet presAssocID="{A66B56DE-0497-4DD1-9A0F-D657463859D2}" presName="bgRectTx" presStyleLbl="bgShp" presStyleIdx="3" presStyleCnt="5">
        <dgm:presLayoutVars>
          <dgm:bulletEnabled val="1"/>
        </dgm:presLayoutVars>
      </dgm:prSet>
      <dgm:spPr/>
    </dgm:pt>
    <dgm:pt modelId="{7BB4575E-8310-4F70-8E24-C83AA44C4FE2}" type="pres">
      <dgm:prSet presAssocID="{A66B56DE-0497-4DD1-9A0F-D657463859D2}" presName="spComp" presStyleCnt="0"/>
      <dgm:spPr/>
    </dgm:pt>
    <dgm:pt modelId="{0479DD38-B061-40B6-B7B8-B62E507E8ABF}" type="pres">
      <dgm:prSet presAssocID="{A66B56DE-0497-4DD1-9A0F-D657463859D2}" presName="vSp" presStyleCnt="0"/>
      <dgm:spPr/>
    </dgm:pt>
    <dgm:pt modelId="{64418AB4-3192-4C02-B2D9-834F53728B08}" type="pres">
      <dgm:prSet presAssocID="{924B14DF-726A-4BC1-B8EE-0899191AE0E3}" presName="rectComp" presStyleCnt="0"/>
      <dgm:spPr/>
    </dgm:pt>
    <dgm:pt modelId="{D9566A5F-A099-4D83-BA31-A54DADFD1F65}" type="pres">
      <dgm:prSet presAssocID="{924B14DF-726A-4BC1-B8EE-0899191AE0E3}" presName="bgRect" presStyleLbl="bgShp" presStyleIdx="4" presStyleCnt="5"/>
      <dgm:spPr/>
    </dgm:pt>
    <dgm:pt modelId="{1E250A48-7FE0-4ACE-B409-372B22027BFB}" type="pres">
      <dgm:prSet presAssocID="{924B14DF-726A-4BC1-B8EE-0899191AE0E3}" presName="bgRectTx" presStyleLbl="bgShp" presStyleIdx="4" presStyleCnt="5">
        <dgm:presLayoutVars>
          <dgm:bulletEnabled val="1"/>
        </dgm:presLayoutVars>
      </dgm:prSet>
      <dgm:spPr/>
    </dgm:pt>
  </dgm:ptLst>
  <dgm:cxnLst>
    <dgm:cxn modelId="{50F69B02-5C70-4F9C-ABE8-2FAADF1BE7E0}" srcId="{9F061D5E-7A3E-4371-B804-5F8E382549D1}" destId="{9BC98349-8608-45E4-B65A-7E38C4C99737}" srcOrd="0" destOrd="0" parTransId="{C70C9F70-392A-4A9A-A6EF-54F1C51EAB97}" sibTransId="{9375871D-8B56-432C-928D-FC9AEB0B4A54}"/>
    <dgm:cxn modelId="{962E9703-D3FB-4E7D-8114-56FE159683CD}" type="presOf" srcId="{0FFC7400-C1C1-4D4A-B063-5268C02C87E1}" destId="{F8BC1037-3CE1-48D3-A27A-14F67B3E9DA5}" srcOrd="0" destOrd="0" presId="urn:microsoft.com/office/officeart/2005/8/layout/hierarchy6"/>
    <dgm:cxn modelId="{29CC4A0D-AC11-4EC9-B80E-48E0DF6F2671}" type="presOf" srcId="{9B979923-CBB2-4A34-BAE2-E40E8F17B8B6}" destId="{AB879C45-D74A-4A01-846F-BE1A94CD04F2}" srcOrd="0" destOrd="0" presId="urn:microsoft.com/office/officeart/2005/8/layout/hierarchy6"/>
    <dgm:cxn modelId="{10D79715-60E9-402A-BEFB-AAB33C79BE8F}" srcId="{BF814BC6-9281-4980-AE44-88249B5C39CC}" destId="{C7E6716F-E8AD-4520-AD57-F0DCD3D99CC3}" srcOrd="1" destOrd="0" parTransId="{6A694BBC-3CBE-4FE9-BBFA-193410D350C5}" sibTransId="{7853C56E-BFB3-4931-83D3-80C208C124FF}"/>
    <dgm:cxn modelId="{8ED51917-03AA-4FA3-A9E2-E14FBABD5CD5}" srcId="{BF814BC6-9281-4980-AE44-88249B5C39CC}" destId="{4EC825D5-2C87-4B41-A1F0-40A604D78C69}" srcOrd="3" destOrd="0" parTransId="{9CDBF017-750B-48FA-9419-8870B03BE1F3}" sibTransId="{40CF4D25-0A0C-424E-A303-C8492A285B4B}"/>
    <dgm:cxn modelId="{6938C01D-54F0-43D9-9159-98D2A9DAEB6D}" srcId="{0FFC7400-C1C1-4D4A-B063-5268C02C87E1}" destId="{3EF3E7F6-F8D0-4E49-9408-2286F1570BFC}" srcOrd="0" destOrd="0" parTransId="{433C80D5-71E9-4900-9AAA-8C934D44D1E1}" sibTransId="{657D9346-1E14-48B4-A9B2-62F461E0AFB0}"/>
    <dgm:cxn modelId="{5F069C1E-2DFC-4B77-A766-4470F2FF652C}" type="presOf" srcId="{E8D77EE5-57C7-46D2-BAB4-E02C49EE7963}" destId="{E0689E0D-F8B8-471B-A208-F181E8DE4653}" srcOrd="0" destOrd="0" presId="urn:microsoft.com/office/officeart/2005/8/layout/hierarchy6"/>
    <dgm:cxn modelId="{7065A52D-16BD-4193-8F94-D1248A9D37BE}" type="presOf" srcId="{9F061D5E-7A3E-4371-B804-5F8E382549D1}" destId="{9645D8BB-5C94-4F15-B7BF-B91AED3C9347}" srcOrd="0" destOrd="0" presId="urn:microsoft.com/office/officeart/2005/8/layout/hierarchy6"/>
    <dgm:cxn modelId="{94CE1232-1399-4FAC-9530-51793E046E81}" type="presOf" srcId="{C7E6716F-E8AD-4520-AD57-F0DCD3D99CC3}" destId="{6BCF3490-47B4-4E19-9B2C-FFDEDF7B8AC6}" srcOrd="1" destOrd="0" presId="urn:microsoft.com/office/officeart/2005/8/layout/hierarchy6"/>
    <dgm:cxn modelId="{2F4F6540-852E-4EC8-A793-0181EC638153}" type="presOf" srcId="{DC355AAC-6235-4859-8E73-AAC29BB7E025}" destId="{B6BDB83B-7189-4A54-BCE9-C6753CA3801E}" srcOrd="0" destOrd="0" presId="urn:microsoft.com/office/officeart/2005/8/layout/hierarchy6"/>
    <dgm:cxn modelId="{BD776B5C-883D-4F5E-87BD-4D0C5173F04E}" type="presOf" srcId="{BF814BC6-9281-4980-AE44-88249B5C39CC}" destId="{9B455EAB-527C-4591-8981-36DC587709C6}" srcOrd="0" destOrd="0" presId="urn:microsoft.com/office/officeart/2005/8/layout/hierarchy6"/>
    <dgm:cxn modelId="{FDD52741-2AD3-4F45-9136-C203C66F038F}" type="presOf" srcId="{924B14DF-726A-4BC1-B8EE-0899191AE0E3}" destId="{1E250A48-7FE0-4ACE-B409-372B22027BFB}" srcOrd="1" destOrd="0" presId="urn:microsoft.com/office/officeart/2005/8/layout/hierarchy6"/>
    <dgm:cxn modelId="{3185A461-9B8A-4232-B66C-79A57073BADC}" srcId="{9F061D5E-7A3E-4371-B804-5F8E382549D1}" destId="{54A28C75-4CD5-4242-B168-C9CD39A28A67}" srcOrd="1" destOrd="0" parTransId="{9B979923-CBB2-4A34-BAE2-E40E8F17B8B6}" sibTransId="{09906374-397D-4F5F-AED8-5906CD4C643C}"/>
    <dgm:cxn modelId="{43CA0C43-B0B4-458F-9494-110CAB7E0C91}" type="presOf" srcId="{583C2315-FB2B-4081-9CEF-1162106F9B9C}" destId="{99ACF269-8DED-4189-8D42-12F776CF89BF}" srcOrd="0" destOrd="0" presId="urn:microsoft.com/office/officeart/2005/8/layout/hierarchy6"/>
    <dgm:cxn modelId="{05CBB963-03C8-4FF0-9354-6EFE612E08B4}" type="presOf" srcId="{3EF3E7F6-F8D0-4E49-9408-2286F1570BFC}" destId="{3D22CB00-3B9D-48C9-A162-A18D9104869D}" srcOrd="0" destOrd="0" presId="urn:microsoft.com/office/officeart/2005/8/layout/hierarchy6"/>
    <dgm:cxn modelId="{89B5D143-827C-4639-A6DE-6E4F982485A8}" type="presOf" srcId="{C70C9F70-392A-4A9A-A6EF-54F1C51EAB97}" destId="{4D60EB90-ABF2-43D7-906B-92206DE144A4}" srcOrd="0" destOrd="0" presId="urn:microsoft.com/office/officeart/2005/8/layout/hierarchy6"/>
    <dgm:cxn modelId="{D90DA365-A60A-4691-B833-B5ECA014DA44}" type="presOf" srcId="{F39FB33F-82B4-4946-931E-1CA96591D0B8}" destId="{4176903B-AF77-4FB8-B85B-638A2A9CD0CC}" srcOrd="0" destOrd="0" presId="urn:microsoft.com/office/officeart/2005/8/layout/hierarchy6"/>
    <dgm:cxn modelId="{A5FC5A6A-AC33-4B17-B458-5D2CC6D3D1FE}" type="presOf" srcId="{C7E6716F-E8AD-4520-AD57-F0DCD3D99CC3}" destId="{E67891B3-877F-41A2-9E1E-792EC9324998}" srcOrd="0" destOrd="0" presId="urn:microsoft.com/office/officeart/2005/8/layout/hierarchy6"/>
    <dgm:cxn modelId="{95E33670-DBDA-410D-9451-BFEA1994F7CB}" type="presOf" srcId="{A66B56DE-0497-4DD1-9A0F-D657463859D2}" destId="{C7751EBA-7986-4410-8929-E5D477C524FA}" srcOrd="1" destOrd="0" presId="urn:microsoft.com/office/officeart/2005/8/layout/hierarchy6"/>
    <dgm:cxn modelId="{C7444253-C76D-4B66-B368-D660853D9AE8}" srcId="{BF814BC6-9281-4980-AE44-88249B5C39CC}" destId="{924B14DF-726A-4BC1-B8EE-0899191AE0E3}" srcOrd="5" destOrd="0" parTransId="{DF304796-D106-47C0-803E-E38D9A052AA1}" sibTransId="{5CD66148-682F-463F-9E2F-0CD50B1F3093}"/>
    <dgm:cxn modelId="{DA54F173-5D9F-47F3-8639-B9D1D02CBC58}" srcId="{BF814BC6-9281-4980-AE44-88249B5C39CC}" destId="{0FFC7400-C1C1-4D4A-B063-5268C02C87E1}" srcOrd="0" destOrd="0" parTransId="{BB34DBD5-709C-429B-A7AF-C28DC5A42BB3}" sibTransId="{BC51C9BF-2B49-4518-80C1-5265A4595FAD}"/>
    <dgm:cxn modelId="{1E8CD67B-EC2A-4966-962B-6FBFEC6AC66E}" type="presOf" srcId="{F0039C2E-B757-4B58-8AAE-1217D537F97E}" destId="{8B395A41-993A-4234-885A-1D0A3972BD77}" srcOrd="0" destOrd="0" presId="urn:microsoft.com/office/officeart/2005/8/layout/hierarchy6"/>
    <dgm:cxn modelId="{C579807D-F832-4B27-8ED1-D4DB3C01DF07}" srcId="{BF814BC6-9281-4980-AE44-88249B5C39CC}" destId="{A66B56DE-0497-4DD1-9A0F-D657463859D2}" srcOrd="4" destOrd="0" parTransId="{18AE7772-DE80-4594-8364-F13B2BCA3A2D}" sibTransId="{44D203FA-2069-4F32-B159-31310942EF71}"/>
    <dgm:cxn modelId="{7D379C7F-A549-4C8A-A5C5-44DD4FAEA7BE}" type="presOf" srcId="{54A28C75-4CD5-4242-B168-C9CD39A28A67}" destId="{B623E2AF-6467-4A92-9BA5-9D04C42A612E}" srcOrd="0" destOrd="0" presId="urn:microsoft.com/office/officeart/2005/8/layout/hierarchy6"/>
    <dgm:cxn modelId="{875E4884-029F-4C16-8EA8-E72E00892BF6}" type="presOf" srcId="{DC355AAC-6235-4859-8E73-AAC29BB7E025}" destId="{05E0B85B-C2F7-4D2A-8428-522B9023A51C}" srcOrd="1" destOrd="0" presId="urn:microsoft.com/office/officeart/2005/8/layout/hierarchy6"/>
    <dgm:cxn modelId="{253FF486-8895-418F-8D03-AF02EBB53CB5}" type="presOf" srcId="{25EA0D27-43FD-4185-807E-6EA65AD60E46}" destId="{65CE8D31-4F30-43B9-96F8-1F1153FBE884}" srcOrd="0" destOrd="0" presId="urn:microsoft.com/office/officeart/2005/8/layout/hierarchy6"/>
    <dgm:cxn modelId="{CE85F6A2-8D08-43C9-94BB-4F8992FBF14C}" srcId="{BF814BC6-9281-4980-AE44-88249B5C39CC}" destId="{DC355AAC-6235-4859-8E73-AAC29BB7E025}" srcOrd="2" destOrd="0" parTransId="{7BC0B4B5-B7CD-4E95-B30C-0073960EA772}" sibTransId="{33981329-8ED7-47F1-B9A4-2899B5136B42}"/>
    <dgm:cxn modelId="{502D96A9-78A8-46C3-A788-1EC337A8F313}" type="presOf" srcId="{924B14DF-726A-4BC1-B8EE-0899191AE0E3}" destId="{D9566A5F-A099-4D83-BA31-A54DADFD1F65}" srcOrd="0" destOrd="0" presId="urn:microsoft.com/office/officeart/2005/8/layout/hierarchy6"/>
    <dgm:cxn modelId="{CA474EAB-9A7F-444D-A0BC-B11177B89098}" type="presOf" srcId="{4EC825D5-2C87-4B41-A1F0-40A604D78C69}" destId="{905175C1-1657-4715-95CF-A219122B5A4B}" srcOrd="0" destOrd="0" presId="urn:microsoft.com/office/officeart/2005/8/layout/hierarchy6"/>
    <dgm:cxn modelId="{77B510AD-C531-4AA3-8DBB-8F95D74B21AE}" srcId="{9BC98349-8608-45E4-B65A-7E38C4C99737}" destId="{25EA0D27-43FD-4185-807E-6EA65AD60E46}" srcOrd="1" destOrd="0" parTransId="{583C2315-FB2B-4081-9CEF-1162106F9B9C}" sibTransId="{65A0FEBD-F240-45E8-AE9D-9089F603F395}"/>
    <dgm:cxn modelId="{4E7A4AC1-A7BF-4D2D-AAAD-83C34DDD806C}" type="presOf" srcId="{A66B56DE-0497-4DD1-9A0F-D657463859D2}" destId="{12AD9BD0-46D7-4471-9B6C-7F1D95BABAC5}" srcOrd="0" destOrd="0" presId="urn:microsoft.com/office/officeart/2005/8/layout/hierarchy6"/>
    <dgm:cxn modelId="{2A3DD6C9-8301-4395-8237-32AB279BC5D2}" type="presOf" srcId="{4EC825D5-2C87-4B41-A1F0-40A604D78C69}" destId="{E1A9FDB6-D3C6-4118-BFA3-965D2EDE1B00}" srcOrd="1" destOrd="0" presId="urn:microsoft.com/office/officeart/2005/8/layout/hierarchy6"/>
    <dgm:cxn modelId="{988EF1EA-0A30-45C2-95E7-AA935B81AF1E}" srcId="{3EF3E7F6-F8D0-4E49-9408-2286F1570BFC}" destId="{9F061D5E-7A3E-4371-B804-5F8E382549D1}" srcOrd="0" destOrd="0" parTransId="{F39FB33F-82B4-4946-931E-1CA96591D0B8}" sibTransId="{21FDA02A-6625-49DD-85B0-1394DE12D68F}"/>
    <dgm:cxn modelId="{4C77D1ED-DD41-40A4-999A-20EC2FCCEA2F}" srcId="{54A28C75-4CD5-4242-B168-C9CD39A28A67}" destId="{869F569D-E89B-41DD-B931-1C9F5C7AD599}" srcOrd="0" destOrd="0" parTransId="{A76FF25C-8DCA-4CC8-B41E-8186BB5CF538}" sibTransId="{A24CB8AB-A72B-403C-A3C3-0D9FDA0FC41C}"/>
    <dgm:cxn modelId="{891EE4F2-01DD-42B4-AA06-435BD2DC978C}" type="presOf" srcId="{9BC98349-8608-45E4-B65A-7E38C4C99737}" destId="{DB13E688-4532-438C-A6ED-A57E97AB9755}" srcOrd="0" destOrd="0" presId="urn:microsoft.com/office/officeart/2005/8/layout/hierarchy6"/>
    <dgm:cxn modelId="{C633B0F5-2B73-4DF5-B5E9-F8A1E976D712}" type="presOf" srcId="{A76FF25C-8DCA-4CC8-B41E-8186BB5CF538}" destId="{371F411A-1BEF-488F-A50C-98FDAC110ADE}" srcOrd="0" destOrd="0" presId="urn:microsoft.com/office/officeart/2005/8/layout/hierarchy6"/>
    <dgm:cxn modelId="{240D06F7-15B3-43BC-9E6F-B99F6BAF0760}" srcId="{9BC98349-8608-45E4-B65A-7E38C4C99737}" destId="{F0039C2E-B757-4B58-8AAE-1217D537F97E}" srcOrd="0" destOrd="0" parTransId="{E8D77EE5-57C7-46D2-BAB4-E02C49EE7963}" sibTransId="{995BA188-D727-4CD8-8449-9290D3196B1C}"/>
    <dgm:cxn modelId="{860849FA-D024-4BA6-A302-AD8486C5B632}" type="presOf" srcId="{869F569D-E89B-41DD-B931-1C9F5C7AD599}" destId="{09512C3C-DDD8-4A11-90A3-53F03D1FCFC4}" srcOrd="0" destOrd="0" presId="urn:microsoft.com/office/officeart/2005/8/layout/hierarchy6"/>
    <dgm:cxn modelId="{B9CFE4FE-EF60-47F3-B238-065BDA99F9D1}" type="presOf" srcId="{433C80D5-71E9-4900-9AAA-8C934D44D1E1}" destId="{18720852-23FB-4024-9BAD-3391F1AF2356}" srcOrd="0" destOrd="0" presId="urn:microsoft.com/office/officeart/2005/8/layout/hierarchy6"/>
    <dgm:cxn modelId="{1AE0D5CA-78AA-4279-AC1C-6ABF239269BE}" type="presParOf" srcId="{9B455EAB-527C-4591-8981-36DC587709C6}" destId="{94A4983B-3166-4E12-9E68-2FEC62073606}" srcOrd="0" destOrd="0" presId="urn:microsoft.com/office/officeart/2005/8/layout/hierarchy6"/>
    <dgm:cxn modelId="{CDCDB4D9-868D-40E0-B290-F8B03AEF2C55}" type="presParOf" srcId="{94A4983B-3166-4E12-9E68-2FEC62073606}" destId="{BADD7BE2-59DF-4671-804D-BF05B7782F92}" srcOrd="0" destOrd="0" presId="urn:microsoft.com/office/officeart/2005/8/layout/hierarchy6"/>
    <dgm:cxn modelId="{79BD2A05-C578-4F82-8F52-C38C8165E304}" type="presParOf" srcId="{94A4983B-3166-4E12-9E68-2FEC62073606}" destId="{1A7CE952-D4D1-4D8B-90BF-C6CDE131DDC1}" srcOrd="1" destOrd="0" presId="urn:microsoft.com/office/officeart/2005/8/layout/hierarchy6"/>
    <dgm:cxn modelId="{A8EFD10E-AE15-4217-AC6F-DD4090A5758C}" type="presParOf" srcId="{1A7CE952-D4D1-4D8B-90BF-C6CDE131DDC1}" destId="{C82665DA-841F-459C-AEA0-FD24EB78CD61}" srcOrd="0" destOrd="0" presId="urn:microsoft.com/office/officeart/2005/8/layout/hierarchy6"/>
    <dgm:cxn modelId="{9268AD36-3DBD-4AB6-BD3B-C34229B7A4AB}" type="presParOf" srcId="{C82665DA-841F-459C-AEA0-FD24EB78CD61}" destId="{F8BC1037-3CE1-48D3-A27A-14F67B3E9DA5}" srcOrd="0" destOrd="0" presId="urn:microsoft.com/office/officeart/2005/8/layout/hierarchy6"/>
    <dgm:cxn modelId="{0D0BA8E5-1EC6-4A93-BF21-93C462E35C66}" type="presParOf" srcId="{C82665DA-841F-459C-AEA0-FD24EB78CD61}" destId="{18BB1345-6EED-48FF-BA1F-F5B43E685B9A}" srcOrd="1" destOrd="0" presId="urn:microsoft.com/office/officeart/2005/8/layout/hierarchy6"/>
    <dgm:cxn modelId="{99959628-3980-458F-90B1-4464F4B1798B}" type="presParOf" srcId="{18BB1345-6EED-48FF-BA1F-F5B43E685B9A}" destId="{18720852-23FB-4024-9BAD-3391F1AF2356}" srcOrd="0" destOrd="0" presId="urn:microsoft.com/office/officeart/2005/8/layout/hierarchy6"/>
    <dgm:cxn modelId="{4ABF63B8-BA8F-46E5-930B-5D7B52937896}" type="presParOf" srcId="{18BB1345-6EED-48FF-BA1F-F5B43E685B9A}" destId="{3660A8F7-D7F7-429E-A591-F36F5CAF64F8}" srcOrd="1" destOrd="0" presId="urn:microsoft.com/office/officeart/2005/8/layout/hierarchy6"/>
    <dgm:cxn modelId="{700E8213-4740-44DD-B711-20F70F550EBD}" type="presParOf" srcId="{3660A8F7-D7F7-429E-A591-F36F5CAF64F8}" destId="{3D22CB00-3B9D-48C9-A162-A18D9104869D}" srcOrd="0" destOrd="0" presId="urn:microsoft.com/office/officeart/2005/8/layout/hierarchy6"/>
    <dgm:cxn modelId="{E25C7FA3-40C1-48BC-AC5F-40BB99724E7B}" type="presParOf" srcId="{3660A8F7-D7F7-429E-A591-F36F5CAF64F8}" destId="{19AE09E2-EC1F-497A-9C00-ADB50A81976A}" srcOrd="1" destOrd="0" presId="urn:microsoft.com/office/officeart/2005/8/layout/hierarchy6"/>
    <dgm:cxn modelId="{99101F54-060C-4695-AA4B-669E1A4C0537}" type="presParOf" srcId="{19AE09E2-EC1F-497A-9C00-ADB50A81976A}" destId="{4176903B-AF77-4FB8-B85B-638A2A9CD0CC}" srcOrd="0" destOrd="0" presId="urn:microsoft.com/office/officeart/2005/8/layout/hierarchy6"/>
    <dgm:cxn modelId="{78C7A6A5-C4AF-4B6A-998E-4252CB67B8BC}" type="presParOf" srcId="{19AE09E2-EC1F-497A-9C00-ADB50A81976A}" destId="{24727C53-3796-4CF2-855A-BB8A6E03962A}" srcOrd="1" destOrd="0" presId="urn:microsoft.com/office/officeart/2005/8/layout/hierarchy6"/>
    <dgm:cxn modelId="{92A60042-0EBA-4622-8EF7-B1710B45E9CD}" type="presParOf" srcId="{24727C53-3796-4CF2-855A-BB8A6E03962A}" destId="{9645D8BB-5C94-4F15-B7BF-B91AED3C9347}" srcOrd="0" destOrd="0" presId="urn:microsoft.com/office/officeart/2005/8/layout/hierarchy6"/>
    <dgm:cxn modelId="{8ADA3F1C-C234-4F2A-9DE1-316E6FC0C7FC}" type="presParOf" srcId="{24727C53-3796-4CF2-855A-BB8A6E03962A}" destId="{52700B9B-151C-46DD-8361-CBDFC56933E6}" srcOrd="1" destOrd="0" presId="urn:microsoft.com/office/officeart/2005/8/layout/hierarchy6"/>
    <dgm:cxn modelId="{8C272CBD-F72C-4BB3-A438-FE1686F46AEA}" type="presParOf" srcId="{52700B9B-151C-46DD-8361-CBDFC56933E6}" destId="{4D60EB90-ABF2-43D7-906B-92206DE144A4}" srcOrd="0" destOrd="0" presId="urn:microsoft.com/office/officeart/2005/8/layout/hierarchy6"/>
    <dgm:cxn modelId="{ACD7D16E-1B56-41BC-9131-642E7E859925}" type="presParOf" srcId="{52700B9B-151C-46DD-8361-CBDFC56933E6}" destId="{1A24E040-E012-4D44-AFB6-8F5AEE8418B0}" srcOrd="1" destOrd="0" presId="urn:microsoft.com/office/officeart/2005/8/layout/hierarchy6"/>
    <dgm:cxn modelId="{2D11498C-4D22-408E-8F86-6CA56072A2DA}" type="presParOf" srcId="{1A24E040-E012-4D44-AFB6-8F5AEE8418B0}" destId="{DB13E688-4532-438C-A6ED-A57E97AB9755}" srcOrd="0" destOrd="0" presId="urn:microsoft.com/office/officeart/2005/8/layout/hierarchy6"/>
    <dgm:cxn modelId="{FAC9CFCF-0F6D-4DCE-A503-7E5A73C45B55}" type="presParOf" srcId="{1A24E040-E012-4D44-AFB6-8F5AEE8418B0}" destId="{8E8D466B-E181-420A-8B46-8EBA864C2905}" srcOrd="1" destOrd="0" presId="urn:microsoft.com/office/officeart/2005/8/layout/hierarchy6"/>
    <dgm:cxn modelId="{13E0302B-A3FF-47EB-A282-E321397A048F}" type="presParOf" srcId="{8E8D466B-E181-420A-8B46-8EBA864C2905}" destId="{E0689E0D-F8B8-471B-A208-F181E8DE4653}" srcOrd="0" destOrd="0" presId="urn:microsoft.com/office/officeart/2005/8/layout/hierarchy6"/>
    <dgm:cxn modelId="{0A533234-15F3-47FF-8C64-54CF6FDB9BD0}" type="presParOf" srcId="{8E8D466B-E181-420A-8B46-8EBA864C2905}" destId="{26C32A67-9886-4BEE-9BCD-5A2E905D075F}" srcOrd="1" destOrd="0" presId="urn:microsoft.com/office/officeart/2005/8/layout/hierarchy6"/>
    <dgm:cxn modelId="{EF5F8ED1-E934-4FC2-8A76-D58009C74ACA}" type="presParOf" srcId="{26C32A67-9886-4BEE-9BCD-5A2E905D075F}" destId="{8B395A41-993A-4234-885A-1D0A3972BD77}" srcOrd="0" destOrd="0" presId="urn:microsoft.com/office/officeart/2005/8/layout/hierarchy6"/>
    <dgm:cxn modelId="{94E2D8B0-DB09-4762-93FF-D47A6D7F65E0}" type="presParOf" srcId="{26C32A67-9886-4BEE-9BCD-5A2E905D075F}" destId="{8B504D6F-A714-4559-937E-4DD5D4363163}" srcOrd="1" destOrd="0" presId="urn:microsoft.com/office/officeart/2005/8/layout/hierarchy6"/>
    <dgm:cxn modelId="{AACB10DB-D57C-4A62-9618-079173C2C672}" type="presParOf" srcId="{8E8D466B-E181-420A-8B46-8EBA864C2905}" destId="{99ACF269-8DED-4189-8D42-12F776CF89BF}" srcOrd="2" destOrd="0" presId="urn:microsoft.com/office/officeart/2005/8/layout/hierarchy6"/>
    <dgm:cxn modelId="{A5EB863F-AC62-42B0-BBA7-1DD61A254387}" type="presParOf" srcId="{8E8D466B-E181-420A-8B46-8EBA864C2905}" destId="{E0998F55-D891-4C9B-89D6-523A25168BE8}" srcOrd="3" destOrd="0" presId="urn:microsoft.com/office/officeart/2005/8/layout/hierarchy6"/>
    <dgm:cxn modelId="{2B0C50CC-55E3-4BBA-90F5-3D8B1C96954E}" type="presParOf" srcId="{E0998F55-D891-4C9B-89D6-523A25168BE8}" destId="{65CE8D31-4F30-43B9-96F8-1F1153FBE884}" srcOrd="0" destOrd="0" presId="urn:microsoft.com/office/officeart/2005/8/layout/hierarchy6"/>
    <dgm:cxn modelId="{C0B82478-8FFC-4F84-B310-B7C14FF07777}" type="presParOf" srcId="{E0998F55-D891-4C9B-89D6-523A25168BE8}" destId="{AB1EE13C-5580-4A62-92CC-B1BA7F33D90D}" srcOrd="1" destOrd="0" presId="urn:microsoft.com/office/officeart/2005/8/layout/hierarchy6"/>
    <dgm:cxn modelId="{63CD4F19-B269-499A-88C2-B1F57B62C51E}" type="presParOf" srcId="{52700B9B-151C-46DD-8361-CBDFC56933E6}" destId="{AB879C45-D74A-4A01-846F-BE1A94CD04F2}" srcOrd="2" destOrd="0" presId="urn:microsoft.com/office/officeart/2005/8/layout/hierarchy6"/>
    <dgm:cxn modelId="{98D0B152-9FB4-4F3B-A96A-29D8011EB04E}" type="presParOf" srcId="{52700B9B-151C-46DD-8361-CBDFC56933E6}" destId="{5245A0B2-833C-4244-ACEC-71E222B37B74}" srcOrd="3" destOrd="0" presId="urn:microsoft.com/office/officeart/2005/8/layout/hierarchy6"/>
    <dgm:cxn modelId="{5DB9B385-1968-42EA-9BC0-5660C7A79211}" type="presParOf" srcId="{5245A0B2-833C-4244-ACEC-71E222B37B74}" destId="{B623E2AF-6467-4A92-9BA5-9D04C42A612E}" srcOrd="0" destOrd="0" presId="urn:microsoft.com/office/officeart/2005/8/layout/hierarchy6"/>
    <dgm:cxn modelId="{F562945D-64E8-444A-9537-8AE84CD4DC9E}" type="presParOf" srcId="{5245A0B2-833C-4244-ACEC-71E222B37B74}" destId="{392857D0-0506-4AD9-9DE2-ABB7B8C63CB6}" srcOrd="1" destOrd="0" presId="urn:microsoft.com/office/officeart/2005/8/layout/hierarchy6"/>
    <dgm:cxn modelId="{8863EB87-F853-43FA-B41F-301625D661A4}" type="presParOf" srcId="{392857D0-0506-4AD9-9DE2-ABB7B8C63CB6}" destId="{371F411A-1BEF-488F-A50C-98FDAC110ADE}" srcOrd="0" destOrd="0" presId="urn:microsoft.com/office/officeart/2005/8/layout/hierarchy6"/>
    <dgm:cxn modelId="{ED590FAC-FBFB-409C-9356-B0ED0C35766B}" type="presParOf" srcId="{392857D0-0506-4AD9-9DE2-ABB7B8C63CB6}" destId="{BB693C2D-88E1-4EFB-B4D9-9A66F9ED05C6}" srcOrd="1" destOrd="0" presId="urn:microsoft.com/office/officeart/2005/8/layout/hierarchy6"/>
    <dgm:cxn modelId="{F80A0901-76A1-421D-9143-44E2C7395CEE}" type="presParOf" srcId="{BB693C2D-88E1-4EFB-B4D9-9A66F9ED05C6}" destId="{09512C3C-DDD8-4A11-90A3-53F03D1FCFC4}" srcOrd="0" destOrd="0" presId="urn:microsoft.com/office/officeart/2005/8/layout/hierarchy6"/>
    <dgm:cxn modelId="{86232FCF-F5C4-47EB-87CC-2D678FE42279}" type="presParOf" srcId="{BB693C2D-88E1-4EFB-B4D9-9A66F9ED05C6}" destId="{8A6E4901-3247-4E0D-987E-79E0DE2A5CAB}" srcOrd="1" destOrd="0" presId="urn:microsoft.com/office/officeart/2005/8/layout/hierarchy6"/>
    <dgm:cxn modelId="{31961BAC-F066-40E9-BB49-52EE5B1ACA07}" type="presParOf" srcId="{9B455EAB-527C-4591-8981-36DC587709C6}" destId="{DE1DBFF8-B6AD-4891-AE7E-5670625D9B32}" srcOrd="1" destOrd="0" presId="urn:microsoft.com/office/officeart/2005/8/layout/hierarchy6"/>
    <dgm:cxn modelId="{3FFA6448-75EB-414D-AE1B-AED0A957A238}" type="presParOf" srcId="{DE1DBFF8-B6AD-4891-AE7E-5670625D9B32}" destId="{DB610AF0-9BB5-48BE-AEE1-63B4B1CBDEAE}" srcOrd="0" destOrd="0" presId="urn:microsoft.com/office/officeart/2005/8/layout/hierarchy6"/>
    <dgm:cxn modelId="{D13D4C34-E0BC-43CB-AF5A-0673ACCCBF68}" type="presParOf" srcId="{DB610AF0-9BB5-48BE-AEE1-63B4B1CBDEAE}" destId="{E67891B3-877F-41A2-9E1E-792EC9324998}" srcOrd="0" destOrd="0" presId="urn:microsoft.com/office/officeart/2005/8/layout/hierarchy6"/>
    <dgm:cxn modelId="{FF4BBF89-FD09-4DC1-BA97-54283277B0DE}" type="presParOf" srcId="{DB610AF0-9BB5-48BE-AEE1-63B4B1CBDEAE}" destId="{6BCF3490-47B4-4E19-9B2C-FFDEDF7B8AC6}" srcOrd="1" destOrd="0" presId="urn:microsoft.com/office/officeart/2005/8/layout/hierarchy6"/>
    <dgm:cxn modelId="{7B10046E-2A71-4B85-8B20-7D1DDE652A53}" type="presParOf" srcId="{DE1DBFF8-B6AD-4891-AE7E-5670625D9B32}" destId="{EA0BA169-EB24-4472-B846-6E0F9199E40D}" srcOrd="1" destOrd="0" presId="urn:microsoft.com/office/officeart/2005/8/layout/hierarchy6"/>
    <dgm:cxn modelId="{255A8017-265E-4AF7-9297-D089C88D329F}" type="presParOf" srcId="{EA0BA169-EB24-4472-B846-6E0F9199E40D}" destId="{687CB464-F869-4EA0-93DC-6F47063B695F}" srcOrd="0" destOrd="0" presId="urn:microsoft.com/office/officeart/2005/8/layout/hierarchy6"/>
    <dgm:cxn modelId="{0A0864C6-3216-49B8-A4F0-6CC2BB1CE9B8}" type="presParOf" srcId="{DE1DBFF8-B6AD-4891-AE7E-5670625D9B32}" destId="{0D1181DC-F2B3-494B-B191-E22B252032E8}" srcOrd="2" destOrd="0" presId="urn:microsoft.com/office/officeart/2005/8/layout/hierarchy6"/>
    <dgm:cxn modelId="{8E1C6AC9-E368-44BC-85D8-84FE54BB3988}" type="presParOf" srcId="{0D1181DC-F2B3-494B-B191-E22B252032E8}" destId="{B6BDB83B-7189-4A54-BCE9-C6753CA3801E}" srcOrd="0" destOrd="0" presId="urn:microsoft.com/office/officeart/2005/8/layout/hierarchy6"/>
    <dgm:cxn modelId="{E25F93FD-ABD6-4CE9-8AF7-1E0A893E2D04}" type="presParOf" srcId="{0D1181DC-F2B3-494B-B191-E22B252032E8}" destId="{05E0B85B-C2F7-4D2A-8428-522B9023A51C}" srcOrd="1" destOrd="0" presId="urn:microsoft.com/office/officeart/2005/8/layout/hierarchy6"/>
    <dgm:cxn modelId="{5D4E8683-FA20-47A6-840F-9D40AAA10BD3}" type="presParOf" srcId="{DE1DBFF8-B6AD-4891-AE7E-5670625D9B32}" destId="{FB6EA533-1D2F-4BEA-AB4F-11A11405ECA2}" srcOrd="3" destOrd="0" presId="urn:microsoft.com/office/officeart/2005/8/layout/hierarchy6"/>
    <dgm:cxn modelId="{2551C553-671C-4A24-BEF6-747772A52D3E}" type="presParOf" srcId="{FB6EA533-1D2F-4BEA-AB4F-11A11405ECA2}" destId="{123D5B4D-1BC7-4E99-93FB-A3F1CFD7C782}" srcOrd="0" destOrd="0" presId="urn:microsoft.com/office/officeart/2005/8/layout/hierarchy6"/>
    <dgm:cxn modelId="{5357EF3B-218B-4861-9D84-078A34905B58}" type="presParOf" srcId="{DE1DBFF8-B6AD-4891-AE7E-5670625D9B32}" destId="{71752E13-D0AB-4E05-A956-D6614D3DF1EE}" srcOrd="4" destOrd="0" presId="urn:microsoft.com/office/officeart/2005/8/layout/hierarchy6"/>
    <dgm:cxn modelId="{B6848E60-DBB3-48F7-B5F8-E3F41F4E1F72}" type="presParOf" srcId="{71752E13-D0AB-4E05-A956-D6614D3DF1EE}" destId="{905175C1-1657-4715-95CF-A219122B5A4B}" srcOrd="0" destOrd="0" presId="urn:microsoft.com/office/officeart/2005/8/layout/hierarchy6"/>
    <dgm:cxn modelId="{E0A62E30-91A0-406F-B7F4-740B94B140DA}" type="presParOf" srcId="{71752E13-D0AB-4E05-A956-D6614D3DF1EE}" destId="{E1A9FDB6-D3C6-4118-BFA3-965D2EDE1B00}" srcOrd="1" destOrd="0" presId="urn:microsoft.com/office/officeart/2005/8/layout/hierarchy6"/>
    <dgm:cxn modelId="{9C48274E-4668-4DA2-95E7-4E52A38401C7}" type="presParOf" srcId="{DE1DBFF8-B6AD-4891-AE7E-5670625D9B32}" destId="{F26760F5-FA21-4D45-BA52-E68D18B70C45}" srcOrd="5" destOrd="0" presId="urn:microsoft.com/office/officeart/2005/8/layout/hierarchy6"/>
    <dgm:cxn modelId="{171A0251-781A-4F9B-B1CE-FE11F5C8DBF9}" type="presParOf" srcId="{F26760F5-FA21-4D45-BA52-E68D18B70C45}" destId="{D187ADA1-BCBE-4B2C-B89D-E7D462CFA7EE}" srcOrd="0" destOrd="0" presId="urn:microsoft.com/office/officeart/2005/8/layout/hierarchy6"/>
    <dgm:cxn modelId="{8890BB98-0D62-4039-BC53-B1A8AC475BAF}" type="presParOf" srcId="{DE1DBFF8-B6AD-4891-AE7E-5670625D9B32}" destId="{9E87A14E-46F2-4F67-82C8-F09FB0838C06}" srcOrd="6" destOrd="0" presId="urn:microsoft.com/office/officeart/2005/8/layout/hierarchy6"/>
    <dgm:cxn modelId="{FE716FCA-D1A4-4368-A205-010068585CCD}" type="presParOf" srcId="{9E87A14E-46F2-4F67-82C8-F09FB0838C06}" destId="{12AD9BD0-46D7-4471-9B6C-7F1D95BABAC5}" srcOrd="0" destOrd="0" presId="urn:microsoft.com/office/officeart/2005/8/layout/hierarchy6"/>
    <dgm:cxn modelId="{A42A4568-10DF-4DAF-8F3D-461ED2C144B3}" type="presParOf" srcId="{9E87A14E-46F2-4F67-82C8-F09FB0838C06}" destId="{C7751EBA-7986-4410-8929-E5D477C524FA}" srcOrd="1" destOrd="0" presId="urn:microsoft.com/office/officeart/2005/8/layout/hierarchy6"/>
    <dgm:cxn modelId="{9E7D9B86-A426-472F-B49D-D41CD0052716}" type="presParOf" srcId="{DE1DBFF8-B6AD-4891-AE7E-5670625D9B32}" destId="{7BB4575E-8310-4F70-8E24-C83AA44C4FE2}" srcOrd="7" destOrd="0" presId="urn:microsoft.com/office/officeart/2005/8/layout/hierarchy6"/>
    <dgm:cxn modelId="{6FABABD0-08D9-4101-856B-02EB3478F4B7}" type="presParOf" srcId="{7BB4575E-8310-4F70-8E24-C83AA44C4FE2}" destId="{0479DD38-B061-40B6-B7B8-B62E507E8ABF}" srcOrd="0" destOrd="0" presId="urn:microsoft.com/office/officeart/2005/8/layout/hierarchy6"/>
    <dgm:cxn modelId="{49A5D073-B4D1-4C9E-A4F4-4BDBD778345E}" type="presParOf" srcId="{DE1DBFF8-B6AD-4891-AE7E-5670625D9B32}" destId="{64418AB4-3192-4C02-B2D9-834F53728B08}" srcOrd="8" destOrd="0" presId="urn:microsoft.com/office/officeart/2005/8/layout/hierarchy6"/>
    <dgm:cxn modelId="{269861FB-6CD6-4927-B823-B558CF44E9F8}" type="presParOf" srcId="{64418AB4-3192-4C02-B2D9-834F53728B08}" destId="{D9566A5F-A099-4D83-BA31-A54DADFD1F65}" srcOrd="0" destOrd="0" presId="urn:microsoft.com/office/officeart/2005/8/layout/hierarchy6"/>
    <dgm:cxn modelId="{588498BD-20CF-46A7-B908-CD9055975C2C}" type="presParOf" srcId="{64418AB4-3192-4C02-B2D9-834F53728B08}" destId="{1E250A48-7FE0-4ACE-B409-372B22027BFB}" srcOrd="1" destOrd="0" presId="urn:microsoft.com/office/officeart/2005/8/layout/hierarchy6"/>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566A5F-A099-4D83-BA31-A54DADFD1F65}">
      <dsp:nvSpPr>
        <dsp:cNvPr id="0" name=""/>
        <dsp:cNvSpPr/>
      </dsp:nvSpPr>
      <dsp:spPr>
        <a:xfrm>
          <a:off x="0" y="3005554"/>
          <a:ext cx="5486400" cy="641865"/>
        </a:xfrm>
        <a:prstGeom prst="roundRect">
          <a:avLst>
            <a:gd name="adj" fmla="val 10000"/>
          </a:avLst>
        </a:prstGeom>
        <a:solidFill>
          <a:schemeClr val="accent1">
            <a:lumMod val="20000"/>
            <a:lumOff val="8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56464" tIns="156464" rIns="156464" bIns="156464" numCol="1" spcCol="1270" anchor="ctr" anchorCtr="0">
          <a:noAutofit/>
        </a:bodyPr>
        <a:lstStyle/>
        <a:p>
          <a:pPr marL="0" lvl="0" indent="0" algn="ctr" defTabSz="977900">
            <a:lnSpc>
              <a:spcPct val="90000"/>
            </a:lnSpc>
            <a:spcBef>
              <a:spcPct val="0"/>
            </a:spcBef>
            <a:spcAft>
              <a:spcPct val="35000"/>
            </a:spcAft>
            <a:buNone/>
          </a:pPr>
          <a:r>
            <a:rPr lang="en-US" sz="2200" kern="1200" dirty="0"/>
            <a:t>Privileges</a:t>
          </a:r>
          <a:endParaRPr lang="en-SG" sz="2200" kern="1200" dirty="0"/>
        </a:p>
      </dsp:txBody>
      <dsp:txXfrm>
        <a:off x="0" y="3005554"/>
        <a:ext cx="1645920" cy="641865"/>
      </dsp:txXfrm>
    </dsp:sp>
    <dsp:sp modelId="{12AD9BD0-46D7-4471-9B6C-7F1D95BABAC5}">
      <dsp:nvSpPr>
        <dsp:cNvPr id="0" name=""/>
        <dsp:cNvSpPr/>
      </dsp:nvSpPr>
      <dsp:spPr>
        <a:xfrm>
          <a:off x="0" y="2256710"/>
          <a:ext cx="5486400" cy="641865"/>
        </a:xfrm>
        <a:prstGeom prst="roundRect">
          <a:avLst>
            <a:gd name="adj" fmla="val 10000"/>
          </a:avLst>
        </a:prstGeom>
        <a:solidFill>
          <a:schemeClr val="accent1">
            <a:lumMod val="20000"/>
            <a:lumOff val="8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56464" tIns="156464" rIns="156464" bIns="156464" numCol="1" spcCol="1270" anchor="ctr" anchorCtr="0">
          <a:noAutofit/>
        </a:bodyPr>
        <a:lstStyle/>
        <a:p>
          <a:pPr marL="0" lvl="0" indent="0" algn="ctr" defTabSz="977900">
            <a:lnSpc>
              <a:spcPct val="90000"/>
            </a:lnSpc>
            <a:spcBef>
              <a:spcPct val="0"/>
            </a:spcBef>
            <a:spcAft>
              <a:spcPct val="35000"/>
            </a:spcAft>
            <a:buNone/>
          </a:pPr>
          <a:r>
            <a:rPr lang="en-US" sz="2200" kern="1200" dirty="0"/>
            <a:t>Roles</a:t>
          </a:r>
          <a:endParaRPr lang="en-SG" sz="2200" kern="1200" dirty="0"/>
        </a:p>
      </dsp:txBody>
      <dsp:txXfrm>
        <a:off x="0" y="2256710"/>
        <a:ext cx="1645920" cy="641865"/>
      </dsp:txXfrm>
    </dsp:sp>
    <dsp:sp modelId="{905175C1-1657-4715-95CF-A219122B5A4B}">
      <dsp:nvSpPr>
        <dsp:cNvPr id="0" name=""/>
        <dsp:cNvSpPr/>
      </dsp:nvSpPr>
      <dsp:spPr>
        <a:xfrm>
          <a:off x="0" y="1507867"/>
          <a:ext cx="5486400" cy="641865"/>
        </a:xfrm>
        <a:prstGeom prst="roundRect">
          <a:avLst>
            <a:gd name="adj" fmla="val 10000"/>
          </a:avLst>
        </a:prstGeom>
        <a:solidFill>
          <a:schemeClr val="accent1">
            <a:lumMod val="20000"/>
            <a:lumOff val="8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56464" tIns="156464" rIns="156464" bIns="156464" numCol="1" spcCol="1270" anchor="ctr" anchorCtr="0">
          <a:noAutofit/>
        </a:bodyPr>
        <a:lstStyle/>
        <a:p>
          <a:pPr marL="0" lvl="0" indent="0" algn="ctr" defTabSz="977900">
            <a:lnSpc>
              <a:spcPct val="90000"/>
            </a:lnSpc>
            <a:spcBef>
              <a:spcPct val="0"/>
            </a:spcBef>
            <a:spcAft>
              <a:spcPct val="35000"/>
            </a:spcAft>
            <a:buNone/>
          </a:pPr>
          <a:r>
            <a:rPr lang="en-US" sz="2200" kern="1200" dirty="0"/>
            <a:t>User Group</a:t>
          </a:r>
          <a:endParaRPr lang="en-SG" sz="2200" kern="1200" dirty="0"/>
        </a:p>
      </dsp:txBody>
      <dsp:txXfrm>
        <a:off x="0" y="1507867"/>
        <a:ext cx="1645920" cy="641865"/>
      </dsp:txXfrm>
    </dsp:sp>
    <dsp:sp modelId="{B6BDB83B-7189-4A54-BCE9-C6753CA3801E}">
      <dsp:nvSpPr>
        <dsp:cNvPr id="0" name=""/>
        <dsp:cNvSpPr/>
      </dsp:nvSpPr>
      <dsp:spPr>
        <a:xfrm>
          <a:off x="0" y="759023"/>
          <a:ext cx="5486400" cy="641865"/>
        </a:xfrm>
        <a:prstGeom prst="roundRect">
          <a:avLst>
            <a:gd name="adj" fmla="val 10000"/>
          </a:avLst>
        </a:prstGeom>
        <a:solidFill>
          <a:schemeClr val="accent1">
            <a:lumMod val="20000"/>
            <a:lumOff val="8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56464" tIns="156464" rIns="156464" bIns="156464" numCol="1" spcCol="1270" anchor="ctr" anchorCtr="0">
          <a:noAutofit/>
        </a:bodyPr>
        <a:lstStyle/>
        <a:p>
          <a:pPr marL="0" lvl="0" indent="0" algn="ctr" defTabSz="977900">
            <a:lnSpc>
              <a:spcPct val="90000"/>
            </a:lnSpc>
            <a:spcBef>
              <a:spcPct val="0"/>
            </a:spcBef>
            <a:spcAft>
              <a:spcPct val="35000"/>
            </a:spcAft>
            <a:buNone/>
          </a:pPr>
          <a:r>
            <a:rPr lang="en-US" sz="2200" kern="1200" dirty="0"/>
            <a:t>Party</a:t>
          </a:r>
          <a:endParaRPr lang="en-SG" sz="2200" kern="1200" dirty="0"/>
        </a:p>
      </dsp:txBody>
      <dsp:txXfrm>
        <a:off x="0" y="759023"/>
        <a:ext cx="1645920" cy="641865"/>
      </dsp:txXfrm>
    </dsp:sp>
    <dsp:sp modelId="{E67891B3-877F-41A2-9E1E-792EC9324998}">
      <dsp:nvSpPr>
        <dsp:cNvPr id="0" name=""/>
        <dsp:cNvSpPr/>
      </dsp:nvSpPr>
      <dsp:spPr>
        <a:xfrm>
          <a:off x="0" y="10179"/>
          <a:ext cx="5486400" cy="641865"/>
        </a:xfrm>
        <a:prstGeom prst="roundRect">
          <a:avLst>
            <a:gd name="adj" fmla="val 10000"/>
          </a:avLst>
        </a:prstGeom>
        <a:solidFill>
          <a:schemeClr val="accent1">
            <a:lumMod val="20000"/>
            <a:lumOff val="8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56464" tIns="156464" rIns="156464" bIns="156464" numCol="1" spcCol="1270" anchor="ctr" anchorCtr="0">
          <a:noAutofit/>
        </a:bodyPr>
        <a:lstStyle/>
        <a:p>
          <a:pPr marL="0" lvl="0" indent="0" algn="ctr" defTabSz="977900">
            <a:lnSpc>
              <a:spcPct val="90000"/>
            </a:lnSpc>
            <a:spcBef>
              <a:spcPct val="0"/>
            </a:spcBef>
            <a:spcAft>
              <a:spcPct val="35000"/>
            </a:spcAft>
            <a:buNone/>
          </a:pPr>
          <a:r>
            <a:rPr lang="en-US" sz="2200" kern="1200" dirty="0"/>
            <a:t>TPN</a:t>
          </a:r>
          <a:endParaRPr lang="en-SG" sz="2200" kern="1200" dirty="0"/>
        </a:p>
      </dsp:txBody>
      <dsp:txXfrm>
        <a:off x="0" y="10179"/>
        <a:ext cx="1645920" cy="641865"/>
      </dsp:txXfrm>
    </dsp:sp>
    <dsp:sp modelId="{F8BC1037-3CE1-48D3-A27A-14F67B3E9DA5}">
      <dsp:nvSpPr>
        <dsp:cNvPr id="0" name=""/>
        <dsp:cNvSpPr/>
      </dsp:nvSpPr>
      <dsp:spPr>
        <a:xfrm>
          <a:off x="3412552" y="22444"/>
          <a:ext cx="721296" cy="534888"/>
        </a:xfrm>
        <a:prstGeom prst="roundRect">
          <a:avLst>
            <a:gd name="adj" fmla="val 10000"/>
          </a:avLst>
        </a:prstGeom>
        <a:solidFill>
          <a:schemeClr val="accent6">
            <a:lumMod val="7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t>TPN </a:t>
          </a:r>
          <a:endParaRPr lang="en-SG" sz="1000" kern="1200" dirty="0"/>
        </a:p>
      </dsp:txBody>
      <dsp:txXfrm>
        <a:off x="3428218" y="38110"/>
        <a:ext cx="689964" cy="503556"/>
      </dsp:txXfrm>
    </dsp:sp>
    <dsp:sp modelId="{18720852-23FB-4024-9BAD-3391F1AF2356}">
      <dsp:nvSpPr>
        <dsp:cNvPr id="0" name=""/>
        <dsp:cNvSpPr/>
      </dsp:nvSpPr>
      <dsp:spPr>
        <a:xfrm>
          <a:off x="3726334" y="557333"/>
          <a:ext cx="91440" cy="255179"/>
        </a:xfrm>
        <a:custGeom>
          <a:avLst/>
          <a:gdLst/>
          <a:ahLst/>
          <a:cxnLst/>
          <a:rect l="0" t="0" r="0" b="0"/>
          <a:pathLst>
            <a:path>
              <a:moveTo>
                <a:pt x="46867" y="0"/>
              </a:moveTo>
              <a:lnTo>
                <a:pt x="46867" y="127589"/>
              </a:lnTo>
              <a:lnTo>
                <a:pt x="45720" y="127589"/>
              </a:lnTo>
              <a:lnTo>
                <a:pt x="45720" y="2551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22CB00-3B9D-48C9-A162-A18D9104869D}">
      <dsp:nvSpPr>
        <dsp:cNvPr id="0" name=""/>
        <dsp:cNvSpPr/>
      </dsp:nvSpPr>
      <dsp:spPr>
        <a:xfrm>
          <a:off x="3160897" y="812512"/>
          <a:ext cx="1222313" cy="534888"/>
        </a:xfrm>
        <a:prstGeom prst="roundRect">
          <a:avLst>
            <a:gd name="adj" fmla="val 10000"/>
          </a:avLst>
        </a:prstGeom>
        <a:solidFill>
          <a:srgbClr val="7030A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t>Party / Individual</a:t>
          </a:r>
        </a:p>
      </dsp:txBody>
      <dsp:txXfrm>
        <a:off x="3176563" y="828178"/>
        <a:ext cx="1190981" cy="503556"/>
      </dsp:txXfrm>
    </dsp:sp>
    <dsp:sp modelId="{4176903B-AF77-4FB8-B85B-638A2A9CD0CC}">
      <dsp:nvSpPr>
        <dsp:cNvPr id="0" name=""/>
        <dsp:cNvSpPr/>
      </dsp:nvSpPr>
      <dsp:spPr>
        <a:xfrm>
          <a:off x="3726334" y="1347400"/>
          <a:ext cx="91440" cy="213955"/>
        </a:xfrm>
        <a:custGeom>
          <a:avLst/>
          <a:gdLst/>
          <a:ahLst/>
          <a:cxnLst/>
          <a:rect l="0" t="0" r="0" b="0"/>
          <a:pathLst>
            <a:path>
              <a:moveTo>
                <a:pt x="45720" y="0"/>
              </a:moveTo>
              <a:lnTo>
                <a:pt x="45720" y="21395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645D8BB-5C94-4F15-B7BF-B91AED3C9347}">
      <dsp:nvSpPr>
        <dsp:cNvPr id="0" name=""/>
        <dsp:cNvSpPr/>
      </dsp:nvSpPr>
      <dsp:spPr>
        <a:xfrm>
          <a:off x="3370887" y="1561355"/>
          <a:ext cx="802332" cy="534888"/>
        </a:xfrm>
        <a:prstGeom prst="roundRect">
          <a:avLst>
            <a:gd name="adj" fmla="val 10000"/>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t>User Group1</a:t>
          </a:r>
          <a:endParaRPr lang="en-SG" sz="1000" kern="1200" dirty="0"/>
        </a:p>
      </dsp:txBody>
      <dsp:txXfrm>
        <a:off x="3386553" y="1577021"/>
        <a:ext cx="771000" cy="503556"/>
      </dsp:txXfrm>
    </dsp:sp>
    <dsp:sp modelId="{4D60EB90-ABF2-43D7-906B-92206DE144A4}">
      <dsp:nvSpPr>
        <dsp:cNvPr id="0" name=""/>
        <dsp:cNvSpPr/>
      </dsp:nvSpPr>
      <dsp:spPr>
        <a:xfrm>
          <a:off x="2989779" y="2096244"/>
          <a:ext cx="782274" cy="213955"/>
        </a:xfrm>
        <a:custGeom>
          <a:avLst/>
          <a:gdLst/>
          <a:ahLst/>
          <a:cxnLst/>
          <a:rect l="0" t="0" r="0" b="0"/>
          <a:pathLst>
            <a:path>
              <a:moveTo>
                <a:pt x="782274" y="0"/>
              </a:moveTo>
              <a:lnTo>
                <a:pt x="782274" y="106977"/>
              </a:lnTo>
              <a:lnTo>
                <a:pt x="0" y="106977"/>
              </a:lnTo>
              <a:lnTo>
                <a:pt x="0" y="21395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13E688-4532-438C-A6ED-A57E97AB9755}">
      <dsp:nvSpPr>
        <dsp:cNvPr id="0" name=""/>
        <dsp:cNvSpPr/>
      </dsp:nvSpPr>
      <dsp:spPr>
        <a:xfrm>
          <a:off x="2588613" y="2310199"/>
          <a:ext cx="802332" cy="534888"/>
        </a:xfrm>
        <a:prstGeom prst="roundRect">
          <a:avLst>
            <a:gd name="adj" fmla="val 10000"/>
          </a:avLst>
        </a:prstGeom>
        <a:solidFill>
          <a:schemeClr val="accent5">
            <a:lumMod val="7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t>Role1</a:t>
          </a:r>
          <a:endParaRPr lang="en-SG" sz="1000" kern="1200" dirty="0"/>
        </a:p>
      </dsp:txBody>
      <dsp:txXfrm>
        <a:off x="2604279" y="2325865"/>
        <a:ext cx="771000" cy="503556"/>
      </dsp:txXfrm>
    </dsp:sp>
    <dsp:sp modelId="{E0689E0D-F8B8-471B-A208-F181E8DE4653}">
      <dsp:nvSpPr>
        <dsp:cNvPr id="0" name=""/>
        <dsp:cNvSpPr/>
      </dsp:nvSpPr>
      <dsp:spPr>
        <a:xfrm>
          <a:off x="2468263" y="2845087"/>
          <a:ext cx="521516" cy="213955"/>
        </a:xfrm>
        <a:custGeom>
          <a:avLst/>
          <a:gdLst/>
          <a:ahLst/>
          <a:cxnLst/>
          <a:rect l="0" t="0" r="0" b="0"/>
          <a:pathLst>
            <a:path>
              <a:moveTo>
                <a:pt x="521516" y="0"/>
              </a:moveTo>
              <a:lnTo>
                <a:pt x="521516" y="106977"/>
              </a:lnTo>
              <a:lnTo>
                <a:pt x="0" y="106977"/>
              </a:lnTo>
              <a:lnTo>
                <a:pt x="0" y="21395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395A41-993A-4234-885A-1D0A3972BD77}">
      <dsp:nvSpPr>
        <dsp:cNvPr id="0" name=""/>
        <dsp:cNvSpPr/>
      </dsp:nvSpPr>
      <dsp:spPr>
        <a:xfrm>
          <a:off x="2067097" y="3059043"/>
          <a:ext cx="802332" cy="534888"/>
        </a:xfrm>
        <a:prstGeom prst="roundRect">
          <a:avLst>
            <a:gd name="adj" fmla="val 10000"/>
          </a:avLst>
        </a:prstGeom>
        <a:solidFill>
          <a:schemeClr val="accent2">
            <a:lumMod val="5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t>Privileges Set11</a:t>
          </a:r>
          <a:endParaRPr lang="en-SG" sz="1000" kern="1200" dirty="0"/>
        </a:p>
      </dsp:txBody>
      <dsp:txXfrm>
        <a:off x="2082763" y="3074709"/>
        <a:ext cx="771000" cy="503556"/>
      </dsp:txXfrm>
    </dsp:sp>
    <dsp:sp modelId="{99ACF269-8DED-4189-8D42-12F776CF89BF}">
      <dsp:nvSpPr>
        <dsp:cNvPr id="0" name=""/>
        <dsp:cNvSpPr/>
      </dsp:nvSpPr>
      <dsp:spPr>
        <a:xfrm>
          <a:off x="2989779" y="2845087"/>
          <a:ext cx="521516" cy="213955"/>
        </a:xfrm>
        <a:custGeom>
          <a:avLst/>
          <a:gdLst/>
          <a:ahLst/>
          <a:cxnLst/>
          <a:rect l="0" t="0" r="0" b="0"/>
          <a:pathLst>
            <a:path>
              <a:moveTo>
                <a:pt x="0" y="0"/>
              </a:moveTo>
              <a:lnTo>
                <a:pt x="0" y="106977"/>
              </a:lnTo>
              <a:lnTo>
                <a:pt x="521516" y="106977"/>
              </a:lnTo>
              <a:lnTo>
                <a:pt x="521516" y="21395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CE8D31-4F30-43B9-96F8-1F1153FBE884}">
      <dsp:nvSpPr>
        <dsp:cNvPr id="0" name=""/>
        <dsp:cNvSpPr/>
      </dsp:nvSpPr>
      <dsp:spPr>
        <a:xfrm>
          <a:off x="3110129" y="3059043"/>
          <a:ext cx="802332" cy="534888"/>
        </a:xfrm>
        <a:prstGeom prst="roundRect">
          <a:avLst>
            <a:gd name="adj" fmla="val 10000"/>
          </a:avLst>
        </a:prstGeom>
        <a:solidFill>
          <a:schemeClr val="accent2">
            <a:lumMod val="5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t>Privileges Set12</a:t>
          </a:r>
          <a:endParaRPr lang="en-SG" sz="1000" kern="1200" dirty="0"/>
        </a:p>
      </dsp:txBody>
      <dsp:txXfrm>
        <a:off x="3125795" y="3074709"/>
        <a:ext cx="771000" cy="503556"/>
      </dsp:txXfrm>
    </dsp:sp>
    <dsp:sp modelId="{AB879C45-D74A-4A01-846F-BE1A94CD04F2}">
      <dsp:nvSpPr>
        <dsp:cNvPr id="0" name=""/>
        <dsp:cNvSpPr/>
      </dsp:nvSpPr>
      <dsp:spPr>
        <a:xfrm>
          <a:off x="3772054" y="2096244"/>
          <a:ext cx="782274" cy="213955"/>
        </a:xfrm>
        <a:custGeom>
          <a:avLst/>
          <a:gdLst/>
          <a:ahLst/>
          <a:cxnLst/>
          <a:rect l="0" t="0" r="0" b="0"/>
          <a:pathLst>
            <a:path>
              <a:moveTo>
                <a:pt x="0" y="0"/>
              </a:moveTo>
              <a:lnTo>
                <a:pt x="0" y="106977"/>
              </a:lnTo>
              <a:lnTo>
                <a:pt x="782274" y="106977"/>
              </a:lnTo>
              <a:lnTo>
                <a:pt x="782274" y="21395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23E2AF-6467-4A92-9BA5-9D04C42A612E}">
      <dsp:nvSpPr>
        <dsp:cNvPr id="0" name=""/>
        <dsp:cNvSpPr/>
      </dsp:nvSpPr>
      <dsp:spPr>
        <a:xfrm>
          <a:off x="4153161" y="2310199"/>
          <a:ext cx="802332" cy="534888"/>
        </a:xfrm>
        <a:prstGeom prst="roundRect">
          <a:avLst>
            <a:gd name="adj" fmla="val 10000"/>
          </a:avLst>
        </a:prstGeom>
        <a:solidFill>
          <a:schemeClr val="accent5">
            <a:lumMod val="7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t>Role2</a:t>
          </a:r>
          <a:endParaRPr lang="en-SG" sz="1000" kern="1200" dirty="0"/>
        </a:p>
      </dsp:txBody>
      <dsp:txXfrm>
        <a:off x="4168827" y="2325865"/>
        <a:ext cx="771000" cy="503556"/>
      </dsp:txXfrm>
    </dsp:sp>
    <dsp:sp modelId="{371F411A-1BEF-488F-A50C-98FDAC110ADE}">
      <dsp:nvSpPr>
        <dsp:cNvPr id="0" name=""/>
        <dsp:cNvSpPr/>
      </dsp:nvSpPr>
      <dsp:spPr>
        <a:xfrm>
          <a:off x="4508608" y="2845087"/>
          <a:ext cx="91440" cy="213955"/>
        </a:xfrm>
        <a:custGeom>
          <a:avLst/>
          <a:gdLst/>
          <a:ahLst/>
          <a:cxnLst/>
          <a:rect l="0" t="0" r="0" b="0"/>
          <a:pathLst>
            <a:path>
              <a:moveTo>
                <a:pt x="45720" y="0"/>
              </a:moveTo>
              <a:lnTo>
                <a:pt x="45720" y="21395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512C3C-DDD8-4A11-90A3-53F03D1FCFC4}">
      <dsp:nvSpPr>
        <dsp:cNvPr id="0" name=""/>
        <dsp:cNvSpPr/>
      </dsp:nvSpPr>
      <dsp:spPr>
        <a:xfrm>
          <a:off x="4153161" y="3059043"/>
          <a:ext cx="802332" cy="534888"/>
        </a:xfrm>
        <a:prstGeom prst="roundRect">
          <a:avLst>
            <a:gd name="adj" fmla="val 10000"/>
          </a:avLst>
        </a:prstGeom>
        <a:solidFill>
          <a:schemeClr val="accent2">
            <a:lumMod val="5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t>Privileges Set2</a:t>
          </a:r>
          <a:endParaRPr lang="en-SG" sz="1000" kern="1200" dirty="0"/>
        </a:p>
      </dsp:txBody>
      <dsp:txXfrm>
        <a:off x="4168827" y="3074709"/>
        <a:ext cx="771000" cy="50355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xmlns="">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FDC83EB2-E7E8-4A59-B797-BAB131353D51}">
  <ds:schemaRefs>
    <ds:schemaRef ds:uri="http://schemas.microsoft.com/sharepoint/events"/>
    <ds:schemaRef ds:uri=""/>
  </ds:schemaRefs>
</ds:datastoreItem>
</file>

<file path=customXml/itemProps2.xml><?xml version="1.0" encoding="utf-8"?>
<ds:datastoreItem xmlns:ds="http://schemas.openxmlformats.org/officeDocument/2006/customXml" ds:itemID="{E5AEBCF9-C8B9-49AC-8CC7-AA97A6FC014F}"/>
</file>

<file path=customXml/itemProps3.xml><?xml version="1.0" encoding="utf-8"?>
<ds:datastoreItem xmlns:ds="http://schemas.openxmlformats.org/officeDocument/2006/customXml" ds:itemID="{ADECED70-88C7-4CC6-8628-C37FC2EFA7BD}">
  <ds:schemaRefs>
    <ds:schemaRef ds:uri="http://schemas.microsoft.com/sharepoint/v3/contenttype/forms"/>
  </ds:schemaRefs>
</ds:datastoreItem>
</file>

<file path=customXml/itemProps4.xml><?xml version="1.0" encoding="utf-8"?>
<ds:datastoreItem xmlns:ds="http://schemas.openxmlformats.org/officeDocument/2006/customXml" ds:itemID="{E4AF0EBB-18A2-4CDC-B6A6-1BD6280D2753}">
  <ds:schemaRefs>
    <ds:schemaRef ds:uri="http://schemas.microsoft.com/office/2006/metadata/longProperties"/>
  </ds:schemaRefs>
</ds:datastoreItem>
</file>

<file path=customXml/itemProps5.xml><?xml version="1.0" encoding="utf-8"?>
<ds:datastoreItem xmlns:ds="http://schemas.openxmlformats.org/officeDocument/2006/customXml" ds:itemID="{B4706645-193F-457D-AB19-9DCD7EFB2A7C}">
  <ds:schemaRefs>
    <ds:schemaRef ds:uri="http://schemas.openxmlformats.org/officeDocument/2006/bibliography"/>
  </ds:schemaRefs>
</ds:datastoreItem>
</file>

<file path=customXml/itemProps6.xml><?xml version="1.0" encoding="utf-8"?>
<ds:datastoreItem xmlns:ds="http://schemas.openxmlformats.org/officeDocument/2006/customXml" ds:itemID="{0E6B781D-34BC-4183-9282-C97B3E1F7518}">
  <ds:schemaRefs>
    <ds:schemaRef ds:uri="http://schemas.microsoft.com/office/2006/metadata/properties"/>
    <ds:schemaRef ds:uri="http://schemas.microsoft.com/office/infopath/2007/PartnerControls"/>
    <ds:schemaRef ds:uri="8c70e7f8-8077-465d-9194-71d78cf63a3e"/>
    <ds:schemaRef ds:uri="91335223-463e-44b3-a379-71ccfe498625"/>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49</Pages>
  <Words>9789</Words>
  <Characters>55799</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CrimsonLogic Pte Ltd</Company>
  <LinksUpToDate>false</LinksUpToDate>
  <CharactersWithSpaces>65458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Template</dc:subject>
  <dc:creator>chandra</dc:creator>
  <cp:keywords/>
  <dc:description/>
  <cp:lastModifiedBy>Nermit Lepcha</cp:lastModifiedBy>
  <cp:revision>3</cp:revision>
  <cp:lastPrinted>2022-10-05T08:40:00Z</cp:lastPrinted>
  <dcterms:created xsi:type="dcterms:W3CDTF">2021-09-03T03:03:00Z</dcterms:created>
  <dcterms:modified xsi:type="dcterms:W3CDTF">2022-10-05T08:41:00Z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&lt;Organization&gt;</vt:lpwstr>
  </property>
  <property fmtid="{D5CDD505-2E9C-101B-9397-08002B2CF9AE}" pid="3" name="Date completed">
    <vt:lpwstr>&lt;mm dd yyyy&gt;</vt:lpwstr>
  </property>
  <property fmtid="{D5CDD505-2E9C-101B-9397-08002B2CF9AE}" pid="4" name="Document number">
    <vt:lpwstr>&lt;Version n.n&gt;</vt:lpwstr>
  </property>
  <property fmtid="{D5CDD505-2E9C-101B-9397-08002B2CF9AE}" pid="5" name="Disposition">
    <vt:lpwstr>&lt;Security Notice&gt;</vt:lpwstr>
  </property>
  <property fmtid="{D5CDD505-2E9C-101B-9397-08002B2CF9AE}" pid="6" name="Department">
    <vt:lpwstr>&lt;Project Name&gt;</vt:lpwstr>
  </property>
  <property fmtid="{D5CDD505-2E9C-101B-9397-08002B2CF9AE}" pid="7" name="display_urn:schemas-microsoft-com:office:office#Editor">
    <vt:lpwstr>Anton Ryan Sanchez Rodriguez</vt:lpwstr>
  </property>
  <property fmtid="{D5CDD505-2E9C-101B-9397-08002B2CF9AE}" pid="8" name="TemplateUrl">
    <vt:lpwstr/>
  </property>
  <property fmtid="{D5CDD505-2E9C-101B-9397-08002B2CF9AE}" pid="9" name="xd_ProgID">
    <vt:lpwstr/>
  </property>
  <property fmtid="{D5CDD505-2E9C-101B-9397-08002B2CF9AE}" pid="10" name="RateStorage">
    <vt:lpwstr/>
  </property>
  <property fmtid="{D5CDD505-2E9C-101B-9397-08002B2CF9AE}" pid="11" name="display_urn:schemas-microsoft-com:office:office#Author">
    <vt:lpwstr>Anton Ryan Sanchez Rodriguez</vt:lpwstr>
  </property>
  <property fmtid="{D5CDD505-2E9C-101B-9397-08002B2CF9AE}" pid="12" name="Description0">
    <vt:lpwstr/>
  </property>
  <property fmtid="{D5CDD505-2E9C-101B-9397-08002B2CF9AE}" pid="13" name="_dlc_DocId">
    <vt:lpwstr>CLPRJT-143-555</vt:lpwstr>
  </property>
  <property fmtid="{D5CDD505-2E9C-101B-9397-08002B2CF9AE}" pid="14" name="_dlc_DocIdItemGuid">
    <vt:lpwstr>cb9368a0-5fa4-499b-b424-de1a6d9cd8e7</vt:lpwstr>
  </property>
  <property fmtid="{D5CDD505-2E9C-101B-9397-08002B2CF9AE}" pid="15" name="_dlc_DocIdUrl">
    <vt:lpwstr>http://icon.crimsonlogic.com/prjt/trfn/tfbaseline/_layouts/DocIdRedir.aspx?ID=CLPRJT-143-555, CLPRJT-143-555</vt:lpwstr>
  </property>
  <property fmtid="{D5CDD505-2E9C-101B-9397-08002B2CF9AE}" pid="16" name="m2803cfab0a04bcf905e5542e183fd45">
    <vt:lpwstr/>
  </property>
  <property fmtid="{D5CDD505-2E9C-101B-9397-08002B2CF9AE}" pid="17" name="f431beacdc724bc9ba4560c5e4f3a950">
    <vt:lpwstr/>
  </property>
  <property fmtid="{D5CDD505-2E9C-101B-9397-08002B2CF9AE}" pid="18" name="c2cb375c2d824100bd039ac70475eee7">
    <vt:lpwstr/>
  </property>
  <property fmtid="{D5CDD505-2E9C-101B-9397-08002B2CF9AE}" pid="19" name="Searchable in KM">
    <vt:lpwstr>Yes</vt:lpwstr>
  </property>
  <property fmtid="{D5CDD505-2E9C-101B-9397-08002B2CF9AE}" pid="20" name="eb094e377af045239cfaeb43de3e19d3">
    <vt:lpwstr/>
  </property>
  <property fmtid="{D5CDD505-2E9C-101B-9397-08002B2CF9AE}" pid="21" name="Reason for Exclusion">
    <vt:lpwstr/>
  </property>
  <property fmtid="{D5CDD505-2E9C-101B-9397-08002B2CF9AE}" pid="22" name="ka8cf3b61528447295fcc07fbb2fb37d">
    <vt:lpwstr/>
  </property>
  <property fmtid="{D5CDD505-2E9C-101B-9397-08002B2CF9AE}" pid="23" name="TaxKeywordTaxHTField">
    <vt:lpwstr/>
  </property>
  <property fmtid="{D5CDD505-2E9C-101B-9397-08002B2CF9AE}" pid="24" name="TaxCatchAll">
    <vt:lpwstr/>
  </property>
  <property fmtid="{D5CDD505-2E9C-101B-9397-08002B2CF9AE}" pid="25" name="b54f4279eb56427cb8b1f8e2c117e02b">
    <vt:lpwstr/>
  </property>
  <property fmtid="{D5CDD505-2E9C-101B-9397-08002B2CF9AE}" pid="26" name="i4a5ff58cabb4f21baef87f4289e5869">
    <vt:lpwstr/>
  </property>
  <property fmtid="{D5CDD505-2E9C-101B-9397-08002B2CF9AE}" pid="27" name="ContentTypeId">
    <vt:lpwstr>0x010100490288E70052D047B4D2018E8BF99099</vt:lpwstr>
  </property>
  <property fmtid="{D5CDD505-2E9C-101B-9397-08002B2CF9AE}" pid="28" name="Technology">
    <vt:lpwstr>29;#J2EE|0bc1ffc7-a5d3-4be0-9d36-3dcfba80423e</vt:lpwstr>
  </property>
  <property fmtid="{D5CDD505-2E9C-101B-9397-08002B2CF9AE}" pid="29" name="TaxKeyword">
    <vt:lpwstr/>
  </property>
  <property fmtid="{D5CDD505-2E9C-101B-9397-08002B2CF9AE}" pid="30" name="Sensitivity">
    <vt:lpwstr>2;#S1|8f4193dc-9fff-4e09-a2ed-3df13ab04bc3</vt:lpwstr>
  </property>
  <property fmtid="{D5CDD505-2E9C-101B-9397-08002B2CF9AE}" pid="31" name="Region">
    <vt:lpwstr>7;#Singapore|04983f33-2b85-452b-8543-9f6aa10a6cf5</vt:lpwstr>
  </property>
  <property fmtid="{D5CDD505-2E9C-101B-9397-08002B2CF9AE}" pid="32" name="Document">
    <vt:lpwstr>40;#Project Documentation Reviews|88f4fcee-651e-48e1-b8a4-745247634302</vt:lpwstr>
  </property>
  <property fmtid="{D5CDD505-2E9C-101B-9397-08002B2CF9AE}" pid="33" name="Project Name">
    <vt:lpwstr>27;#Trade Facilitation Baseline (FY11-P-009)|150a4923-8b0e-450f-97e8-e5fad26b9025</vt:lpwstr>
  </property>
  <property fmtid="{D5CDD505-2E9C-101B-9397-08002B2CF9AE}" pid="34" name="Domain">
    <vt:lpwstr>21;#Trade and Logistics|8c0a4011-d443-4e11-aedf-42012af5c313</vt:lpwstr>
  </property>
  <property fmtid="{D5CDD505-2E9C-101B-9397-08002B2CF9AE}" pid="35" name="Project Type">
    <vt:lpwstr>28;#Development|c846972e-5154-4caa-a539-4e8261fba4f3</vt:lpwstr>
  </property>
  <property fmtid="{D5CDD505-2E9C-101B-9397-08002B2CF9AE}" pid="36" name="Order">
    <vt:r8>5400</vt:r8>
  </property>
  <property fmtid="{D5CDD505-2E9C-101B-9397-08002B2CF9AE}" pid="37" name="xd_Signature">
    <vt:bool>false</vt:bool>
  </property>
  <property fmtid="{D5CDD505-2E9C-101B-9397-08002B2CF9AE}" pid="38" name="_SourceUrl">
    <vt:lpwstr/>
  </property>
  <property fmtid="{D5CDD505-2E9C-101B-9397-08002B2CF9AE}" pid="39" name="_SharedFileIndex">
    <vt:lpwstr/>
  </property>
  <property fmtid="{D5CDD505-2E9C-101B-9397-08002B2CF9AE}" pid="40" name="ComplianceAssetId">
    <vt:lpwstr/>
  </property>
  <property fmtid="{D5CDD505-2E9C-101B-9397-08002B2CF9AE}" pid="41" name="_ExtendedDescription">
    <vt:lpwstr/>
  </property>
  <property fmtid="{D5CDD505-2E9C-101B-9397-08002B2CF9AE}" pid="42" name="TriggerFlowInfo">
    <vt:lpwstr/>
  </property>
</Properties>
</file>