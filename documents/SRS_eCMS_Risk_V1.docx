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30E9A" w14:textId="77777777" w:rsidR="00674820" w:rsidRDefault="00674820">
      <w:pPr>
        <w:rPr>
          <w:color w:val="000000"/>
        </w:rPr>
      </w:pPr>
    </w:p>
    <w:p w14:paraId="4EF3D807" w14:textId="77777777" w:rsidR="00674820" w:rsidRDefault="00674820">
      <w:pPr>
        <w:rPr>
          <w:color w:val="000000"/>
        </w:rPr>
      </w:pPr>
    </w:p>
    <w:p w14:paraId="7BB35337" w14:textId="77777777" w:rsidR="00674820" w:rsidRDefault="00674820">
      <w:pPr>
        <w:rPr>
          <w:color w:val="000000"/>
        </w:rPr>
      </w:pPr>
    </w:p>
    <w:p w14:paraId="298C5A8B" w14:textId="77777777" w:rsidR="00674820" w:rsidRDefault="00674820">
      <w:pPr>
        <w:rPr>
          <w:color w:val="000000"/>
        </w:rPr>
      </w:pPr>
    </w:p>
    <w:p w14:paraId="087A6030" w14:textId="77777777" w:rsidR="00674820" w:rsidRDefault="00674820">
      <w:pPr>
        <w:rPr>
          <w:color w:val="000000"/>
        </w:rPr>
      </w:pPr>
    </w:p>
    <w:p w14:paraId="59C8D52C" w14:textId="77777777" w:rsidR="00674820" w:rsidRDefault="00674820">
      <w:pPr>
        <w:rPr>
          <w:color w:val="000000"/>
        </w:rPr>
      </w:pPr>
    </w:p>
    <w:p w14:paraId="08A6DA9F" w14:textId="77777777" w:rsidR="00674820" w:rsidRDefault="00674820">
      <w:pPr>
        <w:rPr>
          <w:color w:val="000000"/>
        </w:rPr>
      </w:pPr>
    </w:p>
    <w:p w14:paraId="041DACE1" w14:textId="77777777" w:rsidR="00674820" w:rsidRDefault="00674820">
      <w:pPr>
        <w:rPr>
          <w:color w:val="000000"/>
        </w:rPr>
      </w:pPr>
    </w:p>
    <w:p w14:paraId="017DE02D" w14:textId="77777777" w:rsidR="00674820" w:rsidRDefault="00674820">
      <w:pPr>
        <w:rPr>
          <w:color w:val="000000"/>
        </w:rPr>
      </w:pPr>
    </w:p>
    <w:tbl>
      <w:tblPr>
        <w:tblW w:w="9047" w:type="dxa"/>
        <w:jc w:val="right"/>
        <w:tblBorders>
          <w:bottom w:val="single" w:sz="4" w:space="0" w:color="auto"/>
        </w:tblBorders>
        <w:tblLayout w:type="fixed"/>
        <w:tblLook w:val="0000" w:firstRow="0" w:lastRow="0" w:firstColumn="0" w:lastColumn="0" w:noHBand="0" w:noVBand="0"/>
      </w:tblPr>
      <w:tblGrid>
        <w:gridCol w:w="9047"/>
      </w:tblGrid>
      <w:tr w:rsidR="00674820" w14:paraId="247D569B" w14:textId="77777777">
        <w:trPr>
          <w:cantSplit/>
          <w:jc w:val="right"/>
        </w:trPr>
        <w:tc>
          <w:tcPr>
            <w:tcW w:w="9047" w:type="dxa"/>
            <w:tcBorders>
              <w:bottom w:val="single" w:sz="24" w:space="0" w:color="auto"/>
            </w:tcBorders>
          </w:tcPr>
          <w:p w14:paraId="550DC6CF" w14:textId="77777777" w:rsidR="00674820" w:rsidRDefault="00CA5133">
            <w:pPr>
              <w:pStyle w:val="Caption"/>
              <w:spacing w:before="120" w:after="120"/>
              <w:ind w:left="57"/>
              <w:rPr>
                <w:color w:val="000000"/>
                <w:sz w:val="36"/>
                <w:szCs w:val="36"/>
              </w:rPr>
            </w:pPr>
            <w:r>
              <w:rPr>
                <w:color w:val="000000" w:themeColor="text1"/>
                <w:sz w:val="36"/>
                <w:szCs w:val="36"/>
              </w:rPr>
              <w:t>System</w:t>
            </w:r>
            <w:r w:rsidR="00674820" w:rsidRPr="307E93B4">
              <w:rPr>
                <w:color w:val="000000" w:themeColor="text1"/>
                <w:sz w:val="36"/>
                <w:szCs w:val="36"/>
              </w:rPr>
              <w:t xml:space="preserve"> REQUIREMENTS SPECIFICATION</w:t>
            </w:r>
          </w:p>
          <w:p w14:paraId="0C90D057" w14:textId="77777777" w:rsidR="00674820" w:rsidRDefault="00674820">
            <w:pPr>
              <w:pStyle w:val="Caption"/>
              <w:spacing w:before="120" w:after="120"/>
              <w:ind w:left="57"/>
              <w:rPr>
                <w:color w:val="000000"/>
                <w:sz w:val="36"/>
                <w:szCs w:val="36"/>
              </w:rPr>
            </w:pPr>
            <w:r w:rsidRPr="307E93B4">
              <w:rPr>
                <w:color w:val="000000" w:themeColor="text1"/>
                <w:sz w:val="36"/>
                <w:szCs w:val="36"/>
              </w:rPr>
              <w:t>for</w:t>
            </w:r>
          </w:p>
          <w:p w14:paraId="2A955014" w14:textId="77777777" w:rsidR="00392733" w:rsidRPr="008C17E6" w:rsidRDefault="00965CEF">
            <w:pPr>
              <w:pStyle w:val="Caption"/>
              <w:spacing w:before="120" w:after="120"/>
              <w:ind w:left="57"/>
              <w:rPr>
                <w:color w:val="C00000"/>
                <w:sz w:val="44"/>
                <w:szCs w:val="44"/>
              </w:rPr>
            </w:pPr>
            <w:r>
              <w:rPr>
                <w:color w:val="943634" w:themeColor="accent2" w:themeShade="BF"/>
                <w:sz w:val="44"/>
                <w:szCs w:val="44"/>
              </w:rPr>
              <w:t>e</w:t>
            </w:r>
            <w:r w:rsidR="00CA5133">
              <w:rPr>
                <w:color w:val="943634" w:themeColor="accent2" w:themeShade="BF"/>
                <w:sz w:val="44"/>
                <w:szCs w:val="44"/>
              </w:rPr>
              <w:t>CMS</w:t>
            </w:r>
            <w:r w:rsidR="008C17E6" w:rsidRPr="008C17E6">
              <w:rPr>
                <w:color w:val="943634" w:themeColor="accent2" w:themeShade="BF"/>
                <w:sz w:val="44"/>
                <w:szCs w:val="44"/>
              </w:rPr>
              <w:t xml:space="preserve"> - </w:t>
            </w:r>
            <w:r w:rsidR="0008781F">
              <w:rPr>
                <w:color w:val="943634" w:themeColor="accent2" w:themeShade="BF"/>
                <w:sz w:val="44"/>
                <w:szCs w:val="44"/>
              </w:rPr>
              <w:t>Risk</w:t>
            </w:r>
          </w:p>
          <w:p w14:paraId="3D2DEB21" w14:textId="77777777" w:rsidR="00674820" w:rsidRDefault="00674820" w:rsidP="00D163B0">
            <w:pPr>
              <w:pStyle w:val="Caption"/>
              <w:spacing w:before="120" w:after="120"/>
              <w:jc w:val="left"/>
              <w:rPr>
                <w:color w:val="000000"/>
                <w:sz w:val="32"/>
                <w:szCs w:val="32"/>
              </w:rPr>
            </w:pPr>
          </w:p>
          <w:p w14:paraId="25A21EFE" w14:textId="77777777" w:rsidR="00D163B0" w:rsidRDefault="00D163B0" w:rsidP="00D163B0">
            <w:pPr>
              <w:rPr>
                <w:lang w:val="en-GB"/>
              </w:rPr>
            </w:pPr>
          </w:p>
          <w:p w14:paraId="578BAD1F" w14:textId="77777777" w:rsidR="00D163B0" w:rsidRPr="00D163B0" w:rsidRDefault="00D163B0" w:rsidP="00D163B0">
            <w:pPr>
              <w:rPr>
                <w:lang w:val="en-GB"/>
              </w:rPr>
            </w:pPr>
          </w:p>
        </w:tc>
      </w:tr>
    </w:tbl>
    <w:p w14:paraId="777031B3" w14:textId="77777777" w:rsidR="00674820" w:rsidRDefault="00674820">
      <w:pPr>
        <w:rPr>
          <w:color w:val="000000"/>
          <w:sz w:val="32"/>
          <w:szCs w:val="32"/>
        </w:rPr>
      </w:pPr>
    </w:p>
    <w:p w14:paraId="262FA57A" w14:textId="77777777" w:rsidR="00674820" w:rsidRDefault="00674820">
      <w:pPr>
        <w:rPr>
          <w:color w:val="000000"/>
          <w:sz w:val="32"/>
          <w:szCs w:val="32"/>
        </w:rPr>
      </w:pPr>
    </w:p>
    <w:p w14:paraId="0CEC0022" w14:textId="77777777" w:rsidR="00674820" w:rsidRDefault="00674820">
      <w:pPr>
        <w:rPr>
          <w:color w:val="000000"/>
        </w:rPr>
      </w:pPr>
    </w:p>
    <w:p w14:paraId="54CDBE6A" w14:textId="77777777" w:rsidR="00674820" w:rsidRDefault="00674820">
      <w:pPr>
        <w:pStyle w:val="Header"/>
        <w:tabs>
          <w:tab w:val="clear" w:pos="4320"/>
          <w:tab w:val="clear" w:pos="8640"/>
        </w:tabs>
        <w:rPr>
          <w:color w:val="000000"/>
        </w:rPr>
      </w:pPr>
    </w:p>
    <w:p w14:paraId="740ECCD5" w14:textId="77777777" w:rsidR="00674820" w:rsidRDefault="00674820">
      <w:pPr>
        <w:rPr>
          <w:color w:val="000000"/>
        </w:rPr>
      </w:pPr>
    </w:p>
    <w:p w14:paraId="76D50FE5" w14:textId="77777777" w:rsidR="00674820" w:rsidRDefault="00674820">
      <w:pPr>
        <w:rPr>
          <w:color w:val="000000"/>
        </w:rPr>
      </w:pPr>
    </w:p>
    <w:p w14:paraId="66CFC298" w14:textId="77777777" w:rsidR="00674820" w:rsidRDefault="00674820">
      <w:pPr>
        <w:rPr>
          <w:color w:val="000000"/>
        </w:rPr>
      </w:pPr>
    </w:p>
    <w:p w14:paraId="4B692B8B" w14:textId="77777777" w:rsidR="00674820" w:rsidRDefault="00674820">
      <w:pPr>
        <w:rPr>
          <w:color w:val="000000"/>
        </w:rPr>
      </w:pPr>
    </w:p>
    <w:p w14:paraId="1CB843AC" w14:textId="77777777" w:rsidR="00674820" w:rsidRDefault="00674820">
      <w:pPr>
        <w:rPr>
          <w:color w:val="000000"/>
        </w:rPr>
      </w:pPr>
    </w:p>
    <w:p w14:paraId="6408DE98" w14:textId="77777777" w:rsidR="00674820" w:rsidRDefault="00674820">
      <w:pPr>
        <w:rPr>
          <w:color w:val="000000"/>
        </w:rPr>
      </w:pPr>
    </w:p>
    <w:p w14:paraId="43506780" w14:textId="77777777" w:rsidR="00674820" w:rsidRDefault="00674820">
      <w:pPr>
        <w:rPr>
          <w:color w:val="000000"/>
        </w:rPr>
      </w:pPr>
    </w:p>
    <w:p w14:paraId="7E9F841F" w14:textId="77777777" w:rsidR="00674820" w:rsidRDefault="00674820">
      <w:pPr>
        <w:rPr>
          <w:color w:val="000000"/>
        </w:rPr>
      </w:pPr>
    </w:p>
    <w:p w14:paraId="489C854F" w14:textId="77777777" w:rsidR="00674820" w:rsidRDefault="00674820">
      <w:pPr>
        <w:rPr>
          <w:color w:val="000000"/>
        </w:rPr>
      </w:pPr>
    </w:p>
    <w:p w14:paraId="37B2FED7" w14:textId="77777777" w:rsidR="00674820" w:rsidRDefault="00674820">
      <w:pPr>
        <w:rPr>
          <w:color w:val="000000"/>
        </w:rPr>
      </w:pPr>
    </w:p>
    <w:p w14:paraId="68E76175" w14:textId="42A765CB" w:rsidR="00674820" w:rsidRDefault="00674820">
      <w:pPr>
        <w:rPr>
          <w:b/>
          <w:color w:val="000000"/>
        </w:rPr>
      </w:pPr>
      <w:r>
        <w:rPr>
          <w:b/>
        </w:rPr>
        <w:t xml:space="preserve">                                                                                   </w:t>
      </w:r>
      <w:r w:rsidR="00392733">
        <w:rPr>
          <w:b/>
        </w:rPr>
        <w:t xml:space="preserve">           </w:t>
      </w:r>
      <w:r w:rsidR="003D5F7C">
        <w:rPr>
          <w:b/>
        </w:rPr>
        <w:t xml:space="preserve">    </w:t>
      </w:r>
      <w:r>
        <w:rPr>
          <w:b/>
        </w:rPr>
        <w:t>Release No</w:t>
      </w:r>
      <w:r w:rsidR="005C6F52">
        <w:rPr>
          <w:b/>
        </w:rPr>
        <w:t xml:space="preserve"> </w:t>
      </w:r>
      <w:r w:rsidR="004E09E0">
        <w:rPr>
          <w:b/>
        </w:rPr>
        <w:t>1</w:t>
      </w:r>
      <w:r w:rsidR="00147E2D">
        <w:rPr>
          <w:b/>
        </w:rPr>
        <w:t>.</w:t>
      </w:r>
      <w:r w:rsidR="00CA5133">
        <w:rPr>
          <w:b/>
        </w:rPr>
        <w:t>0</w:t>
      </w:r>
      <w:r w:rsidR="0012677D">
        <w:rPr>
          <w:b/>
        </w:rPr>
        <w:t xml:space="preserve"> </w:t>
      </w:r>
      <w:r w:rsidR="00392733">
        <w:rPr>
          <w:b/>
        </w:rPr>
        <w:t xml:space="preserve">– </w:t>
      </w:r>
      <w:r w:rsidR="0008781F">
        <w:rPr>
          <w:b/>
        </w:rPr>
        <w:t>Ju</w:t>
      </w:r>
      <w:r w:rsidR="00593B95">
        <w:rPr>
          <w:b/>
        </w:rPr>
        <w:t>l</w:t>
      </w:r>
      <w:r w:rsidR="00CA5133">
        <w:rPr>
          <w:b/>
        </w:rPr>
        <w:t xml:space="preserve"> </w:t>
      </w:r>
      <w:r w:rsidR="00392733">
        <w:rPr>
          <w:b/>
        </w:rPr>
        <w:t>20</w:t>
      </w:r>
      <w:r w:rsidR="00CA5133">
        <w:rPr>
          <w:b/>
        </w:rPr>
        <w:t>21</w:t>
      </w:r>
    </w:p>
    <w:p w14:paraId="0F92C02A" w14:textId="77777777" w:rsidR="00674820" w:rsidRDefault="00674820">
      <w:pPr>
        <w:rPr>
          <w:b/>
          <w:color w:val="000000"/>
        </w:rPr>
      </w:pPr>
      <w:r>
        <w:rPr>
          <w:b/>
          <w:color w:val="000000"/>
        </w:rPr>
        <w:tab/>
      </w:r>
      <w:r>
        <w:rPr>
          <w:b/>
          <w:color w:val="000000"/>
        </w:rPr>
        <w:tab/>
      </w:r>
      <w:r>
        <w:rPr>
          <w:b/>
          <w:color w:val="000000"/>
        </w:rPr>
        <w:tab/>
      </w:r>
      <w:r>
        <w:rPr>
          <w:b/>
          <w:color w:val="000000"/>
        </w:rPr>
        <w:tab/>
      </w:r>
      <w:r>
        <w:rPr>
          <w:b/>
          <w:color w:val="000000"/>
        </w:rPr>
        <w:tab/>
        <w:t xml:space="preserve">                                          </w:t>
      </w:r>
    </w:p>
    <w:p w14:paraId="0BE2CC00" w14:textId="77777777" w:rsidR="00674820" w:rsidRDefault="00674820">
      <w:pPr>
        <w:rPr>
          <w:b/>
          <w:color w:val="000000"/>
        </w:rPr>
      </w:pPr>
    </w:p>
    <w:p w14:paraId="16B8CD15" w14:textId="77777777" w:rsidR="00674820" w:rsidRDefault="00674820">
      <w:pPr>
        <w:rPr>
          <w:b/>
          <w:color w:val="000000"/>
        </w:rPr>
      </w:pPr>
    </w:p>
    <w:p w14:paraId="4AA05121" w14:textId="77777777" w:rsidR="00674820" w:rsidRDefault="00674820">
      <w:pPr>
        <w:rPr>
          <w:b/>
          <w:color w:val="000000"/>
        </w:rPr>
      </w:pPr>
    </w:p>
    <w:p w14:paraId="0355492A" w14:textId="77777777" w:rsidR="002A2452" w:rsidRDefault="002A2452">
      <w:pPr>
        <w:rPr>
          <w:b/>
          <w:color w:val="000000"/>
        </w:rPr>
      </w:pPr>
    </w:p>
    <w:p w14:paraId="79E4927E" w14:textId="77777777" w:rsidR="00674820" w:rsidRDefault="00674820">
      <w:pPr>
        <w:rPr>
          <w:b/>
          <w:color w:val="000000"/>
        </w:rPr>
      </w:pPr>
    </w:p>
    <w:tbl>
      <w:tblPr>
        <w:tblStyle w:val="GridTable1Light-Accent21"/>
        <w:tblW w:w="5256" w:type="pct"/>
        <w:tblLayout w:type="fixed"/>
        <w:tblLook w:val="01E0" w:firstRow="1" w:lastRow="1" w:firstColumn="1" w:lastColumn="1" w:noHBand="0" w:noVBand="0"/>
      </w:tblPr>
      <w:tblGrid>
        <w:gridCol w:w="2623"/>
        <w:gridCol w:w="2424"/>
        <w:gridCol w:w="1584"/>
        <w:gridCol w:w="1314"/>
        <w:gridCol w:w="1127"/>
      </w:tblGrid>
      <w:tr w:rsidR="00674820" w14:paraId="4FA6631F" w14:textId="77777777" w:rsidTr="00AB14AF">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446" w:type="pct"/>
          </w:tcPr>
          <w:p w14:paraId="50D4DB7E" w14:textId="77777777" w:rsidR="00C154E1" w:rsidRPr="00AB14AF" w:rsidRDefault="00C154E1" w:rsidP="00C154E1">
            <w:pPr>
              <w:rPr>
                <w:b/>
                <w:i/>
                <w:smallCaps/>
                <w:sz w:val="14"/>
                <w:szCs w:val="14"/>
              </w:rPr>
            </w:pPr>
            <w:r w:rsidRPr="00AB14AF">
              <w:rPr>
                <w:b/>
                <w:smallCaps/>
              </w:rPr>
              <w:lastRenderedPageBreak/>
              <w:t xml:space="preserve">document identification no </w:t>
            </w:r>
            <w:r w:rsidRPr="00AB14AF">
              <w:rPr>
                <w:b/>
                <w:smallCaps/>
                <w:sz w:val="14"/>
                <w:szCs w:val="14"/>
              </w:rPr>
              <w:t xml:space="preserve">3 char </w:t>
            </w:r>
            <w:proofErr w:type="gramStart"/>
            <w:r w:rsidRPr="00AB14AF">
              <w:rPr>
                <w:b/>
                <w:smallCaps/>
                <w:sz w:val="14"/>
                <w:szCs w:val="14"/>
              </w:rPr>
              <w:t>SYS  ID</w:t>
            </w:r>
            <w:proofErr w:type="gramEnd"/>
            <w:r w:rsidRPr="00AB14AF">
              <w:rPr>
                <w:b/>
                <w:smallCaps/>
                <w:sz w:val="14"/>
                <w:szCs w:val="14"/>
              </w:rPr>
              <w:t xml:space="preserve">/ DOC CODE /NN/ V </w:t>
            </w:r>
            <w:proofErr w:type="spellStart"/>
            <w:r w:rsidRPr="00AB14AF">
              <w:rPr>
                <w:b/>
                <w:smallCaps/>
                <w:sz w:val="14"/>
                <w:szCs w:val="14"/>
              </w:rPr>
              <w:t>M.n</w:t>
            </w:r>
            <w:proofErr w:type="spellEnd"/>
            <w:r w:rsidRPr="00AB14AF">
              <w:rPr>
                <w:b/>
                <w:i/>
                <w:smallCaps/>
                <w:sz w:val="14"/>
                <w:szCs w:val="14"/>
              </w:rPr>
              <w:t>)</w:t>
            </w:r>
          </w:p>
          <w:p w14:paraId="10F55AF3" w14:textId="77777777" w:rsidR="00674820" w:rsidRPr="00AB14AF" w:rsidRDefault="00C154E1" w:rsidP="00C154E1">
            <w:pPr>
              <w:rPr>
                <w:b/>
                <w:smallCaps/>
              </w:rPr>
            </w:pPr>
            <w:r w:rsidRPr="00AB14AF">
              <w:rPr>
                <w:b/>
                <w:i/>
                <w:smallCaps/>
                <w:sz w:val="14"/>
                <w:szCs w:val="14"/>
              </w:rPr>
              <w:t xml:space="preserve">for details refer to document </w:t>
            </w:r>
            <w:proofErr w:type="spellStart"/>
            <w:r w:rsidRPr="00AB14AF">
              <w:rPr>
                <w:b/>
                <w:i/>
                <w:smallCaps/>
                <w:sz w:val="14"/>
                <w:szCs w:val="14"/>
              </w:rPr>
              <w:t>mgmt</w:t>
            </w:r>
            <w:proofErr w:type="spellEnd"/>
            <w:r w:rsidRPr="00AB14AF">
              <w:rPr>
                <w:b/>
                <w:i/>
                <w:smallCaps/>
                <w:sz w:val="14"/>
                <w:szCs w:val="14"/>
              </w:rPr>
              <w:t xml:space="preserve"> </w:t>
            </w:r>
            <w:proofErr w:type="spellStart"/>
            <w:r w:rsidRPr="00AB14AF">
              <w:rPr>
                <w:b/>
                <w:i/>
                <w:smallCaps/>
                <w:sz w:val="14"/>
                <w:szCs w:val="14"/>
              </w:rPr>
              <w:t>stds</w:t>
            </w:r>
            <w:proofErr w:type="spellEnd"/>
          </w:p>
        </w:tc>
        <w:tc>
          <w:tcPr>
            <w:tcW w:w="1336" w:type="pct"/>
          </w:tcPr>
          <w:p w14:paraId="2FAEDE84"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document title</w:t>
            </w:r>
          </w:p>
        </w:tc>
        <w:tc>
          <w:tcPr>
            <w:tcW w:w="873" w:type="pct"/>
          </w:tcPr>
          <w:p w14:paraId="629B374E"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 xml:space="preserve"> status</w:t>
            </w:r>
          </w:p>
          <w:p w14:paraId="77A5A4DE"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 xml:space="preserve"> (draft/ </w:t>
            </w:r>
            <w:proofErr w:type="gramStart"/>
            <w:r w:rsidRPr="00AB14AF">
              <w:rPr>
                <w:b/>
                <w:smallCaps/>
              </w:rPr>
              <w:t>released )</w:t>
            </w:r>
            <w:proofErr w:type="gramEnd"/>
          </w:p>
        </w:tc>
        <w:tc>
          <w:tcPr>
            <w:tcW w:w="724" w:type="pct"/>
          </w:tcPr>
          <w:p w14:paraId="28B2CA51" w14:textId="77777777" w:rsidR="00674820" w:rsidRPr="00AB14AF" w:rsidRDefault="00674820">
            <w:pPr>
              <w:cnfStyle w:val="100000000000" w:firstRow="1" w:lastRow="0" w:firstColumn="0" w:lastColumn="0" w:oddVBand="0" w:evenVBand="0" w:oddHBand="0" w:evenHBand="0" w:firstRowFirstColumn="0" w:firstRowLastColumn="0" w:lastRowFirstColumn="0" w:lastRowLastColumn="0"/>
              <w:rPr>
                <w:b/>
                <w:smallCaps/>
              </w:rPr>
            </w:pPr>
            <w:r w:rsidRPr="00AB14AF">
              <w:rPr>
                <w:b/>
                <w:smallCaps/>
              </w:rPr>
              <w:t>date of release</w:t>
            </w:r>
          </w:p>
        </w:tc>
        <w:tc>
          <w:tcPr>
            <w:cnfStyle w:val="000100000000" w:firstRow="0" w:lastRow="0" w:firstColumn="0" w:lastColumn="1" w:oddVBand="0" w:evenVBand="0" w:oddHBand="0" w:evenHBand="0" w:firstRowFirstColumn="0" w:firstRowLastColumn="0" w:lastRowFirstColumn="0" w:lastRowLastColumn="0"/>
            <w:tcW w:w="621" w:type="pct"/>
          </w:tcPr>
          <w:p w14:paraId="6E084E07" w14:textId="77777777" w:rsidR="00674820" w:rsidRPr="00AB14AF" w:rsidRDefault="00674820">
            <w:pPr>
              <w:rPr>
                <w:b/>
                <w:smallCaps/>
              </w:rPr>
            </w:pPr>
            <w:r w:rsidRPr="00AB14AF">
              <w:rPr>
                <w:b/>
                <w:smallCaps/>
              </w:rPr>
              <w:t>pages</w:t>
            </w:r>
          </w:p>
        </w:tc>
      </w:tr>
      <w:tr w:rsidR="00674820" w14:paraId="28DD98B1" w14:textId="77777777" w:rsidTr="00AB14AF">
        <w:trPr>
          <w:cnfStyle w:val="010000000000" w:firstRow="0" w:lastRow="1"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446" w:type="pct"/>
          </w:tcPr>
          <w:p w14:paraId="3D356A6A" w14:textId="77777777" w:rsidR="00C154E1" w:rsidRPr="00C154E1" w:rsidRDefault="00965CEF" w:rsidP="00C154E1">
            <w:pPr>
              <w:rPr>
                <w:b/>
                <w:smallCaps/>
              </w:rPr>
            </w:pPr>
            <w:proofErr w:type="spellStart"/>
            <w:r>
              <w:rPr>
                <w:smallCaps/>
              </w:rPr>
              <w:t>e</w:t>
            </w:r>
            <w:r w:rsidR="00D94DFB">
              <w:rPr>
                <w:smallCaps/>
              </w:rPr>
              <w:t>CMS</w:t>
            </w:r>
            <w:proofErr w:type="spellEnd"/>
            <w:r w:rsidR="00C154E1" w:rsidRPr="6AE0A073">
              <w:t xml:space="preserve"> /</w:t>
            </w:r>
            <w:r w:rsidR="00CA5133">
              <w:t>S</w:t>
            </w:r>
            <w:r w:rsidR="00D94DFB">
              <w:rPr>
                <w:smallCaps/>
              </w:rPr>
              <w:t>RS</w:t>
            </w:r>
            <w:r w:rsidR="00C154E1" w:rsidRPr="00C154E1">
              <w:rPr>
                <w:smallCaps/>
              </w:rPr>
              <w:t>/01/V</w:t>
            </w:r>
            <w:r w:rsidR="000B6900">
              <w:rPr>
                <w:smallCaps/>
              </w:rPr>
              <w:t>1</w:t>
            </w:r>
            <w:r w:rsidR="00C154E1">
              <w:rPr>
                <w:smallCaps/>
              </w:rPr>
              <w:t>.0</w:t>
            </w:r>
          </w:p>
          <w:p w14:paraId="4540294B" w14:textId="77777777" w:rsidR="00674820" w:rsidRPr="00C154E1" w:rsidRDefault="00674820">
            <w:pPr>
              <w:rPr>
                <w:b/>
              </w:rPr>
            </w:pPr>
          </w:p>
        </w:tc>
        <w:tc>
          <w:tcPr>
            <w:tcW w:w="1336" w:type="pct"/>
          </w:tcPr>
          <w:p w14:paraId="497CF258" w14:textId="77777777" w:rsidR="00674820" w:rsidRPr="000B4C2B" w:rsidRDefault="004F7AD9" w:rsidP="004F7AD9">
            <w:pPr>
              <w:cnfStyle w:val="010000000000" w:firstRow="0" w:lastRow="1" w:firstColumn="0" w:lastColumn="0" w:oddVBand="0" w:evenVBand="0" w:oddHBand="0" w:evenHBand="0" w:firstRowFirstColumn="0" w:firstRowLastColumn="0" w:lastRowFirstColumn="0" w:lastRowLastColumn="0"/>
              <w:rPr>
                <w:b/>
              </w:rPr>
            </w:pPr>
            <w:r>
              <w:rPr>
                <w:smallCaps/>
                <w:color w:val="000000"/>
              </w:rPr>
              <w:t xml:space="preserve">System </w:t>
            </w:r>
            <w:r w:rsidR="00D94DFB">
              <w:rPr>
                <w:smallCaps/>
                <w:color w:val="000000"/>
              </w:rPr>
              <w:t>Requirement Specifications</w:t>
            </w:r>
            <w:r>
              <w:rPr>
                <w:smallCaps/>
                <w:color w:val="000000"/>
              </w:rPr>
              <w:t xml:space="preserve"> </w:t>
            </w:r>
            <w:r w:rsidR="00D94DFB">
              <w:rPr>
                <w:smallCaps/>
                <w:color w:val="000000"/>
              </w:rPr>
              <w:t xml:space="preserve">For </w:t>
            </w:r>
            <w:proofErr w:type="spellStart"/>
            <w:r w:rsidR="00965CEF">
              <w:rPr>
                <w:smallCaps/>
                <w:color w:val="000000"/>
              </w:rPr>
              <w:t>e</w:t>
            </w:r>
            <w:r>
              <w:rPr>
                <w:smallCaps/>
                <w:color w:val="000000"/>
              </w:rPr>
              <w:t>CMS</w:t>
            </w:r>
            <w:proofErr w:type="spellEnd"/>
            <w:r>
              <w:rPr>
                <w:smallCaps/>
                <w:color w:val="000000"/>
              </w:rPr>
              <w:t xml:space="preserve"> </w:t>
            </w:r>
            <w:r w:rsidR="001427FB">
              <w:rPr>
                <w:smallCaps/>
                <w:color w:val="000000"/>
              </w:rPr>
              <w:t>Risk</w:t>
            </w:r>
          </w:p>
        </w:tc>
        <w:tc>
          <w:tcPr>
            <w:tcW w:w="873" w:type="pct"/>
          </w:tcPr>
          <w:p w14:paraId="5969FA7A" w14:textId="77777777" w:rsidR="00674820" w:rsidRPr="000B4C2B" w:rsidRDefault="00277F35">
            <w:pPr>
              <w:cnfStyle w:val="010000000000" w:firstRow="0" w:lastRow="1" w:firstColumn="0" w:lastColumn="0" w:oddVBand="0" w:evenVBand="0" w:oddHBand="0" w:evenHBand="0" w:firstRowFirstColumn="0" w:firstRowLastColumn="0" w:lastRowFirstColumn="0" w:lastRowLastColumn="0"/>
              <w:rPr>
                <w:b/>
              </w:rPr>
            </w:pPr>
            <w:r>
              <w:rPr>
                <w:smallCaps/>
                <w:color w:val="000000"/>
              </w:rPr>
              <w:t>Draft</w:t>
            </w:r>
          </w:p>
        </w:tc>
        <w:tc>
          <w:tcPr>
            <w:tcW w:w="724" w:type="pct"/>
          </w:tcPr>
          <w:p w14:paraId="51BAF25C" w14:textId="2FD13349" w:rsidR="00674820" w:rsidRPr="000B4C2B" w:rsidRDefault="00147E2D" w:rsidP="00D925E2">
            <w:pPr>
              <w:cnfStyle w:val="010000000000" w:firstRow="0" w:lastRow="1" w:firstColumn="0" w:lastColumn="0" w:oddVBand="0" w:evenVBand="0" w:oddHBand="0" w:evenHBand="0" w:firstRowFirstColumn="0" w:firstRowLastColumn="0" w:lastRowFirstColumn="0" w:lastRowLastColumn="0"/>
              <w:rPr>
                <w:b/>
              </w:rPr>
            </w:pPr>
            <w:r>
              <w:t>0</w:t>
            </w:r>
            <w:r w:rsidR="00593B95">
              <w:t>7</w:t>
            </w:r>
            <w:r w:rsidR="00B3034E">
              <w:t>.20</w:t>
            </w:r>
            <w:r w:rsidR="00277F35">
              <w:t>21</w:t>
            </w:r>
          </w:p>
        </w:tc>
        <w:tc>
          <w:tcPr>
            <w:cnfStyle w:val="000100000000" w:firstRow="0" w:lastRow="0" w:firstColumn="0" w:lastColumn="1" w:oddVBand="0" w:evenVBand="0" w:oddHBand="0" w:evenHBand="0" w:firstRowFirstColumn="0" w:firstRowLastColumn="0" w:lastRowFirstColumn="0" w:lastRowLastColumn="0"/>
            <w:tcW w:w="621" w:type="pct"/>
          </w:tcPr>
          <w:p w14:paraId="0BF09DAC" w14:textId="77777777" w:rsidR="00674820" w:rsidRPr="000B4C2B" w:rsidRDefault="00674820">
            <w:pPr>
              <w:rPr>
                <w:b/>
              </w:rPr>
            </w:pPr>
          </w:p>
        </w:tc>
      </w:tr>
    </w:tbl>
    <w:p w14:paraId="58378389" w14:textId="77777777" w:rsidR="00B44884" w:rsidRDefault="00B44884">
      <w:pPr>
        <w:rPr>
          <w:b/>
          <w:smallCaps/>
          <w:color w:val="000000"/>
        </w:rPr>
      </w:pPr>
    </w:p>
    <w:p w14:paraId="64BDF250" w14:textId="77777777" w:rsidR="00F65C5F" w:rsidRDefault="00F65C5F">
      <w:pPr>
        <w:rPr>
          <w:b/>
          <w:smallCaps/>
          <w:color w:val="000000"/>
        </w:rPr>
      </w:pPr>
    </w:p>
    <w:tbl>
      <w:tblPr>
        <w:tblStyle w:val="GridTable1Light-Accent21"/>
        <w:tblW w:w="5247" w:type="pct"/>
        <w:tblLayout w:type="fixed"/>
        <w:tblLook w:val="01A0" w:firstRow="1" w:lastRow="0" w:firstColumn="1" w:lastColumn="1" w:noHBand="0" w:noVBand="0"/>
      </w:tblPr>
      <w:tblGrid>
        <w:gridCol w:w="1318"/>
        <w:gridCol w:w="2983"/>
        <w:gridCol w:w="1958"/>
        <w:gridCol w:w="1306"/>
        <w:gridCol w:w="1491"/>
      </w:tblGrid>
      <w:tr w:rsidR="00674820" w14:paraId="6618F8BC" w14:textId="77777777" w:rsidTr="00F65C5F">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728" w:type="pct"/>
          </w:tcPr>
          <w:p w14:paraId="6605D535" w14:textId="77777777" w:rsidR="00674820" w:rsidRDefault="00674820">
            <w:pPr>
              <w:rPr>
                <w:b/>
                <w:smallCaps/>
                <w:color w:val="000000"/>
              </w:rPr>
            </w:pPr>
          </w:p>
        </w:tc>
        <w:tc>
          <w:tcPr>
            <w:tcW w:w="1647" w:type="pct"/>
          </w:tcPr>
          <w:p w14:paraId="08D12C8C"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 xml:space="preserve">role in the project </w:t>
            </w:r>
          </w:p>
        </w:tc>
        <w:tc>
          <w:tcPr>
            <w:tcW w:w="1081" w:type="pct"/>
          </w:tcPr>
          <w:p w14:paraId="5BA6A59D"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bCs w:val="0"/>
                <w:smallCaps/>
              </w:rPr>
            </w:pPr>
            <w:r w:rsidRPr="00F65C5F">
              <w:rPr>
                <w:b/>
                <w:smallCaps/>
              </w:rPr>
              <w:t>Name</w:t>
            </w:r>
          </w:p>
        </w:tc>
        <w:tc>
          <w:tcPr>
            <w:tcW w:w="721" w:type="pct"/>
          </w:tcPr>
          <w:p w14:paraId="232C5F10"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signature</w:t>
            </w:r>
          </w:p>
        </w:tc>
        <w:tc>
          <w:tcPr>
            <w:cnfStyle w:val="000100000000" w:firstRow="0" w:lastRow="0" w:firstColumn="0" w:lastColumn="1" w:oddVBand="0" w:evenVBand="0" w:oddHBand="0" w:evenHBand="0" w:firstRowFirstColumn="0" w:firstRowLastColumn="0" w:lastRowFirstColumn="0" w:lastRowLastColumn="0"/>
            <w:tcW w:w="823" w:type="pct"/>
          </w:tcPr>
          <w:p w14:paraId="7847B948" w14:textId="77777777" w:rsidR="00674820" w:rsidRPr="00F65C5F" w:rsidRDefault="00674820">
            <w:pPr>
              <w:rPr>
                <w:b/>
                <w:smallCaps/>
              </w:rPr>
            </w:pPr>
            <w:r w:rsidRPr="00F65C5F">
              <w:rPr>
                <w:b/>
                <w:smallCaps/>
              </w:rPr>
              <w:t>date</w:t>
            </w:r>
          </w:p>
          <w:p w14:paraId="729C0281" w14:textId="77777777" w:rsidR="00674820" w:rsidRPr="00F65C5F" w:rsidRDefault="00674820">
            <w:pPr>
              <w:rPr>
                <w:b/>
                <w:smallCaps/>
              </w:rPr>
            </w:pPr>
            <w:r w:rsidRPr="00F65C5F">
              <w:rPr>
                <w:b/>
                <w:smallCaps/>
              </w:rPr>
              <w:t>(dd-mm-</w:t>
            </w:r>
            <w:proofErr w:type="spellStart"/>
            <w:r w:rsidRPr="00F65C5F">
              <w:rPr>
                <w:b/>
                <w:smallCaps/>
              </w:rPr>
              <w:t>yy</w:t>
            </w:r>
            <w:proofErr w:type="spellEnd"/>
            <w:r w:rsidRPr="00F65C5F">
              <w:rPr>
                <w:b/>
                <w:smallCaps/>
              </w:rPr>
              <w:t>)</w:t>
            </w:r>
          </w:p>
        </w:tc>
      </w:tr>
      <w:tr w:rsidR="009700FD" w14:paraId="7F48A819" w14:textId="77777777" w:rsidTr="00F65C5F">
        <w:trPr>
          <w:trHeight w:val="243"/>
        </w:trPr>
        <w:tc>
          <w:tcPr>
            <w:cnfStyle w:val="001000000000" w:firstRow="0" w:lastRow="0" w:firstColumn="1" w:lastColumn="0" w:oddVBand="0" w:evenVBand="0" w:oddHBand="0" w:evenHBand="0" w:firstRowFirstColumn="0" w:firstRowLastColumn="0" w:lastRowFirstColumn="0" w:lastRowLastColumn="0"/>
            <w:tcW w:w="728" w:type="pct"/>
          </w:tcPr>
          <w:p w14:paraId="670B3776" w14:textId="77777777" w:rsidR="009700FD" w:rsidRPr="00C154E1" w:rsidRDefault="009700FD" w:rsidP="009700FD">
            <w:pPr>
              <w:rPr>
                <w:b/>
                <w:smallCaps/>
                <w:color w:val="000000"/>
              </w:rPr>
            </w:pPr>
            <w:r w:rsidRPr="00C154E1">
              <w:rPr>
                <w:b/>
                <w:smallCaps/>
                <w:color w:val="000000"/>
              </w:rPr>
              <w:t>Authors</w:t>
            </w:r>
          </w:p>
        </w:tc>
        <w:tc>
          <w:tcPr>
            <w:tcW w:w="1647" w:type="pct"/>
          </w:tcPr>
          <w:p w14:paraId="345B8AAD" w14:textId="77777777" w:rsidR="009700FD" w:rsidRPr="000B4C2B" w:rsidRDefault="00B57F2A" w:rsidP="009700FD">
            <w:pPr>
              <w:cnfStyle w:val="000000000000" w:firstRow="0" w:lastRow="0" w:firstColumn="0" w:lastColumn="0" w:oddVBand="0" w:evenVBand="0" w:oddHBand="0" w:evenHBand="0" w:firstRowFirstColumn="0" w:firstRowLastColumn="0" w:lastRowFirstColumn="0" w:lastRowLastColumn="0"/>
            </w:pPr>
            <w:r>
              <w:t>Technical Team</w:t>
            </w:r>
          </w:p>
        </w:tc>
        <w:tc>
          <w:tcPr>
            <w:tcW w:w="1081" w:type="pct"/>
          </w:tcPr>
          <w:p w14:paraId="36E3DC66" w14:textId="77777777" w:rsidR="00F33145" w:rsidRDefault="00D92D0D" w:rsidP="009700FD">
            <w:pPr>
              <w:cnfStyle w:val="000000000000" w:firstRow="0" w:lastRow="0" w:firstColumn="0" w:lastColumn="0" w:oddVBand="0" w:evenVBand="0" w:oddHBand="0" w:evenHBand="0" w:firstRowFirstColumn="0" w:firstRowLastColumn="0" w:lastRowFirstColumn="0" w:lastRowLastColumn="0"/>
            </w:pPr>
            <w:r>
              <w:t>Shrinivas Udagatti</w:t>
            </w:r>
          </w:p>
          <w:p w14:paraId="5E8B0ED1" w14:textId="77777777" w:rsidR="00D92D0D" w:rsidRDefault="00D92D0D" w:rsidP="009700FD">
            <w:pPr>
              <w:cnfStyle w:val="000000000000" w:firstRow="0" w:lastRow="0" w:firstColumn="0" w:lastColumn="0" w:oddVBand="0" w:evenVBand="0" w:oddHBand="0" w:evenHBand="0" w:firstRowFirstColumn="0" w:firstRowLastColumn="0" w:lastRowFirstColumn="0" w:lastRowLastColumn="0"/>
            </w:pPr>
            <w:r>
              <w:t>Alvin Ian P Paule</w:t>
            </w:r>
          </w:p>
          <w:p w14:paraId="6296E5C8" w14:textId="0533E9D7" w:rsidR="00D92D0D" w:rsidRPr="000B4C2B" w:rsidRDefault="00D92D0D" w:rsidP="009700FD">
            <w:pPr>
              <w:cnfStyle w:val="000000000000" w:firstRow="0" w:lastRow="0" w:firstColumn="0" w:lastColumn="0" w:oddVBand="0" w:evenVBand="0" w:oddHBand="0" w:evenHBand="0" w:firstRowFirstColumn="0" w:firstRowLastColumn="0" w:lastRowFirstColumn="0" w:lastRowLastColumn="0"/>
            </w:pPr>
            <w:r>
              <w:t xml:space="preserve">Ramoji Lokam </w:t>
            </w:r>
          </w:p>
        </w:tc>
        <w:tc>
          <w:tcPr>
            <w:tcW w:w="721" w:type="pct"/>
          </w:tcPr>
          <w:p w14:paraId="51FA1DDF" w14:textId="77777777" w:rsidR="009700FD" w:rsidRPr="000B4C2B" w:rsidRDefault="009700FD" w:rsidP="009700FD">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23" w:type="pct"/>
          </w:tcPr>
          <w:p w14:paraId="0358C34A" w14:textId="77777777" w:rsidR="009700FD" w:rsidRPr="000B4C2B" w:rsidRDefault="009700FD" w:rsidP="009700FD"/>
        </w:tc>
      </w:tr>
      <w:tr w:rsidR="009700FD" w14:paraId="071D1823" w14:textId="77777777" w:rsidTr="00F65C5F">
        <w:trPr>
          <w:trHeight w:val="222"/>
        </w:trPr>
        <w:tc>
          <w:tcPr>
            <w:cnfStyle w:val="001000000000" w:firstRow="0" w:lastRow="0" w:firstColumn="1" w:lastColumn="0" w:oddVBand="0" w:evenVBand="0" w:oddHBand="0" w:evenHBand="0" w:firstRowFirstColumn="0" w:firstRowLastColumn="0" w:lastRowFirstColumn="0" w:lastRowLastColumn="0"/>
            <w:tcW w:w="728" w:type="pct"/>
          </w:tcPr>
          <w:p w14:paraId="2165CC75" w14:textId="77777777" w:rsidR="009700FD" w:rsidRPr="00C154E1" w:rsidRDefault="009700FD" w:rsidP="009700FD">
            <w:pPr>
              <w:rPr>
                <w:b/>
                <w:smallCaps/>
                <w:color w:val="000000"/>
              </w:rPr>
            </w:pPr>
            <w:r w:rsidRPr="00C154E1">
              <w:rPr>
                <w:b/>
                <w:smallCaps/>
                <w:color w:val="000000"/>
              </w:rPr>
              <w:t>Reviewers</w:t>
            </w:r>
          </w:p>
        </w:tc>
        <w:tc>
          <w:tcPr>
            <w:tcW w:w="1647" w:type="pct"/>
          </w:tcPr>
          <w:p w14:paraId="59616444" w14:textId="77777777" w:rsidR="009700FD" w:rsidRPr="000B4C2B" w:rsidRDefault="009700FD" w:rsidP="00B57F2A">
            <w:pPr>
              <w:cnfStyle w:val="000000000000" w:firstRow="0" w:lastRow="0" w:firstColumn="0" w:lastColumn="0" w:oddVBand="0" w:evenVBand="0" w:oddHBand="0" w:evenHBand="0" w:firstRowFirstColumn="0" w:firstRowLastColumn="0" w:lastRowFirstColumn="0" w:lastRowLastColumn="0"/>
            </w:pPr>
            <w:r w:rsidRPr="307E93B4">
              <w:rPr>
                <w:color w:val="000000" w:themeColor="text1"/>
              </w:rPr>
              <w:t xml:space="preserve">Project </w:t>
            </w:r>
            <w:r w:rsidR="00B57F2A">
              <w:rPr>
                <w:color w:val="000000" w:themeColor="text1"/>
              </w:rPr>
              <w:t>Lead</w:t>
            </w:r>
          </w:p>
        </w:tc>
        <w:tc>
          <w:tcPr>
            <w:tcW w:w="1081" w:type="pct"/>
          </w:tcPr>
          <w:p w14:paraId="085074A6" w14:textId="77777777" w:rsidR="009700FD" w:rsidRPr="000B4C2B" w:rsidRDefault="00340AB6" w:rsidP="009700FD">
            <w:pPr>
              <w:cnfStyle w:val="000000000000" w:firstRow="0" w:lastRow="0" w:firstColumn="0" w:lastColumn="0" w:oddVBand="0" w:evenVBand="0" w:oddHBand="0" w:evenHBand="0" w:firstRowFirstColumn="0" w:firstRowLastColumn="0" w:lastRowFirstColumn="0" w:lastRowLastColumn="0"/>
            </w:pPr>
            <w:r>
              <w:rPr>
                <w:color w:val="000000" w:themeColor="text1"/>
              </w:rPr>
              <w:t>Sujit Patra</w:t>
            </w:r>
          </w:p>
        </w:tc>
        <w:tc>
          <w:tcPr>
            <w:tcW w:w="721" w:type="pct"/>
          </w:tcPr>
          <w:p w14:paraId="1197C605" w14:textId="77777777" w:rsidR="009700FD" w:rsidRPr="000B4C2B" w:rsidRDefault="009700FD" w:rsidP="009700FD">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23" w:type="pct"/>
          </w:tcPr>
          <w:p w14:paraId="06946CC3" w14:textId="77777777" w:rsidR="009700FD" w:rsidRPr="000B4C2B" w:rsidRDefault="009700FD" w:rsidP="009700FD"/>
        </w:tc>
      </w:tr>
      <w:tr w:rsidR="009700FD" w14:paraId="717762F7" w14:textId="77777777" w:rsidTr="00F65C5F">
        <w:trPr>
          <w:trHeight w:val="222"/>
        </w:trPr>
        <w:tc>
          <w:tcPr>
            <w:cnfStyle w:val="001000000000" w:firstRow="0" w:lastRow="0" w:firstColumn="1" w:lastColumn="0" w:oddVBand="0" w:evenVBand="0" w:oddHBand="0" w:evenHBand="0" w:firstRowFirstColumn="0" w:firstRowLastColumn="0" w:lastRowFirstColumn="0" w:lastRowLastColumn="0"/>
            <w:tcW w:w="728" w:type="pct"/>
          </w:tcPr>
          <w:p w14:paraId="02339909" w14:textId="77777777" w:rsidR="009700FD" w:rsidRPr="00F332D8" w:rsidRDefault="009700FD" w:rsidP="009700FD">
            <w:pPr>
              <w:rPr>
                <w:b/>
                <w:smallCaps/>
                <w:color w:val="000000"/>
              </w:rPr>
            </w:pPr>
            <w:r w:rsidRPr="00F332D8">
              <w:rPr>
                <w:b/>
                <w:smallCaps/>
                <w:color w:val="000000"/>
              </w:rPr>
              <w:t xml:space="preserve">Approver </w:t>
            </w:r>
          </w:p>
        </w:tc>
        <w:tc>
          <w:tcPr>
            <w:tcW w:w="1647" w:type="pct"/>
          </w:tcPr>
          <w:p w14:paraId="1082A917" w14:textId="77777777" w:rsidR="009700FD" w:rsidRPr="00F65C5F" w:rsidRDefault="00B57F2A" w:rsidP="009700FD">
            <w:pPr>
              <w:cnfStyle w:val="000000000000" w:firstRow="0" w:lastRow="0" w:firstColumn="0" w:lastColumn="0" w:oddVBand="0" w:evenVBand="0" w:oddHBand="0" w:evenHBand="0" w:firstRowFirstColumn="0" w:firstRowLastColumn="0" w:lastRowFirstColumn="0" w:lastRowLastColumn="0"/>
              <w:rPr>
                <w:smallCaps/>
                <w:color w:val="000000"/>
              </w:rPr>
            </w:pPr>
            <w:r>
              <w:rPr>
                <w:color w:val="000000" w:themeColor="text1"/>
              </w:rPr>
              <w:t>P</w:t>
            </w:r>
            <w:r w:rsidRPr="00B57F2A">
              <w:rPr>
                <w:color w:val="000000" w:themeColor="text1"/>
              </w:rPr>
              <w:t>roject Manager</w:t>
            </w:r>
          </w:p>
        </w:tc>
        <w:tc>
          <w:tcPr>
            <w:tcW w:w="1081" w:type="pct"/>
          </w:tcPr>
          <w:p w14:paraId="7F9DA162" w14:textId="77777777" w:rsidR="009700FD" w:rsidRPr="00F65C5F" w:rsidRDefault="009700FD" w:rsidP="009700FD">
            <w:pPr>
              <w:cnfStyle w:val="000000000000" w:firstRow="0" w:lastRow="0" w:firstColumn="0" w:lastColumn="0" w:oddVBand="0" w:evenVBand="0" w:oddHBand="0" w:evenHBand="0" w:firstRowFirstColumn="0" w:firstRowLastColumn="0" w:lastRowFirstColumn="0" w:lastRowLastColumn="0"/>
              <w:rPr>
                <w:smallCaps/>
                <w:color w:val="000000"/>
              </w:rPr>
            </w:pPr>
            <w:r w:rsidRPr="6AE0A073">
              <w:rPr>
                <w:color w:val="000000" w:themeColor="text1"/>
              </w:rPr>
              <w:t>Raghavan Jaganathan</w:t>
            </w:r>
          </w:p>
        </w:tc>
        <w:tc>
          <w:tcPr>
            <w:tcW w:w="721" w:type="pct"/>
          </w:tcPr>
          <w:p w14:paraId="5D452F20" w14:textId="77777777" w:rsidR="009700FD" w:rsidRPr="00F65C5F" w:rsidRDefault="009700FD" w:rsidP="009700FD">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23" w:type="pct"/>
          </w:tcPr>
          <w:p w14:paraId="422DC8A6" w14:textId="77777777" w:rsidR="009700FD" w:rsidRPr="000B4C2B" w:rsidRDefault="00D925E2" w:rsidP="00D925E2">
            <w:r>
              <w:t xml:space="preserve"> </w:t>
            </w:r>
          </w:p>
        </w:tc>
      </w:tr>
    </w:tbl>
    <w:p w14:paraId="0C1C95B2" w14:textId="77777777" w:rsidR="00674820" w:rsidRDefault="00674820">
      <w:pPr>
        <w:rPr>
          <w:b/>
          <w:smallCaps/>
          <w:color w:val="000000"/>
        </w:rPr>
      </w:pPr>
    </w:p>
    <w:p w14:paraId="3FA779CC" w14:textId="77777777" w:rsidR="00674820" w:rsidRDefault="00674820">
      <w:pPr>
        <w:rPr>
          <w:color w:val="000000"/>
        </w:rPr>
      </w:pPr>
      <w:r>
        <w:rPr>
          <w:b/>
          <w:smallCaps/>
          <w:color w:val="000000"/>
        </w:rPr>
        <w:t>Endor</w:t>
      </w:r>
      <w:r w:rsidR="00C154E1">
        <w:rPr>
          <w:b/>
          <w:smallCaps/>
          <w:color w:val="000000"/>
        </w:rPr>
        <w:t>sement by S</w:t>
      </w:r>
      <w:r>
        <w:rPr>
          <w:b/>
          <w:smallCaps/>
          <w:color w:val="000000"/>
        </w:rPr>
        <w:t xml:space="preserve">ystem Owner (internal) </w:t>
      </w:r>
    </w:p>
    <w:tbl>
      <w:tblPr>
        <w:tblStyle w:val="GridTable1Light-Accent21"/>
        <w:tblW w:w="5247" w:type="pct"/>
        <w:tblLook w:val="01A0" w:firstRow="1" w:lastRow="0" w:firstColumn="1" w:lastColumn="1" w:noHBand="0" w:noVBand="0"/>
      </w:tblPr>
      <w:tblGrid>
        <w:gridCol w:w="1601"/>
        <w:gridCol w:w="2537"/>
        <w:gridCol w:w="2123"/>
        <w:gridCol w:w="1400"/>
        <w:gridCol w:w="1395"/>
      </w:tblGrid>
      <w:tr w:rsidR="00674820" w14:paraId="5D87AEE5" w14:textId="77777777" w:rsidTr="00F65C5F">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884" w:type="pct"/>
          </w:tcPr>
          <w:p w14:paraId="16F8606D" w14:textId="77777777" w:rsidR="00674820" w:rsidRPr="00F65C5F" w:rsidRDefault="00674820">
            <w:pPr>
              <w:rPr>
                <w:b/>
                <w:smallCaps/>
              </w:rPr>
            </w:pPr>
          </w:p>
        </w:tc>
        <w:tc>
          <w:tcPr>
            <w:tcW w:w="1401" w:type="pct"/>
          </w:tcPr>
          <w:p w14:paraId="5197FCDB"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bCs w:val="0"/>
                <w:smallCaps/>
              </w:rPr>
            </w:pPr>
            <w:r w:rsidRPr="00F65C5F">
              <w:rPr>
                <w:b/>
                <w:smallCaps/>
              </w:rPr>
              <w:t>Name</w:t>
            </w:r>
          </w:p>
        </w:tc>
        <w:tc>
          <w:tcPr>
            <w:tcW w:w="1172" w:type="pct"/>
          </w:tcPr>
          <w:p w14:paraId="4ECC2D6E"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 xml:space="preserve">designation </w:t>
            </w:r>
          </w:p>
        </w:tc>
        <w:tc>
          <w:tcPr>
            <w:tcW w:w="773" w:type="pct"/>
          </w:tcPr>
          <w:p w14:paraId="09F7C6EE" w14:textId="77777777" w:rsidR="00674820" w:rsidRPr="00F65C5F" w:rsidRDefault="00674820">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signature</w:t>
            </w:r>
          </w:p>
        </w:tc>
        <w:tc>
          <w:tcPr>
            <w:cnfStyle w:val="000100000000" w:firstRow="0" w:lastRow="0" w:firstColumn="0" w:lastColumn="1" w:oddVBand="0" w:evenVBand="0" w:oddHBand="0" w:evenHBand="0" w:firstRowFirstColumn="0" w:firstRowLastColumn="0" w:lastRowFirstColumn="0" w:lastRowLastColumn="0"/>
            <w:tcW w:w="770" w:type="pct"/>
          </w:tcPr>
          <w:p w14:paraId="01975681" w14:textId="77777777" w:rsidR="00674820" w:rsidRPr="00F65C5F" w:rsidRDefault="00674820">
            <w:pPr>
              <w:rPr>
                <w:b/>
                <w:smallCaps/>
              </w:rPr>
            </w:pPr>
            <w:r w:rsidRPr="00F65C5F">
              <w:rPr>
                <w:b/>
                <w:smallCaps/>
              </w:rPr>
              <w:t>date</w:t>
            </w:r>
          </w:p>
          <w:p w14:paraId="25DE55A0" w14:textId="77777777" w:rsidR="00674820" w:rsidRPr="00F65C5F" w:rsidRDefault="00674820">
            <w:pPr>
              <w:rPr>
                <w:b/>
                <w:smallCaps/>
              </w:rPr>
            </w:pPr>
            <w:r w:rsidRPr="00F65C5F">
              <w:rPr>
                <w:b/>
                <w:smallCaps/>
              </w:rPr>
              <w:t>(dd-mm-</w:t>
            </w:r>
            <w:proofErr w:type="spellStart"/>
            <w:r w:rsidRPr="00F65C5F">
              <w:rPr>
                <w:b/>
                <w:smallCaps/>
              </w:rPr>
              <w:t>yy</w:t>
            </w:r>
            <w:proofErr w:type="spellEnd"/>
            <w:r w:rsidRPr="00F65C5F">
              <w:rPr>
                <w:b/>
                <w:smallCaps/>
              </w:rPr>
              <w:t>)</w:t>
            </w:r>
          </w:p>
        </w:tc>
      </w:tr>
      <w:tr w:rsidR="00674820" w:rsidRPr="00A86C4B" w14:paraId="6485E16B" w14:textId="77777777" w:rsidTr="00F65C5F">
        <w:trPr>
          <w:trHeight w:val="303"/>
        </w:trPr>
        <w:tc>
          <w:tcPr>
            <w:cnfStyle w:val="001000000000" w:firstRow="0" w:lastRow="0" w:firstColumn="1" w:lastColumn="0" w:oddVBand="0" w:evenVBand="0" w:oddHBand="0" w:evenHBand="0" w:firstRowFirstColumn="0" w:firstRowLastColumn="0" w:lastRowFirstColumn="0" w:lastRowLastColumn="0"/>
            <w:tcW w:w="884" w:type="pct"/>
          </w:tcPr>
          <w:p w14:paraId="394D6F61" w14:textId="77777777" w:rsidR="00674820" w:rsidRPr="00F65C5F" w:rsidRDefault="00A86C4B" w:rsidP="00905BA8">
            <w:pPr>
              <w:jc w:val="left"/>
              <w:rPr>
                <w:smallCaps/>
                <w:color w:val="000000"/>
              </w:rPr>
            </w:pPr>
            <w:r w:rsidRPr="00F65C5F">
              <w:rPr>
                <w:smallCaps/>
                <w:color w:val="000000"/>
              </w:rPr>
              <w:t>E</w:t>
            </w:r>
            <w:r w:rsidR="00674820" w:rsidRPr="00F65C5F">
              <w:rPr>
                <w:smallCaps/>
                <w:color w:val="000000"/>
              </w:rPr>
              <w:t xml:space="preserve">ndorsed by </w:t>
            </w:r>
            <w:r w:rsidRPr="00F65C5F">
              <w:rPr>
                <w:smallCaps/>
                <w:color w:val="000000"/>
              </w:rPr>
              <w:t>S</w:t>
            </w:r>
            <w:r w:rsidR="00674820" w:rsidRPr="00F65C5F">
              <w:rPr>
                <w:smallCaps/>
                <w:color w:val="000000"/>
              </w:rPr>
              <w:t xml:space="preserve">ystem </w:t>
            </w:r>
            <w:r w:rsidRPr="00F65C5F">
              <w:rPr>
                <w:smallCaps/>
                <w:color w:val="000000"/>
              </w:rPr>
              <w:t>O</w:t>
            </w:r>
            <w:r w:rsidR="00674820" w:rsidRPr="00F65C5F">
              <w:rPr>
                <w:smallCaps/>
                <w:color w:val="000000"/>
              </w:rPr>
              <w:t xml:space="preserve">wner </w:t>
            </w:r>
          </w:p>
        </w:tc>
        <w:tc>
          <w:tcPr>
            <w:tcW w:w="1401" w:type="pct"/>
          </w:tcPr>
          <w:p w14:paraId="6AB6B8D9" w14:textId="77777777" w:rsidR="00674820" w:rsidRPr="00F65C5F" w:rsidRDefault="002B529A">
            <w:pPr>
              <w:cnfStyle w:val="000000000000" w:firstRow="0" w:lastRow="0" w:firstColumn="0" w:lastColumn="0" w:oddVBand="0" w:evenVBand="0" w:oddHBand="0" w:evenHBand="0" w:firstRowFirstColumn="0" w:firstRowLastColumn="0" w:lastRowFirstColumn="0" w:lastRowLastColumn="0"/>
            </w:pPr>
            <w:r>
              <w:rPr>
                <w:smallCaps/>
                <w:color w:val="000000"/>
              </w:rPr>
              <w:t>Chiew Lan Tan</w:t>
            </w:r>
          </w:p>
        </w:tc>
        <w:tc>
          <w:tcPr>
            <w:tcW w:w="1172" w:type="pct"/>
          </w:tcPr>
          <w:p w14:paraId="7EDE4A26" w14:textId="77777777" w:rsidR="00674820" w:rsidRPr="00F65C5F" w:rsidRDefault="0012677D">
            <w:pPr>
              <w:cnfStyle w:val="000000000000" w:firstRow="0" w:lastRow="0" w:firstColumn="0" w:lastColumn="0" w:oddVBand="0" w:evenVBand="0" w:oddHBand="0" w:evenHBand="0" w:firstRowFirstColumn="0" w:firstRowLastColumn="0" w:lastRowFirstColumn="0" w:lastRowLastColumn="0"/>
            </w:pPr>
            <w:r w:rsidRPr="00F65C5F">
              <w:rPr>
                <w:smallCaps/>
                <w:color w:val="000000"/>
              </w:rPr>
              <w:t xml:space="preserve">Senior </w:t>
            </w:r>
            <w:r w:rsidR="00021790" w:rsidRPr="00F65C5F">
              <w:rPr>
                <w:smallCaps/>
                <w:color w:val="000000"/>
              </w:rPr>
              <w:t>Director</w:t>
            </w:r>
          </w:p>
        </w:tc>
        <w:tc>
          <w:tcPr>
            <w:tcW w:w="773" w:type="pct"/>
          </w:tcPr>
          <w:p w14:paraId="30CF9488" w14:textId="77777777" w:rsidR="00674820" w:rsidRPr="00F65C5F" w:rsidRDefault="00674820">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770" w:type="pct"/>
          </w:tcPr>
          <w:p w14:paraId="268201A5" w14:textId="77777777" w:rsidR="00674820" w:rsidRPr="00A86C4B" w:rsidRDefault="00674820"/>
        </w:tc>
      </w:tr>
    </w:tbl>
    <w:p w14:paraId="7F25B4D6" w14:textId="77777777" w:rsidR="00674820" w:rsidRPr="00A86C4B" w:rsidRDefault="00674820"/>
    <w:p w14:paraId="64977651" w14:textId="77777777" w:rsidR="00674820" w:rsidRDefault="00674820">
      <w:pPr>
        <w:rPr>
          <w:b/>
          <w:smallCaps/>
          <w:color w:val="000000"/>
        </w:rPr>
      </w:pPr>
    </w:p>
    <w:p w14:paraId="21A2F5F1" w14:textId="77777777" w:rsidR="00674820" w:rsidRDefault="00674820">
      <w:pPr>
        <w:rPr>
          <w:b/>
          <w:smallCaps/>
          <w:color w:val="000000"/>
        </w:rPr>
      </w:pPr>
      <w:r>
        <w:rPr>
          <w:b/>
          <w:smallCaps/>
          <w:color w:val="000000"/>
        </w:rPr>
        <w:t xml:space="preserve">release history </w:t>
      </w:r>
    </w:p>
    <w:tbl>
      <w:tblPr>
        <w:tblStyle w:val="GridTable1Light-Accent21"/>
        <w:tblW w:w="9072" w:type="dxa"/>
        <w:tblLook w:val="01A0" w:firstRow="1" w:lastRow="0" w:firstColumn="1" w:lastColumn="1" w:noHBand="0" w:noVBand="0"/>
      </w:tblPr>
      <w:tblGrid>
        <w:gridCol w:w="1106"/>
        <w:gridCol w:w="1984"/>
        <w:gridCol w:w="1701"/>
        <w:gridCol w:w="2410"/>
        <w:gridCol w:w="1871"/>
      </w:tblGrid>
      <w:tr w:rsidR="000B4C2B" w14:paraId="0A10E8E0" w14:textId="77777777" w:rsidTr="00F65C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dxa"/>
          </w:tcPr>
          <w:p w14:paraId="03C1E357" w14:textId="77777777" w:rsidR="000B4C2B" w:rsidRPr="00F65C5F" w:rsidRDefault="000B4C2B" w:rsidP="000B4C2B">
            <w:pPr>
              <w:rPr>
                <w:b/>
                <w:smallCaps/>
              </w:rPr>
            </w:pPr>
            <w:r w:rsidRPr="00F65C5F">
              <w:rPr>
                <w:b/>
                <w:smallCaps/>
              </w:rPr>
              <w:t xml:space="preserve">Release Number </w:t>
            </w:r>
          </w:p>
        </w:tc>
        <w:tc>
          <w:tcPr>
            <w:tcW w:w="1984" w:type="dxa"/>
          </w:tcPr>
          <w:p w14:paraId="403B2A57" w14:textId="77777777" w:rsidR="000B4C2B" w:rsidRPr="00F65C5F" w:rsidRDefault="000B4C2B" w:rsidP="000B4C2B">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associated change request number</w:t>
            </w:r>
          </w:p>
        </w:tc>
        <w:tc>
          <w:tcPr>
            <w:tcW w:w="1701" w:type="dxa"/>
          </w:tcPr>
          <w:p w14:paraId="38D42C1D" w14:textId="77777777" w:rsidR="000B4C2B" w:rsidRPr="00F65C5F" w:rsidRDefault="000B4C2B" w:rsidP="000B4C2B">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Date (</w:t>
            </w:r>
            <w:proofErr w:type="spellStart"/>
            <w:proofErr w:type="gramStart"/>
            <w:r w:rsidRPr="00F65C5F">
              <w:rPr>
                <w:b/>
                <w:smallCaps/>
              </w:rPr>
              <w:t>mm,yyyy</w:t>
            </w:r>
            <w:proofErr w:type="spellEnd"/>
            <w:proofErr w:type="gramEnd"/>
            <w:r w:rsidRPr="00F65C5F">
              <w:rPr>
                <w:b/>
                <w:smallCaps/>
              </w:rPr>
              <w:t>)</w:t>
            </w:r>
          </w:p>
        </w:tc>
        <w:tc>
          <w:tcPr>
            <w:tcW w:w="2410" w:type="dxa"/>
          </w:tcPr>
          <w:p w14:paraId="3EAD2C94" w14:textId="77777777" w:rsidR="000B4C2B" w:rsidRPr="00F65C5F" w:rsidRDefault="000B4C2B" w:rsidP="000B4C2B">
            <w:pPr>
              <w:cnfStyle w:val="100000000000" w:firstRow="1" w:lastRow="0" w:firstColumn="0" w:lastColumn="0" w:oddVBand="0" w:evenVBand="0" w:oddHBand="0" w:evenHBand="0" w:firstRowFirstColumn="0" w:firstRowLastColumn="0" w:lastRowFirstColumn="0" w:lastRowLastColumn="0"/>
              <w:rPr>
                <w:b/>
                <w:smallCaps/>
              </w:rPr>
            </w:pPr>
            <w:r w:rsidRPr="00F65C5F">
              <w:rPr>
                <w:b/>
                <w:smallCaps/>
              </w:rPr>
              <w:t>Brief Summary of changes</w:t>
            </w:r>
          </w:p>
        </w:tc>
        <w:tc>
          <w:tcPr>
            <w:cnfStyle w:val="000100000000" w:firstRow="0" w:lastRow="0" w:firstColumn="0" w:lastColumn="1" w:oddVBand="0" w:evenVBand="0" w:oddHBand="0" w:evenHBand="0" w:firstRowFirstColumn="0" w:firstRowLastColumn="0" w:lastRowFirstColumn="0" w:lastRowLastColumn="0"/>
            <w:tcW w:w="1871" w:type="dxa"/>
          </w:tcPr>
          <w:p w14:paraId="1493EDA7" w14:textId="77777777" w:rsidR="000B4C2B" w:rsidRPr="00F65C5F" w:rsidRDefault="000B4C2B" w:rsidP="000B4C2B">
            <w:pPr>
              <w:spacing w:after="60"/>
              <w:rPr>
                <w:b/>
                <w:smallCaps/>
              </w:rPr>
            </w:pPr>
            <w:r w:rsidRPr="00F65C5F">
              <w:rPr>
                <w:b/>
                <w:smallCaps/>
              </w:rPr>
              <w:t>Author</w:t>
            </w:r>
          </w:p>
        </w:tc>
      </w:tr>
      <w:tr w:rsidR="0012677D" w14:paraId="6EC063A6"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45C29E9C" w14:textId="77777777" w:rsidR="0012677D" w:rsidRDefault="00D925E2" w:rsidP="000B4C2B">
            <w:pPr>
              <w:tabs>
                <w:tab w:val="left" w:pos="5760"/>
              </w:tabs>
              <w:rPr>
                <w:color w:val="000000"/>
              </w:rPr>
            </w:pPr>
            <w:r>
              <w:rPr>
                <w:color w:val="000000"/>
              </w:rPr>
              <w:t>1.0</w:t>
            </w:r>
          </w:p>
        </w:tc>
        <w:tc>
          <w:tcPr>
            <w:tcW w:w="1984" w:type="dxa"/>
          </w:tcPr>
          <w:p w14:paraId="564B9A37" w14:textId="77777777" w:rsidR="0012677D" w:rsidRDefault="001722B8"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r>
              <w:rPr>
                <w:color w:val="000000"/>
              </w:rPr>
              <w:t>First Release</w:t>
            </w:r>
          </w:p>
        </w:tc>
        <w:tc>
          <w:tcPr>
            <w:tcW w:w="1701" w:type="dxa"/>
          </w:tcPr>
          <w:p w14:paraId="2D681E20" w14:textId="65D28DA7" w:rsidR="0012677D" w:rsidRDefault="0012677D"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r>
              <w:rPr>
                <w:color w:val="000000"/>
              </w:rPr>
              <w:t>0</w:t>
            </w:r>
            <w:r w:rsidR="00593B95">
              <w:rPr>
                <w:color w:val="000000"/>
              </w:rPr>
              <w:t>7</w:t>
            </w:r>
            <w:r>
              <w:rPr>
                <w:color w:val="000000"/>
              </w:rPr>
              <w:t>.20</w:t>
            </w:r>
            <w:r w:rsidR="002B529A">
              <w:rPr>
                <w:color w:val="000000"/>
              </w:rPr>
              <w:t>21</w:t>
            </w:r>
          </w:p>
        </w:tc>
        <w:tc>
          <w:tcPr>
            <w:tcW w:w="2410" w:type="dxa"/>
          </w:tcPr>
          <w:p w14:paraId="0E588BEB" w14:textId="77777777" w:rsidR="0012677D" w:rsidRDefault="0012677D"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75FC6520" w14:textId="77777777" w:rsidR="0012677D" w:rsidRDefault="0012677D" w:rsidP="000B4C2B">
            <w:pPr>
              <w:tabs>
                <w:tab w:val="left" w:pos="5760"/>
              </w:tabs>
              <w:spacing w:after="60"/>
              <w:rPr>
                <w:color w:val="000000"/>
              </w:rPr>
            </w:pPr>
          </w:p>
        </w:tc>
      </w:tr>
      <w:tr w:rsidR="00905BA8" w14:paraId="4C87331C"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65BBCE37" w14:textId="77777777" w:rsidR="00905BA8" w:rsidRDefault="00905BA8" w:rsidP="000B4C2B">
            <w:pPr>
              <w:tabs>
                <w:tab w:val="left" w:pos="5760"/>
              </w:tabs>
              <w:rPr>
                <w:color w:val="000000"/>
              </w:rPr>
            </w:pPr>
          </w:p>
        </w:tc>
        <w:tc>
          <w:tcPr>
            <w:tcW w:w="1984" w:type="dxa"/>
          </w:tcPr>
          <w:p w14:paraId="70E2F802" w14:textId="77777777" w:rsidR="00905BA8" w:rsidRDefault="00905BA8"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4E51515F" w14:textId="77777777" w:rsidR="00905BA8" w:rsidRDefault="00905BA8"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20AB920A" w14:textId="77777777" w:rsidR="00905BA8" w:rsidRDefault="00905BA8"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710E4C04" w14:textId="77777777" w:rsidR="00905BA8" w:rsidRDefault="00905BA8" w:rsidP="000B4C2B">
            <w:pPr>
              <w:tabs>
                <w:tab w:val="left" w:pos="5760"/>
              </w:tabs>
              <w:spacing w:after="60"/>
              <w:rPr>
                <w:color w:val="000000"/>
              </w:rPr>
            </w:pPr>
          </w:p>
        </w:tc>
      </w:tr>
      <w:tr w:rsidR="00905BA8" w14:paraId="308C8362"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79C0842C" w14:textId="77777777" w:rsidR="00905BA8" w:rsidRDefault="00905BA8" w:rsidP="000B4C2B">
            <w:pPr>
              <w:tabs>
                <w:tab w:val="left" w:pos="5760"/>
              </w:tabs>
              <w:rPr>
                <w:color w:val="000000"/>
              </w:rPr>
            </w:pPr>
          </w:p>
        </w:tc>
        <w:tc>
          <w:tcPr>
            <w:tcW w:w="1984" w:type="dxa"/>
          </w:tcPr>
          <w:p w14:paraId="699B855E" w14:textId="77777777" w:rsidR="00905BA8" w:rsidRDefault="00905BA8"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0E584AE2" w14:textId="77777777" w:rsidR="00905BA8" w:rsidRDefault="00905BA8"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6C3D6A82" w14:textId="77777777" w:rsidR="00905BA8" w:rsidRDefault="00905BA8"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0B2BF617" w14:textId="77777777" w:rsidR="00905BA8" w:rsidRDefault="00905BA8" w:rsidP="000B4C2B">
            <w:pPr>
              <w:tabs>
                <w:tab w:val="left" w:pos="5760"/>
              </w:tabs>
              <w:spacing w:after="60"/>
              <w:rPr>
                <w:color w:val="000000"/>
              </w:rPr>
            </w:pPr>
          </w:p>
        </w:tc>
      </w:tr>
      <w:tr w:rsidR="00905BA8" w14:paraId="6BD5771E"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199914D4" w14:textId="77777777" w:rsidR="00905BA8" w:rsidRDefault="00905BA8" w:rsidP="000B4C2B">
            <w:pPr>
              <w:tabs>
                <w:tab w:val="left" w:pos="5760"/>
              </w:tabs>
              <w:rPr>
                <w:color w:val="000000"/>
              </w:rPr>
            </w:pPr>
          </w:p>
        </w:tc>
        <w:tc>
          <w:tcPr>
            <w:tcW w:w="1984" w:type="dxa"/>
          </w:tcPr>
          <w:p w14:paraId="20C0D4C5" w14:textId="77777777" w:rsidR="00905BA8" w:rsidRDefault="00905BA8"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20AF558C" w14:textId="77777777" w:rsidR="00905BA8" w:rsidRDefault="00905BA8"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01719662" w14:textId="77777777" w:rsidR="00905BA8" w:rsidRDefault="00905BA8"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7DA2DBC1" w14:textId="77777777" w:rsidR="00905BA8" w:rsidRDefault="00905BA8" w:rsidP="000B4C2B">
            <w:pPr>
              <w:tabs>
                <w:tab w:val="left" w:pos="5760"/>
              </w:tabs>
              <w:spacing w:after="60"/>
              <w:rPr>
                <w:color w:val="000000"/>
              </w:rPr>
            </w:pPr>
          </w:p>
        </w:tc>
      </w:tr>
      <w:tr w:rsidR="00BF0034" w14:paraId="38408494" w14:textId="77777777" w:rsidTr="00F65C5F">
        <w:trPr>
          <w:trHeight w:val="304"/>
        </w:trPr>
        <w:tc>
          <w:tcPr>
            <w:cnfStyle w:val="001000000000" w:firstRow="0" w:lastRow="0" w:firstColumn="1" w:lastColumn="0" w:oddVBand="0" w:evenVBand="0" w:oddHBand="0" w:evenHBand="0" w:firstRowFirstColumn="0" w:firstRowLastColumn="0" w:lastRowFirstColumn="0" w:lastRowLastColumn="0"/>
            <w:tcW w:w="1106" w:type="dxa"/>
          </w:tcPr>
          <w:p w14:paraId="7747B6F3" w14:textId="77777777" w:rsidR="00BF0034" w:rsidRDefault="00BF0034" w:rsidP="000B4C2B">
            <w:pPr>
              <w:tabs>
                <w:tab w:val="left" w:pos="5760"/>
              </w:tabs>
              <w:rPr>
                <w:color w:val="000000"/>
              </w:rPr>
            </w:pPr>
          </w:p>
        </w:tc>
        <w:tc>
          <w:tcPr>
            <w:tcW w:w="1984" w:type="dxa"/>
          </w:tcPr>
          <w:p w14:paraId="15428EA0" w14:textId="77777777" w:rsidR="00BF0034" w:rsidRDefault="00BF0034" w:rsidP="000B4C2B">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1701" w:type="dxa"/>
          </w:tcPr>
          <w:p w14:paraId="35665DD4" w14:textId="77777777" w:rsidR="00BF0034" w:rsidRDefault="00BF0034" w:rsidP="00B02B69">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tcW w:w="2410" w:type="dxa"/>
          </w:tcPr>
          <w:p w14:paraId="332A4F5B" w14:textId="77777777" w:rsidR="00BF0034" w:rsidRDefault="00BF0034" w:rsidP="00C34F7C">
            <w:pPr>
              <w:tabs>
                <w:tab w:val="left" w:pos="5760"/>
              </w:tabs>
              <w:cnfStyle w:val="000000000000" w:firstRow="0" w:lastRow="0"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1871" w:type="dxa"/>
          </w:tcPr>
          <w:p w14:paraId="79331884" w14:textId="77777777" w:rsidR="00BF0034" w:rsidRDefault="00BF0034" w:rsidP="000B4C2B">
            <w:pPr>
              <w:tabs>
                <w:tab w:val="left" w:pos="5760"/>
              </w:tabs>
              <w:spacing w:after="60"/>
              <w:rPr>
                <w:color w:val="000000"/>
              </w:rPr>
            </w:pPr>
          </w:p>
        </w:tc>
      </w:tr>
    </w:tbl>
    <w:p w14:paraId="1E2AE8BA" w14:textId="77777777" w:rsidR="00674820" w:rsidRDefault="00674820">
      <w:pPr>
        <w:rPr>
          <w:smallCaps/>
          <w:color w:val="000000"/>
        </w:rPr>
        <w:sectPr w:rsidR="00674820" w:rsidSect="00A3306A">
          <w:headerReference w:type="default" r:id="rId13"/>
          <w:footerReference w:type="default" r:id="rId14"/>
          <w:headerReference w:type="first" r:id="rId15"/>
          <w:footerReference w:type="first" r:id="rId16"/>
          <w:pgSz w:w="12240" w:h="15840" w:code="1"/>
          <w:pgMar w:top="1440" w:right="1800" w:bottom="1440" w:left="1800" w:header="720" w:footer="720" w:gutter="0"/>
          <w:cols w:space="720"/>
          <w:titlePg/>
        </w:sectPr>
      </w:pPr>
    </w:p>
    <w:p w14:paraId="6F2EDB91" w14:textId="77777777" w:rsidR="00674820" w:rsidRDefault="00AA53B1" w:rsidP="003E2550">
      <w:pPr>
        <w:pStyle w:val="Heading1"/>
      </w:pPr>
      <w:bookmarkStart w:id="0" w:name="_Toc446602763"/>
      <w:bookmarkStart w:id="1" w:name="_Toc446606704"/>
      <w:bookmarkStart w:id="2" w:name="_Toc446924215"/>
      <w:bookmarkStart w:id="3" w:name="_Toc446929228"/>
      <w:bookmarkStart w:id="4" w:name="_Toc446929768"/>
      <w:bookmarkStart w:id="5" w:name="_Toc447040077"/>
      <w:bookmarkStart w:id="6" w:name="_Toc447115373"/>
      <w:bookmarkStart w:id="7" w:name="_Toc447117507"/>
      <w:bookmarkStart w:id="8" w:name="_Toc447120619"/>
      <w:bookmarkStart w:id="9" w:name="_Toc447195120"/>
      <w:bookmarkStart w:id="10" w:name="_Toc447734086"/>
      <w:bookmarkStart w:id="11" w:name="_Toc447883040"/>
      <w:bookmarkStart w:id="12" w:name="_Toc448225543"/>
      <w:bookmarkStart w:id="13" w:name="_Toc448310875"/>
      <w:bookmarkStart w:id="14" w:name="_Toc448486630"/>
      <w:bookmarkStart w:id="15" w:name="_Toc448742958"/>
      <w:bookmarkStart w:id="16" w:name="_Toc448930449"/>
      <w:bookmarkStart w:id="17" w:name="_Toc77013313"/>
      <w:r>
        <w:lastRenderedPageBreak/>
        <w:t>Table of C</w:t>
      </w:r>
      <w:r w:rsidR="00674820" w:rsidRPr="00AA53B1">
        <w:t>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663A657A" w14:textId="0DBAEBD8" w:rsidR="00F53895" w:rsidRDefault="00110E66">
      <w:pPr>
        <w:pStyle w:val="TOC1"/>
        <w:rPr>
          <w:rFonts w:asciiTheme="minorHAnsi" w:eastAsiaTheme="minorEastAsia" w:hAnsiTheme="minorHAnsi" w:cstheme="minorBidi"/>
          <w:b w:val="0"/>
          <w:noProof/>
          <w:sz w:val="22"/>
          <w:szCs w:val="22"/>
          <w:lang w:val="en-SG" w:eastAsia="en-SG" w:bidi="ta-IN"/>
        </w:rPr>
      </w:pPr>
      <w:r>
        <w:rPr>
          <w:color w:val="000000"/>
        </w:rPr>
        <w:fldChar w:fldCharType="begin"/>
      </w:r>
      <w:r>
        <w:rPr>
          <w:color w:val="000000"/>
        </w:rPr>
        <w:instrText xml:space="preserve"> TOC \o "1-3" \h \z \u </w:instrText>
      </w:r>
      <w:r>
        <w:rPr>
          <w:color w:val="000000"/>
        </w:rPr>
        <w:fldChar w:fldCharType="separate"/>
      </w:r>
      <w:hyperlink w:anchor="_Toc77013313" w:history="1">
        <w:r w:rsidR="00F53895" w:rsidRPr="009307AF">
          <w:rPr>
            <w:rStyle w:val="Hyperlink"/>
            <w:noProof/>
          </w:rPr>
          <w:t>Table of Contents</w:t>
        </w:r>
        <w:r w:rsidR="00F53895">
          <w:rPr>
            <w:noProof/>
            <w:webHidden/>
          </w:rPr>
          <w:tab/>
        </w:r>
        <w:r w:rsidR="00F53895">
          <w:rPr>
            <w:noProof/>
            <w:webHidden/>
          </w:rPr>
          <w:fldChar w:fldCharType="begin"/>
        </w:r>
        <w:r w:rsidR="00F53895">
          <w:rPr>
            <w:noProof/>
            <w:webHidden/>
          </w:rPr>
          <w:instrText xml:space="preserve"> PAGEREF _Toc77013313 \h </w:instrText>
        </w:r>
        <w:r w:rsidR="00F53895">
          <w:rPr>
            <w:noProof/>
            <w:webHidden/>
          </w:rPr>
        </w:r>
        <w:r w:rsidR="00F53895">
          <w:rPr>
            <w:noProof/>
            <w:webHidden/>
          </w:rPr>
          <w:fldChar w:fldCharType="separate"/>
        </w:r>
        <w:r w:rsidR="00F53895">
          <w:rPr>
            <w:noProof/>
            <w:webHidden/>
          </w:rPr>
          <w:t>3</w:t>
        </w:r>
        <w:r w:rsidR="00F53895">
          <w:rPr>
            <w:noProof/>
            <w:webHidden/>
          </w:rPr>
          <w:fldChar w:fldCharType="end"/>
        </w:r>
      </w:hyperlink>
    </w:p>
    <w:p w14:paraId="6953E9C9" w14:textId="1ABE9E9B" w:rsidR="00F53895" w:rsidRDefault="00F53895">
      <w:pPr>
        <w:pStyle w:val="TOC1"/>
        <w:rPr>
          <w:rFonts w:asciiTheme="minorHAnsi" w:eastAsiaTheme="minorEastAsia" w:hAnsiTheme="minorHAnsi" w:cstheme="minorBidi"/>
          <w:b w:val="0"/>
          <w:noProof/>
          <w:sz w:val="22"/>
          <w:szCs w:val="22"/>
          <w:lang w:val="en-SG" w:eastAsia="en-SG" w:bidi="ta-IN"/>
        </w:rPr>
      </w:pPr>
      <w:hyperlink w:anchor="_Toc77013314" w:history="1">
        <w:r w:rsidRPr="009307AF">
          <w:rPr>
            <w:rStyle w:val="Hyperlink"/>
            <w:noProof/>
          </w:rPr>
          <w:t>Introduction</w:t>
        </w:r>
        <w:r>
          <w:rPr>
            <w:noProof/>
            <w:webHidden/>
          </w:rPr>
          <w:tab/>
        </w:r>
        <w:r>
          <w:rPr>
            <w:noProof/>
            <w:webHidden/>
          </w:rPr>
          <w:fldChar w:fldCharType="begin"/>
        </w:r>
        <w:r>
          <w:rPr>
            <w:noProof/>
            <w:webHidden/>
          </w:rPr>
          <w:instrText xml:space="preserve"> PAGEREF _Toc77013314 \h </w:instrText>
        </w:r>
        <w:r>
          <w:rPr>
            <w:noProof/>
            <w:webHidden/>
          </w:rPr>
        </w:r>
        <w:r>
          <w:rPr>
            <w:noProof/>
            <w:webHidden/>
          </w:rPr>
          <w:fldChar w:fldCharType="separate"/>
        </w:r>
        <w:r>
          <w:rPr>
            <w:noProof/>
            <w:webHidden/>
          </w:rPr>
          <w:t>4</w:t>
        </w:r>
        <w:r>
          <w:rPr>
            <w:noProof/>
            <w:webHidden/>
          </w:rPr>
          <w:fldChar w:fldCharType="end"/>
        </w:r>
      </w:hyperlink>
    </w:p>
    <w:p w14:paraId="533CB682" w14:textId="39C3CA22" w:rsidR="00F53895" w:rsidRDefault="00F53895">
      <w:pPr>
        <w:pStyle w:val="TOC2"/>
        <w:tabs>
          <w:tab w:val="left" w:pos="480"/>
        </w:tabs>
        <w:rPr>
          <w:rFonts w:asciiTheme="minorHAnsi" w:eastAsiaTheme="minorEastAsia" w:hAnsiTheme="minorHAnsi" w:cstheme="minorBidi"/>
          <w:caps w:val="0"/>
          <w:noProof/>
          <w:sz w:val="22"/>
          <w:szCs w:val="22"/>
          <w:lang w:val="en-SG" w:eastAsia="en-SG" w:bidi="ta-IN"/>
        </w:rPr>
      </w:pPr>
      <w:hyperlink w:anchor="_Toc77013315" w:history="1">
        <w:r w:rsidRPr="009307AF">
          <w:rPr>
            <w:rStyle w:val="Hyperlink"/>
            <w:noProof/>
            <w:spacing w:val="5"/>
          </w:rPr>
          <w:t>A.</w:t>
        </w:r>
        <w:r>
          <w:rPr>
            <w:rFonts w:asciiTheme="minorHAnsi" w:eastAsiaTheme="minorEastAsia" w:hAnsiTheme="minorHAnsi" w:cstheme="minorBidi"/>
            <w:caps w:val="0"/>
            <w:noProof/>
            <w:sz w:val="22"/>
            <w:szCs w:val="22"/>
            <w:lang w:val="en-SG" w:eastAsia="en-SG" w:bidi="ta-IN"/>
          </w:rPr>
          <w:tab/>
        </w:r>
        <w:r w:rsidRPr="009307AF">
          <w:rPr>
            <w:rStyle w:val="Hyperlink"/>
            <w:noProof/>
            <w:spacing w:val="5"/>
          </w:rPr>
          <w:t>Definitions and Abbreviations</w:t>
        </w:r>
        <w:r>
          <w:rPr>
            <w:noProof/>
            <w:webHidden/>
          </w:rPr>
          <w:tab/>
        </w:r>
        <w:r>
          <w:rPr>
            <w:noProof/>
            <w:webHidden/>
          </w:rPr>
          <w:fldChar w:fldCharType="begin"/>
        </w:r>
        <w:r>
          <w:rPr>
            <w:noProof/>
            <w:webHidden/>
          </w:rPr>
          <w:instrText xml:space="preserve"> PAGEREF _Toc77013315 \h </w:instrText>
        </w:r>
        <w:r>
          <w:rPr>
            <w:noProof/>
            <w:webHidden/>
          </w:rPr>
        </w:r>
        <w:r>
          <w:rPr>
            <w:noProof/>
            <w:webHidden/>
          </w:rPr>
          <w:fldChar w:fldCharType="separate"/>
        </w:r>
        <w:r>
          <w:rPr>
            <w:noProof/>
            <w:webHidden/>
          </w:rPr>
          <w:t>4</w:t>
        </w:r>
        <w:r>
          <w:rPr>
            <w:noProof/>
            <w:webHidden/>
          </w:rPr>
          <w:fldChar w:fldCharType="end"/>
        </w:r>
      </w:hyperlink>
    </w:p>
    <w:p w14:paraId="5B32880B" w14:textId="24DE381A" w:rsidR="00F53895" w:rsidRDefault="00F53895">
      <w:pPr>
        <w:pStyle w:val="TOC2"/>
        <w:tabs>
          <w:tab w:val="left" w:pos="480"/>
        </w:tabs>
        <w:rPr>
          <w:rFonts w:asciiTheme="minorHAnsi" w:eastAsiaTheme="minorEastAsia" w:hAnsiTheme="minorHAnsi" w:cstheme="minorBidi"/>
          <w:caps w:val="0"/>
          <w:noProof/>
          <w:sz w:val="22"/>
          <w:szCs w:val="22"/>
          <w:lang w:val="en-SG" w:eastAsia="en-SG" w:bidi="ta-IN"/>
        </w:rPr>
      </w:pPr>
      <w:hyperlink w:anchor="_Toc77013316" w:history="1">
        <w:r w:rsidRPr="009307AF">
          <w:rPr>
            <w:rStyle w:val="Hyperlink"/>
            <w:noProof/>
            <w:spacing w:val="5"/>
          </w:rPr>
          <w:t>B.</w:t>
        </w:r>
        <w:r>
          <w:rPr>
            <w:rFonts w:asciiTheme="minorHAnsi" w:eastAsiaTheme="minorEastAsia" w:hAnsiTheme="minorHAnsi" w:cstheme="minorBidi"/>
            <w:caps w:val="0"/>
            <w:noProof/>
            <w:sz w:val="22"/>
            <w:szCs w:val="22"/>
            <w:lang w:val="en-SG" w:eastAsia="en-SG" w:bidi="ta-IN"/>
          </w:rPr>
          <w:tab/>
        </w:r>
        <w:r w:rsidRPr="009307AF">
          <w:rPr>
            <w:rStyle w:val="Hyperlink"/>
            <w:noProof/>
            <w:spacing w:val="5"/>
          </w:rPr>
          <w:t>References</w:t>
        </w:r>
        <w:r>
          <w:rPr>
            <w:noProof/>
            <w:webHidden/>
          </w:rPr>
          <w:tab/>
        </w:r>
        <w:r>
          <w:rPr>
            <w:noProof/>
            <w:webHidden/>
          </w:rPr>
          <w:fldChar w:fldCharType="begin"/>
        </w:r>
        <w:r>
          <w:rPr>
            <w:noProof/>
            <w:webHidden/>
          </w:rPr>
          <w:instrText xml:space="preserve"> PAGEREF _Toc77013316 \h </w:instrText>
        </w:r>
        <w:r>
          <w:rPr>
            <w:noProof/>
            <w:webHidden/>
          </w:rPr>
        </w:r>
        <w:r>
          <w:rPr>
            <w:noProof/>
            <w:webHidden/>
          </w:rPr>
          <w:fldChar w:fldCharType="separate"/>
        </w:r>
        <w:r>
          <w:rPr>
            <w:noProof/>
            <w:webHidden/>
          </w:rPr>
          <w:t>6</w:t>
        </w:r>
        <w:r>
          <w:rPr>
            <w:noProof/>
            <w:webHidden/>
          </w:rPr>
          <w:fldChar w:fldCharType="end"/>
        </w:r>
      </w:hyperlink>
    </w:p>
    <w:p w14:paraId="3C9A00A3" w14:textId="4FC75E26" w:rsidR="00F53895" w:rsidRDefault="00F53895">
      <w:pPr>
        <w:pStyle w:val="TOC1"/>
        <w:tabs>
          <w:tab w:val="left" w:pos="480"/>
        </w:tabs>
        <w:rPr>
          <w:rFonts w:asciiTheme="minorHAnsi" w:eastAsiaTheme="minorEastAsia" w:hAnsiTheme="minorHAnsi" w:cstheme="minorBidi"/>
          <w:b w:val="0"/>
          <w:noProof/>
          <w:sz w:val="22"/>
          <w:szCs w:val="22"/>
          <w:lang w:val="en-SG" w:eastAsia="en-SG" w:bidi="ta-IN"/>
        </w:rPr>
      </w:pPr>
      <w:hyperlink w:anchor="_Toc77013317" w:history="1">
        <w:r w:rsidRPr="009307AF">
          <w:rPr>
            <w:rStyle w:val="Hyperlink"/>
            <w:noProof/>
          </w:rPr>
          <w:t>1.</w:t>
        </w:r>
        <w:r>
          <w:rPr>
            <w:rFonts w:asciiTheme="minorHAnsi" w:eastAsiaTheme="minorEastAsia" w:hAnsiTheme="minorHAnsi" w:cstheme="minorBidi"/>
            <w:b w:val="0"/>
            <w:noProof/>
            <w:sz w:val="22"/>
            <w:szCs w:val="22"/>
            <w:lang w:val="en-SG" w:eastAsia="en-SG" w:bidi="ta-IN"/>
          </w:rPr>
          <w:tab/>
        </w:r>
        <w:r w:rsidRPr="009307AF">
          <w:rPr>
            <w:rStyle w:val="Hyperlink"/>
            <w:noProof/>
          </w:rPr>
          <w:t>Functional Requirements</w:t>
        </w:r>
        <w:r>
          <w:rPr>
            <w:noProof/>
            <w:webHidden/>
          </w:rPr>
          <w:tab/>
        </w:r>
        <w:r>
          <w:rPr>
            <w:noProof/>
            <w:webHidden/>
          </w:rPr>
          <w:fldChar w:fldCharType="begin"/>
        </w:r>
        <w:r>
          <w:rPr>
            <w:noProof/>
            <w:webHidden/>
          </w:rPr>
          <w:instrText xml:space="preserve"> PAGEREF _Toc77013317 \h </w:instrText>
        </w:r>
        <w:r>
          <w:rPr>
            <w:noProof/>
            <w:webHidden/>
          </w:rPr>
        </w:r>
        <w:r>
          <w:rPr>
            <w:noProof/>
            <w:webHidden/>
          </w:rPr>
          <w:fldChar w:fldCharType="separate"/>
        </w:r>
        <w:r>
          <w:rPr>
            <w:noProof/>
            <w:webHidden/>
          </w:rPr>
          <w:t>7</w:t>
        </w:r>
        <w:r>
          <w:rPr>
            <w:noProof/>
            <w:webHidden/>
          </w:rPr>
          <w:fldChar w:fldCharType="end"/>
        </w:r>
      </w:hyperlink>
    </w:p>
    <w:p w14:paraId="7B17439B" w14:textId="32984080" w:rsidR="00F53895" w:rsidRDefault="00F53895">
      <w:pPr>
        <w:pStyle w:val="TOC2"/>
        <w:tabs>
          <w:tab w:val="left" w:pos="720"/>
        </w:tabs>
        <w:rPr>
          <w:rFonts w:asciiTheme="minorHAnsi" w:eastAsiaTheme="minorEastAsia" w:hAnsiTheme="minorHAnsi" w:cstheme="minorBidi"/>
          <w:caps w:val="0"/>
          <w:noProof/>
          <w:sz w:val="22"/>
          <w:szCs w:val="22"/>
          <w:lang w:val="en-SG" w:eastAsia="en-SG" w:bidi="ta-IN"/>
        </w:rPr>
      </w:pPr>
      <w:hyperlink w:anchor="_Toc77013318" w:history="1">
        <w:r w:rsidRPr="009307AF">
          <w:rPr>
            <w:rStyle w:val="Hyperlink"/>
            <w:noProof/>
          </w:rPr>
          <w:t>1.1</w:t>
        </w:r>
        <w:r>
          <w:rPr>
            <w:rFonts w:asciiTheme="minorHAnsi" w:eastAsiaTheme="minorEastAsia" w:hAnsiTheme="minorHAnsi" w:cstheme="minorBidi"/>
            <w:caps w:val="0"/>
            <w:noProof/>
            <w:sz w:val="22"/>
            <w:szCs w:val="22"/>
            <w:lang w:val="en-SG" w:eastAsia="en-SG" w:bidi="ta-IN"/>
          </w:rPr>
          <w:tab/>
        </w:r>
        <w:r w:rsidRPr="009307AF">
          <w:rPr>
            <w:rStyle w:val="Hyperlink"/>
            <w:noProof/>
          </w:rPr>
          <w:t>Overview</w:t>
        </w:r>
        <w:r>
          <w:rPr>
            <w:noProof/>
            <w:webHidden/>
          </w:rPr>
          <w:tab/>
        </w:r>
        <w:r>
          <w:rPr>
            <w:noProof/>
            <w:webHidden/>
          </w:rPr>
          <w:fldChar w:fldCharType="begin"/>
        </w:r>
        <w:r>
          <w:rPr>
            <w:noProof/>
            <w:webHidden/>
          </w:rPr>
          <w:instrText xml:space="preserve"> PAGEREF _Toc77013318 \h </w:instrText>
        </w:r>
        <w:r>
          <w:rPr>
            <w:noProof/>
            <w:webHidden/>
          </w:rPr>
        </w:r>
        <w:r>
          <w:rPr>
            <w:noProof/>
            <w:webHidden/>
          </w:rPr>
          <w:fldChar w:fldCharType="separate"/>
        </w:r>
        <w:r>
          <w:rPr>
            <w:noProof/>
            <w:webHidden/>
          </w:rPr>
          <w:t>7</w:t>
        </w:r>
        <w:r>
          <w:rPr>
            <w:noProof/>
            <w:webHidden/>
          </w:rPr>
          <w:fldChar w:fldCharType="end"/>
        </w:r>
      </w:hyperlink>
    </w:p>
    <w:p w14:paraId="46897BB5" w14:textId="60DDB778" w:rsidR="00F53895" w:rsidRDefault="00F53895">
      <w:pPr>
        <w:pStyle w:val="TOC2"/>
        <w:tabs>
          <w:tab w:val="left" w:pos="720"/>
        </w:tabs>
        <w:rPr>
          <w:rFonts w:asciiTheme="minorHAnsi" w:eastAsiaTheme="minorEastAsia" w:hAnsiTheme="minorHAnsi" w:cstheme="minorBidi"/>
          <w:caps w:val="0"/>
          <w:noProof/>
          <w:sz w:val="22"/>
          <w:szCs w:val="22"/>
          <w:lang w:val="en-SG" w:eastAsia="en-SG" w:bidi="ta-IN"/>
        </w:rPr>
      </w:pPr>
      <w:hyperlink w:anchor="_Toc77013319" w:history="1">
        <w:r w:rsidRPr="009307AF">
          <w:rPr>
            <w:rStyle w:val="Hyperlink"/>
            <w:noProof/>
          </w:rPr>
          <w:t>1.2</w:t>
        </w:r>
        <w:r>
          <w:rPr>
            <w:rFonts w:asciiTheme="minorHAnsi" w:eastAsiaTheme="minorEastAsia" w:hAnsiTheme="minorHAnsi" w:cstheme="minorBidi"/>
            <w:caps w:val="0"/>
            <w:noProof/>
            <w:sz w:val="22"/>
            <w:szCs w:val="22"/>
            <w:lang w:val="en-SG" w:eastAsia="en-SG" w:bidi="ta-IN"/>
          </w:rPr>
          <w:tab/>
        </w:r>
        <w:r w:rsidRPr="009307AF">
          <w:rPr>
            <w:rStyle w:val="Hyperlink"/>
            <w:noProof/>
          </w:rPr>
          <w:t>Risk Management Process</w:t>
        </w:r>
        <w:r>
          <w:rPr>
            <w:noProof/>
            <w:webHidden/>
          </w:rPr>
          <w:tab/>
        </w:r>
        <w:r>
          <w:rPr>
            <w:noProof/>
            <w:webHidden/>
          </w:rPr>
          <w:fldChar w:fldCharType="begin"/>
        </w:r>
        <w:r>
          <w:rPr>
            <w:noProof/>
            <w:webHidden/>
          </w:rPr>
          <w:instrText xml:space="preserve"> PAGEREF _Toc77013319 \h </w:instrText>
        </w:r>
        <w:r>
          <w:rPr>
            <w:noProof/>
            <w:webHidden/>
          </w:rPr>
        </w:r>
        <w:r>
          <w:rPr>
            <w:noProof/>
            <w:webHidden/>
          </w:rPr>
          <w:fldChar w:fldCharType="separate"/>
        </w:r>
        <w:r>
          <w:rPr>
            <w:noProof/>
            <w:webHidden/>
          </w:rPr>
          <w:t>7</w:t>
        </w:r>
        <w:r>
          <w:rPr>
            <w:noProof/>
            <w:webHidden/>
          </w:rPr>
          <w:fldChar w:fldCharType="end"/>
        </w:r>
      </w:hyperlink>
    </w:p>
    <w:p w14:paraId="235BA5E6" w14:textId="725EB84F" w:rsidR="00F53895" w:rsidRDefault="00F53895">
      <w:pPr>
        <w:pStyle w:val="TOC2"/>
        <w:tabs>
          <w:tab w:val="left" w:pos="720"/>
        </w:tabs>
        <w:rPr>
          <w:rFonts w:asciiTheme="minorHAnsi" w:eastAsiaTheme="minorEastAsia" w:hAnsiTheme="minorHAnsi" w:cstheme="minorBidi"/>
          <w:caps w:val="0"/>
          <w:noProof/>
          <w:sz w:val="22"/>
          <w:szCs w:val="22"/>
          <w:lang w:val="en-SG" w:eastAsia="en-SG" w:bidi="ta-IN"/>
        </w:rPr>
      </w:pPr>
      <w:hyperlink w:anchor="_Toc77013320" w:history="1">
        <w:r w:rsidRPr="009307AF">
          <w:rPr>
            <w:rStyle w:val="Hyperlink"/>
            <w:noProof/>
          </w:rPr>
          <w:t>1.3</w:t>
        </w:r>
        <w:r>
          <w:rPr>
            <w:rFonts w:asciiTheme="minorHAnsi" w:eastAsiaTheme="minorEastAsia" w:hAnsiTheme="minorHAnsi" w:cstheme="minorBidi"/>
            <w:caps w:val="0"/>
            <w:noProof/>
            <w:sz w:val="22"/>
            <w:szCs w:val="22"/>
            <w:lang w:val="en-SG" w:eastAsia="en-SG" w:bidi="ta-IN"/>
          </w:rPr>
          <w:tab/>
        </w:r>
        <w:r w:rsidRPr="009307AF">
          <w:rPr>
            <w:rStyle w:val="Hyperlink"/>
            <w:noProof/>
          </w:rPr>
          <w:t>Risk Analysis Process</w:t>
        </w:r>
        <w:r>
          <w:rPr>
            <w:noProof/>
            <w:webHidden/>
          </w:rPr>
          <w:tab/>
        </w:r>
        <w:r>
          <w:rPr>
            <w:noProof/>
            <w:webHidden/>
          </w:rPr>
          <w:fldChar w:fldCharType="begin"/>
        </w:r>
        <w:r>
          <w:rPr>
            <w:noProof/>
            <w:webHidden/>
          </w:rPr>
          <w:instrText xml:space="preserve"> PAGEREF _Toc77013320 \h </w:instrText>
        </w:r>
        <w:r>
          <w:rPr>
            <w:noProof/>
            <w:webHidden/>
          </w:rPr>
        </w:r>
        <w:r>
          <w:rPr>
            <w:noProof/>
            <w:webHidden/>
          </w:rPr>
          <w:fldChar w:fldCharType="separate"/>
        </w:r>
        <w:r>
          <w:rPr>
            <w:noProof/>
            <w:webHidden/>
          </w:rPr>
          <w:t>8</w:t>
        </w:r>
        <w:r>
          <w:rPr>
            <w:noProof/>
            <w:webHidden/>
          </w:rPr>
          <w:fldChar w:fldCharType="end"/>
        </w:r>
      </w:hyperlink>
    </w:p>
    <w:p w14:paraId="0DF8258D" w14:textId="1708B374" w:rsidR="00F53895" w:rsidRDefault="00F53895">
      <w:pPr>
        <w:pStyle w:val="TOC2"/>
        <w:tabs>
          <w:tab w:val="left" w:pos="720"/>
        </w:tabs>
        <w:rPr>
          <w:rFonts w:asciiTheme="minorHAnsi" w:eastAsiaTheme="minorEastAsia" w:hAnsiTheme="minorHAnsi" w:cstheme="minorBidi"/>
          <w:caps w:val="0"/>
          <w:noProof/>
          <w:sz w:val="22"/>
          <w:szCs w:val="22"/>
          <w:lang w:val="en-SG" w:eastAsia="en-SG" w:bidi="ta-IN"/>
        </w:rPr>
      </w:pPr>
      <w:hyperlink w:anchor="_Toc77013321" w:history="1">
        <w:r w:rsidRPr="009307AF">
          <w:rPr>
            <w:rStyle w:val="Hyperlink"/>
            <w:noProof/>
          </w:rPr>
          <w:t>1.4</w:t>
        </w:r>
        <w:r>
          <w:rPr>
            <w:rFonts w:asciiTheme="minorHAnsi" w:eastAsiaTheme="minorEastAsia" w:hAnsiTheme="minorHAnsi" w:cstheme="minorBidi"/>
            <w:caps w:val="0"/>
            <w:noProof/>
            <w:sz w:val="22"/>
            <w:szCs w:val="22"/>
            <w:lang w:val="en-SG" w:eastAsia="en-SG" w:bidi="ta-IN"/>
          </w:rPr>
          <w:tab/>
        </w:r>
        <w:r w:rsidRPr="009307AF">
          <w:rPr>
            <w:rStyle w:val="Hyperlink"/>
            <w:noProof/>
          </w:rPr>
          <w:t>Profile Based Quantitative Assessment</w:t>
        </w:r>
        <w:r>
          <w:rPr>
            <w:noProof/>
            <w:webHidden/>
          </w:rPr>
          <w:tab/>
        </w:r>
        <w:r>
          <w:rPr>
            <w:noProof/>
            <w:webHidden/>
          </w:rPr>
          <w:fldChar w:fldCharType="begin"/>
        </w:r>
        <w:r>
          <w:rPr>
            <w:noProof/>
            <w:webHidden/>
          </w:rPr>
          <w:instrText xml:space="preserve"> PAGEREF _Toc77013321 \h </w:instrText>
        </w:r>
        <w:r>
          <w:rPr>
            <w:noProof/>
            <w:webHidden/>
          </w:rPr>
        </w:r>
        <w:r>
          <w:rPr>
            <w:noProof/>
            <w:webHidden/>
          </w:rPr>
          <w:fldChar w:fldCharType="separate"/>
        </w:r>
        <w:r>
          <w:rPr>
            <w:noProof/>
            <w:webHidden/>
          </w:rPr>
          <w:t>9</w:t>
        </w:r>
        <w:r>
          <w:rPr>
            <w:noProof/>
            <w:webHidden/>
          </w:rPr>
          <w:fldChar w:fldCharType="end"/>
        </w:r>
      </w:hyperlink>
    </w:p>
    <w:p w14:paraId="03C54028" w14:textId="015AFDA7" w:rsidR="00F53895" w:rsidRDefault="00F53895">
      <w:pPr>
        <w:pStyle w:val="TOC2"/>
        <w:tabs>
          <w:tab w:val="left" w:pos="720"/>
        </w:tabs>
        <w:rPr>
          <w:rFonts w:asciiTheme="minorHAnsi" w:eastAsiaTheme="minorEastAsia" w:hAnsiTheme="minorHAnsi" w:cstheme="minorBidi"/>
          <w:caps w:val="0"/>
          <w:noProof/>
          <w:sz w:val="22"/>
          <w:szCs w:val="22"/>
          <w:lang w:val="en-SG" w:eastAsia="en-SG" w:bidi="ta-IN"/>
        </w:rPr>
      </w:pPr>
      <w:hyperlink w:anchor="_Toc77013322" w:history="1">
        <w:r w:rsidRPr="009307AF">
          <w:rPr>
            <w:rStyle w:val="Hyperlink"/>
            <w:noProof/>
          </w:rPr>
          <w:t>1.5</w:t>
        </w:r>
        <w:r>
          <w:rPr>
            <w:rFonts w:asciiTheme="minorHAnsi" w:eastAsiaTheme="minorEastAsia" w:hAnsiTheme="minorHAnsi" w:cstheme="minorBidi"/>
            <w:caps w:val="0"/>
            <w:noProof/>
            <w:sz w:val="22"/>
            <w:szCs w:val="22"/>
            <w:lang w:val="en-SG" w:eastAsia="en-SG" w:bidi="ta-IN"/>
          </w:rPr>
          <w:tab/>
        </w:r>
        <w:r w:rsidRPr="009307AF">
          <w:rPr>
            <w:rStyle w:val="Hyperlink"/>
            <w:noProof/>
          </w:rPr>
          <w:t>Risk Configuration</w:t>
        </w:r>
        <w:r>
          <w:rPr>
            <w:noProof/>
            <w:webHidden/>
          </w:rPr>
          <w:tab/>
        </w:r>
        <w:r>
          <w:rPr>
            <w:noProof/>
            <w:webHidden/>
          </w:rPr>
          <w:fldChar w:fldCharType="begin"/>
        </w:r>
        <w:r>
          <w:rPr>
            <w:noProof/>
            <w:webHidden/>
          </w:rPr>
          <w:instrText xml:space="preserve"> PAGEREF _Toc77013322 \h </w:instrText>
        </w:r>
        <w:r>
          <w:rPr>
            <w:noProof/>
            <w:webHidden/>
          </w:rPr>
        </w:r>
        <w:r>
          <w:rPr>
            <w:noProof/>
            <w:webHidden/>
          </w:rPr>
          <w:fldChar w:fldCharType="separate"/>
        </w:r>
        <w:r>
          <w:rPr>
            <w:noProof/>
            <w:webHidden/>
          </w:rPr>
          <w:t>10</w:t>
        </w:r>
        <w:r>
          <w:rPr>
            <w:noProof/>
            <w:webHidden/>
          </w:rPr>
          <w:fldChar w:fldCharType="end"/>
        </w:r>
      </w:hyperlink>
    </w:p>
    <w:p w14:paraId="413AFF45" w14:textId="7C37C474" w:rsidR="00F53895" w:rsidRDefault="00F53895">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013323" w:history="1">
        <w:r w:rsidRPr="009307AF">
          <w:rPr>
            <w:rStyle w:val="Hyperlink"/>
            <w:noProof/>
          </w:rPr>
          <w:t>1.5.1</w:t>
        </w:r>
        <w:r>
          <w:rPr>
            <w:rFonts w:asciiTheme="minorHAnsi" w:eastAsiaTheme="minorEastAsia" w:hAnsiTheme="minorHAnsi" w:cstheme="minorBidi"/>
            <w:noProof/>
            <w:sz w:val="22"/>
            <w:szCs w:val="22"/>
            <w:lang w:val="en-SG" w:eastAsia="en-SG" w:bidi="ta-IN"/>
          </w:rPr>
          <w:tab/>
        </w:r>
        <w:r w:rsidRPr="009307AF">
          <w:rPr>
            <w:rStyle w:val="Hyperlink"/>
            <w:noProof/>
          </w:rPr>
          <w:t>Rule Editor</w:t>
        </w:r>
        <w:r>
          <w:rPr>
            <w:noProof/>
            <w:webHidden/>
          </w:rPr>
          <w:tab/>
        </w:r>
        <w:r>
          <w:rPr>
            <w:noProof/>
            <w:webHidden/>
          </w:rPr>
          <w:fldChar w:fldCharType="begin"/>
        </w:r>
        <w:r>
          <w:rPr>
            <w:noProof/>
            <w:webHidden/>
          </w:rPr>
          <w:instrText xml:space="preserve"> PAGEREF _Toc77013323 \h </w:instrText>
        </w:r>
        <w:r>
          <w:rPr>
            <w:noProof/>
            <w:webHidden/>
          </w:rPr>
        </w:r>
        <w:r>
          <w:rPr>
            <w:noProof/>
            <w:webHidden/>
          </w:rPr>
          <w:fldChar w:fldCharType="separate"/>
        </w:r>
        <w:r>
          <w:rPr>
            <w:noProof/>
            <w:webHidden/>
          </w:rPr>
          <w:t>10</w:t>
        </w:r>
        <w:r>
          <w:rPr>
            <w:noProof/>
            <w:webHidden/>
          </w:rPr>
          <w:fldChar w:fldCharType="end"/>
        </w:r>
      </w:hyperlink>
    </w:p>
    <w:p w14:paraId="0F5FD183" w14:textId="01CA0B38" w:rsidR="00F53895" w:rsidRDefault="00F53895">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013324" w:history="1">
        <w:r w:rsidRPr="009307AF">
          <w:rPr>
            <w:rStyle w:val="Hyperlink"/>
            <w:noProof/>
          </w:rPr>
          <w:t>1.5.2</w:t>
        </w:r>
        <w:r>
          <w:rPr>
            <w:rFonts w:asciiTheme="minorHAnsi" w:eastAsiaTheme="minorEastAsia" w:hAnsiTheme="minorHAnsi" w:cstheme="minorBidi"/>
            <w:noProof/>
            <w:sz w:val="22"/>
            <w:szCs w:val="22"/>
            <w:lang w:val="en-SG" w:eastAsia="en-SG" w:bidi="ta-IN"/>
          </w:rPr>
          <w:tab/>
        </w:r>
        <w:r w:rsidRPr="009307AF">
          <w:rPr>
            <w:rStyle w:val="Hyperlink"/>
            <w:noProof/>
          </w:rPr>
          <w:t>Risk Threshold</w:t>
        </w:r>
        <w:r>
          <w:rPr>
            <w:noProof/>
            <w:webHidden/>
          </w:rPr>
          <w:tab/>
        </w:r>
        <w:r>
          <w:rPr>
            <w:noProof/>
            <w:webHidden/>
          </w:rPr>
          <w:fldChar w:fldCharType="begin"/>
        </w:r>
        <w:r>
          <w:rPr>
            <w:noProof/>
            <w:webHidden/>
          </w:rPr>
          <w:instrText xml:space="preserve"> PAGEREF _Toc77013324 \h </w:instrText>
        </w:r>
        <w:r>
          <w:rPr>
            <w:noProof/>
            <w:webHidden/>
          </w:rPr>
        </w:r>
        <w:r>
          <w:rPr>
            <w:noProof/>
            <w:webHidden/>
          </w:rPr>
          <w:fldChar w:fldCharType="separate"/>
        </w:r>
        <w:r>
          <w:rPr>
            <w:noProof/>
            <w:webHidden/>
          </w:rPr>
          <w:t>10</w:t>
        </w:r>
        <w:r>
          <w:rPr>
            <w:noProof/>
            <w:webHidden/>
          </w:rPr>
          <w:fldChar w:fldCharType="end"/>
        </w:r>
      </w:hyperlink>
    </w:p>
    <w:p w14:paraId="69F54117" w14:textId="6AED9EED" w:rsidR="00F53895" w:rsidRDefault="00F53895">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013325" w:history="1">
        <w:r w:rsidRPr="009307AF">
          <w:rPr>
            <w:rStyle w:val="Hyperlink"/>
            <w:noProof/>
          </w:rPr>
          <w:t>1.5.3</w:t>
        </w:r>
        <w:r>
          <w:rPr>
            <w:rFonts w:asciiTheme="minorHAnsi" w:eastAsiaTheme="minorEastAsia" w:hAnsiTheme="minorHAnsi" w:cstheme="minorBidi"/>
            <w:noProof/>
            <w:sz w:val="22"/>
            <w:szCs w:val="22"/>
            <w:lang w:val="en-SG" w:eastAsia="en-SG" w:bidi="ta-IN"/>
          </w:rPr>
          <w:tab/>
        </w:r>
        <w:r w:rsidRPr="009307AF">
          <w:rPr>
            <w:rStyle w:val="Hyperlink"/>
            <w:noProof/>
          </w:rPr>
          <w:t>Risk Profile Creation Process</w:t>
        </w:r>
        <w:r>
          <w:rPr>
            <w:noProof/>
            <w:webHidden/>
          </w:rPr>
          <w:tab/>
        </w:r>
        <w:r>
          <w:rPr>
            <w:noProof/>
            <w:webHidden/>
          </w:rPr>
          <w:fldChar w:fldCharType="begin"/>
        </w:r>
        <w:r>
          <w:rPr>
            <w:noProof/>
            <w:webHidden/>
          </w:rPr>
          <w:instrText xml:space="preserve"> PAGEREF _Toc77013325 \h </w:instrText>
        </w:r>
        <w:r>
          <w:rPr>
            <w:noProof/>
            <w:webHidden/>
          </w:rPr>
        </w:r>
        <w:r>
          <w:rPr>
            <w:noProof/>
            <w:webHidden/>
          </w:rPr>
          <w:fldChar w:fldCharType="separate"/>
        </w:r>
        <w:r>
          <w:rPr>
            <w:noProof/>
            <w:webHidden/>
          </w:rPr>
          <w:t>10</w:t>
        </w:r>
        <w:r>
          <w:rPr>
            <w:noProof/>
            <w:webHidden/>
          </w:rPr>
          <w:fldChar w:fldCharType="end"/>
        </w:r>
      </w:hyperlink>
    </w:p>
    <w:p w14:paraId="00CEF988" w14:textId="3053A2D3" w:rsidR="00F53895" w:rsidRDefault="00F53895">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013326" w:history="1">
        <w:r w:rsidRPr="009307AF">
          <w:rPr>
            <w:rStyle w:val="Hyperlink"/>
            <w:noProof/>
          </w:rPr>
          <w:t>1.5.4</w:t>
        </w:r>
        <w:r>
          <w:rPr>
            <w:rFonts w:asciiTheme="minorHAnsi" w:eastAsiaTheme="minorEastAsia" w:hAnsiTheme="minorHAnsi" w:cstheme="minorBidi"/>
            <w:noProof/>
            <w:sz w:val="22"/>
            <w:szCs w:val="22"/>
            <w:lang w:val="en-SG" w:eastAsia="en-SG" w:bidi="ta-IN"/>
          </w:rPr>
          <w:tab/>
        </w:r>
        <w:r w:rsidRPr="009307AF">
          <w:rPr>
            <w:rStyle w:val="Hyperlink"/>
            <w:noProof/>
          </w:rPr>
          <w:t>Risk Profile Management</w:t>
        </w:r>
        <w:r>
          <w:rPr>
            <w:noProof/>
            <w:webHidden/>
          </w:rPr>
          <w:tab/>
        </w:r>
        <w:r>
          <w:rPr>
            <w:noProof/>
            <w:webHidden/>
          </w:rPr>
          <w:fldChar w:fldCharType="begin"/>
        </w:r>
        <w:r>
          <w:rPr>
            <w:noProof/>
            <w:webHidden/>
          </w:rPr>
          <w:instrText xml:space="preserve"> PAGEREF _Toc77013326 \h </w:instrText>
        </w:r>
        <w:r>
          <w:rPr>
            <w:noProof/>
            <w:webHidden/>
          </w:rPr>
        </w:r>
        <w:r>
          <w:rPr>
            <w:noProof/>
            <w:webHidden/>
          </w:rPr>
          <w:fldChar w:fldCharType="separate"/>
        </w:r>
        <w:r>
          <w:rPr>
            <w:noProof/>
            <w:webHidden/>
          </w:rPr>
          <w:t>11</w:t>
        </w:r>
        <w:r>
          <w:rPr>
            <w:noProof/>
            <w:webHidden/>
          </w:rPr>
          <w:fldChar w:fldCharType="end"/>
        </w:r>
      </w:hyperlink>
    </w:p>
    <w:p w14:paraId="1F4798A5" w14:textId="3F0765C8" w:rsidR="00F53895" w:rsidRDefault="00F53895">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013327" w:history="1">
        <w:r w:rsidRPr="009307AF">
          <w:rPr>
            <w:rStyle w:val="Hyperlink"/>
            <w:noProof/>
          </w:rPr>
          <w:t>1.5.5</w:t>
        </w:r>
        <w:r>
          <w:rPr>
            <w:rFonts w:asciiTheme="minorHAnsi" w:eastAsiaTheme="minorEastAsia" w:hAnsiTheme="minorHAnsi" w:cstheme="minorBidi"/>
            <w:noProof/>
            <w:sz w:val="22"/>
            <w:szCs w:val="22"/>
            <w:lang w:val="en-SG" w:eastAsia="en-SG" w:bidi="ta-IN"/>
          </w:rPr>
          <w:tab/>
        </w:r>
        <w:r w:rsidRPr="009307AF">
          <w:rPr>
            <w:rStyle w:val="Hyperlink"/>
            <w:noProof/>
          </w:rPr>
          <w:t>Random Selectivity for Red Lane</w:t>
        </w:r>
        <w:r>
          <w:rPr>
            <w:noProof/>
            <w:webHidden/>
          </w:rPr>
          <w:tab/>
        </w:r>
        <w:r>
          <w:rPr>
            <w:noProof/>
            <w:webHidden/>
          </w:rPr>
          <w:fldChar w:fldCharType="begin"/>
        </w:r>
        <w:r>
          <w:rPr>
            <w:noProof/>
            <w:webHidden/>
          </w:rPr>
          <w:instrText xml:space="preserve"> PAGEREF _Toc77013327 \h </w:instrText>
        </w:r>
        <w:r>
          <w:rPr>
            <w:noProof/>
            <w:webHidden/>
          </w:rPr>
        </w:r>
        <w:r>
          <w:rPr>
            <w:noProof/>
            <w:webHidden/>
          </w:rPr>
          <w:fldChar w:fldCharType="separate"/>
        </w:r>
        <w:r>
          <w:rPr>
            <w:noProof/>
            <w:webHidden/>
          </w:rPr>
          <w:t>11</w:t>
        </w:r>
        <w:r>
          <w:rPr>
            <w:noProof/>
            <w:webHidden/>
          </w:rPr>
          <w:fldChar w:fldCharType="end"/>
        </w:r>
      </w:hyperlink>
    </w:p>
    <w:p w14:paraId="18B7BB4D" w14:textId="3084370E" w:rsidR="00F53895" w:rsidRDefault="00F53895">
      <w:pPr>
        <w:pStyle w:val="TOC2"/>
        <w:tabs>
          <w:tab w:val="left" w:pos="720"/>
        </w:tabs>
        <w:rPr>
          <w:rFonts w:asciiTheme="minorHAnsi" w:eastAsiaTheme="minorEastAsia" w:hAnsiTheme="minorHAnsi" w:cstheme="minorBidi"/>
          <w:caps w:val="0"/>
          <w:noProof/>
          <w:sz w:val="22"/>
          <w:szCs w:val="22"/>
          <w:lang w:val="en-SG" w:eastAsia="en-SG" w:bidi="ta-IN"/>
        </w:rPr>
      </w:pPr>
      <w:hyperlink w:anchor="_Toc77013328" w:history="1">
        <w:r w:rsidRPr="009307AF">
          <w:rPr>
            <w:rStyle w:val="Hyperlink"/>
            <w:noProof/>
          </w:rPr>
          <w:t>1.6</w:t>
        </w:r>
        <w:r>
          <w:rPr>
            <w:rFonts w:asciiTheme="minorHAnsi" w:eastAsiaTheme="minorEastAsia" w:hAnsiTheme="minorHAnsi" w:cstheme="minorBidi"/>
            <w:caps w:val="0"/>
            <w:noProof/>
            <w:sz w:val="22"/>
            <w:szCs w:val="22"/>
            <w:lang w:val="en-SG" w:eastAsia="en-SG" w:bidi="ta-IN"/>
          </w:rPr>
          <w:tab/>
        </w:r>
        <w:r w:rsidRPr="009307AF">
          <w:rPr>
            <w:rStyle w:val="Hyperlink"/>
            <w:noProof/>
          </w:rPr>
          <w:t>Risk Assessment Process</w:t>
        </w:r>
        <w:r>
          <w:rPr>
            <w:noProof/>
            <w:webHidden/>
          </w:rPr>
          <w:tab/>
        </w:r>
        <w:r>
          <w:rPr>
            <w:noProof/>
            <w:webHidden/>
          </w:rPr>
          <w:fldChar w:fldCharType="begin"/>
        </w:r>
        <w:r>
          <w:rPr>
            <w:noProof/>
            <w:webHidden/>
          </w:rPr>
          <w:instrText xml:space="preserve"> PAGEREF _Toc77013328 \h </w:instrText>
        </w:r>
        <w:r>
          <w:rPr>
            <w:noProof/>
            <w:webHidden/>
          </w:rPr>
        </w:r>
        <w:r>
          <w:rPr>
            <w:noProof/>
            <w:webHidden/>
          </w:rPr>
          <w:fldChar w:fldCharType="separate"/>
        </w:r>
        <w:r>
          <w:rPr>
            <w:noProof/>
            <w:webHidden/>
          </w:rPr>
          <w:t>12</w:t>
        </w:r>
        <w:r>
          <w:rPr>
            <w:noProof/>
            <w:webHidden/>
          </w:rPr>
          <w:fldChar w:fldCharType="end"/>
        </w:r>
      </w:hyperlink>
    </w:p>
    <w:p w14:paraId="5B993148" w14:textId="05E71F8B" w:rsidR="00F53895" w:rsidRDefault="00F53895">
      <w:pPr>
        <w:pStyle w:val="TOC2"/>
        <w:tabs>
          <w:tab w:val="left" w:pos="720"/>
        </w:tabs>
        <w:rPr>
          <w:rFonts w:asciiTheme="minorHAnsi" w:eastAsiaTheme="minorEastAsia" w:hAnsiTheme="minorHAnsi" w:cstheme="minorBidi"/>
          <w:caps w:val="0"/>
          <w:noProof/>
          <w:sz w:val="22"/>
          <w:szCs w:val="22"/>
          <w:lang w:val="en-SG" w:eastAsia="en-SG" w:bidi="ta-IN"/>
        </w:rPr>
      </w:pPr>
      <w:hyperlink w:anchor="_Toc77013329" w:history="1">
        <w:r w:rsidRPr="009307AF">
          <w:rPr>
            <w:rStyle w:val="Hyperlink"/>
            <w:noProof/>
          </w:rPr>
          <w:t>1.7</w:t>
        </w:r>
        <w:r>
          <w:rPr>
            <w:rFonts w:asciiTheme="minorHAnsi" w:eastAsiaTheme="minorEastAsia" w:hAnsiTheme="minorHAnsi" w:cstheme="minorBidi"/>
            <w:caps w:val="0"/>
            <w:noProof/>
            <w:sz w:val="22"/>
            <w:szCs w:val="22"/>
            <w:lang w:val="en-SG" w:eastAsia="en-SG" w:bidi="ta-IN"/>
          </w:rPr>
          <w:tab/>
        </w:r>
        <w:r w:rsidRPr="009307AF">
          <w:rPr>
            <w:rStyle w:val="Hyperlink"/>
            <w:noProof/>
          </w:rPr>
          <w:t>Risk Review / Monitoring Process</w:t>
        </w:r>
        <w:r>
          <w:rPr>
            <w:noProof/>
            <w:webHidden/>
          </w:rPr>
          <w:tab/>
        </w:r>
        <w:r>
          <w:rPr>
            <w:noProof/>
            <w:webHidden/>
          </w:rPr>
          <w:fldChar w:fldCharType="begin"/>
        </w:r>
        <w:r>
          <w:rPr>
            <w:noProof/>
            <w:webHidden/>
          </w:rPr>
          <w:instrText xml:space="preserve"> PAGEREF _Toc77013329 \h </w:instrText>
        </w:r>
        <w:r>
          <w:rPr>
            <w:noProof/>
            <w:webHidden/>
          </w:rPr>
        </w:r>
        <w:r>
          <w:rPr>
            <w:noProof/>
            <w:webHidden/>
          </w:rPr>
          <w:fldChar w:fldCharType="separate"/>
        </w:r>
        <w:r>
          <w:rPr>
            <w:noProof/>
            <w:webHidden/>
          </w:rPr>
          <w:t>14</w:t>
        </w:r>
        <w:r>
          <w:rPr>
            <w:noProof/>
            <w:webHidden/>
          </w:rPr>
          <w:fldChar w:fldCharType="end"/>
        </w:r>
      </w:hyperlink>
    </w:p>
    <w:p w14:paraId="1F04711C" w14:textId="03572091" w:rsidR="00F53895" w:rsidRDefault="00F53895">
      <w:pPr>
        <w:pStyle w:val="TOC2"/>
        <w:tabs>
          <w:tab w:val="left" w:pos="720"/>
        </w:tabs>
        <w:rPr>
          <w:rFonts w:asciiTheme="minorHAnsi" w:eastAsiaTheme="minorEastAsia" w:hAnsiTheme="minorHAnsi" w:cstheme="minorBidi"/>
          <w:caps w:val="0"/>
          <w:noProof/>
          <w:sz w:val="22"/>
          <w:szCs w:val="22"/>
          <w:lang w:val="en-SG" w:eastAsia="en-SG" w:bidi="ta-IN"/>
        </w:rPr>
      </w:pPr>
      <w:hyperlink w:anchor="_Toc77013330" w:history="1">
        <w:r w:rsidRPr="009307AF">
          <w:rPr>
            <w:rStyle w:val="Hyperlink"/>
            <w:noProof/>
          </w:rPr>
          <w:t>1.8</w:t>
        </w:r>
        <w:r>
          <w:rPr>
            <w:rFonts w:asciiTheme="minorHAnsi" w:eastAsiaTheme="minorEastAsia" w:hAnsiTheme="minorHAnsi" w:cstheme="minorBidi"/>
            <w:caps w:val="0"/>
            <w:noProof/>
            <w:sz w:val="22"/>
            <w:szCs w:val="22"/>
            <w:lang w:val="en-SG" w:eastAsia="en-SG" w:bidi="ta-IN"/>
          </w:rPr>
          <w:tab/>
        </w:r>
        <w:r w:rsidRPr="009307AF">
          <w:rPr>
            <w:rStyle w:val="Hyperlink"/>
            <w:noProof/>
          </w:rPr>
          <w:t>Use Cases</w:t>
        </w:r>
        <w:r>
          <w:rPr>
            <w:noProof/>
            <w:webHidden/>
          </w:rPr>
          <w:tab/>
        </w:r>
        <w:r>
          <w:rPr>
            <w:noProof/>
            <w:webHidden/>
          </w:rPr>
          <w:fldChar w:fldCharType="begin"/>
        </w:r>
        <w:r>
          <w:rPr>
            <w:noProof/>
            <w:webHidden/>
          </w:rPr>
          <w:instrText xml:space="preserve"> PAGEREF _Toc77013330 \h </w:instrText>
        </w:r>
        <w:r>
          <w:rPr>
            <w:noProof/>
            <w:webHidden/>
          </w:rPr>
        </w:r>
        <w:r>
          <w:rPr>
            <w:noProof/>
            <w:webHidden/>
          </w:rPr>
          <w:fldChar w:fldCharType="separate"/>
        </w:r>
        <w:r>
          <w:rPr>
            <w:noProof/>
            <w:webHidden/>
          </w:rPr>
          <w:t>15</w:t>
        </w:r>
        <w:r>
          <w:rPr>
            <w:noProof/>
            <w:webHidden/>
          </w:rPr>
          <w:fldChar w:fldCharType="end"/>
        </w:r>
      </w:hyperlink>
    </w:p>
    <w:p w14:paraId="08740828" w14:textId="6EA9B62B" w:rsidR="00F53895" w:rsidRDefault="00F53895">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013331" w:history="1">
        <w:r w:rsidRPr="009307AF">
          <w:rPr>
            <w:rStyle w:val="Hyperlink"/>
            <w:noProof/>
          </w:rPr>
          <w:t>1.8.1</w:t>
        </w:r>
        <w:r>
          <w:rPr>
            <w:rFonts w:asciiTheme="minorHAnsi" w:eastAsiaTheme="minorEastAsia" w:hAnsiTheme="minorHAnsi" w:cstheme="minorBidi"/>
            <w:noProof/>
            <w:sz w:val="22"/>
            <w:szCs w:val="22"/>
            <w:lang w:val="en-SG" w:eastAsia="en-SG" w:bidi="ta-IN"/>
          </w:rPr>
          <w:tab/>
        </w:r>
        <w:r w:rsidRPr="009307AF">
          <w:rPr>
            <w:rStyle w:val="Hyperlink"/>
            <w:noProof/>
          </w:rPr>
          <w:t>Lane Management Use Cases</w:t>
        </w:r>
        <w:r>
          <w:rPr>
            <w:noProof/>
            <w:webHidden/>
          </w:rPr>
          <w:tab/>
        </w:r>
        <w:r>
          <w:rPr>
            <w:noProof/>
            <w:webHidden/>
          </w:rPr>
          <w:fldChar w:fldCharType="begin"/>
        </w:r>
        <w:r>
          <w:rPr>
            <w:noProof/>
            <w:webHidden/>
          </w:rPr>
          <w:instrText xml:space="preserve"> PAGEREF _Toc77013331 \h </w:instrText>
        </w:r>
        <w:r>
          <w:rPr>
            <w:noProof/>
            <w:webHidden/>
          </w:rPr>
        </w:r>
        <w:r>
          <w:rPr>
            <w:noProof/>
            <w:webHidden/>
          </w:rPr>
          <w:fldChar w:fldCharType="separate"/>
        </w:r>
        <w:r>
          <w:rPr>
            <w:noProof/>
            <w:webHidden/>
          </w:rPr>
          <w:t>15</w:t>
        </w:r>
        <w:r>
          <w:rPr>
            <w:noProof/>
            <w:webHidden/>
          </w:rPr>
          <w:fldChar w:fldCharType="end"/>
        </w:r>
      </w:hyperlink>
    </w:p>
    <w:p w14:paraId="666996DC" w14:textId="47155356" w:rsidR="00F53895" w:rsidRDefault="00F53895">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013332" w:history="1">
        <w:r w:rsidRPr="009307AF">
          <w:rPr>
            <w:rStyle w:val="Hyperlink"/>
            <w:noProof/>
          </w:rPr>
          <w:t>1.8.2</w:t>
        </w:r>
        <w:r>
          <w:rPr>
            <w:rFonts w:asciiTheme="minorHAnsi" w:eastAsiaTheme="minorEastAsia" w:hAnsiTheme="minorHAnsi" w:cstheme="minorBidi"/>
            <w:noProof/>
            <w:sz w:val="22"/>
            <w:szCs w:val="22"/>
            <w:lang w:val="en-SG" w:eastAsia="en-SG" w:bidi="ta-IN"/>
          </w:rPr>
          <w:tab/>
        </w:r>
        <w:r w:rsidRPr="009307AF">
          <w:rPr>
            <w:rStyle w:val="Hyperlink"/>
            <w:noProof/>
          </w:rPr>
          <w:t>Profile Management Use Cases</w:t>
        </w:r>
        <w:r>
          <w:rPr>
            <w:noProof/>
            <w:webHidden/>
          </w:rPr>
          <w:tab/>
        </w:r>
        <w:r>
          <w:rPr>
            <w:noProof/>
            <w:webHidden/>
          </w:rPr>
          <w:fldChar w:fldCharType="begin"/>
        </w:r>
        <w:r>
          <w:rPr>
            <w:noProof/>
            <w:webHidden/>
          </w:rPr>
          <w:instrText xml:space="preserve"> PAGEREF _Toc77013332 \h </w:instrText>
        </w:r>
        <w:r>
          <w:rPr>
            <w:noProof/>
            <w:webHidden/>
          </w:rPr>
        </w:r>
        <w:r>
          <w:rPr>
            <w:noProof/>
            <w:webHidden/>
          </w:rPr>
          <w:fldChar w:fldCharType="separate"/>
        </w:r>
        <w:r>
          <w:rPr>
            <w:noProof/>
            <w:webHidden/>
          </w:rPr>
          <w:t>15</w:t>
        </w:r>
        <w:r>
          <w:rPr>
            <w:noProof/>
            <w:webHidden/>
          </w:rPr>
          <w:fldChar w:fldCharType="end"/>
        </w:r>
      </w:hyperlink>
    </w:p>
    <w:p w14:paraId="7BCD55D4" w14:textId="01FA58CE" w:rsidR="00F53895" w:rsidRDefault="00F53895">
      <w:pPr>
        <w:pStyle w:val="TOC3"/>
        <w:tabs>
          <w:tab w:val="left" w:pos="1200"/>
          <w:tab w:val="right" w:leader="dot" w:pos="8630"/>
        </w:tabs>
        <w:rPr>
          <w:rFonts w:asciiTheme="minorHAnsi" w:eastAsiaTheme="minorEastAsia" w:hAnsiTheme="minorHAnsi" w:cstheme="minorBidi"/>
          <w:noProof/>
          <w:sz w:val="22"/>
          <w:szCs w:val="22"/>
          <w:lang w:val="en-SG" w:eastAsia="en-SG" w:bidi="ta-IN"/>
        </w:rPr>
      </w:pPr>
      <w:hyperlink w:anchor="_Toc77013333" w:history="1">
        <w:r w:rsidRPr="009307AF">
          <w:rPr>
            <w:rStyle w:val="Hyperlink"/>
            <w:noProof/>
          </w:rPr>
          <w:t>1.8.3</w:t>
        </w:r>
        <w:r>
          <w:rPr>
            <w:rFonts w:asciiTheme="minorHAnsi" w:eastAsiaTheme="minorEastAsia" w:hAnsiTheme="minorHAnsi" w:cstheme="minorBidi"/>
            <w:noProof/>
            <w:sz w:val="22"/>
            <w:szCs w:val="22"/>
            <w:lang w:val="en-SG" w:eastAsia="en-SG" w:bidi="ta-IN"/>
          </w:rPr>
          <w:tab/>
        </w:r>
        <w:r w:rsidRPr="009307AF">
          <w:rPr>
            <w:rStyle w:val="Hyperlink"/>
            <w:noProof/>
          </w:rPr>
          <w:t>Risk Assessment on Declaration Use Cases</w:t>
        </w:r>
        <w:r>
          <w:rPr>
            <w:noProof/>
            <w:webHidden/>
          </w:rPr>
          <w:tab/>
        </w:r>
        <w:r>
          <w:rPr>
            <w:noProof/>
            <w:webHidden/>
          </w:rPr>
          <w:fldChar w:fldCharType="begin"/>
        </w:r>
        <w:r>
          <w:rPr>
            <w:noProof/>
            <w:webHidden/>
          </w:rPr>
          <w:instrText xml:space="preserve"> PAGEREF _Toc77013333 \h </w:instrText>
        </w:r>
        <w:r>
          <w:rPr>
            <w:noProof/>
            <w:webHidden/>
          </w:rPr>
        </w:r>
        <w:r>
          <w:rPr>
            <w:noProof/>
            <w:webHidden/>
          </w:rPr>
          <w:fldChar w:fldCharType="separate"/>
        </w:r>
        <w:r>
          <w:rPr>
            <w:noProof/>
            <w:webHidden/>
          </w:rPr>
          <w:t>16</w:t>
        </w:r>
        <w:r>
          <w:rPr>
            <w:noProof/>
            <w:webHidden/>
          </w:rPr>
          <w:fldChar w:fldCharType="end"/>
        </w:r>
      </w:hyperlink>
    </w:p>
    <w:p w14:paraId="0F62930A" w14:textId="352B19E5" w:rsidR="00F53895" w:rsidRDefault="00F53895">
      <w:pPr>
        <w:pStyle w:val="TOC1"/>
        <w:rPr>
          <w:rFonts w:asciiTheme="minorHAnsi" w:eastAsiaTheme="minorEastAsia" w:hAnsiTheme="minorHAnsi" w:cstheme="minorBidi"/>
          <w:b w:val="0"/>
          <w:noProof/>
          <w:sz w:val="22"/>
          <w:szCs w:val="22"/>
          <w:lang w:val="en-SG" w:eastAsia="en-SG" w:bidi="ta-IN"/>
        </w:rPr>
      </w:pPr>
      <w:hyperlink w:anchor="_Toc77013334" w:history="1">
        <w:r w:rsidRPr="009307AF">
          <w:rPr>
            <w:rStyle w:val="Hyperlink"/>
            <w:noProof/>
          </w:rPr>
          <w:t>Appendix A</w:t>
        </w:r>
        <w:r>
          <w:rPr>
            <w:noProof/>
            <w:webHidden/>
          </w:rPr>
          <w:tab/>
        </w:r>
        <w:r>
          <w:rPr>
            <w:noProof/>
            <w:webHidden/>
          </w:rPr>
          <w:fldChar w:fldCharType="begin"/>
        </w:r>
        <w:r>
          <w:rPr>
            <w:noProof/>
            <w:webHidden/>
          </w:rPr>
          <w:instrText xml:space="preserve"> PAGEREF _Toc77013334 \h </w:instrText>
        </w:r>
        <w:r>
          <w:rPr>
            <w:noProof/>
            <w:webHidden/>
          </w:rPr>
        </w:r>
        <w:r>
          <w:rPr>
            <w:noProof/>
            <w:webHidden/>
          </w:rPr>
          <w:fldChar w:fldCharType="separate"/>
        </w:r>
        <w:r>
          <w:rPr>
            <w:noProof/>
            <w:webHidden/>
          </w:rPr>
          <w:t>17</w:t>
        </w:r>
        <w:r>
          <w:rPr>
            <w:noProof/>
            <w:webHidden/>
          </w:rPr>
          <w:fldChar w:fldCharType="end"/>
        </w:r>
      </w:hyperlink>
    </w:p>
    <w:p w14:paraId="53AFA532" w14:textId="087126F7" w:rsidR="00F53895" w:rsidRDefault="00F53895">
      <w:pPr>
        <w:pStyle w:val="TOC2"/>
        <w:tabs>
          <w:tab w:val="left" w:pos="480"/>
        </w:tabs>
        <w:rPr>
          <w:rFonts w:asciiTheme="minorHAnsi" w:eastAsiaTheme="minorEastAsia" w:hAnsiTheme="minorHAnsi" w:cstheme="minorBidi"/>
          <w:caps w:val="0"/>
          <w:noProof/>
          <w:sz w:val="22"/>
          <w:szCs w:val="22"/>
          <w:lang w:val="en-SG" w:eastAsia="en-SG" w:bidi="ta-IN"/>
        </w:rPr>
      </w:pPr>
      <w:hyperlink w:anchor="_Toc77013335" w:history="1">
        <w:r w:rsidRPr="009307AF">
          <w:rPr>
            <w:rStyle w:val="Hyperlink"/>
            <w:noProof/>
            <w:spacing w:val="5"/>
          </w:rPr>
          <w:t>1.</w:t>
        </w:r>
        <w:r>
          <w:rPr>
            <w:rFonts w:asciiTheme="minorHAnsi" w:eastAsiaTheme="minorEastAsia" w:hAnsiTheme="minorHAnsi" w:cstheme="minorBidi"/>
            <w:caps w:val="0"/>
            <w:noProof/>
            <w:sz w:val="22"/>
            <w:szCs w:val="22"/>
            <w:lang w:val="en-SG" w:eastAsia="en-SG" w:bidi="ta-IN"/>
          </w:rPr>
          <w:tab/>
        </w:r>
        <w:r w:rsidRPr="009307AF">
          <w:rPr>
            <w:rStyle w:val="Hyperlink"/>
            <w:noProof/>
            <w:spacing w:val="5"/>
          </w:rPr>
          <w:t>Configuration blueprint (CBP)</w:t>
        </w:r>
        <w:r>
          <w:rPr>
            <w:noProof/>
            <w:webHidden/>
          </w:rPr>
          <w:tab/>
        </w:r>
        <w:r>
          <w:rPr>
            <w:noProof/>
            <w:webHidden/>
          </w:rPr>
          <w:fldChar w:fldCharType="begin"/>
        </w:r>
        <w:r>
          <w:rPr>
            <w:noProof/>
            <w:webHidden/>
          </w:rPr>
          <w:instrText xml:space="preserve"> PAGEREF _Toc77013335 \h </w:instrText>
        </w:r>
        <w:r>
          <w:rPr>
            <w:noProof/>
            <w:webHidden/>
          </w:rPr>
        </w:r>
        <w:r>
          <w:rPr>
            <w:noProof/>
            <w:webHidden/>
          </w:rPr>
          <w:fldChar w:fldCharType="separate"/>
        </w:r>
        <w:r>
          <w:rPr>
            <w:noProof/>
            <w:webHidden/>
          </w:rPr>
          <w:t>17</w:t>
        </w:r>
        <w:r>
          <w:rPr>
            <w:noProof/>
            <w:webHidden/>
          </w:rPr>
          <w:fldChar w:fldCharType="end"/>
        </w:r>
      </w:hyperlink>
    </w:p>
    <w:p w14:paraId="1CA544C2" w14:textId="146162B5" w:rsidR="00674820" w:rsidRDefault="00110E66">
      <w:pPr>
        <w:rPr>
          <w:color w:val="000000"/>
        </w:rPr>
      </w:pPr>
      <w:r>
        <w:rPr>
          <w:b/>
          <w:color w:val="000000"/>
        </w:rPr>
        <w:fldChar w:fldCharType="end"/>
      </w:r>
    </w:p>
    <w:p w14:paraId="0B4B88A4" w14:textId="77777777" w:rsidR="00AC4634" w:rsidRDefault="00AC4634">
      <w:pPr>
        <w:pStyle w:val="BodyText"/>
        <w:rPr>
          <w:b/>
          <w:i w:val="0"/>
          <w:color w:val="FF0000"/>
          <w:u w:val="single"/>
        </w:rPr>
        <w:sectPr w:rsidR="00AC4634" w:rsidSect="00D0609C">
          <w:pgSz w:w="12240" w:h="15840" w:code="1"/>
          <w:pgMar w:top="1440" w:right="1800" w:bottom="1440" w:left="1800" w:header="720" w:footer="720" w:gutter="0"/>
          <w:cols w:space="720"/>
        </w:sectPr>
      </w:pPr>
    </w:p>
    <w:p w14:paraId="6BC5BDF6" w14:textId="77777777" w:rsidR="00674820" w:rsidRPr="00B840B4" w:rsidRDefault="00726761" w:rsidP="003E2550">
      <w:pPr>
        <w:pStyle w:val="Heading1"/>
      </w:pPr>
      <w:bookmarkStart w:id="18" w:name="_Toc446411377"/>
      <w:bookmarkStart w:id="19" w:name="_Toc446602764"/>
      <w:bookmarkStart w:id="20" w:name="_Toc446606705"/>
      <w:bookmarkStart w:id="21" w:name="_Toc446924216"/>
      <w:bookmarkStart w:id="22" w:name="_Toc446929229"/>
      <w:bookmarkStart w:id="23" w:name="_Toc446929769"/>
      <w:bookmarkStart w:id="24" w:name="_Toc447040078"/>
      <w:bookmarkStart w:id="25" w:name="_Toc447115374"/>
      <w:bookmarkStart w:id="26" w:name="_Toc447117508"/>
      <w:bookmarkStart w:id="27" w:name="_Toc447120620"/>
      <w:bookmarkStart w:id="28" w:name="_Toc447195121"/>
      <w:bookmarkStart w:id="29" w:name="_Toc447734087"/>
      <w:bookmarkStart w:id="30" w:name="_Toc447883041"/>
      <w:bookmarkStart w:id="31" w:name="_Toc448225544"/>
      <w:bookmarkStart w:id="32" w:name="_Toc448310876"/>
      <w:bookmarkStart w:id="33" w:name="_Toc448486631"/>
      <w:bookmarkStart w:id="34" w:name="_Toc448742959"/>
      <w:bookmarkStart w:id="35" w:name="_Toc448930450"/>
      <w:bookmarkStart w:id="36" w:name="_Toc77013314"/>
      <w:r w:rsidRPr="00B840B4">
        <w:lastRenderedPageBreak/>
        <w:t>Introduction</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p>
    <w:p w14:paraId="1C158406" w14:textId="77777777" w:rsidR="00674820" w:rsidRDefault="00FA0E25" w:rsidP="00D67B2E">
      <w:pPr>
        <w:pStyle w:val="StyleBodyTextCenturyGothic10ptNotItalicAuto1"/>
      </w:pPr>
      <w:r>
        <w:t>This</w:t>
      </w:r>
      <w:r w:rsidR="00CC6BCE" w:rsidRPr="00D67B2E">
        <w:t xml:space="preserve"> </w:t>
      </w:r>
      <w:r>
        <w:t xml:space="preserve">document </w:t>
      </w:r>
      <w:r w:rsidR="00CC6BCE" w:rsidRPr="00D67B2E">
        <w:t>define</w:t>
      </w:r>
      <w:r w:rsidR="00147E2D">
        <w:t>s</w:t>
      </w:r>
      <w:r w:rsidR="00CC6BCE" w:rsidRPr="00D67B2E">
        <w:t xml:space="preserve"> </w:t>
      </w:r>
      <w:r>
        <w:t xml:space="preserve">&amp; illustrates </w:t>
      </w:r>
      <w:r w:rsidR="00CC6BCE" w:rsidRPr="00D67B2E">
        <w:t>the business requirements</w:t>
      </w:r>
      <w:r>
        <w:t>, process flows</w:t>
      </w:r>
      <w:r w:rsidR="00CC6BCE" w:rsidRPr="00D67B2E">
        <w:t xml:space="preserve"> as well as the </w:t>
      </w:r>
      <w:r>
        <w:t>detailed functional</w:t>
      </w:r>
      <w:r w:rsidR="00CC6BCE" w:rsidRPr="00D67B2E">
        <w:t xml:space="preserve"> requirements </w:t>
      </w:r>
      <w:r>
        <w:t xml:space="preserve">of </w:t>
      </w:r>
      <w:proofErr w:type="spellStart"/>
      <w:r w:rsidR="00965CEF">
        <w:t>e</w:t>
      </w:r>
      <w:r w:rsidR="00FD23A6">
        <w:t>CMS</w:t>
      </w:r>
      <w:proofErr w:type="spellEnd"/>
      <w:r w:rsidR="00FD23A6">
        <w:t xml:space="preserve"> </w:t>
      </w:r>
      <w:r w:rsidR="00E55DC1">
        <w:t>Risk</w:t>
      </w:r>
      <w:r w:rsidR="00A0019C">
        <w:t xml:space="preserve"> </w:t>
      </w:r>
      <w:r w:rsidR="00FD23A6">
        <w:t>module</w:t>
      </w:r>
      <w:r w:rsidR="00DA0E3C">
        <w:t xml:space="preserve"> </w:t>
      </w:r>
      <w:r w:rsidR="005D6B8B">
        <w:t>to be implemented for</w:t>
      </w:r>
      <w:r w:rsidR="004E09E0">
        <w:t xml:space="preserve"> </w:t>
      </w:r>
      <w:r w:rsidR="00FD23A6">
        <w:t>Department of Revenue and Customs</w:t>
      </w:r>
      <w:r w:rsidR="00965CEF">
        <w:t>,</w:t>
      </w:r>
      <w:r w:rsidR="00FD23A6">
        <w:t xml:space="preserve"> Bhutan</w:t>
      </w:r>
      <w:r w:rsidR="005D6B8B">
        <w:t>.</w:t>
      </w:r>
    </w:p>
    <w:p w14:paraId="0076A530" w14:textId="77777777" w:rsidR="00A0019C" w:rsidRDefault="00A0019C" w:rsidP="00D67B2E">
      <w:pPr>
        <w:pStyle w:val="StyleBodyTextCenturyGothic10ptNotItalicAuto1"/>
      </w:pPr>
    </w:p>
    <w:p w14:paraId="62ABCF18" w14:textId="77777777" w:rsidR="00544017" w:rsidRDefault="00544017" w:rsidP="00D67B2E">
      <w:pPr>
        <w:pStyle w:val="StyleBodyTextCenturyGothic10ptNotItalicAuto1"/>
      </w:pPr>
      <w:r w:rsidRPr="000F64AA">
        <w:t xml:space="preserve">The </w:t>
      </w:r>
      <w:r>
        <w:t xml:space="preserve">risk management is one of the core clearance process in the </w:t>
      </w:r>
      <w:proofErr w:type="spellStart"/>
      <w:r w:rsidR="00A44F70">
        <w:t>e</w:t>
      </w:r>
      <w:r>
        <w:t>CMS</w:t>
      </w:r>
      <w:proofErr w:type="spellEnd"/>
      <w:r>
        <w:t xml:space="preserve"> and is part of the declaration processing. The risk management design follows the WCO guidelines for risk assessment.</w:t>
      </w:r>
    </w:p>
    <w:p w14:paraId="7434AF72" w14:textId="77777777" w:rsidR="0064234D" w:rsidRDefault="0064234D" w:rsidP="00D67B2E">
      <w:pPr>
        <w:pStyle w:val="StyleBodyTextCenturyGothic10ptNotItalicAuto1"/>
      </w:pPr>
    </w:p>
    <w:p w14:paraId="243BAB04" w14:textId="77777777" w:rsidR="00674820" w:rsidRPr="00EA4D50" w:rsidRDefault="009C0810" w:rsidP="00E04D97">
      <w:pPr>
        <w:pStyle w:val="Heading2"/>
        <w:numPr>
          <w:ilvl w:val="0"/>
          <w:numId w:val="9"/>
        </w:numPr>
        <w:ind w:hanging="720"/>
        <w:rPr>
          <w:rStyle w:val="IntenseReference"/>
          <w:color w:val="000000" w:themeColor="text1"/>
        </w:rPr>
      </w:pPr>
      <w:bookmarkStart w:id="37" w:name="_Toc60795473"/>
      <w:bookmarkStart w:id="38" w:name="_Toc331520728"/>
      <w:bookmarkStart w:id="39" w:name="_Toc446411378"/>
      <w:bookmarkStart w:id="40" w:name="_Toc446602765"/>
      <w:bookmarkStart w:id="41" w:name="_Toc446606706"/>
      <w:bookmarkStart w:id="42" w:name="_Toc446924217"/>
      <w:bookmarkStart w:id="43" w:name="_Toc446929230"/>
      <w:bookmarkStart w:id="44" w:name="_Toc446929770"/>
      <w:bookmarkStart w:id="45" w:name="_Toc447040079"/>
      <w:bookmarkStart w:id="46" w:name="_Toc447115375"/>
      <w:bookmarkStart w:id="47" w:name="_Toc447117509"/>
      <w:bookmarkStart w:id="48" w:name="_Toc447120621"/>
      <w:bookmarkStart w:id="49" w:name="_Toc447195122"/>
      <w:bookmarkStart w:id="50" w:name="_Toc447734088"/>
      <w:bookmarkStart w:id="51" w:name="_Toc447883042"/>
      <w:bookmarkStart w:id="52" w:name="_Toc448225545"/>
      <w:bookmarkStart w:id="53" w:name="_Toc448310877"/>
      <w:bookmarkStart w:id="54" w:name="_Toc448486632"/>
      <w:bookmarkStart w:id="55" w:name="_Toc448742960"/>
      <w:bookmarkStart w:id="56" w:name="_Toc448930451"/>
      <w:bookmarkStart w:id="57" w:name="_Toc77013315"/>
      <w:r w:rsidRPr="00EA4D50">
        <w:rPr>
          <w:rStyle w:val="IntenseReference"/>
          <w:color w:val="000000" w:themeColor="text1"/>
        </w:rPr>
        <w:t>Definitions and A</w:t>
      </w:r>
      <w:r w:rsidR="00674820" w:rsidRPr="00EA4D50">
        <w:rPr>
          <w:rStyle w:val="IntenseReference"/>
          <w:color w:val="000000" w:themeColor="text1"/>
        </w:rPr>
        <w:t>bbreviations</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201C8302" w14:textId="77777777" w:rsidR="00674820" w:rsidRDefault="00E10FC1" w:rsidP="00F67FAA">
      <w:bookmarkStart w:id="58" w:name="OLE_LINK1"/>
      <w:bookmarkStart w:id="59" w:name="OLE_LINK2"/>
      <w:r>
        <w:t xml:space="preserve">The table </w:t>
      </w:r>
      <w:r w:rsidR="00CE63CD">
        <w:t xml:space="preserve">below </w:t>
      </w:r>
      <w:r>
        <w:t xml:space="preserve">lists the different acronyms and abbreviations </w:t>
      </w:r>
      <w:r w:rsidR="00CE63CD">
        <w:t xml:space="preserve">as well as the definitions </w:t>
      </w:r>
      <w:r w:rsidR="008804B9">
        <w:t>used through</w:t>
      </w:r>
      <w:r>
        <w:t>out this SRS.</w:t>
      </w:r>
    </w:p>
    <w:p w14:paraId="00DAB34E" w14:textId="77777777" w:rsidR="00E10FC1" w:rsidRDefault="00E10FC1" w:rsidP="00347859"/>
    <w:tbl>
      <w:tblPr>
        <w:tblStyle w:val="GridTable1Light-Accent21"/>
        <w:tblW w:w="8644" w:type="dxa"/>
        <w:tblLook w:val="01A0" w:firstRow="1" w:lastRow="0" w:firstColumn="1" w:lastColumn="1" w:noHBand="0" w:noVBand="0"/>
      </w:tblPr>
      <w:tblGrid>
        <w:gridCol w:w="689"/>
        <w:gridCol w:w="2086"/>
        <w:gridCol w:w="5869"/>
      </w:tblGrid>
      <w:tr w:rsidR="00CE3E08" w:rsidRPr="002D4158" w14:paraId="5D72F3BC" w14:textId="77777777" w:rsidTr="0078168A">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89" w:type="dxa"/>
          </w:tcPr>
          <w:p w14:paraId="611D6710" w14:textId="77777777" w:rsidR="00CE3E08" w:rsidRPr="00F97985" w:rsidRDefault="00CE3E08" w:rsidP="00674820">
            <w:r w:rsidRPr="00F97985">
              <w:t>S/N</w:t>
            </w:r>
          </w:p>
        </w:tc>
        <w:tc>
          <w:tcPr>
            <w:tcW w:w="2086" w:type="dxa"/>
          </w:tcPr>
          <w:p w14:paraId="4007C5B4" w14:textId="77777777" w:rsidR="00CE3E08" w:rsidRPr="00F97985" w:rsidRDefault="00CE3E08" w:rsidP="00674820">
            <w:pPr>
              <w:cnfStyle w:val="100000000000" w:firstRow="1" w:lastRow="0" w:firstColumn="0" w:lastColumn="0" w:oddVBand="0" w:evenVBand="0" w:oddHBand="0" w:evenHBand="0" w:firstRowFirstColumn="0" w:firstRowLastColumn="0" w:lastRowFirstColumn="0" w:lastRowLastColumn="0"/>
            </w:pPr>
            <w:r w:rsidRPr="00F97985">
              <w:t>Abbreviations</w:t>
            </w:r>
          </w:p>
        </w:tc>
        <w:tc>
          <w:tcPr>
            <w:cnfStyle w:val="000100000000" w:firstRow="0" w:lastRow="0" w:firstColumn="0" w:lastColumn="1" w:oddVBand="0" w:evenVBand="0" w:oddHBand="0" w:evenHBand="0" w:firstRowFirstColumn="0" w:firstRowLastColumn="0" w:lastRowFirstColumn="0" w:lastRowLastColumn="0"/>
            <w:tcW w:w="5869" w:type="dxa"/>
          </w:tcPr>
          <w:p w14:paraId="0538571F" w14:textId="77777777" w:rsidR="00CE3E08" w:rsidRPr="00F97985" w:rsidRDefault="00CE3E08" w:rsidP="00674820">
            <w:r w:rsidRPr="00F97985">
              <w:t>Description</w:t>
            </w:r>
          </w:p>
        </w:tc>
      </w:tr>
      <w:tr w:rsidR="00F53F05" w:rsidRPr="002D4158" w14:paraId="395E5700"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1DFD6B56" w14:textId="77777777" w:rsidR="00F53F05" w:rsidRPr="00F97985" w:rsidRDefault="00F53F05" w:rsidP="00F53F05">
            <w:pPr>
              <w:numPr>
                <w:ilvl w:val="0"/>
                <w:numId w:val="5"/>
              </w:numPr>
              <w:ind w:left="473"/>
            </w:pPr>
          </w:p>
        </w:tc>
        <w:tc>
          <w:tcPr>
            <w:tcW w:w="2086" w:type="dxa"/>
          </w:tcPr>
          <w:p w14:paraId="1E0B7545" w14:textId="77777777" w:rsidR="00F53F05" w:rsidRPr="00982233"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ACT</w:t>
            </w:r>
          </w:p>
        </w:tc>
        <w:tc>
          <w:tcPr>
            <w:cnfStyle w:val="000100000000" w:firstRow="0" w:lastRow="0" w:firstColumn="0" w:lastColumn="1" w:oddVBand="0" w:evenVBand="0" w:oddHBand="0" w:evenHBand="0" w:firstRowFirstColumn="0" w:firstRowLastColumn="0" w:lastRowFirstColumn="0" w:lastRowLastColumn="0"/>
            <w:tcW w:w="5869" w:type="dxa"/>
          </w:tcPr>
          <w:p w14:paraId="389EA64B" w14:textId="77777777" w:rsidR="00F53F05" w:rsidRPr="00982233" w:rsidRDefault="00F53F05" w:rsidP="00F53F05">
            <w:pPr>
              <w:rPr>
                <w:rFonts w:eastAsia="Arial" w:cs="Arial"/>
                <w:bCs w:val="0"/>
              </w:rPr>
            </w:pPr>
            <w:r w:rsidRPr="00D6495A">
              <w:t>Authorized Compliant Trader</w:t>
            </w:r>
          </w:p>
        </w:tc>
      </w:tr>
      <w:tr w:rsidR="00F53F05" w:rsidRPr="002D4158" w14:paraId="50B5663C"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33C66F9" w14:textId="77777777" w:rsidR="00F53F05" w:rsidRPr="00F97985" w:rsidRDefault="00F53F05" w:rsidP="00F53F05">
            <w:pPr>
              <w:numPr>
                <w:ilvl w:val="0"/>
                <w:numId w:val="5"/>
              </w:numPr>
              <w:ind w:left="473"/>
            </w:pPr>
          </w:p>
        </w:tc>
        <w:tc>
          <w:tcPr>
            <w:tcW w:w="2086" w:type="dxa"/>
          </w:tcPr>
          <w:p w14:paraId="6F4765B3" w14:textId="77777777" w:rsidR="00F53F05" w:rsidRPr="00634D3B"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BACS</w:t>
            </w:r>
          </w:p>
        </w:tc>
        <w:tc>
          <w:tcPr>
            <w:cnfStyle w:val="000100000000" w:firstRow="0" w:lastRow="0" w:firstColumn="0" w:lastColumn="1" w:oddVBand="0" w:evenVBand="0" w:oddHBand="0" w:evenHBand="0" w:firstRowFirstColumn="0" w:firstRowLastColumn="0" w:lastRowFirstColumn="0" w:lastRowLastColumn="0"/>
            <w:tcW w:w="5869" w:type="dxa"/>
          </w:tcPr>
          <w:p w14:paraId="21157EFD" w14:textId="77777777" w:rsidR="00F53F05" w:rsidRPr="00634D3B" w:rsidRDefault="00F53F05" w:rsidP="00F53F05">
            <w:pPr>
              <w:rPr>
                <w:rFonts w:eastAsia="Arial" w:cs="Arial"/>
                <w:bCs w:val="0"/>
              </w:rPr>
            </w:pPr>
            <w:r w:rsidRPr="00D6495A">
              <w:t>Bhutan Automated Customs System</w:t>
            </w:r>
          </w:p>
        </w:tc>
      </w:tr>
      <w:tr w:rsidR="00F53F05" w:rsidRPr="002D4158" w14:paraId="61273F8B"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5A1FD9B9" w14:textId="77777777" w:rsidR="00F53F05" w:rsidRPr="00F97985" w:rsidRDefault="00F53F05" w:rsidP="00F53F05">
            <w:pPr>
              <w:numPr>
                <w:ilvl w:val="0"/>
                <w:numId w:val="5"/>
              </w:numPr>
              <w:ind w:left="473"/>
            </w:pPr>
          </w:p>
        </w:tc>
        <w:tc>
          <w:tcPr>
            <w:tcW w:w="2086" w:type="dxa"/>
          </w:tcPr>
          <w:p w14:paraId="12F06474" w14:textId="77777777" w:rsidR="00F53F05" w:rsidRPr="00634D3B"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BAFRA</w:t>
            </w:r>
          </w:p>
        </w:tc>
        <w:tc>
          <w:tcPr>
            <w:cnfStyle w:val="000100000000" w:firstRow="0" w:lastRow="0" w:firstColumn="0" w:lastColumn="1" w:oddVBand="0" w:evenVBand="0" w:oddHBand="0" w:evenHBand="0" w:firstRowFirstColumn="0" w:firstRowLastColumn="0" w:lastRowFirstColumn="0" w:lastRowLastColumn="0"/>
            <w:tcW w:w="5869" w:type="dxa"/>
          </w:tcPr>
          <w:p w14:paraId="2B4A6C3E" w14:textId="77777777" w:rsidR="00F53F05" w:rsidRPr="00634D3B" w:rsidRDefault="00F53F05" w:rsidP="00F53F05">
            <w:pPr>
              <w:rPr>
                <w:rFonts w:eastAsia="Arial" w:cs="Arial"/>
                <w:bCs w:val="0"/>
              </w:rPr>
            </w:pPr>
            <w:r w:rsidRPr="00D6495A">
              <w:t>Bhutan Agriculture and Food Regulatory Authority</w:t>
            </w:r>
          </w:p>
        </w:tc>
      </w:tr>
      <w:tr w:rsidR="00F53F05" w:rsidRPr="002D4158" w14:paraId="642EEA00"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39BD9A1A" w14:textId="77777777" w:rsidR="00F53F05" w:rsidRPr="00F97985" w:rsidRDefault="00F53F05" w:rsidP="00F53F05">
            <w:pPr>
              <w:numPr>
                <w:ilvl w:val="0"/>
                <w:numId w:val="5"/>
              </w:numPr>
              <w:ind w:left="473"/>
            </w:pPr>
          </w:p>
        </w:tc>
        <w:tc>
          <w:tcPr>
            <w:tcW w:w="2086" w:type="dxa"/>
          </w:tcPr>
          <w:p w14:paraId="39CDB2C9" w14:textId="77777777" w:rsidR="00F53F05" w:rsidRPr="007E0112"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BITS</w:t>
            </w:r>
          </w:p>
        </w:tc>
        <w:tc>
          <w:tcPr>
            <w:cnfStyle w:val="000100000000" w:firstRow="0" w:lastRow="0" w:firstColumn="0" w:lastColumn="1" w:oddVBand="0" w:evenVBand="0" w:oddHBand="0" w:evenHBand="0" w:firstRowFirstColumn="0" w:firstRowLastColumn="0" w:lastRowFirstColumn="0" w:lastRowLastColumn="0"/>
            <w:tcW w:w="5869" w:type="dxa"/>
          </w:tcPr>
          <w:p w14:paraId="23508C9B" w14:textId="77777777" w:rsidR="00F53F05" w:rsidRPr="007E0112" w:rsidRDefault="00F53F05" w:rsidP="00F53F05">
            <w:pPr>
              <w:rPr>
                <w:rFonts w:eastAsia="Arial" w:cs="Arial"/>
                <w:bCs w:val="0"/>
              </w:rPr>
            </w:pPr>
            <w:r w:rsidRPr="00D6495A">
              <w:t>Bhutan Integrated Tax System</w:t>
            </w:r>
          </w:p>
        </w:tc>
      </w:tr>
      <w:tr w:rsidR="00F53F05" w:rsidRPr="002D4158" w14:paraId="55838B55"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6D3FE14" w14:textId="77777777" w:rsidR="00F53F05" w:rsidRPr="00F97985" w:rsidRDefault="00F53F05" w:rsidP="00F53F05">
            <w:pPr>
              <w:numPr>
                <w:ilvl w:val="0"/>
                <w:numId w:val="5"/>
              </w:numPr>
              <w:ind w:left="473"/>
            </w:pPr>
          </w:p>
        </w:tc>
        <w:tc>
          <w:tcPr>
            <w:tcW w:w="2086" w:type="dxa"/>
          </w:tcPr>
          <w:p w14:paraId="3DC73DAD" w14:textId="77777777" w:rsidR="00F53F05" w:rsidRPr="00F97985"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BNB</w:t>
            </w:r>
          </w:p>
        </w:tc>
        <w:tc>
          <w:tcPr>
            <w:cnfStyle w:val="000100000000" w:firstRow="0" w:lastRow="0" w:firstColumn="0" w:lastColumn="1" w:oddVBand="0" w:evenVBand="0" w:oddHBand="0" w:evenHBand="0" w:firstRowFirstColumn="0" w:firstRowLastColumn="0" w:lastRowFirstColumn="0" w:lastRowLastColumn="0"/>
            <w:tcW w:w="5869" w:type="dxa"/>
          </w:tcPr>
          <w:p w14:paraId="1F95EBCB" w14:textId="77777777" w:rsidR="00F53F05" w:rsidRPr="007E0112" w:rsidRDefault="00F53F05" w:rsidP="00F53F05">
            <w:pPr>
              <w:rPr>
                <w:rFonts w:eastAsia="Arial" w:cs="Arial"/>
                <w:bCs w:val="0"/>
              </w:rPr>
            </w:pPr>
            <w:r w:rsidRPr="00D6495A">
              <w:t>Bhutan National Bank</w:t>
            </w:r>
          </w:p>
        </w:tc>
      </w:tr>
      <w:tr w:rsidR="00F53F05" w:rsidRPr="002D4158" w14:paraId="1C0A83CF" w14:textId="77777777" w:rsidTr="0078168A">
        <w:trPr>
          <w:trHeight w:val="268"/>
        </w:trPr>
        <w:tc>
          <w:tcPr>
            <w:cnfStyle w:val="001000000000" w:firstRow="0" w:lastRow="0" w:firstColumn="1" w:lastColumn="0" w:oddVBand="0" w:evenVBand="0" w:oddHBand="0" w:evenHBand="0" w:firstRowFirstColumn="0" w:firstRowLastColumn="0" w:lastRowFirstColumn="0" w:lastRowLastColumn="0"/>
            <w:tcW w:w="689" w:type="dxa"/>
          </w:tcPr>
          <w:p w14:paraId="32852BBF" w14:textId="77777777" w:rsidR="00F53F05" w:rsidRPr="00F97985" w:rsidRDefault="00F53F05" w:rsidP="00F53F05">
            <w:pPr>
              <w:numPr>
                <w:ilvl w:val="0"/>
                <w:numId w:val="5"/>
              </w:numPr>
              <w:ind w:left="473"/>
            </w:pPr>
          </w:p>
        </w:tc>
        <w:tc>
          <w:tcPr>
            <w:tcW w:w="2086" w:type="dxa"/>
          </w:tcPr>
          <w:p w14:paraId="39EC1F7F" w14:textId="77777777" w:rsidR="00F53F05" w:rsidRPr="00F97985"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EB515B">
              <w:t>BoB</w:t>
            </w:r>
            <w:proofErr w:type="spellEnd"/>
          </w:p>
        </w:tc>
        <w:tc>
          <w:tcPr>
            <w:cnfStyle w:val="000100000000" w:firstRow="0" w:lastRow="0" w:firstColumn="0" w:lastColumn="1" w:oddVBand="0" w:evenVBand="0" w:oddHBand="0" w:evenHBand="0" w:firstRowFirstColumn="0" w:firstRowLastColumn="0" w:lastRowFirstColumn="0" w:lastRowLastColumn="0"/>
            <w:tcW w:w="5869" w:type="dxa"/>
          </w:tcPr>
          <w:p w14:paraId="32810E33" w14:textId="77777777" w:rsidR="00F53F05" w:rsidRPr="007E0112" w:rsidRDefault="00F53F05" w:rsidP="00F53F05">
            <w:pPr>
              <w:rPr>
                <w:rFonts w:eastAsia="Arial" w:cs="Arial"/>
                <w:bCs w:val="0"/>
              </w:rPr>
            </w:pPr>
            <w:r w:rsidRPr="00D6495A">
              <w:t>Bank of Bhutan</w:t>
            </w:r>
          </w:p>
        </w:tc>
      </w:tr>
      <w:tr w:rsidR="00F53F05" w:rsidRPr="002D4158" w14:paraId="188F54F8"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5A6F6866" w14:textId="77777777" w:rsidR="00F53F05" w:rsidRDefault="00F53F05" w:rsidP="00F53F05">
            <w:pPr>
              <w:numPr>
                <w:ilvl w:val="0"/>
                <w:numId w:val="5"/>
              </w:numPr>
              <w:ind w:left="473"/>
            </w:pPr>
          </w:p>
        </w:tc>
        <w:tc>
          <w:tcPr>
            <w:tcW w:w="2086" w:type="dxa"/>
          </w:tcPr>
          <w:p w14:paraId="7F0506D7" w14:textId="77777777" w:rsidR="00F53F05" w:rsidRPr="00634D3B"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BSTEC</w:t>
            </w:r>
          </w:p>
        </w:tc>
        <w:tc>
          <w:tcPr>
            <w:cnfStyle w:val="000100000000" w:firstRow="0" w:lastRow="0" w:firstColumn="0" w:lastColumn="1" w:oddVBand="0" w:evenVBand="0" w:oddHBand="0" w:evenHBand="0" w:firstRowFirstColumn="0" w:firstRowLastColumn="0" w:lastRowFirstColumn="0" w:lastRowLastColumn="0"/>
            <w:tcW w:w="5869" w:type="dxa"/>
          </w:tcPr>
          <w:p w14:paraId="7EE4549F" w14:textId="77777777" w:rsidR="00F53F05" w:rsidRPr="00634D3B" w:rsidRDefault="00F53F05" w:rsidP="00F53F05">
            <w:pPr>
              <w:rPr>
                <w:rFonts w:eastAsia="Arial" w:cs="Arial"/>
                <w:bCs w:val="0"/>
              </w:rPr>
            </w:pPr>
            <w:r w:rsidRPr="00D6495A">
              <w:t>Bhutan Sales Tax Exemption Certificate</w:t>
            </w:r>
          </w:p>
        </w:tc>
      </w:tr>
      <w:tr w:rsidR="00F53F05" w:rsidRPr="002D4158" w14:paraId="764A29CA"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DBB75A6" w14:textId="77777777" w:rsidR="00F53F05" w:rsidRDefault="00F53F05" w:rsidP="00F53F05">
            <w:pPr>
              <w:numPr>
                <w:ilvl w:val="0"/>
                <w:numId w:val="5"/>
              </w:numPr>
              <w:ind w:left="473"/>
            </w:pPr>
          </w:p>
        </w:tc>
        <w:tc>
          <w:tcPr>
            <w:tcW w:w="2086" w:type="dxa"/>
          </w:tcPr>
          <w:p w14:paraId="2B9D4D0E" w14:textId="77777777" w:rsidR="00F53F05" w:rsidRPr="00634D3B"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BTC</w:t>
            </w:r>
          </w:p>
        </w:tc>
        <w:tc>
          <w:tcPr>
            <w:cnfStyle w:val="000100000000" w:firstRow="0" w:lastRow="0" w:firstColumn="0" w:lastColumn="1" w:oddVBand="0" w:evenVBand="0" w:oddHBand="0" w:evenHBand="0" w:firstRowFirstColumn="0" w:firstRowLastColumn="0" w:lastRowFirstColumn="0" w:lastRowLastColumn="0"/>
            <w:tcW w:w="5869" w:type="dxa"/>
          </w:tcPr>
          <w:p w14:paraId="4CA1CD34" w14:textId="77777777" w:rsidR="00F53F05" w:rsidRPr="00634D3B" w:rsidRDefault="00F53F05" w:rsidP="00F53F05">
            <w:pPr>
              <w:rPr>
                <w:rFonts w:eastAsia="Arial" w:cs="Arial"/>
                <w:bCs w:val="0"/>
              </w:rPr>
            </w:pPr>
            <w:r w:rsidRPr="00D6495A">
              <w:t>Bhutan Tariff Classification</w:t>
            </w:r>
          </w:p>
        </w:tc>
      </w:tr>
      <w:tr w:rsidR="00F53F05" w:rsidRPr="002D4158" w14:paraId="3B1AADAA"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16322BC9" w14:textId="77777777" w:rsidR="00F53F05" w:rsidRDefault="00F53F05" w:rsidP="00F53F05">
            <w:pPr>
              <w:numPr>
                <w:ilvl w:val="0"/>
                <w:numId w:val="5"/>
              </w:numPr>
              <w:ind w:left="473"/>
            </w:pPr>
          </w:p>
        </w:tc>
        <w:tc>
          <w:tcPr>
            <w:tcW w:w="2086" w:type="dxa"/>
          </w:tcPr>
          <w:p w14:paraId="1DC68C2C" w14:textId="77777777" w:rsidR="00F53F05" w:rsidRPr="00634D3B"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CAB</w:t>
            </w:r>
          </w:p>
        </w:tc>
        <w:tc>
          <w:tcPr>
            <w:cnfStyle w:val="000100000000" w:firstRow="0" w:lastRow="0" w:firstColumn="0" w:lastColumn="1" w:oddVBand="0" w:evenVBand="0" w:oddHBand="0" w:evenHBand="0" w:firstRowFirstColumn="0" w:firstRowLastColumn="0" w:lastRowFirstColumn="0" w:lastRowLastColumn="0"/>
            <w:tcW w:w="5869" w:type="dxa"/>
          </w:tcPr>
          <w:p w14:paraId="64FC38C4" w14:textId="77777777" w:rsidR="00F53F05" w:rsidRPr="00634D3B" w:rsidRDefault="00F53F05" w:rsidP="00F53F05">
            <w:pPr>
              <w:rPr>
                <w:rFonts w:eastAsia="Arial" w:cs="Arial"/>
                <w:bCs w:val="0"/>
              </w:rPr>
            </w:pPr>
            <w:r w:rsidRPr="00D6495A">
              <w:t>Customs Act of Bhutan</w:t>
            </w:r>
          </w:p>
        </w:tc>
      </w:tr>
      <w:tr w:rsidR="00F53F05" w:rsidRPr="002D4158" w14:paraId="244184A3"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09853345" w14:textId="77777777" w:rsidR="00F53F05" w:rsidRPr="00F97985" w:rsidRDefault="00F53F05" w:rsidP="00F53F05">
            <w:pPr>
              <w:numPr>
                <w:ilvl w:val="0"/>
                <w:numId w:val="5"/>
              </w:numPr>
              <w:ind w:left="473"/>
            </w:pPr>
          </w:p>
        </w:tc>
        <w:tc>
          <w:tcPr>
            <w:tcW w:w="2086" w:type="dxa"/>
          </w:tcPr>
          <w:p w14:paraId="560C8FBE" w14:textId="77777777" w:rsidR="00F53F05" w:rsidRPr="00634D3B"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CDS</w:t>
            </w:r>
          </w:p>
        </w:tc>
        <w:tc>
          <w:tcPr>
            <w:cnfStyle w:val="000100000000" w:firstRow="0" w:lastRow="0" w:firstColumn="0" w:lastColumn="1" w:oddVBand="0" w:evenVBand="0" w:oddHBand="0" w:evenHBand="0" w:firstRowFirstColumn="0" w:firstRowLastColumn="0" w:lastRowFirstColumn="0" w:lastRowLastColumn="0"/>
            <w:tcW w:w="5869" w:type="dxa"/>
          </w:tcPr>
          <w:p w14:paraId="3AF35646" w14:textId="77777777" w:rsidR="00F53F05" w:rsidRPr="00634D3B" w:rsidRDefault="00F53F05" w:rsidP="00F53F05">
            <w:pPr>
              <w:rPr>
                <w:rFonts w:eastAsia="Arial" w:cs="Arial"/>
                <w:bCs w:val="0"/>
              </w:rPr>
            </w:pPr>
            <w:r w:rsidRPr="00D6495A">
              <w:t>Customs Declaration System</w:t>
            </w:r>
          </w:p>
        </w:tc>
      </w:tr>
      <w:tr w:rsidR="00F53F05" w:rsidRPr="002D4158" w14:paraId="20933694"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008A2674" w14:textId="77777777" w:rsidR="00F53F05" w:rsidRDefault="00F53F05" w:rsidP="00F53F05">
            <w:pPr>
              <w:numPr>
                <w:ilvl w:val="0"/>
                <w:numId w:val="5"/>
              </w:numPr>
              <w:ind w:left="473"/>
            </w:pPr>
          </w:p>
        </w:tc>
        <w:tc>
          <w:tcPr>
            <w:tcW w:w="2086" w:type="dxa"/>
          </w:tcPr>
          <w:p w14:paraId="4EF1DD52" w14:textId="77777777" w:rsidR="00F53F05" w:rsidRPr="00634D3B"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CFA</w:t>
            </w:r>
          </w:p>
        </w:tc>
        <w:tc>
          <w:tcPr>
            <w:cnfStyle w:val="000100000000" w:firstRow="0" w:lastRow="0" w:firstColumn="0" w:lastColumn="1" w:oddVBand="0" w:evenVBand="0" w:oddHBand="0" w:evenHBand="0" w:firstRowFirstColumn="0" w:firstRowLastColumn="0" w:lastRowFirstColumn="0" w:lastRowLastColumn="0"/>
            <w:tcW w:w="5869" w:type="dxa"/>
          </w:tcPr>
          <w:p w14:paraId="2FC480F0" w14:textId="77777777" w:rsidR="00F53F05" w:rsidRPr="00634D3B" w:rsidRDefault="00F53F05" w:rsidP="00F53F05">
            <w:pPr>
              <w:rPr>
                <w:rFonts w:eastAsia="Arial" w:cs="Arial"/>
                <w:bCs w:val="0"/>
              </w:rPr>
            </w:pPr>
            <w:r w:rsidRPr="00D6495A">
              <w:t>Clearing and Forwarding Agent</w:t>
            </w:r>
          </w:p>
        </w:tc>
      </w:tr>
      <w:tr w:rsidR="00F53F05" w:rsidRPr="002D4158" w14:paraId="26CA4D29"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AA198DE" w14:textId="77777777" w:rsidR="00F53F05" w:rsidRPr="00F97985" w:rsidRDefault="00F53F05" w:rsidP="00F53F05">
            <w:pPr>
              <w:numPr>
                <w:ilvl w:val="0"/>
                <w:numId w:val="5"/>
              </w:numPr>
              <w:ind w:left="473"/>
            </w:pPr>
          </w:p>
        </w:tc>
        <w:tc>
          <w:tcPr>
            <w:tcW w:w="2086" w:type="dxa"/>
          </w:tcPr>
          <w:p w14:paraId="347252F8" w14:textId="77777777" w:rsidR="00F53F05" w:rsidRPr="00634D3B"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CID</w:t>
            </w:r>
          </w:p>
        </w:tc>
        <w:tc>
          <w:tcPr>
            <w:cnfStyle w:val="000100000000" w:firstRow="0" w:lastRow="0" w:firstColumn="0" w:lastColumn="1" w:oddVBand="0" w:evenVBand="0" w:oddHBand="0" w:evenHBand="0" w:firstRowFirstColumn="0" w:firstRowLastColumn="0" w:lastRowFirstColumn="0" w:lastRowLastColumn="0"/>
            <w:tcW w:w="5869" w:type="dxa"/>
          </w:tcPr>
          <w:p w14:paraId="20E5B12A" w14:textId="77777777" w:rsidR="00F53F05" w:rsidRPr="00634D3B" w:rsidRDefault="00F53F05" w:rsidP="00F53F05">
            <w:pPr>
              <w:rPr>
                <w:rFonts w:eastAsia="Arial" w:cs="Arial"/>
                <w:bCs w:val="0"/>
              </w:rPr>
            </w:pPr>
            <w:r w:rsidRPr="00D6495A">
              <w:t>Citizens Identification Number</w:t>
            </w:r>
          </w:p>
        </w:tc>
      </w:tr>
      <w:tr w:rsidR="00F53F05" w:rsidRPr="002D4158" w14:paraId="2364C332"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39FEDA83" w14:textId="77777777" w:rsidR="00F53F05" w:rsidRPr="00F97985" w:rsidRDefault="00F53F05" w:rsidP="00F53F05">
            <w:pPr>
              <w:numPr>
                <w:ilvl w:val="0"/>
                <w:numId w:val="5"/>
              </w:numPr>
              <w:ind w:left="473"/>
            </w:pPr>
          </w:p>
        </w:tc>
        <w:tc>
          <w:tcPr>
            <w:tcW w:w="2086" w:type="dxa"/>
          </w:tcPr>
          <w:p w14:paraId="0111AB69" w14:textId="77777777" w:rsidR="00F53F05" w:rsidRPr="00F97985"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CRRB</w:t>
            </w:r>
          </w:p>
        </w:tc>
        <w:tc>
          <w:tcPr>
            <w:cnfStyle w:val="000100000000" w:firstRow="0" w:lastRow="0" w:firstColumn="0" w:lastColumn="1" w:oddVBand="0" w:evenVBand="0" w:oddHBand="0" w:evenHBand="0" w:firstRowFirstColumn="0" w:firstRowLastColumn="0" w:lastRowFirstColumn="0" w:lastRowLastColumn="0"/>
            <w:tcW w:w="5869" w:type="dxa"/>
          </w:tcPr>
          <w:p w14:paraId="1DE98A21" w14:textId="77777777" w:rsidR="00F53F05" w:rsidRPr="007E0112" w:rsidRDefault="00F53F05" w:rsidP="00F53F05">
            <w:pPr>
              <w:rPr>
                <w:rFonts w:eastAsia="Arial" w:cs="Arial"/>
                <w:bCs w:val="0"/>
              </w:rPr>
            </w:pPr>
            <w:r w:rsidRPr="00D6495A">
              <w:t>Customs Rules and Regulations of Bhutan</w:t>
            </w:r>
          </w:p>
        </w:tc>
      </w:tr>
      <w:tr w:rsidR="00F53F05" w:rsidRPr="002D4158" w14:paraId="24AF9AE1"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6BA124C6" w14:textId="77777777" w:rsidR="00F53F05" w:rsidRDefault="00F53F05" w:rsidP="00F53F05">
            <w:pPr>
              <w:numPr>
                <w:ilvl w:val="0"/>
                <w:numId w:val="5"/>
              </w:numPr>
              <w:ind w:left="473"/>
            </w:pPr>
          </w:p>
        </w:tc>
        <w:tc>
          <w:tcPr>
            <w:tcW w:w="2086" w:type="dxa"/>
          </w:tcPr>
          <w:p w14:paraId="200CACB1" w14:textId="77777777" w:rsidR="00F53F05" w:rsidRPr="00634D3B"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DITT</w:t>
            </w:r>
          </w:p>
        </w:tc>
        <w:tc>
          <w:tcPr>
            <w:cnfStyle w:val="000100000000" w:firstRow="0" w:lastRow="0" w:firstColumn="0" w:lastColumn="1" w:oddVBand="0" w:evenVBand="0" w:oddHBand="0" w:evenHBand="0" w:firstRowFirstColumn="0" w:firstRowLastColumn="0" w:lastRowFirstColumn="0" w:lastRowLastColumn="0"/>
            <w:tcW w:w="5869" w:type="dxa"/>
          </w:tcPr>
          <w:p w14:paraId="2149BBA0" w14:textId="77777777" w:rsidR="00F53F05" w:rsidRPr="00634D3B" w:rsidRDefault="00F53F05" w:rsidP="00F53F05">
            <w:pPr>
              <w:rPr>
                <w:rFonts w:eastAsia="Arial" w:cs="Arial"/>
                <w:bCs w:val="0"/>
              </w:rPr>
            </w:pPr>
            <w:r w:rsidRPr="00D6495A">
              <w:t>Department of Information Technology &amp; Telecom</w:t>
            </w:r>
          </w:p>
        </w:tc>
      </w:tr>
      <w:tr w:rsidR="00F53F05" w:rsidRPr="002D4158" w14:paraId="738784AD"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FD57497" w14:textId="77777777" w:rsidR="00F53F05" w:rsidRPr="00F97985" w:rsidRDefault="00F53F05" w:rsidP="00F53F05">
            <w:pPr>
              <w:numPr>
                <w:ilvl w:val="0"/>
                <w:numId w:val="5"/>
              </w:numPr>
              <w:ind w:left="473"/>
            </w:pPr>
          </w:p>
        </w:tc>
        <w:tc>
          <w:tcPr>
            <w:tcW w:w="2086" w:type="dxa"/>
          </w:tcPr>
          <w:p w14:paraId="3AE6B04E" w14:textId="77777777" w:rsidR="00F53F05" w:rsidRPr="00634D3B"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DRC</w:t>
            </w:r>
          </w:p>
        </w:tc>
        <w:tc>
          <w:tcPr>
            <w:cnfStyle w:val="000100000000" w:firstRow="0" w:lastRow="0" w:firstColumn="0" w:lastColumn="1" w:oddVBand="0" w:evenVBand="0" w:oddHBand="0" w:evenHBand="0" w:firstRowFirstColumn="0" w:firstRowLastColumn="0" w:lastRowFirstColumn="0" w:lastRowLastColumn="0"/>
            <w:tcW w:w="5869" w:type="dxa"/>
          </w:tcPr>
          <w:p w14:paraId="3F066618" w14:textId="77777777" w:rsidR="00F53F05" w:rsidRPr="00634D3B" w:rsidRDefault="00F53F05" w:rsidP="00F53F05">
            <w:pPr>
              <w:rPr>
                <w:rFonts w:eastAsia="Arial" w:cs="Arial"/>
                <w:bCs w:val="0"/>
              </w:rPr>
            </w:pPr>
            <w:r w:rsidRPr="00D6495A">
              <w:t>Department of Revenue &amp; Customs</w:t>
            </w:r>
          </w:p>
        </w:tc>
      </w:tr>
      <w:tr w:rsidR="00F53F05" w:rsidRPr="002D4158" w14:paraId="12E27BA2"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30F9D882" w14:textId="77777777" w:rsidR="00F53F05" w:rsidRPr="00F97985" w:rsidRDefault="00F53F05" w:rsidP="00F53F05">
            <w:pPr>
              <w:numPr>
                <w:ilvl w:val="0"/>
                <w:numId w:val="5"/>
              </w:numPr>
              <w:ind w:left="473"/>
            </w:pPr>
          </w:p>
        </w:tc>
        <w:tc>
          <w:tcPr>
            <w:tcW w:w="2086" w:type="dxa"/>
          </w:tcPr>
          <w:p w14:paraId="7BF3D036" w14:textId="77777777" w:rsidR="00F53F05" w:rsidRPr="007E0112"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EB515B">
              <w:t>eCMS</w:t>
            </w:r>
            <w:proofErr w:type="spellEnd"/>
          </w:p>
        </w:tc>
        <w:tc>
          <w:tcPr>
            <w:cnfStyle w:val="000100000000" w:firstRow="0" w:lastRow="0" w:firstColumn="0" w:lastColumn="1" w:oddVBand="0" w:evenVBand="0" w:oddHBand="0" w:evenHBand="0" w:firstRowFirstColumn="0" w:firstRowLastColumn="0" w:lastRowFirstColumn="0" w:lastRowLastColumn="0"/>
            <w:tcW w:w="5869" w:type="dxa"/>
          </w:tcPr>
          <w:p w14:paraId="5387916A" w14:textId="77777777" w:rsidR="00F53F05" w:rsidRPr="007E0112" w:rsidRDefault="00F53F05" w:rsidP="00F53F05">
            <w:pPr>
              <w:rPr>
                <w:rFonts w:eastAsia="Arial" w:cs="Arial"/>
                <w:bCs w:val="0"/>
              </w:rPr>
            </w:pPr>
            <w:r w:rsidRPr="00D6495A">
              <w:t>Electronic Customs Management System</w:t>
            </w:r>
          </w:p>
        </w:tc>
      </w:tr>
      <w:tr w:rsidR="00F53F05" w:rsidRPr="002D4158" w14:paraId="247C6565" w14:textId="77777777" w:rsidTr="0078168A">
        <w:trPr>
          <w:trHeight w:val="268"/>
        </w:trPr>
        <w:tc>
          <w:tcPr>
            <w:cnfStyle w:val="001000000000" w:firstRow="0" w:lastRow="0" w:firstColumn="1" w:lastColumn="0" w:oddVBand="0" w:evenVBand="0" w:oddHBand="0" w:evenHBand="0" w:firstRowFirstColumn="0" w:firstRowLastColumn="0" w:lastRowFirstColumn="0" w:lastRowLastColumn="0"/>
            <w:tcW w:w="689" w:type="dxa"/>
          </w:tcPr>
          <w:p w14:paraId="15ADAD74" w14:textId="77777777" w:rsidR="00F53F05" w:rsidRPr="00F97985" w:rsidRDefault="00F53F05" w:rsidP="00F53F05">
            <w:pPr>
              <w:numPr>
                <w:ilvl w:val="0"/>
                <w:numId w:val="5"/>
              </w:numPr>
              <w:ind w:left="473"/>
            </w:pPr>
          </w:p>
        </w:tc>
        <w:tc>
          <w:tcPr>
            <w:tcW w:w="2086" w:type="dxa"/>
          </w:tcPr>
          <w:p w14:paraId="42E3E613" w14:textId="77777777" w:rsidR="00F53F05" w:rsidRPr="00F97985"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EMS</w:t>
            </w:r>
          </w:p>
        </w:tc>
        <w:tc>
          <w:tcPr>
            <w:cnfStyle w:val="000100000000" w:firstRow="0" w:lastRow="0" w:firstColumn="0" w:lastColumn="1" w:oddVBand="0" w:evenVBand="0" w:oddHBand="0" w:evenHBand="0" w:firstRowFirstColumn="0" w:firstRowLastColumn="0" w:lastRowFirstColumn="0" w:lastRowLastColumn="0"/>
            <w:tcW w:w="5869" w:type="dxa"/>
          </w:tcPr>
          <w:p w14:paraId="3BFE43D0" w14:textId="77777777" w:rsidR="00F53F05" w:rsidRPr="00634D3B" w:rsidRDefault="00F53F05" w:rsidP="00F53F05">
            <w:pPr>
              <w:rPr>
                <w:rFonts w:eastAsia="Arial" w:cs="Arial"/>
                <w:bCs w:val="0"/>
              </w:rPr>
            </w:pPr>
            <w:r w:rsidRPr="00D6495A">
              <w:t>Express Mail Service</w:t>
            </w:r>
          </w:p>
        </w:tc>
      </w:tr>
      <w:tr w:rsidR="00F53F05" w:rsidRPr="002D4158" w14:paraId="76CE2410" w14:textId="77777777" w:rsidTr="0078168A">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534A9D92" w14:textId="77777777" w:rsidR="00F53F05" w:rsidRPr="00F97985" w:rsidRDefault="00F53F05" w:rsidP="00F53F05">
            <w:pPr>
              <w:numPr>
                <w:ilvl w:val="0"/>
                <w:numId w:val="5"/>
              </w:numPr>
              <w:ind w:left="473"/>
            </w:pPr>
          </w:p>
        </w:tc>
        <w:tc>
          <w:tcPr>
            <w:tcW w:w="2086" w:type="dxa"/>
          </w:tcPr>
          <w:p w14:paraId="708BC79F" w14:textId="77777777" w:rsidR="00F53F05" w:rsidRPr="00634D3B"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FRS</w:t>
            </w:r>
          </w:p>
        </w:tc>
        <w:tc>
          <w:tcPr>
            <w:cnfStyle w:val="000100000000" w:firstRow="0" w:lastRow="0" w:firstColumn="0" w:lastColumn="1" w:oddVBand="0" w:evenVBand="0" w:oddHBand="0" w:evenHBand="0" w:firstRowFirstColumn="0" w:firstRowLastColumn="0" w:lastRowFirstColumn="0" w:lastRowLastColumn="0"/>
            <w:tcW w:w="5869" w:type="dxa"/>
          </w:tcPr>
          <w:p w14:paraId="3D7619F2" w14:textId="77777777" w:rsidR="00F53F05" w:rsidRPr="00634D3B" w:rsidRDefault="00F53F05" w:rsidP="00F53F05">
            <w:pPr>
              <w:rPr>
                <w:rFonts w:eastAsia="Arial" w:cs="Arial"/>
                <w:bCs w:val="0"/>
              </w:rPr>
            </w:pPr>
            <w:r w:rsidRPr="00D6495A">
              <w:t>Functional Requirements Specification</w:t>
            </w:r>
          </w:p>
        </w:tc>
      </w:tr>
      <w:tr w:rsidR="00F53F05" w:rsidRPr="002D4158" w14:paraId="2F1F54B9"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5D4A8122" w14:textId="77777777" w:rsidR="00F53F05" w:rsidRPr="00F97985" w:rsidRDefault="00F53F05" w:rsidP="00F53F05">
            <w:pPr>
              <w:numPr>
                <w:ilvl w:val="0"/>
                <w:numId w:val="5"/>
              </w:numPr>
              <w:ind w:left="473"/>
            </w:pPr>
          </w:p>
        </w:tc>
        <w:tc>
          <w:tcPr>
            <w:tcW w:w="2086" w:type="dxa"/>
          </w:tcPr>
          <w:p w14:paraId="0E48D0FE" w14:textId="77777777" w:rsidR="00F53F05" w:rsidRPr="00634D3B"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GST</w:t>
            </w:r>
          </w:p>
        </w:tc>
        <w:tc>
          <w:tcPr>
            <w:cnfStyle w:val="000100000000" w:firstRow="0" w:lastRow="0" w:firstColumn="0" w:lastColumn="1" w:oddVBand="0" w:evenVBand="0" w:oddHBand="0" w:evenHBand="0" w:firstRowFirstColumn="0" w:firstRowLastColumn="0" w:lastRowFirstColumn="0" w:lastRowLastColumn="0"/>
            <w:tcW w:w="5869" w:type="dxa"/>
          </w:tcPr>
          <w:p w14:paraId="1A86595F" w14:textId="77777777" w:rsidR="00F53F05" w:rsidRPr="00634D3B" w:rsidRDefault="00F53F05" w:rsidP="00F53F05">
            <w:pPr>
              <w:rPr>
                <w:rFonts w:eastAsia="Arial" w:cs="Arial"/>
                <w:bCs w:val="0"/>
              </w:rPr>
            </w:pPr>
            <w:r w:rsidRPr="00D6495A">
              <w:t>Goods and Services Tax</w:t>
            </w:r>
          </w:p>
        </w:tc>
      </w:tr>
      <w:tr w:rsidR="00F53F05" w:rsidRPr="002D4158" w14:paraId="73AE17BC"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6002146C" w14:textId="77777777" w:rsidR="00F53F05" w:rsidRPr="00F97985" w:rsidRDefault="00F53F05" w:rsidP="00F53F05">
            <w:pPr>
              <w:numPr>
                <w:ilvl w:val="0"/>
                <w:numId w:val="5"/>
              </w:numPr>
              <w:ind w:left="473"/>
            </w:pPr>
          </w:p>
        </w:tc>
        <w:tc>
          <w:tcPr>
            <w:tcW w:w="2086" w:type="dxa"/>
          </w:tcPr>
          <w:p w14:paraId="4AD65D8F" w14:textId="77777777" w:rsidR="00F53F05" w:rsidRPr="00F97985"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IDEC</w:t>
            </w:r>
          </w:p>
        </w:tc>
        <w:tc>
          <w:tcPr>
            <w:cnfStyle w:val="000100000000" w:firstRow="0" w:lastRow="0" w:firstColumn="0" w:lastColumn="1" w:oddVBand="0" w:evenVBand="0" w:oddHBand="0" w:evenHBand="0" w:firstRowFirstColumn="0" w:firstRowLastColumn="0" w:lastRowFirstColumn="0" w:lastRowLastColumn="0"/>
            <w:tcW w:w="5869" w:type="dxa"/>
          </w:tcPr>
          <w:p w14:paraId="1CD00720" w14:textId="77777777" w:rsidR="00F53F05" w:rsidRPr="00634D3B" w:rsidRDefault="00F53F05" w:rsidP="00F53F05">
            <w:pPr>
              <w:rPr>
                <w:rFonts w:eastAsia="Arial" w:cs="Arial"/>
                <w:bCs w:val="0"/>
              </w:rPr>
            </w:pPr>
            <w:r w:rsidRPr="00D6495A">
              <w:t>Import Duty Exemption Certificate</w:t>
            </w:r>
          </w:p>
        </w:tc>
      </w:tr>
      <w:tr w:rsidR="00F53F05" w:rsidRPr="002D4158" w14:paraId="0E1700F5"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78D18194" w14:textId="77777777" w:rsidR="00F53F05" w:rsidRPr="00F97985" w:rsidRDefault="00F53F05" w:rsidP="00F53F05">
            <w:pPr>
              <w:numPr>
                <w:ilvl w:val="0"/>
                <w:numId w:val="5"/>
              </w:numPr>
              <w:ind w:left="473"/>
            </w:pPr>
          </w:p>
        </w:tc>
        <w:tc>
          <w:tcPr>
            <w:tcW w:w="2086" w:type="dxa"/>
          </w:tcPr>
          <w:p w14:paraId="1864F564" w14:textId="77777777" w:rsidR="00F53F05" w:rsidRPr="00634D3B"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LCS</w:t>
            </w:r>
          </w:p>
        </w:tc>
        <w:tc>
          <w:tcPr>
            <w:cnfStyle w:val="000100000000" w:firstRow="0" w:lastRow="0" w:firstColumn="0" w:lastColumn="1" w:oddVBand="0" w:evenVBand="0" w:oddHBand="0" w:evenHBand="0" w:firstRowFirstColumn="0" w:firstRowLastColumn="0" w:lastRowFirstColumn="0" w:lastRowLastColumn="0"/>
            <w:tcW w:w="5869" w:type="dxa"/>
          </w:tcPr>
          <w:p w14:paraId="7426C315" w14:textId="77777777" w:rsidR="00F53F05" w:rsidRPr="00634D3B" w:rsidRDefault="00F53F05" w:rsidP="00F53F05">
            <w:pPr>
              <w:rPr>
                <w:rFonts w:eastAsia="Arial" w:cs="Arial"/>
                <w:bCs w:val="0"/>
              </w:rPr>
            </w:pPr>
            <w:r w:rsidRPr="00D6495A">
              <w:t>Land Customs Station</w:t>
            </w:r>
          </w:p>
        </w:tc>
      </w:tr>
      <w:tr w:rsidR="00F53F05" w:rsidRPr="002D4158" w14:paraId="5119514B"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38C6217" w14:textId="77777777" w:rsidR="00F53F05" w:rsidRPr="00F97985" w:rsidRDefault="00F53F05" w:rsidP="00F53F05">
            <w:pPr>
              <w:numPr>
                <w:ilvl w:val="0"/>
                <w:numId w:val="5"/>
              </w:numPr>
              <w:ind w:left="473"/>
            </w:pPr>
          </w:p>
        </w:tc>
        <w:tc>
          <w:tcPr>
            <w:tcW w:w="2086" w:type="dxa"/>
          </w:tcPr>
          <w:p w14:paraId="5B9BD0D7" w14:textId="77777777" w:rsidR="00F53F05" w:rsidRPr="00634D3B"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EB515B">
              <w:t>LoG</w:t>
            </w:r>
            <w:proofErr w:type="spellEnd"/>
          </w:p>
        </w:tc>
        <w:tc>
          <w:tcPr>
            <w:cnfStyle w:val="000100000000" w:firstRow="0" w:lastRow="0" w:firstColumn="0" w:lastColumn="1" w:oddVBand="0" w:evenVBand="0" w:oddHBand="0" w:evenHBand="0" w:firstRowFirstColumn="0" w:firstRowLastColumn="0" w:lastRowFirstColumn="0" w:lastRowLastColumn="0"/>
            <w:tcW w:w="5869" w:type="dxa"/>
          </w:tcPr>
          <w:p w14:paraId="03A7A2B3" w14:textId="77777777" w:rsidR="00F53F05" w:rsidRPr="00634D3B" w:rsidRDefault="00F53F05" w:rsidP="00F53F05">
            <w:pPr>
              <w:rPr>
                <w:rFonts w:eastAsia="Arial" w:cs="Arial"/>
                <w:bCs w:val="0"/>
              </w:rPr>
            </w:pPr>
            <w:r w:rsidRPr="00D6495A">
              <w:t>Letter of Guarantee</w:t>
            </w:r>
          </w:p>
        </w:tc>
      </w:tr>
      <w:tr w:rsidR="00F53F05" w:rsidRPr="002D4158" w14:paraId="32F5371C"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535080CA" w14:textId="77777777" w:rsidR="00F53F05" w:rsidRPr="00F97985" w:rsidRDefault="00F53F05" w:rsidP="00F53F05">
            <w:pPr>
              <w:numPr>
                <w:ilvl w:val="0"/>
                <w:numId w:val="5"/>
              </w:numPr>
              <w:ind w:left="473"/>
            </w:pPr>
          </w:p>
        </w:tc>
        <w:tc>
          <w:tcPr>
            <w:tcW w:w="2086" w:type="dxa"/>
          </w:tcPr>
          <w:p w14:paraId="5269975B" w14:textId="77777777" w:rsidR="00F53F05"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LTO</w:t>
            </w:r>
          </w:p>
        </w:tc>
        <w:tc>
          <w:tcPr>
            <w:cnfStyle w:val="000100000000" w:firstRow="0" w:lastRow="0" w:firstColumn="0" w:lastColumn="1" w:oddVBand="0" w:evenVBand="0" w:oddHBand="0" w:evenHBand="0" w:firstRowFirstColumn="0" w:firstRowLastColumn="0" w:lastRowFirstColumn="0" w:lastRowLastColumn="0"/>
            <w:tcW w:w="5869" w:type="dxa"/>
          </w:tcPr>
          <w:p w14:paraId="37E04CF5" w14:textId="77777777" w:rsidR="00F53F05" w:rsidRDefault="00F53F05" w:rsidP="00F53F05">
            <w:pPr>
              <w:rPr>
                <w:rFonts w:eastAsia="Arial" w:cs="Arial"/>
                <w:bCs w:val="0"/>
              </w:rPr>
            </w:pPr>
            <w:r w:rsidRPr="00D6495A">
              <w:t>Liaison and Transit Office</w:t>
            </w:r>
          </w:p>
        </w:tc>
      </w:tr>
      <w:tr w:rsidR="00F53F05" w:rsidRPr="002D4158" w14:paraId="329C1498"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44FFA6D" w14:textId="77777777" w:rsidR="00F53F05" w:rsidRPr="00F97985" w:rsidRDefault="00F53F05" w:rsidP="00F53F05">
            <w:pPr>
              <w:numPr>
                <w:ilvl w:val="0"/>
                <w:numId w:val="5"/>
              </w:numPr>
              <w:ind w:left="473"/>
            </w:pPr>
          </w:p>
        </w:tc>
        <w:tc>
          <w:tcPr>
            <w:tcW w:w="2086" w:type="dxa"/>
          </w:tcPr>
          <w:p w14:paraId="0B46E57E" w14:textId="77777777" w:rsidR="00F53F05" w:rsidRPr="001B5B9E"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MIS</w:t>
            </w:r>
          </w:p>
        </w:tc>
        <w:tc>
          <w:tcPr>
            <w:cnfStyle w:val="000100000000" w:firstRow="0" w:lastRow="0" w:firstColumn="0" w:lastColumn="1" w:oddVBand="0" w:evenVBand="0" w:oddHBand="0" w:evenHBand="0" w:firstRowFirstColumn="0" w:firstRowLastColumn="0" w:lastRowFirstColumn="0" w:lastRowLastColumn="0"/>
            <w:tcW w:w="5869" w:type="dxa"/>
          </w:tcPr>
          <w:p w14:paraId="39DEC799" w14:textId="77777777" w:rsidR="00F53F05" w:rsidRPr="001B5B9E" w:rsidRDefault="00F53F05" w:rsidP="00F53F05">
            <w:pPr>
              <w:rPr>
                <w:rFonts w:eastAsia="Arial" w:cs="Arial"/>
                <w:bCs w:val="0"/>
              </w:rPr>
            </w:pPr>
            <w:r w:rsidRPr="00D6495A">
              <w:t>Management Information System</w:t>
            </w:r>
          </w:p>
        </w:tc>
      </w:tr>
      <w:tr w:rsidR="00F53F05" w:rsidRPr="002D4158" w14:paraId="20E13293"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8CEE728" w14:textId="77777777" w:rsidR="00F53F05" w:rsidRPr="00F97985" w:rsidRDefault="00F53F05" w:rsidP="00F53F05">
            <w:pPr>
              <w:numPr>
                <w:ilvl w:val="0"/>
                <w:numId w:val="5"/>
              </w:numPr>
              <w:ind w:left="473"/>
            </w:pPr>
          </w:p>
        </w:tc>
        <w:tc>
          <w:tcPr>
            <w:tcW w:w="2086" w:type="dxa"/>
          </w:tcPr>
          <w:p w14:paraId="2486BE80" w14:textId="77777777" w:rsidR="00F53F05" w:rsidRPr="001B5B9E"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MoEA</w:t>
            </w:r>
          </w:p>
        </w:tc>
        <w:tc>
          <w:tcPr>
            <w:cnfStyle w:val="000100000000" w:firstRow="0" w:lastRow="0" w:firstColumn="0" w:lastColumn="1" w:oddVBand="0" w:evenVBand="0" w:oddHBand="0" w:evenHBand="0" w:firstRowFirstColumn="0" w:firstRowLastColumn="0" w:lastRowFirstColumn="0" w:lastRowLastColumn="0"/>
            <w:tcW w:w="5869" w:type="dxa"/>
          </w:tcPr>
          <w:p w14:paraId="60470D97" w14:textId="77777777" w:rsidR="00F53F05" w:rsidRPr="00083E5E" w:rsidRDefault="00F53F05" w:rsidP="00F53F05">
            <w:pPr>
              <w:rPr>
                <w:rFonts w:eastAsia="Arial" w:cs="Arial"/>
                <w:bCs w:val="0"/>
              </w:rPr>
            </w:pPr>
            <w:r w:rsidRPr="00D6495A">
              <w:t xml:space="preserve">Ministry of Economic Affairs </w:t>
            </w:r>
          </w:p>
        </w:tc>
      </w:tr>
      <w:tr w:rsidR="00F53F05" w:rsidRPr="002D4158" w14:paraId="2FD5424D"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7A5DE746" w14:textId="77777777" w:rsidR="00F53F05" w:rsidRPr="00F97985" w:rsidRDefault="00F53F05" w:rsidP="00F53F05">
            <w:pPr>
              <w:numPr>
                <w:ilvl w:val="0"/>
                <w:numId w:val="5"/>
              </w:numPr>
              <w:ind w:left="473"/>
            </w:pPr>
          </w:p>
        </w:tc>
        <w:tc>
          <w:tcPr>
            <w:tcW w:w="2086" w:type="dxa"/>
          </w:tcPr>
          <w:p w14:paraId="7F7E5945" w14:textId="77777777" w:rsidR="00F53F05"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EB515B">
              <w:t>MoF</w:t>
            </w:r>
            <w:proofErr w:type="spellEnd"/>
          </w:p>
        </w:tc>
        <w:tc>
          <w:tcPr>
            <w:cnfStyle w:val="000100000000" w:firstRow="0" w:lastRow="0" w:firstColumn="0" w:lastColumn="1" w:oddVBand="0" w:evenVBand="0" w:oddHBand="0" w:evenHBand="0" w:firstRowFirstColumn="0" w:firstRowLastColumn="0" w:lastRowFirstColumn="0" w:lastRowLastColumn="0"/>
            <w:tcW w:w="5869" w:type="dxa"/>
          </w:tcPr>
          <w:p w14:paraId="2D339B30" w14:textId="77777777" w:rsidR="00F53F05" w:rsidRPr="00083E5E" w:rsidRDefault="00F53F05" w:rsidP="00F53F05">
            <w:pPr>
              <w:rPr>
                <w:rFonts w:eastAsia="Arial" w:cs="Arial"/>
                <w:bCs w:val="0"/>
              </w:rPr>
            </w:pPr>
            <w:r w:rsidRPr="00D6495A">
              <w:t>Ministry of Finance</w:t>
            </w:r>
          </w:p>
        </w:tc>
      </w:tr>
      <w:tr w:rsidR="00F53F05" w:rsidRPr="002D4158" w14:paraId="50285D95"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35D50DA" w14:textId="77777777" w:rsidR="00F53F05" w:rsidRPr="00F97985" w:rsidRDefault="00F53F05" w:rsidP="00F53F05">
            <w:pPr>
              <w:numPr>
                <w:ilvl w:val="0"/>
                <w:numId w:val="5"/>
              </w:numPr>
              <w:ind w:left="473"/>
            </w:pPr>
          </w:p>
        </w:tc>
        <w:tc>
          <w:tcPr>
            <w:tcW w:w="2086" w:type="dxa"/>
          </w:tcPr>
          <w:p w14:paraId="4DF37C9B" w14:textId="77777777" w:rsidR="00F53F05" w:rsidRPr="00083E5E"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EB515B">
              <w:t>MoHCA</w:t>
            </w:r>
            <w:proofErr w:type="spellEnd"/>
          </w:p>
        </w:tc>
        <w:tc>
          <w:tcPr>
            <w:cnfStyle w:val="000100000000" w:firstRow="0" w:lastRow="0" w:firstColumn="0" w:lastColumn="1" w:oddVBand="0" w:evenVBand="0" w:oddHBand="0" w:evenHBand="0" w:firstRowFirstColumn="0" w:firstRowLastColumn="0" w:lastRowFirstColumn="0" w:lastRowLastColumn="0"/>
            <w:tcW w:w="5869" w:type="dxa"/>
          </w:tcPr>
          <w:p w14:paraId="1100361B" w14:textId="77777777" w:rsidR="00F53F05" w:rsidRPr="00083E5E" w:rsidRDefault="00F53F05" w:rsidP="00F53F05">
            <w:pPr>
              <w:rPr>
                <w:rFonts w:eastAsia="Arial" w:cs="Arial"/>
                <w:bCs w:val="0"/>
              </w:rPr>
            </w:pPr>
            <w:r w:rsidRPr="00D6495A">
              <w:t>Ministry of Home and Cultural Affairs</w:t>
            </w:r>
          </w:p>
        </w:tc>
      </w:tr>
      <w:tr w:rsidR="00F53F05" w:rsidRPr="002D4158" w14:paraId="0EF433C6"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379B0AAD" w14:textId="77777777" w:rsidR="00F53F05" w:rsidRPr="00F97985" w:rsidRDefault="00F53F05" w:rsidP="00F53F05">
            <w:pPr>
              <w:numPr>
                <w:ilvl w:val="0"/>
                <w:numId w:val="5"/>
              </w:numPr>
              <w:ind w:left="473"/>
            </w:pPr>
          </w:p>
        </w:tc>
        <w:tc>
          <w:tcPr>
            <w:tcW w:w="2086" w:type="dxa"/>
          </w:tcPr>
          <w:p w14:paraId="51F557C1" w14:textId="77777777" w:rsidR="00F53F05" w:rsidRPr="00083E5E"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Nu</w:t>
            </w:r>
          </w:p>
        </w:tc>
        <w:tc>
          <w:tcPr>
            <w:cnfStyle w:val="000100000000" w:firstRow="0" w:lastRow="0" w:firstColumn="0" w:lastColumn="1" w:oddVBand="0" w:evenVBand="0" w:oddHBand="0" w:evenHBand="0" w:firstRowFirstColumn="0" w:firstRowLastColumn="0" w:lastRowFirstColumn="0" w:lastRowLastColumn="0"/>
            <w:tcW w:w="5869" w:type="dxa"/>
          </w:tcPr>
          <w:p w14:paraId="4C3456D6" w14:textId="77777777" w:rsidR="00F53F05" w:rsidRPr="00083E5E" w:rsidRDefault="00F53F05" w:rsidP="00F53F05">
            <w:pPr>
              <w:rPr>
                <w:rFonts w:eastAsia="Arial" w:cs="Arial"/>
                <w:bCs w:val="0"/>
              </w:rPr>
            </w:pPr>
            <w:r w:rsidRPr="00D6495A">
              <w:t>Ngultrum</w:t>
            </w:r>
          </w:p>
        </w:tc>
      </w:tr>
      <w:tr w:rsidR="00F53F05" w:rsidRPr="002D4158" w14:paraId="0CF79E87"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4972F936" w14:textId="77777777" w:rsidR="00F53F05" w:rsidRPr="00F97985" w:rsidRDefault="00F53F05" w:rsidP="00F53F05">
            <w:pPr>
              <w:numPr>
                <w:ilvl w:val="0"/>
                <w:numId w:val="5"/>
              </w:numPr>
              <w:ind w:left="473"/>
            </w:pPr>
          </w:p>
        </w:tc>
        <w:tc>
          <w:tcPr>
            <w:tcW w:w="2086" w:type="dxa"/>
          </w:tcPr>
          <w:p w14:paraId="5ACF74FE" w14:textId="77777777" w:rsidR="00F53F05" w:rsidRPr="00083E5E"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RAMIS</w:t>
            </w:r>
          </w:p>
        </w:tc>
        <w:tc>
          <w:tcPr>
            <w:cnfStyle w:val="000100000000" w:firstRow="0" w:lastRow="0" w:firstColumn="0" w:lastColumn="1" w:oddVBand="0" w:evenVBand="0" w:oddHBand="0" w:evenHBand="0" w:firstRowFirstColumn="0" w:firstRowLastColumn="0" w:lastRowFirstColumn="0" w:lastRowLastColumn="0"/>
            <w:tcW w:w="5869" w:type="dxa"/>
          </w:tcPr>
          <w:p w14:paraId="63C80F16" w14:textId="77777777" w:rsidR="00F53F05" w:rsidRPr="00083E5E" w:rsidRDefault="00F53F05" w:rsidP="00F53F05">
            <w:pPr>
              <w:rPr>
                <w:rFonts w:eastAsia="Arial" w:cs="Arial"/>
                <w:bCs w:val="0"/>
              </w:rPr>
            </w:pPr>
            <w:r w:rsidRPr="00D6495A">
              <w:t>Revenue Administration Management Information System</w:t>
            </w:r>
          </w:p>
        </w:tc>
      </w:tr>
      <w:tr w:rsidR="00F53F05" w:rsidRPr="002D4158" w14:paraId="49D5B7A3"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12896B3A" w14:textId="77777777" w:rsidR="00F53F05" w:rsidRPr="00F97985" w:rsidRDefault="00F53F05" w:rsidP="00F53F05">
            <w:pPr>
              <w:numPr>
                <w:ilvl w:val="0"/>
                <w:numId w:val="5"/>
              </w:numPr>
              <w:ind w:left="473"/>
            </w:pPr>
          </w:p>
        </w:tc>
        <w:tc>
          <w:tcPr>
            <w:tcW w:w="2086" w:type="dxa"/>
          </w:tcPr>
          <w:p w14:paraId="3CE33CCE" w14:textId="77777777" w:rsidR="00F53F05" w:rsidRPr="00083E5E"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proofErr w:type="spellStart"/>
            <w:r w:rsidRPr="00EB515B">
              <w:t>RGoB</w:t>
            </w:r>
            <w:proofErr w:type="spellEnd"/>
          </w:p>
        </w:tc>
        <w:tc>
          <w:tcPr>
            <w:cnfStyle w:val="000100000000" w:firstRow="0" w:lastRow="0" w:firstColumn="0" w:lastColumn="1" w:oddVBand="0" w:evenVBand="0" w:oddHBand="0" w:evenHBand="0" w:firstRowFirstColumn="0" w:firstRowLastColumn="0" w:lastRowFirstColumn="0" w:lastRowLastColumn="0"/>
            <w:tcW w:w="5869" w:type="dxa"/>
          </w:tcPr>
          <w:p w14:paraId="74A06F2B" w14:textId="77777777" w:rsidR="00F53F05" w:rsidRPr="00083E5E" w:rsidRDefault="00F53F05" w:rsidP="00F53F05">
            <w:pPr>
              <w:rPr>
                <w:rFonts w:eastAsia="Arial" w:cs="Arial"/>
                <w:bCs w:val="0"/>
              </w:rPr>
            </w:pPr>
            <w:r w:rsidRPr="00D6495A">
              <w:t>Royal Government of Bhutan</w:t>
            </w:r>
          </w:p>
        </w:tc>
      </w:tr>
      <w:tr w:rsidR="00F53F05" w:rsidRPr="002D4158" w14:paraId="2AA32338"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6F2BB2A" w14:textId="77777777" w:rsidR="00F53F05" w:rsidRPr="00F97985" w:rsidRDefault="00F53F05" w:rsidP="00F53F05">
            <w:pPr>
              <w:numPr>
                <w:ilvl w:val="0"/>
                <w:numId w:val="5"/>
              </w:numPr>
              <w:ind w:left="473"/>
            </w:pPr>
          </w:p>
        </w:tc>
        <w:tc>
          <w:tcPr>
            <w:tcW w:w="2086" w:type="dxa"/>
          </w:tcPr>
          <w:p w14:paraId="4902F0A8" w14:textId="77777777" w:rsidR="00F53F05" w:rsidRPr="00083E5E"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RMA</w:t>
            </w:r>
          </w:p>
        </w:tc>
        <w:tc>
          <w:tcPr>
            <w:cnfStyle w:val="000100000000" w:firstRow="0" w:lastRow="0" w:firstColumn="0" w:lastColumn="1" w:oddVBand="0" w:evenVBand="0" w:oddHBand="0" w:evenHBand="0" w:firstRowFirstColumn="0" w:firstRowLastColumn="0" w:lastRowFirstColumn="0" w:lastRowLastColumn="0"/>
            <w:tcW w:w="5869" w:type="dxa"/>
          </w:tcPr>
          <w:p w14:paraId="10D731EE" w14:textId="77777777" w:rsidR="00F53F05" w:rsidRPr="00083E5E" w:rsidRDefault="00F53F05" w:rsidP="00F53F05">
            <w:pPr>
              <w:rPr>
                <w:rFonts w:eastAsia="Arial" w:cs="Arial"/>
                <w:bCs w:val="0"/>
              </w:rPr>
            </w:pPr>
            <w:r w:rsidRPr="00D6495A">
              <w:t>Royal Monetary Authority</w:t>
            </w:r>
          </w:p>
        </w:tc>
      </w:tr>
      <w:tr w:rsidR="00F53F05" w:rsidRPr="002D4158" w14:paraId="411A45A1"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4F8AF82E" w14:textId="77777777" w:rsidR="00F53F05" w:rsidRPr="00F97985" w:rsidRDefault="00F53F05" w:rsidP="00F53F05">
            <w:pPr>
              <w:numPr>
                <w:ilvl w:val="0"/>
                <w:numId w:val="5"/>
              </w:numPr>
              <w:ind w:left="473"/>
            </w:pPr>
          </w:p>
        </w:tc>
        <w:tc>
          <w:tcPr>
            <w:tcW w:w="2086" w:type="dxa"/>
          </w:tcPr>
          <w:p w14:paraId="215FD893" w14:textId="77777777" w:rsidR="00F53F05" w:rsidRPr="00083E5E"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RRCO</w:t>
            </w:r>
          </w:p>
        </w:tc>
        <w:tc>
          <w:tcPr>
            <w:cnfStyle w:val="000100000000" w:firstRow="0" w:lastRow="0" w:firstColumn="0" w:lastColumn="1" w:oddVBand="0" w:evenVBand="0" w:oddHBand="0" w:evenHBand="0" w:firstRowFirstColumn="0" w:firstRowLastColumn="0" w:lastRowFirstColumn="0" w:lastRowLastColumn="0"/>
            <w:tcW w:w="5869" w:type="dxa"/>
          </w:tcPr>
          <w:p w14:paraId="75044D66" w14:textId="77777777" w:rsidR="00F53F05" w:rsidRPr="00083E5E" w:rsidRDefault="00F53F05" w:rsidP="00F53F05">
            <w:pPr>
              <w:rPr>
                <w:rFonts w:eastAsia="Arial" w:cs="Arial"/>
                <w:bCs w:val="0"/>
              </w:rPr>
            </w:pPr>
            <w:r w:rsidRPr="00D6495A">
              <w:t>Regional Revenue and Customs Office</w:t>
            </w:r>
          </w:p>
        </w:tc>
      </w:tr>
      <w:tr w:rsidR="00F53F05" w:rsidRPr="002D4158" w14:paraId="1AF2D043"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7EE09D5" w14:textId="77777777" w:rsidR="00F53F05" w:rsidRPr="00F97985" w:rsidRDefault="00F53F05" w:rsidP="00F53F05">
            <w:pPr>
              <w:numPr>
                <w:ilvl w:val="0"/>
                <w:numId w:val="5"/>
              </w:numPr>
              <w:ind w:left="473"/>
            </w:pPr>
          </w:p>
        </w:tc>
        <w:tc>
          <w:tcPr>
            <w:tcW w:w="2086" w:type="dxa"/>
          </w:tcPr>
          <w:p w14:paraId="71FBE9C5" w14:textId="77777777" w:rsidR="00F53F05" w:rsidRPr="00083E5E"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RTO</w:t>
            </w:r>
          </w:p>
        </w:tc>
        <w:tc>
          <w:tcPr>
            <w:cnfStyle w:val="000100000000" w:firstRow="0" w:lastRow="0" w:firstColumn="0" w:lastColumn="1" w:oddVBand="0" w:evenVBand="0" w:oddHBand="0" w:evenHBand="0" w:firstRowFirstColumn="0" w:firstRowLastColumn="0" w:lastRowFirstColumn="0" w:lastRowLastColumn="0"/>
            <w:tcW w:w="5869" w:type="dxa"/>
          </w:tcPr>
          <w:p w14:paraId="68443003" w14:textId="77777777" w:rsidR="00F53F05" w:rsidRPr="00083E5E" w:rsidRDefault="00F53F05" w:rsidP="00F53F05">
            <w:pPr>
              <w:rPr>
                <w:rFonts w:eastAsia="Arial" w:cs="Arial"/>
                <w:bCs w:val="0"/>
              </w:rPr>
            </w:pPr>
            <w:r w:rsidRPr="00D6495A">
              <w:t>Regional Trade Office</w:t>
            </w:r>
          </w:p>
        </w:tc>
      </w:tr>
      <w:tr w:rsidR="00F53F05" w:rsidRPr="002D4158" w14:paraId="5D603C26"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702C66C4" w14:textId="77777777" w:rsidR="00F53F05" w:rsidRPr="00F97985" w:rsidRDefault="00F53F05" w:rsidP="00F53F05">
            <w:pPr>
              <w:numPr>
                <w:ilvl w:val="0"/>
                <w:numId w:val="5"/>
              </w:numPr>
              <w:ind w:left="473"/>
            </w:pPr>
          </w:p>
        </w:tc>
        <w:tc>
          <w:tcPr>
            <w:tcW w:w="2086" w:type="dxa"/>
          </w:tcPr>
          <w:p w14:paraId="726F5188" w14:textId="77777777" w:rsidR="00F53F05" w:rsidRPr="00083E5E"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SAD</w:t>
            </w:r>
          </w:p>
        </w:tc>
        <w:tc>
          <w:tcPr>
            <w:cnfStyle w:val="000100000000" w:firstRow="0" w:lastRow="0" w:firstColumn="0" w:lastColumn="1" w:oddVBand="0" w:evenVBand="0" w:oddHBand="0" w:evenHBand="0" w:firstRowFirstColumn="0" w:firstRowLastColumn="0" w:lastRowFirstColumn="0" w:lastRowLastColumn="0"/>
            <w:tcW w:w="5869" w:type="dxa"/>
          </w:tcPr>
          <w:p w14:paraId="3397B0A3" w14:textId="77777777" w:rsidR="00F53F05" w:rsidRPr="00083E5E" w:rsidRDefault="00F53F05" w:rsidP="00F53F05">
            <w:pPr>
              <w:rPr>
                <w:rFonts w:eastAsia="Arial" w:cs="Arial"/>
                <w:bCs w:val="0"/>
              </w:rPr>
            </w:pPr>
            <w:r w:rsidRPr="00D6495A">
              <w:t>Single Administration Document</w:t>
            </w:r>
          </w:p>
        </w:tc>
      </w:tr>
      <w:tr w:rsidR="00F53F05" w:rsidRPr="002D4158" w14:paraId="0D811839"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4FF05CF7" w14:textId="77777777" w:rsidR="00F53F05" w:rsidRPr="00F97985" w:rsidRDefault="00F53F05" w:rsidP="00F53F05">
            <w:pPr>
              <w:numPr>
                <w:ilvl w:val="0"/>
                <w:numId w:val="5"/>
              </w:numPr>
              <w:ind w:left="473"/>
            </w:pPr>
          </w:p>
        </w:tc>
        <w:tc>
          <w:tcPr>
            <w:tcW w:w="2086" w:type="dxa"/>
          </w:tcPr>
          <w:p w14:paraId="532B3D6E" w14:textId="77777777" w:rsidR="00F53F05" w:rsidRPr="00083E5E"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SARC</w:t>
            </w:r>
          </w:p>
        </w:tc>
        <w:tc>
          <w:tcPr>
            <w:cnfStyle w:val="000100000000" w:firstRow="0" w:lastRow="0" w:firstColumn="0" w:lastColumn="1" w:oddVBand="0" w:evenVBand="0" w:oddHBand="0" w:evenHBand="0" w:firstRowFirstColumn="0" w:firstRowLastColumn="0" w:lastRowFirstColumn="0" w:lastRowLastColumn="0"/>
            <w:tcW w:w="5869" w:type="dxa"/>
          </w:tcPr>
          <w:p w14:paraId="3CE08CAA" w14:textId="77777777" w:rsidR="00F53F05" w:rsidRPr="00083E5E" w:rsidRDefault="00F53F05" w:rsidP="00F53F05">
            <w:pPr>
              <w:rPr>
                <w:rFonts w:eastAsia="Arial" w:cs="Arial"/>
                <w:bCs w:val="0"/>
              </w:rPr>
            </w:pPr>
            <w:r w:rsidRPr="00D6495A">
              <w:t>South Asian Association for Regional Cooperation</w:t>
            </w:r>
          </w:p>
        </w:tc>
      </w:tr>
      <w:tr w:rsidR="00F53F05" w:rsidRPr="002D4158" w14:paraId="248C3E7C"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C8AFA9B" w14:textId="77777777" w:rsidR="00F53F05" w:rsidRPr="00F97985" w:rsidRDefault="00F53F05" w:rsidP="00F53F05">
            <w:pPr>
              <w:numPr>
                <w:ilvl w:val="0"/>
                <w:numId w:val="5"/>
              </w:numPr>
              <w:ind w:left="473"/>
            </w:pPr>
          </w:p>
        </w:tc>
        <w:tc>
          <w:tcPr>
            <w:tcW w:w="2086" w:type="dxa"/>
          </w:tcPr>
          <w:p w14:paraId="6ABCD31D" w14:textId="77777777" w:rsidR="00F53F05" w:rsidRPr="00083E5E"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SCTS</w:t>
            </w:r>
          </w:p>
        </w:tc>
        <w:tc>
          <w:tcPr>
            <w:cnfStyle w:val="000100000000" w:firstRow="0" w:lastRow="0" w:firstColumn="0" w:lastColumn="1" w:oddVBand="0" w:evenVBand="0" w:oddHBand="0" w:evenHBand="0" w:firstRowFirstColumn="0" w:firstRowLastColumn="0" w:lastRowFirstColumn="0" w:lastRowLastColumn="0"/>
            <w:tcW w:w="5869" w:type="dxa"/>
          </w:tcPr>
          <w:p w14:paraId="68FBF253" w14:textId="77777777" w:rsidR="00F53F05" w:rsidRPr="00083E5E" w:rsidRDefault="00F53F05" w:rsidP="00F53F05">
            <w:pPr>
              <w:rPr>
                <w:rFonts w:eastAsia="Arial" w:cs="Arial"/>
                <w:bCs w:val="0"/>
              </w:rPr>
            </w:pPr>
            <w:r w:rsidRPr="00D6495A">
              <w:t>Single Customs Trade System</w:t>
            </w:r>
          </w:p>
        </w:tc>
      </w:tr>
      <w:tr w:rsidR="00F53F05" w:rsidRPr="002D4158" w14:paraId="4E6BBAB9"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3345D6D7" w14:textId="77777777" w:rsidR="00F53F05" w:rsidRPr="00F97985" w:rsidRDefault="00F53F05" w:rsidP="00F53F05">
            <w:pPr>
              <w:numPr>
                <w:ilvl w:val="0"/>
                <w:numId w:val="5"/>
              </w:numPr>
              <w:ind w:left="473"/>
            </w:pPr>
          </w:p>
        </w:tc>
        <w:tc>
          <w:tcPr>
            <w:tcW w:w="2086" w:type="dxa"/>
          </w:tcPr>
          <w:p w14:paraId="194FCE00" w14:textId="77777777" w:rsidR="00F53F05" w:rsidRPr="00083E5E"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SITA</w:t>
            </w:r>
          </w:p>
        </w:tc>
        <w:tc>
          <w:tcPr>
            <w:cnfStyle w:val="000100000000" w:firstRow="0" w:lastRow="0" w:firstColumn="0" w:lastColumn="1" w:oddVBand="0" w:evenVBand="0" w:oddHBand="0" w:evenHBand="0" w:firstRowFirstColumn="0" w:firstRowLastColumn="0" w:lastRowFirstColumn="0" w:lastRowLastColumn="0"/>
            <w:tcW w:w="5869" w:type="dxa"/>
          </w:tcPr>
          <w:p w14:paraId="259E8BF3" w14:textId="77777777" w:rsidR="00F53F05" w:rsidRPr="00083E5E" w:rsidRDefault="00F53F05" w:rsidP="00F53F05">
            <w:pPr>
              <w:rPr>
                <w:rFonts w:eastAsia="Arial" w:cs="Arial"/>
                <w:bCs w:val="0"/>
              </w:rPr>
            </w:pPr>
            <w:r w:rsidRPr="00D6495A">
              <w:t>International Aeronautical Telecommunications Society</w:t>
            </w:r>
          </w:p>
        </w:tc>
      </w:tr>
      <w:tr w:rsidR="00F53F05" w:rsidRPr="002D4158" w14:paraId="5E3172DC"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15E7360F" w14:textId="77777777" w:rsidR="00F53F05" w:rsidRPr="00F97985" w:rsidRDefault="00F53F05" w:rsidP="00F53F05">
            <w:pPr>
              <w:numPr>
                <w:ilvl w:val="0"/>
                <w:numId w:val="5"/>
              </w:numPr>
              <w:ind w:left="473"/>
            </w:pPr>
          </w:p>
        </w:tc>
        <w:tc>
          <w:tcPr>
            <w:tcW w:w="2086" w:type="dxa"/>
          </w:tcPr>
          <w:p w14:paraId="621191AC" w14:textId="77777777" w:rsidR="00F53F05" w:rsidRPr="00083E5E"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TPN</w:t>
            </w:r>
          </w:p>
        </w:tc>
        <w:tc>
          <w:tcPr>
            <w:cnfStyle w:val="000100000000" w:firstRow="0" w:lastRow="0" w:firstColumn="0" w:lastColumn="1" w:oddVBand="0" w:evenVBand="0" w:oddHBand="0" w:evenHBand="0" w:firstRowFirstColumn="0" w:firstRowLastColumn="0" w:lastRowFirstColumn="0" w:lastRowLastColumn="0"/>
            <w:tcW w:w="5869" w:type="dxa"/>
          </w:tcPr>
          <w:p w14:paraId="570E647A" w14:textId="77777777" w:rsidR="00F53F05" w:rsidRPr="00083E5E" w:rsidRDefault="00F53F05" w:rsidP="00F53F05">
            <w:pPr>
              <w:rPr>
                <w:rFonts w:eastAsia="Arial" w:cs="Arial"/>
                <w:bCs w:val="0"/>
              </w:rPr>
            </w:pPr>
            <w:r w:rsidRPr="00D6495A">
              <w:t>Taxpayer Number</w:t>
            </w:r>
          </w:p>
        </w:tc>
      </w:tr>
      <w:tr w:rsidR="00F53F05" w:rsidRPr="002D4158" w14:paraId="7B3B40EE"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A105A42" w14:textId="77777777" w:rsidR="00F53F05" w:rsidRPr="00F97985" w:rsidRDefault="00F53F05" w:rsidP="00F53F05">
            <w:pPr>
              <w:numPr>
                <w:ilvl w:val="0"/>
                <w:numId w:val="5"/>
              </w:numPr>
              <w:ind w:left="473"/>
            </w:pPr>
          </w:p>
        </w:tc>
        <w:tc>
          <w:tcPr>
            <w:tcW w:w="2086" w:type="dxa"/>
          </w:tcPr>
          <w:p w14:paraId="506364E0" w14:textId="77777777" w:rsidR="00F53F05" w:rsidRPr="00083E5E"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TPN</w:t>
            </w:r>
          </w:p>
        </w:tc>
        <w:tc>
          <w:tcPr>
            <w:cnfStyle w:val="000100000000" w:firstRow="0" w:lastRow="0" w:firstColumn="0" w:lastColumn="1" w:oddVBand="0" w:evenVBand="0" w:oddHBand="0" w:evenHBand="0" w:firstRowFirstColumn="0" w:firstRowLastColumn="0" w:lastRowFirstColumn="0" w:lastRowLastColumn="0"/>
            <w:tcW w:w="5869" w:type="dxa"/>
          </w:tcPr>
          <w:p w14:paraId="1021C97C" w14:textId="77777777" w:rsidR="00F53F05" w:rsidRPr="00083E5E" w:rsidRDefault="00F53F05" w:rsidP="00F53F05">
            <w:pPr>
              <w:rPr>
                <w:rFonts w:eastAsia="Arial" w:cs="Arial"/>
                <w:bCs w:val="0"/>
              </w:rPr>
            </w:pPr>
            <w:r w:rsidRPr="00D6495A">
              <w:t>Taxpayer Number</w:t>
            </w:r>
          </w:p>
        </w:tc>
      </w:tr>
      <w:tr w:rsidR="00F53F05" w:rsidRPr="002D4158" w14:paraId="1EAF010A" w14:textId="77777777" w:rsidTr="0078168A">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B36F514" w14:textId="77777777" w:rsidR="00F53F05" w:rsidRPr="00F97985" w:rsidRDefault="00F53F05" w:rsidP="00F53F05">
            <w:pPr>
              <w:numPr>
                <w:ilvl w:val="0"/>
                <w:numId w:val="5"/>
              </w:numPr>
              <w:ind w:left="473"/>
            </w:pPr>
          </w:p>
        </w:tc>
        <w:tc>
          <w:tcPr>
            <w:tcW w:w="2086" w:type="dxa"/>
          </w:tcPr>
          <w:p w14:paraId="7664DB9A" w14:textId="77777777" w:rsidR="00F53F05" w:rsidRPr="00083E5E" w:rsidRDefault="00F53F05" w:rsidP="00F53F05">
            <w:pPr>
              <w:cnfStyle w:val="000000000000" w:firstRow="0" w:lastRow="0" w:firstColumn="0" w:lastColumn="0" w:oddVBand="0" w:evenVBand="0" w:oddHBand="0" w:evenHBand="0" w:firstRowFirstColumn="0" w:firstRowLastColumn="0" w:lastRowFirstColumn="0" w:lastRowLastColumn="0"/>
              <w:rPr>
                <w:rFonts w:eastAsia="Arial" w:cs="Arial"/>
              </w:rPr>
            </w:pPr>
            <w:r w:rsidRPr="00EB515B">
              <w:t>UPU</w:t>
            </w:r>
          </w:p>
        </w:tc>
        <w:tc>
          <w:tcPr>
            <w:cnfStyle w:val="000100000000" w:firstRow="0" w:lastRow="0" w:firstColumn="0" w:lastColumn="1" w:oddVBand="0" w:evenVBand="0" w:oddHBand="0" w:evenHBand="0" w:firstRowFirstColumn="0" w:firstRowLastColumn="0" w:lastRowFirstColumn="0" w:lastRowLastColumn="0"/>
            <w:tcW w:w="5869" w:type="dxa"/>
          </w:tcPr>
          <w:p w14:paraId="16498CE6" w14:textId="77777777" w:rsidR="00F53F05" w:rsidRPr="00083E5E" w:rsidRDefault="00F53F05" w:rsidP="00F53F05">
            <w:pPr>
              <w:rPr>
                <w:rFonts w:eastAsia="Arial" w:cs="Arial"/>
                <w:bCs w:val="0"/>
              </w:rPr>
            </w:pPr>
            <w:r w:rsidRPr="00D6495A">
              <w:t>Universal Postal Union</w:t>
            </w:r>
          </w:p>
        </w:tc>
      </w:tr>
    </w:tbl>
    <w:p w14:paraId="3AC799ED" w14:textId="77777777" w:rsidR="009A14C3" w:rsidRDefault="009A14C3" w:rsidP="00347859"/>
    <w:p w14:paraId="1668E2E8" w14:textId="77777777" w:rsidR="009A14C3" w:rsidRDefault="009A14C3">
      <w:pPr>
        <w:tabs>
          <w:tab w:val="clear" w:pos="360"/>
        </w:tabs>
        <w:jc w:val="left"/>
      </w:pPr>
      <w:r>
        <w:br w:type="page"/>
      </w:r>
    </w:p>
    <w:p w14:paraId="50D58E89" w14:textId="77777777" w:rsidR="00674820" w:rsidRPr="00EA4D50" w:rsidRDefault="00674820" w:rsidP="00E04D97">
      <w:pPr>
        <w:pStyle w:val="Heading2"/>
        <w:numPr>
          <w:ilvl w:val="0"/>
          <w:numId w:val="9"/>
        </w:numPr>
        <w:ind w:hanging="720"/>
        <w:rPr>
          <w:rStyle w:val="IntenseReference"/>
          <w:color w:val="000000" w:themeColor="text1"/>
        </w:rPr>
      </w:pPr>
      <w:bookmarkStart w:id="60" w:name="_Toc449098149"/>
      <w:bookmarkStart w:id="61" w:name="_Toc60795474"/>
      <w:bookmarkStart w:id="62" w:name="_Toc331520729"/>
      <w:bookmarkStart w:id="63" w:name="_Toc446411379"/>
      <w:bookmarkStart w:id="64" w:name="_Toc446602766"/>
      <w:bookmarkStart w:id="65" w:name="_Toc446606707"/>
      <w:bookmarkStart w:id="66" w:name="_Toc446924218"/>
      <w:bookmarkStart w:id="67" w:name="_Toc446929231"/>
      <w:bookmarkStart w:id="68" w:name="_Toc446929771"/>
      <w:bookmarkStart w:id="69" w:name="_Toc447040080"/>
      <w:bookmarkStart w:id="70" w:name="_Toc447115376"/>
      <w:bookmarkStart w:id="71" w:name="_Toc447117510"/>
      <w:bookmarkStart w:id="72" w:name="_Toc447120622"/>
      <w:bookmarkStart w:id="73" w:name="_Toc447195123"/>
      <w:bookmarkStart w:id="74" w:name="_Toc447734089"/>
      <w:bookmarkStart w:id="75" w:name="_Toc447883043"/>
      <w:bookmarkStart w:id="76" w:name="_Toc448225546"/>
      <w:bookmarkStart w:id="77" w:name="_Toc448310878"/>
      <w:bookmarkStart w:id="78" w:name="_Toc448486633"/>
      <w:bookmarkStart w:id="79" w:name="_Toc448742961"/>
      <w:bookmarkStart w:id="80" w:name="_Toc448930452"/>
      <w:bookmarkStart w:id="81" w:name="_Toc77013316"/>
      <w:bookmarkEnd w:id="60"/>
      <w:r w:rsidRPr="00EA4D50">
        <w:rPr>
          <w:rStyle w:val="IntenseReference"/>
          <w:color w:val="000000" w:themeColor="text1"/>
        </w:rPr>
        <w:lastRenderedPageBreak/>
        <w:t>References</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bookmarkEnd w:id="58"/>
    <w:bookmarkEnd w:id="59"/>
    <w:p w14:paraId="2BC9F6B6" w14:textId="77777777" w:rsidR="00CE63CD" w:rsidRDefault="00CE63CD" w:rsidP="00F67FAA">
      <w:r>
        <w:t xml:space="preserve">The creation of the </w:t>
      </w:r>
      <w:r w:rsidR="002B6092">
        <w:t>BECMS</w:t>
      </w:r>
      <w:r w:rsidR="000F4218">
        <w:t xml:space="preserve"> </w:t>
      </w:r>
      <w:r w:rsidR="002B6092">
        <w:t>S</w:t>
      </w:r>
      <w:r w:rsidR="000F4218">
        <w:t>RS</w:t>
      </w:r>
      <w:r>
        <w:t xml:space="preserve"> was referenced using the following documents:</w:t>
      </w:r>
    </w:p>
    <w:p w14:paraId="7E0A6EE4" w14:textId="77777777" w:rsidR="00790B6B" w:rsidRDefault="002B6092" w:rsidP="00790B6B">
      <w:pPr>
        <w:pStyle w:val="ListParagraph"/>
        <w:numPr>
          <w:ilvl w:val="0"/>
          <w:numId w:val="7"/>
        </w:numPr>
      </w:pPr>
      <w:r w:rsidRPr="002B6092">
        <w:t>FUNCATIONAL REQUIREMENT SPECIFICATION</w:t>
      </w:r>
      <w:r w:rsidR="00790B6B">
        <w:t>.d</w:t>
      </w:r>
      <w:r>
        <w:t>ocx</w:t>
      </w:r>
    </w:p>
    <w:p w14:paraId="714D2BAB" w14:textId="77777777" w:rsidR="002B6092" w:rsidRDefault="00FA2E44" w:rsidP="00790B6B">
      <w:pPr>
        <w:pStyle w:val="ListParagraph"/>
        <w:numPr>
          <w:ilvl w:val="0"/>
          <w:numId w:val="7"/>
        </w:numPr>
      </w:pPr>
      <w:r w:rsidRPr="00FA2E44">
        <w:t>TECHNICAL REQUIREMENT SPECIFICATION</w:t>
      </w:r>
      <w:r>
        <w:t>.docx</w:t>
      </w:r>
    </w:p>
    <w:p w14:paraId="38912F4A" w14:textId="77777777" w:rsidR="00FA2E44" w:rsidRDefault="00FA2E44" w:rsidP="00790B6B">
      <w:pPr>
        <w:pStyle w:val="ListParagraph"/>
        <w:numPr>
          <w:ilvl w:val="0"/>
          <w:numId w:val="7"/>
        </w:numPr>
      </w:pPr>
      <w:r w:rsidRPr="00FA2E44">
        <w:t xml:space="preserve">Bhutan </w:t>
      </w:r>
      <w:proofErr w:type="spellStart"/>
      <w:proofErr w:type="gramStart"/>
      <w:r w:rsidRPr="00FA2E44">
        <w:t>eCMS</w:t>
      </w:r>
      <w:proofErr w:type="spellEnd"/>
      <w:r w:rsidRPr="00FA2E44">
        <w:t xml:space="preserve">  Technical</w:t>
      </w:r>
      <w:proofErr w:type="gramEnd"/>
      <w:r w:rsidRPr="00FA2E44">
        <w:t xml:space="preserve"> Proposal TECH-3</w:t>
      </w:r>
      <w:r>
        <w:t>.pdf</w:t>
      </w:r>
    </w:p>
    <w:p w14:paraId="34D00093" w14:textId="77777777" w:rsidR="00FA2E44" w:rsidRDefault="00FA2E44" w:rsidP="00790B6B">
      <w:pPr>
        <w:pStyle w:val="ListParagraph"/>
        <w:numPr>
          <w:ilvl w:val="0"/>
          <w:numId w:val="7"/>
        </w:numPr>
      </w:pPr>
      <w:r w:rsidRPr="00FA2E44">
        <w:t xml:space="preserve">Bhutan </w:t>
      </w:r>
      <w:proofErr w:type="spellStart"/>
      <w:proofErr w:type="gramStart"/>
      <w:r w:rsidRPr="00FA2E44">
        <w:t>eCMS</w:t>
      </w:r>
      <w:proofErr w:type="spellEnd"/>
      <w:r w:rsidRPr="00FA2E44">
        <w:t xml:space="preserve">  Technical</w:t>
      </w:r>
      <w:proofErr w:type="gramEnd"/>
      <w:r w:rsidRPr="00FA2E44">
        <w:t xml:space="preserve"> Proposal TECH-4</w:t>
      </w:r>
      <w:r>
        <w:t>.pdf</w:t>
      </w:r>
    </w:p>
    <w:p w14:paraId="2AB2E750" w14:textId="77777777" w:rsidR="00FA2E44" w:rsidRDefault="00FA2E44" w:rsidP="00790B6B">
      <w:pPr>
        <w:pStyle w:val="ListParagraph"/>
        <w:numPr>
          <w:ilvl w:val="0"/>
          <w:numId w:val="7"/>
        </w:numPr>
      </w:pPr>
      <w:r w:rsidRPr="00FA2E44">
        <w:t xml:space="preserve">Bhutan </w:t>
      </w:r>
      <w:proofErr w:type="spellStart"/>
      <w:proofErr w:type="gramStart"/>
      <w:r w:rsidRPr="00FA2E44">
        <w:t>eCMS</w:t>
      </w:r>
      <w:proofErr w:type="spellEnd"/>
      <w:r w:rsidRPr="00FA2E44">
        <w:t xml:space="preserve">  Technical</w:t>
      </w:r>
      <w:proofErr w:type="gramEnd"/>
      <w:r w:rsidRPr="00FA2E44">
        <w:t xml:space="preserve"> Proposal TECH-5A</w:t>
      </w:r>
      <w:r>
        <w:t>.pdf</w:t>
      </w:r>
    </w:p>
    <w:p w14:paraId="2C60AEB9" w14:textId="77777777" w:rsidR="00FA2E44" w:rsidRDefault="00FA2E44" w:rsidP="00790B6B">
      <w:pPr>
        <w:pStyle w:val="ListParagraph"/>
        <w:numPr>
          <w:ilvl w:val="0"/>
          <w:numId w:val="7"/>
        </w:numPr>
      </w:pPr>
      <w:r w:rsidRPr="00FA2E44">
        <w:t xml:space="preserve">Bhutan </w:t>
      </w:r>
      <w:proofErr w:type="spellStart"/>
      <w:proofErr w:type="gramStart"/>
      <w:r w:rsidRPr="00FA2E44">
        <w:t>eCMS</w:t>
      </w:r>
      <w:proofErr w:type="spellEnd"/>
      <w:r w:rsidRPr="00FA2E44">
        <w:t xml:space="preserve">  Technical</w:t>
      </w:r>
      <w:proofErr w:type="gramEnd"/>
      <w:r w:rsidRPr="00FA2E44">
        <w:t xml:space="preserve"> Proposal TECH-5B</w:t>
      </w:r>
      <w:r>
        <w:t>.pdf</w:t>
      </w:r>
    </w:p>
    <w:p w14:paraId="141BADB3" w14:textId="77777777" w:rsidR="00FA2E44" w:rsidRDefault="00FA2E44" w:rsidP="00790B6B">
      <w:pPr>
        <w:pStyle w:val="ListParagraph"/>
        <w:numPr>
          <w:ilvl w:val="0"/>
          <w:numId w:val="7"/>
        </w:numPr>
      </w:pPr>
      <w:r w:rsidRPr="00FA2E44">
        <w:t xml:space="preserve">Bhutan </w:t>
      </w:r>
      <w:proofErr w:type="spellStart"/>
      <w:proofErr w:type="gramStart"/>
      <w:r w:rsidRPr="00FA2E44">
        <w:t>eCMS</w:t>
      </w:r>
      <w:proofErr w:type="spellEnd"/>
      <w:r w:rsidRPr="00FA2E44">
        <w:t xml:space="preserve">  Technical</w:t>
      </w:r>
      <w:proofErr w:type="gramEnd"/>
      <w:r w:rsidRPr="00FA2E44">
        <w:t xml:space="preserve"> Proposal TECH-6A</w:t>
      </w:r>
      <w:r>
        <w:t>.pdf</w:t>
      </w:r>
    </w:p>
    <w:p w14:paraId="04E3723D" w14:textId="77777777" w:rsidR="00FA2E44" w:rsidRDefault="00FA2E44" w:rsidP="00790B6B">
      <w:pPr>
        <w:pStyle w:val="ListParagraph"/>
        <w:numPr>
          <w:ilvl w:val="0"/>
          <w:numId w:val="7"/>
        </w:numPr>
      </w:pPr>
      <w:r w:rsidRPr="00FA2E44">
        <w:t xml:space="preserve">Bhutan </w:t>
      </w:r>
      <w:proofErr w:type="spellStart"/>
      <w:proofErr w:type="gramStart"/>
      <w:r w:rsidRPr="00FA2E44">
        <w:t>eCMS</w:t>
      </w:r>
      <w:proofErr w:type="spellEnd"/>
      <w:r w:rsidRPr="00FA2E44">
        <w:t xml:space="preserve">  Technical</w:t>
      </w:r>
      <w:proofErr w:type="gramEnd"/>
      <w:r w:rsidRPr="00FA2E44">
        <w:t xml:space="preserve"> Proposal TECH-6B</w:t>
      </w:r>
      <w:r>
        <w:t>.pdf</w:t>
      </w:r>
    </w:p>
    <w:p w14:paraId="24A24935" w14:textId="77777777" w:rsidR="002C3184" w:rsidRDefault="002C3184" w:rsidP="00104FC3">
      <w:pPr>
        <w:sectPr w:rsidR="002C3184" w:rsidSect="00D0609C">
          <w:headerReference w:type="first" r:id="rId17"/>
          <w:pgSz w:w="12240" w:h="15840" w:code="1"/>
          <w:pgMar w:top="1440" w:right="1800" w:bottom="1440" w:left="1800" w:header="720" w:footer="720" w:gutter="0"/>
          <w:cols w:space="720"/>
        </w:sectPr>
      </w:pPr>
      <w:bookmarkStart w:id="82" w:name="_Toc60795491"/>
      <w:bookmarkStart w:id="83" w:name="_Toc331520744"/>
    </w:p>
    <w:p w14:paraId="00DF2ED4" w14:textId="77777777" w:rsidR="00674820" w:rsidRDefault="00726761" w:rsidP="006E66BC">
      <w:pPr>
        <w:pStyle w:val="Heading1"/>
        <w:numPr>
          <w:ilvl w:val="0"/>
          <w:numId w:val="13"/>
        </w:numPr>
        <w:ind w:hanging="720"/>
      </w:pPr>
      <w:bookmarkStart w:id="84" w:name="_Toc446411380"/>
      <w:bookmarkStart w:id="85" w:name="_Toc446602767"/>
      <w:bookmarkStart w:id="86" w:name="_Toc446606708"/>
      <w:bookmarkStart w:id="87" w:name="_Toc446924219"/>
      <w:bookmarkStart w:id="88" w:name="_Toc446929232"/>
      <w:bookmarkStart w:id="89" w:name="_Toc446929772"/>
      <w:bookmarkStart w:id="90" w:name="_Toc447040081"/>
      <w:bookmarkStart w:id="91" w:name="_Toc447115377"/>
      <w:bookmarkStart w:id="92" w:name="_Toc447117511"/>
      <w:bookmarkStart w:id="93" w:name="_Toc447120623"/>
      <w:bookmarkStart w:id="94" w:name="_Toc447195124"/>
      <w:bookmarkStart w:id="95" w:name="_Toc447734090"/>
      <w:bookmarkStart w:id="96" w:name="_Toc447883044"/>
      <w:bookmarkStart w:id="97" w:name="_Toc448225547"/>
      <w:bookmarkStart w:id="98" w:name="_Toc448310879"/>
      <w:bookmarkStart w:id="99" w:name="_Toc448486634"/>
      <w:bookmarkStart w:id="100" w:name="_Toc448742962"/>
      <w:bookmarkStart w:id="101" w:name="_Toc448930453"/>
      <w:bookmarkStart w:id="102" w:name="_Toc77013317"/>
      <w:bookmarkEnd w:id="82"/>
      <w:bookmarkEnd w:id="83"/>
      <w:r w:rsidRPr="003E2550">
        <w:lastRenderedPageBreak/>
        <w:t>Functional</w:t>
      </w:r>
      <w:r>
        <w:t xml:space="preserve"> Requirements</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0D1433D1" w14:textId="77777777" w:rsidR="00341EBF" w:rsidRDefault="00341EBF" w:rsidP="00341EBF">
      <w:bookmarkStart w:id="103" w:name="_Toc446521926"/>
    </w:p>
    <w:p w14:paraId="5B148043" w14:textId="77777777" w:rsidR="00C92E4E" w:rsidRDefault="004703BB" w:rsidP="00E04D97">
      <w:pPr>
        <w:pStyle w:val="Heading2"/>
        <w:numPr>
          <w:ilvl w:val="1"/>
          <w:numId w:val="12"/>
        </w:numPr>
        <w:tabs>
          <w:tab w:val="num" w:pos="426"/>
        </w:tabs>
        <w:spacing w:after="60"/>
        <w:ind w:left="0" w:firstLine="0"/>
        <w:jc w:val="left"/>
      </w:pPr>
      <w:bookmarkStart w:id="104" w:name="_Hlk67488947"/>
      <w:bookmarkStart w:id="105" w:name="_Toc77013318"/>
      <w:r>
        <w:t>Overview</w:t>
      </w:r>
      <w:bookmarkEnd w:id="105"/>
    </w:p>
    <w:bookmarkEnd w:id="104"/>
    <w:p w14:paraId="3C897D8B" w14:textId="63765B63" w:rsidR="00C17B65" w:rsidRDefault="001D192A" w:rsidP="00CB2294">
      <w:pPr>
        <w:tabs>
          <w:tab w:val="clear" w:pos="360"/>
        </w:tabs>
        <w:autoSpaceDE w:val="0"/>
        <w:autoSpaceDN w:val="0"/>
        <w:adjustRightInd w:val="0"/>
        <w:jc w:val="left"/>
      </w:pPr>
      <w:r>
        <w:t>Risk assessment will be conducted on all the submitted declarations. Risk assessment will be based on the profiles configured.</w:t>
      </w:r>
    </w:p>
    <w:p w14:paraId="01A20E93" w14:textId="77777777" w:rsidR="001D192A" w:rsidRDefault="001D192A" w:rsidP="00CB2294">
      <w:pPr>
        <w:tabs>
          <w:tab w:val="clear" w:pos="360"/>
        </w:tabs>
        <w:autoSpaceDE w:val="0"/>
        <w:autoSpaceDN w:val="0"/>
        <w:adjustRightInd w:val="0"/>
        <w:jc w:val="left"/>
      </w:pPr>
    </w:p>
    <w:p w14:paraId="4115BF0C" w14:textId="77777777" w:rsidR="001D192A" w:rsidRDefault="001D192A" w:rsidP="001D192A">
      <w:pPr>
        <w:rPr>
          <w:rFonts w:eastAsiaTheme="minorEastAsia" w:cstheme="minorHAnsi"/>
        </w:rPr>
      </w:pPr>
      <w:r w:rsidRPr="00B67B14">
        <w:t xml:space="preserve">Risk assessment is based on the WCO recommended </w:t>
      </w:r>
      <w:r w:rsidRPr="00B67B14">
        <w:rPr>
          <w:rFonts w:eastAsiaTheme="minorEastAsia" w:cstheme="minorHAnsi"/>
        </w:rPr>
        <w:t xml:space="preserve">principles with the objective of minimizing risk and </w:t>
      </w:r>
      <w:r>
        <w:rPr>
          <w:rFonts w:eastAsiaTheme="minorEastAsia" w:cstheme="minorHAnsi"/>
        </w:rPr>
        <w:t>improving</w:t>
      </w:r>
      <w:r w:rsidRPr="00B67B14">
        <w:rPr>
          <w:rFonts w:eastAsiaTheme="minorEastAsia" w:cstheme="minorHAnsi"/>
        </w:rPr>
        <w:t xml:space="preserve"> </w:t>
      </w:r>
      <w:r>
        <w:rPr>
          <w:rFonts w:eastAsiaTheme="minorEastAsia" w:cstheme="minorHAnsi"/>
        </w:rPr>
        <w:t xml:space="preserve">overall </w:t>
      </w:r>
      <w:r w:rsidRPr="00B67B14">
        <w:rPr>
          <w:rFonts w:eastAsiaTheme="minorEastAsia" w:cstheme="minorHAnsi"/>
        </w:rPr>
        <w:t>operations efficiency via the use of risk-based selectivity</w:t>
      </w:r>
      <w:r>
        <w:rPr>
          <w:rFonts w:eastAsiaTheme="minorEastAsia" w:cstheme="minorHAnsi"/>
        </w:rPr>
        <w:t xml:space="preserve"> approach.</w:t>
      </w:r>
    </w:p>
    <w:p w14:paraId="7A4EF830" w14:textId="77777777" w:rsidR="0075325D" w:rsidRDefault="0075325D" w:rsidP="001D192A">
      <w:pPr>
        <w:rPr>
          <w:rFonts w:eastAsiaTheme="minorEastAsia" w:cstheme="minorHAnsi"/>
        </w:rPr>
      </w:pPr>
    </w:p>
    <w:p w14:paraId="42944405" w14:textId="77777777" w:rsidR="005B2B90" w:rsidRPr="005B4CDD" w:rsidRDefault="0075325D" w:rsidP="005B4CDD">
      <w:pPr>
        <w:pStyle w:val="Heading2"/>
        <w:numPr>
          <w:ilvl w:val="1"/>
          <w:numId w:val="12"/>
        </w:numPr>
        <w:tabs>
          <w:tab w:val="num" w:pos="426"/>
        </w:tabs>
        <w:spacing w:after="60"/>
        <w:ind w:left="0" w:firstLine="0"/>
        <w:jc w:val="left"/>
      </w:pPr>
      <w:bookmarkStart w:id="106" w:name="_Toc77013319"/>
      <w:r>
        <w:t>Risk Management Process</w:t>
      </w:r>
      <w:bookmarkEnd w:id="106"/>
    </w:p>
    <w:p w14:paraId="4D0253F3" w14:textId="77777777" w:rsidR="0075325D" w:rsidRDefault="0075325D" w:rsidP="001D192A">
      <w:pPr>
        <w:rPr>
          <w:rFonts w:eastAsiaTheme="minorEastAsia" w:cstheme="minorHAnsi"/>
        </w:rPr>
      </w:pPr>
    </w:p>
    <w:p w14:paraId="6D5B6CD6" w14:textId="77777777" w:rsidR="005B2B90" w:rsidRDefault="005B2B90" w:rsidP="005B2B90">
      <w:pPr>
        <w:tabs>
          <w:tab w:val="clear" w:pos="360"/>
        </w:tabs>
      </w:pPr>
      <w:r w:rsidRPr="001F59E7">
        <w:t xml:space="preserve">The </w:t>
      </w:r>
      <w:proofErr w:type="spellStart"/>
      <w:r w:rsidR="005B179A">
        <w:t>eCMS</w:t>
      </w:r>
      <w:proofErr w:type="spellEnd"/>
      <w:r>
        <w:t xml:space="preserve"> Risk Management Process is a </w:t>
      </w:r>
      <w:r w:rsidR="00A3427B">
        <w:t>5-step</w:t>
      </w:r>
      <w:r>
        <w:t xml:space="preserve"> process as shown below. The risk analysis consists of historical analysis on the past transactions and the outcome &amp; then deriving the risk indicators and profiles for assessment through quantitative analysis of the current consignments.  </w:t>
      </w:r>
    </w:p>
    <w:p w14:paraId="676B4C98" w14:textId="77777777" w:rsidR="005B2B90" w:rsidRDefault="005B2B90" w:rsidP="001D192A">
      <w:pPr>
        <w:rPr>
          <w:rFonts w:eastAsiaTheme="minorEastAsia" w:cstheme="minorHAnsi"/>
        </w:rPr>
      </w:pPr>
    </w:p>
    <w:p w14:paraId="1A6650FE" w14:textId="77777777" w:rsidR="000F5A78" w:rsidRDefault="007F6C2A" w:rsidP="007F6C2A">
      <w:pPr>
        <w:ind w:firstLine="360"/>
        <w:rPr>
          <w:rFonts w:eastAsiaTheme="minorEastAsia" w:cstheme="minorHAnsi"/>
        </w:rPr>
      </w:pPr>
      <w:r>
        <w:rPr>
          <w:rFonts w:eastAsiaTheme="minorEastAsia" w:cstheme="minorHAnsi"/>
        </w:rPr>
        <w:tab/>
      </w:r>
      <w:r>
        <w:rPr>
          <w:rFonts w:eastAsiaTheme="minorEastAsia" w:cstheme="minorHAnsi"/>
        </w:rPr>
        <w:tab/>
      </w:r>
      <w:r w:rsidR="000F5A78">
        <w:rPr>
          <w:noProof/>
          <w:lang w:val="en-SG" w:eastAsia="en-SG"/>
        </w:rPr>
        <w:drawing>
          <wp:inline distT="0" distB="0" distL="0" distR="0" wp14:anchorId="1DF21F50" wp14:editId="6CA807BB">
            <wp:extent cx="3364302" cy="2298700"/>
            <wp:effectExtent l="0" t="0" r="0" b="0"/>
            <wp:docPr id="26" name="Picture 2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with medium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83348" cy="2311714"/>
                    </a:xfrm>
                    <a:prstGeom prst="rect">
                      <a:avLst/>
                    </a:prstGeom>
                    <a:noFill/>
                  </pic:spPr>
                </pic:pic>
              </a:graphicData>
            </a:graphic>
          </wp:inline>
        </w:drawing>
      </w:r>
    </w:p>
    <w:p w14:paraId="623DD7B8" w14:textId="77777777" w:rsidR="0062339C" w:rsidRDefault="0062339C" w:rsidP="001D192A">
      <w:pPr>
        <w:rPr>
          <w:rFonts w:eastAsiaTheme="minorEastAsia" w:cstheme="minorHAnsi"/>
        </w:rPr>
      </w:pPr>
    </w:p>
    <w:p w14:paraId="79899790" w14:textId="77777777" w:rsidR="0062339C" w:rsidRPr="001F59E7" w:rsidRDefault="0062339C" w:rsidP="0062339C">
      <w:pPr>
        <w:tabs>
          <w:tab w:val="clear" w:pos="360"/>
        </w:tabs>
      </w:pPr>
      <w:r w:rsidRPr="001F59E7">
        <w:t>Depending on the outcome of the risk assessment</w:t>
      </w:r>
      <w:r>
        <w:t>,</w:t>
      </w:r>
      <w:r w:rsidRPr="001F59E7">
        <w:t xml:space="preserve"> the treatments measures are applied accordingly. The process includes a performance monitoring step where the risk indicators and profiles are reviewed periodically on the effectiveness and tuned &amp; optimized.</w:t>
      </w:r>
    </w:p>
    <w:p w14:paraId="2E887AD5" w14:textId="77777777" w:rsidR="0062339C" w:rsidRDefault="0062339C" w:rsidP="0062339C">
      <w:pPr>
        <w:tabs>
          <w:tab w:val="clear" w:pos="360"/>
        </w:tabs>
      </w:pPr>
    </w:p>
    <w:p w14:paraId="44DCF93F" w14:textId="77777777" w:rsidR="0062339C" w:rsidRPr="001F59E7" w:rsidRDefault="0062339C" w:rsidP="0062339C">
      <w:pPr>
        <w:tabs>
          <w:tab w:val="clear" w:pos="360"/>
        </w:tabs>
      </w:pPr>
      <w:r w:rsidRPr="001F59E7">
        <w:t xml:space="preserve">The risk analysis, profiling and monitoring/review is done by the risk </w:t>
      </w:r>
      <w:r w:rsidRPr="00C10A1B">
        <w:t>intelligence</w:t>
      </w:r>
      <w:r w:rsidRPr="001F59E7">
        <w:t xml:space="preserve"> unit of the customs</w:t>
      </w:r>
      <w:r w:rsidR="009A4DC2">
        <w:t xml:space="preserve"> </w:t>
      </w:r>
      <w:r w:rsidRPr="001F59E7">
        <w:t>administration. The risk assessment is done by the system and the treatment measures are applied by customs operational staff.</w:t>
      </w:r>
    </w:p>
    <w:p w14:paraId="6C52C4BE" w14:textId="77777777" w:rsidR="0062339C" w:rsidRDefault="0062339C" w:rsidP="001D192A">
      <w:pPr>
        <w:rPr>
          <w:rFonts w:eastAsiaTheme="minorEastAsia" w:cstheme="minorHAnsi"/>
        </w:rPr>
      </w:pPr>
    </w:p>
    <w:p w14:paraId="3E52AB94" w14:textId="77777777" w:rsidR="00F16600" w:rsidRPr="001F59E7" w:rsidRDefault="00F16600" w:rsidP="00F16600">
      <w:pPr>
        <w:tabs>
          <w:tab w:val="clear" w:pos="360"/>
        </w:tabs>
      </w:pPr>
      <w:r w:rsidRPr="001F59E7">
        <w:t>The risk management process includes:</w:t>
      </w:r>
    </w:p>
    <w:p w14:paraId="048D1EAB" w14:textId="77777777" w:rsidR="00F16600" w:rsidRDefault="00F16600" w:rsidP="001D192A">
      <w:pPr>
        <w:rPr>
          <w:rFonts w:eastAsiaTheme="minorEastAsia" w:cstheme="minorHAnsi"/>
        </w:rPr>
      </w:pPr>
    </w:p>
    <w:p w14:paraId="34DE27B1" w14:textId="77777777" w:rsidR="00F16600" w:rsidRPr="001F59E7" w:rsidRDefault="00F16600" w:rsidP="00F16600">
      <w:pPr>
        <w:pStyle w:val="ListParagraph"/>
        <w:numPr>
          <w:ilvl w:val="0"/>
          <w:numId w:val="17"/>
        </w:numPr>
        <w:tabs>
          <w:tab w:val="clear" w:pos="360"/>
        </w:tabs>
      </w:pPr>
      <w:r w:rsidRPr="00F16600">
        <w:rPr>
          <w:b/>
          <w:bCs/>
        </w:rPr>
        <w:t>Risk Analysis</w:t>
      </w:r>
      <w:r w:rsidRPr="001F59E7">
        <w:t xml:space="preserve"> is done using the workbench.</w:t>
      </w:r>
    </w:p>
    <w:p w14:paraId="49A5732A" w14:textId="77777777" w:rsidR="00F16600" w:rsidRDefault="00F16600" w:rsidP="00F16600">
      <w:pPr>
        <w:pStyle w:val="ListParagraph"/>
        <w:numPr>
          <w:ilvl w:val="1"/>
          <w:numId w:val="17"/>
        </w:numPr>
        <w:tabs>
          <w:tab w:val="clear" w:pos="360"/>
        </w:tabs>
      </w:pPr>
      <w:r>
        <w:t>Rule Editor</w:t>
      </w:r>
    </w:p>
    <w:p w14:paraId="6B3FDF22" w14:textId="77777777" w:rsidR="00F16600" w:rsidRDefault="00F16600">
      <w:pPr>
        <w:pStyle w:val="ListParagraph"/>
        <w:numPr>
          <w:ilvl w:val="1"/>
          <w:numId w:val="17"/>
        </w:numPr>
        <w:tabs>
          <w:tab w:val="clear" w:pos="360"/>
        </w:tabs>
      </w:pPr>
      <w:r>
        <w:t xml:space="preserve">Profile </w:t>
      </w:r>
    </w:p>
    <w:p w14:paraId="0C600321" w14:textId="77777777" w:rsidR="00F16600" w:rsidRDefault="00F16600" w:rsidP="00F16600">
      <w:pPr>
        <w:pStyle w:val="ListParagraph"/>
        <w:numPr>
          <w:ilvl w:val="1"/>
          <w:numId w:val="17"/>
        </w:numPr>
        <w:tabs>
          <w:tab w:val="clear" w:pos="360"/>
        </w:tabs>
      </w:pPr>
      <w:r>
        <w:t>Threshold Configurations</w:t>
      </w:r>
    </w:p>
    <w:p w14:paraId="5A64D27E" w14:textId="0611B914" w:rsidR="00F16600" w:rsidRDefault="00F16600" w:rsidP="00F16600">
      <w:pPr>
        <w:pStyle w:val="ListParagraph"/>
        <w:numPr>
          <w:ilvl w:val="0"/>
          <w:numId w:val="17"/>
        </w:numPr>
        <w:tabs>
          <w:tab w:val="clear" w:pos="360"/>
        </w:tabs>
      </w:pPr>
      <w:r w:rsidRPr="00AC65A3">
        <w:rPr>
          <w:b/>
          <w:bCs/>
        </w:rPr>
        <w:lastRenderedPageBreak/>
        <w:t>Risk Profiling</w:t>
      </w:r>
      <w:r>
        <w:t xml:space="preserve"> – done after risk analysis. The output of the analysis is the profile</w:t>
      </w:r>
      <w:r w:rsidR="005B4CDD">
        <w:t xml:space="preserve"> configuration</w:t>
      </w:r>
      <w:r>
        <w:t xml:space="preserve">. </w:t>
      </w:r>
    </w:p>
    <w:p w14:paraId="68EC0CE1" w14:textId="77777777" w:rsidR="00F16600" w:rsidRDefault="00F16600" w:rsidP="005B4CDD">
      <w:pPr>
        <w:tabs>
          <w:tab w:val="clear" w:pos="360"/>
        </w:tabs>
        <w:ind w:firstLine="720"/>
      </w:pPr>
      <w:r>
        <w:t>Targeted Profiles – Specific profiles assigned with probability and consequence.</w:t>
      </w:r>
    </w:p>
    <w:p w14:paraId="42B6FD2A" w14:textId="77777777" w:rsidR="00F16600" w:rsidRPr="00AC65A3" w:rsidRDefault="00F16600" w:rsidP="00F16600">
      <w:pPr>
        <w:pStyle w:val="ListParagraph"/>
        <w:numPr>
          <w:ilvl w:val="0"/>
          <w:numId w:val="17"/>
        </w:numPr>
        <w:tabs>
          <w:tab w:val="clear" w:pos="360"/>
        </w:tabs>
        <w:rPr>
          <w:b/>
          <w:bCs/>
        </w:rPr>
      </w:pPr>
      <w:r w:rsidRPr="00AC65A3">
        <w:rPr>
          <w:b/>
          <w:bCs/>
        </w:rPr>
        <w:t>Risk Assessment</w:t>
      </w:r>
    </w:p>
    <w:p w14:paraId="011AFD8B" w14:textId="10EEF65F" w:rsidR="00F16600" w:rsidRDefault="00F16600" w:rsidP="00F16600">
      <w:pPr>
        <w:pStyle w:val="ListParagraph"/>
      </w:pPr>
      <w:r>
        <w:t>Risk assessment is done against the profiles as and when the data/transaction is available.</w:t>
      </w:r>
    </w:p>
    <w:p w14:paraId="037D6357" w14:textId="77777777" w:rsidR="00F16600" w:rsidRPr="00AF1F62" w:rsidRDefault="00F16600" w:rsidP="00F16600">
      <w:pPr>
        <w:pStyle w:val="ListParagraph"/>
        <w:numPr>
          <w:ilvl w:val="0"/>
          <w:numId w:val="17"/>
        </w:numPr>
        <w:tabs>
          <w:tab w:val="clear" w:pos="360"/>
        </w:tabs>
        <w:rPr>
          <w:b/>
          <w:bCs/>
        </w:rPr>
      </w:pPr>
      <w:r w:rsidRPr="00AF1F62">
        <w:rPr>
          <w:b/>
          <w:bCs/>
        </w:rPr>
        <w:t>Risk Treatment</w:t>
      </w:r>
    </w:p>
    <w:p w14:paraId="7C58A9AA" w14:textId="252C3610" w:rsidR="00F16600" w:rsidRPr="001F59E7" w:rsidRDefault="00F16600" w:rsidP="00F16600">
      <w:pPr>
        <w:tabs>
          <w:tab w:val="clear" w:pos="360"/>
        </w:tabs>
        <w:ind w:left="720"/>
      </w:pPr>
      <w:r>
        <w:t xml:space="preserve">Risk actions like inspection, quarantine, lab tests etc. are configured for profiles. </w:t>
      </w:r>
      <w:r w:rsidR="00103BFB">
        <w:t>A</w:t>
      </w:r>
      <w:r>
        <w:t xml:space="preserve">ssessment officers can take appropriate actions based on the risk indicator score output through the </w:t>
      </w:r>
      <w:r w:rsidR="00C13B53">
        <w:t>lane</w:t>
      </w:r>
      <w:r>
        <w:t xml:space="preserve">. </w:t>
      </w:r>
    </w:p>
    <w:p w14:paraId="7071D8C5" w14:textId="77777777" w:rsidR="00F16600" w:rsidRPr="00E656CA" w:rsidRDefault="00F16600" w:rsidP="00F16600">
      <w:pPr>
        <w:pStyle w:val="ListParagraph"/>
        <w:numPr>
          <w:ilvl w:val="0"/>
          <w:numId w:val="17"/>
        </w:numPr>
        <w:tabs>
          <w:tab w:val="clear" w:pos="360"/>
        </w:tabs>
        <w:rPr>
          <w:b/>
          <w:bCs/>
        </w:rPr>
      </w:pPr>
      <w:r w:rsidRPr="00E656CA">
        <w:rPr>
          <w:b/>
          <w:bCs/>
        </w:rPr>
        <w:t>Risk Performance Monitoring</w:t>
      </w:r>
    </w:p>
    <w:p w14:paraId="5A9601D0" w14:textId="4DF2001E" w:rsidR="001D192A" w:rsidRDefault="00B23DD9" w:rsidP="00C13B53">
      <w:pPr>
        <w:tabs>
          <w:tab w:val="clear" w:pos="360"/>
        </w:tabs>
        <w:autoSpaceDE w:val="0"/>
        <w:autoSpaceDN w:val="0"/>
        <w:adjustRightInd w:val="0"/>
        <w:ind w:left="720"/>
      </w:pPr>
      <w:r>
        <w:t xml:space="preserve">System will </w:t>
      </w:r>
      <w:r w:rsidR="00C13B53">
        <w:t xml:space="preserve">identify </w:t>
      </w:r>
      <w:r>
        <w:t xml:space="preserve">the risk for any transactions with area and action level. Risk team can monitor the risk details periodically and can fine tune </w:t>
      </w:r>
      <w:r w:rsidR="00C13B53">
        <w:t xml:space="preserve">the </w:t>
      </w:r>
      <w:r w:rsidR="00FD2D67">
        <w:t>risk profiles</w:t>
      </w:r>
      <w:r w:rsidR="00914A3B">
        <w:t>,</w:t>
      </w:r>
      <w:r w:rsidR="000B0ED6">
        <w:t xml:space="preserve"> </w:t>
      </w:r>
      <w:r w:rsidR="00FD2D67">
        <w:t>based on the business requirement</w:t>
      </w:r>
      <w:r>
        <w:t xml:space="preserve">. </w:t>
      </w:r>
    </w:p>
    <w:p w14:paraId="47D07954" w14:textId="77777777" w:rsidR="0069521C" w:rsidRDefault="0069521C" w:rsidP="000B0ED6">
      <w:pPr>
        <w:tabs>
          <w:tab w:val="clear" w:pos="360"/>
        </w:tabs>
        <w:autoSpaceDE w:val="0"/>
        <w:autoSpaceDN w:val="0"/>
        <w:adjustRightInd w:val="0"/>
        <w:ind w:left="720"/>
        <w:jc w:val="left"/>
        <w:rPr>
          <w:bCs/>
        </w:rPr>
      </w:pPr>
    </w:p>
    <w:p w14:paraId="23CB7385" w14:textId="77A614D9" w:rsidR="00F86DE8" w:rsidRDefault="003B29D8" w:rsidP="00F86DE8">
      <w:pPr>
        <w:pStyle w:val="Heading2"/>
        <w:numPr>
          <w:ilvl w:val="1"/>
          <w:numId w:val="12"/>
        </w:numPr>
        <w:tabs>
          <w:tab w:val="num" w:pos="426"/>
        </w:tabs>
        <w:spacing w:after="60"/>
        <w:ind w:left="0" w:firstLine="0"/>
        <w:jc w:val="left"/>
      </w:pPr>
      <w:bookmarkStart w:id="107" w:name="_Toc77013320"/>
      <w:r>
        <w:t>Risk A</w:t>
      </w:r>
      <w:r w:rsidR="005B4CDD">
        <w:t xml:space="preserve">nalysis </w:t>
      </w:r>
      <w:r>
        <w:t>Process</w:t>
      </w:r>
      <w:bookmarkEnd w:id="107"/>
    </w:p>
    <w:p w14:paraId="4F1B6D4A" w14:textId="77777777" w:rsidR="005136D9" w:rsidRDefault="005136D9" w:rsidP="005136D9">
      <w:pPr>
        <w:tabs>
          <w:tab w:val="clear" w:pos="360"/>
        </w:tabs>
        <w:rPr>
          <w:bCs/>
        </w:rPr>
      </w:pPr>
    </w:p>
    <w:p w14:paraId="6A3C7DA8" w14:textId="36D13B38" w:rsidR="005136D9" w:rsidRPr="005775BF" w:rsidRDefault="005136D9" w:rsidP="005136D9">
      <w:pPr>
        <w:tabs>
          <w:tab w:val="clear" w:pos="360"/>
        </w:tabs>
        <w:rPr>
          <w:noProof/>
          <w:lang w:val="en-SG" w:eastAsia="en-SG"/>
        </w:rPr>
      </w:pPr>
      <w:r>
        <w:rPr>
          <w:bCs/>
        </w:rPr>
        <w:t xml:space="preserve">System </w:t>
      </w:r>
      <w:r w:rsidRPr="005775BF">
        <w:t xml:space="preserve">offers </w:t>
      </w:r>
      <w:r>
        <w:t xml:space="preserve">a </w:t>
      </w:r>
      <w:r w:rsidRPr="005775BF">
        <w:t xml:space="preserve">holistic quantitative risk assessment approach taking into consideration </w:t>
      </w:r>
      <w:r w:rsidR="00C13B53">
        <w:t xml:space="preserve">of </w:t>
      </w:r>
      <w:r>
        <w:t>known risks.  The functional overview of the approach is as below:</w:t>
      </w:r>
    </w:p>
    <w:p w14:paraId="2DAD84B4" w14:textId="77777777" w:rsidR="00F86DE8" w:rsidRDefault="005136D9" w:rsidP="00CB2294">
      <w:pPr>
        <w:tabs>
          <w:tab w:val="clear" w:pos="360"/>
        </w:tabs>
        <w:autoSpaceDE w:val="0"/>
        <w:autoSpaceDN w:val="0"/>
        <w:adjustRightInd w:val="0"/>
        <w:jc w:val="left"/>
        <w:rPr>
          <w:bCs/>
        </w:rPr>
      </w:pPr>
      <w:r>
        <w:rPr>
          <w:bCs/>
        </w:rPr>
        <w:t xml:space="preserve"> </w:t>
      </w:r>
    </w:p>
    <w:p w14:paraId="74C8ABBA" w14:textId="77777777" w:rsidR="005136D9" w:rsidRDefault="00211237" w:rsidP="00CB2294">
      <w:pPr>
        <w:tabs>
          <w:tab w:val="clear" w:pos="360"/>
        </w:tabs>
        <w:autoSpaceDE w:val="0"/>
        <w:autoSpaceDN w:val="0"/>
        <w:adjustRightInd w:val="0"/>
        <w:jc w:val="left"/>
        <w:rPr>
          <w:bCs/>
        </w:rPr>
      </w:pPr>
      <w:r>
        <w:rPr>
          <w:noProof/>
          <w:lang w:val="en-SG" w:eastAsia="en-SG"/>
        </w:rPr>
        <w:drawing>
          <wp:inline distT="0" distB="0" distL="0" distR="0" wp14:anchorId="6A887378" wp14:editId="6A0892C9">
            <wp:extent cx="5486400" cy="3200400"/>
            <wp:effectExtent l="0" t="0" r="1905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51710391" w14:textId="77777777" w:rsidR="00211237" w:rsidRDefault="00211237" w:rsidP="00CB2294">
      <w:pPr>
        <w:tabs>
          <w:tab w:val="clear" w:pos="360"/>
        </w:tabs>
        <w:autoSpaceDE w:val="0"/>
        <w:autoSpaceDN w:val="0"/>
        <w:adjustRightInd w:val="0"/>
        <w:jc w:val="left"/>
        <w:rPr>
          <w:bCs/>
        </w:rPr>
      </w:pPr>
    </w:p>
    <w:p w14:paraId="77A2BB66" w14:textId="1DCAB8CC" w:rsidR="007015BD" w:rsidRDefault="007015BD" w:rsidP="007015BD">
      <w:pPr>
        <w:tabs>
          <w:tab w:val="clear" w:pos="360"/>
        </w:tabs>
      </w:pPr>
      <w:r>
        <w:t>The risk assessment engine is an independent engine that runs any transaction data through the assessment process. This enables the assessment engine to do a quantitative risk analysis on all information as and when it is available in the clearance process supporting a progressive risk assessment in the supply chain.</w:t>
      </w:r>
    </w:p>
    <w:p w14:paraId="38FC1D35" w14:textId="77777777" w:rsidR="007015BD" w:rsidRDefault="007015BD" w:rsidP="007015BD">
      <w:pPr>
        <w:tabs>
          <w:tab w:val="clear" w:pos="360"/>
        </w:tabs>
      </w:pPr>
    </w:p>
    <w:p w14:paraId="3AF95C7C" w14:textId="77777777" w:rsidR="007015BD" w:rsidRDefault="007015BD" w:rsidP="007015BD">
      <w:pPr>
        <w:tabs>
          <w:tab w:val="clear" w:pos="360"/>
        </w:tabs>
      </w:pPr>
      <w:r>
        <w:t>The risk indicators or the fields are generic</w:t>
      </w:r>
      <w:r w:rsidR="009C6802">
        <w:t xml:space="preserve">, </w:t>
      </w:r>
      <w:r>
        <w:t xml:space="preserve">predefined and a complete list is included.  These fields will be applicable to any transaction. </w:t>
      </w:r>
      <w:proofErr w:type="gramStart"/>
      <w:r>
        <w:t>As long as</w:t>
      </w:r>
      <w:proofErr w:type="gramEnd"/>
      <w:r>
        <w:t xml:space="preserve"> the transaction contains the fields required for a profile to be hit, the profile will be assessed for that transaction.</w:t>
      </w:r>
    </w:p>
    <w:p w14:paraId="0B5DDFE9" w14:textId="77777777" w:rsidR="00211237" w:rsidRDefault="00211237" w:rsidP="00CB2294">
      <w:pPr>
        <w:tabs>
          <w:tab w:val="clear" w:pos="360"/>
        </w:tabs>
        <w:autoSpaceDE w:val="0"/>
        <w:autoSpaceDN w:val="0"/>
        <w:adjustRightInd w:val="0"/>
        <w:jc w:val="left"/>
        <w:rPr>
          <w:bCs/>
        </w:rPr>
      </w:pPr>
    </w:p>
    <w:p w14:paraId="4C15D79E" w14:textId="77777777" w:rsidR="00524639" w:rsidRDefault="00524639" w:rsidP="00524639">
      <w:pPr>
        <w:tabs>
          <w:tab w:val="clear" w:pos="360"/>
        </w:tabs>
      </w:pPr>
      <w:r w:rsidRPr="007A5FC6">
        <w:lastRenderedPageBreak/>
        <w:t xml:space="preserve">Quantitative Risk Assessment is based on the </w:t>
      </w:r>
      <w:r>
        <w:t>WCO recommended approach of deriving the s</w:t>
      </w:r>
      <w:r w:rsidRPr="007A5FC6">
        <w:t xml:space="preserve">ignificance </w:t>
      </w:r>
      <w:r>
        <w:t xml:space="preserve">of risk through a scoring mechanism. The overall risk is quantified based on risk indicators and the cumulative scores are applied to the particular transaction. The system supports the following configurations. </w:t>
      </w:r>
    </w:p>
    <w:p w14:paraId="7CFDB4BE" w14:textId="77777777" w:rsidR="00E33803" w:rsidRDefault="00E33803" w:rsidP="00CC7820"/>
    <w:p w14:paraId="2C0BCFE4" w14:textId="77777777" w:rsidR="00A46156" w:rsidRDefault="00A639D7" w:rsidP="005B4CDD">
      <w:pPr>
        <w:pStyle w:val="Heading2"/>
        <w:numPr>
          <w:ilvl w:val="1"/>
          <w:numId w:val="12"/>
        </w:numPr>
        <w:tabs>
          <w:tab w:val="num" w:pos="426"/>
        </w:tabs>
        <w:spacing w:after="60"/>
        <w:ind w:left="0" w:firstLine="0"/>
        <w:jc w:val="left"/>
      </w:pPr>
      <w:bookmarkStart w:id="108" w:name="_Toc77013321"/>
      <w:r>
        <w:t>Profile Based Quantitative Assessment</w:t>
      </w:r>
      <w:bookmarkEnd w:id="108"/>
      <w:r>
        <w:t xml:space="preserve"> </w:t>
      </w:r>
    </w:p>
    <w:p w14:paraId="3A5AAC13" w14:textId="77777777" w:rsidR="005B4CDD" w:rsidRDefault="005B4CDD" w:rsidP="00462844">
      <w:pPr>
        <w:tabs>
          <w:tab w:val="clear" w:pos="360"/>
        </w:tabs>
      </w:pPr>
    </w:p>
    <w:p w14:paraId="5C3322D6" w14:textId="0A174910" w:rsidR="00462844" w:rsidRPr="007A5FC6" w:rsidRDefault="00462844" w:rsidP="00462844">
      <w:pPr>
        <w:tabs>
          <w:tab w:val="clear" w:pos="360"/>
        </w:tabs>
      </w:pPr>
      <w:r>
        <w:t xml:space="preserve">The purpose of the profile based quantitative assessment is to identify and categorize known risks. Profile based assessment considers 2 factors for quantifying the risk </w:t>
      </w:r>
      <w:proofErr w:type="gramStart"/>
      <w:r>
        <w:t>i.e.</w:t>
      </w:r>
      <w:proofErr w:type="gramEnd"/>
      <w:r>
        <w:t xml:space="preserve"> the probability of occurrence and the impact of the risk. Risk s</w:t>
      </w:r>
      <w:r w:rsidRPr="007A5FC6">
        <w:t xml:space="preserve">cores </w:t>
      </w:r>
      <w:r>
        <w:t xml:space="preserve">are </w:t>
      </w:r>
      <w:r w:rsidRPr="007A5FC6">
        <w:t xml:space="preserve">configured at </w:t>
      </w:r>
      <w:r>
        <w:t>each profile</w:t>
      </w:r>
      <w:r w:rsidRPr="007A5FC6">
        <w:t xml:space="preserve"> level. </w:t>
      </w:r>
      <w:r>
        <w:t>Risk s</w:t>
      </w:r>
      <w:r w:rsidRPr="007A5FC6">
        <w:t xml:space="preserve">core will be </w:t>
      </w:r>
      <w:r>
        <w:t>derived</w:t>
      </w:r>
      <w:r w:rsidRPr="007A5FC6">
        <w:t xml:space="preserve"> </w:t>
      </w:r>
      <w:r>
        <w:t>based on expert approach where</w:t>
      </w:r>
      <w:r w:rsidRPr="007A5FC6">
        <w:t xml:space="preserve"> Risk </w:t>
      </w:r>
      <w:r>
        <w:t xml:space="preserve">Management </w:t>
      </w:r>
      <w:r w:rsidRPr="007A5FC6">
        <w:t xml:space="preserve">officer based on the experience </w:t>
      </w:r>
      <w:r>
        <w:t>will use</w:t>
      </w:r>
      <w:r w:rsidRPr="007A5FC6">
        <w:t xml:space="preserve"> below formula</w:t>
      </w:r>
      <w:r>
        <w:t>:</w:t>
      </w:r>
    </w:p>
    <w:p w14:paraId="30CC50BF" w14:textId="77777777" w:rsidR="00CA1EFA" w:rsidRDefault="00CA1EFA" w:rsidP="00CA1EFA"/>
    <w:p w14:paraId="29428388" w14:textId="77777777" w:rsidR="004F3DDC" w:rsidRDefault="004F3DDC" w:rsidP="004F3DDC">
      <w:pPr>
        <w:tabs>
          <w:tab w:val="clear" w:pos="360"/>
        </w:tabs>
      </w:pPr>
      <w:r w:rsidRPr="007A5FC6">
        <w:t xml:space="preserve">Risk Significance </w:t>
      </w:r>
      <w:r>
        <w:t>S</w:t>
      </w:r>
      <w:r w:rsidRPr="007A5FC6">
        <w:t xml:space="preserve">core = Likelihood </w:t>
      </w:r>
      <w:r>
        <w:t>X</w:t>
      </w:r>
      <w:r w:rsidRPr="007A5FC6">
        <w:t xml:space="preserve"> Consequence</w:t>
      </w:r>
    </w:p>
    <w:p w14:paraId="77BCD191" w14:textId="77777777" w:rsidR="004F3DDC" w:rsidRDefault="004F3DDC" w:rsidP="004F3DDC">
      <w:pPr>
        <w:tabs>
          <w:tab w:val="clear" w:pos="360"/>
        </w:tabs>
      </w:pPr>
    </w:p>
    <w:p w14:paraId="21C0ADBA" w14:textId="77777777" w:rsidR="004F3DDC" w:rsidRDefault="004F3DDC" w:rsidP="004F3DDC">
      <w:pPr>
        <w:tabs>
          <w:tab w:val="clear" w:pos="360"/>
        </w:tabs>
      </w:pPr>
      <w:r w:rsidRPr="007A5FC6">
        <w:t xml:space="preserve">Likelihood/Probability Scores </w:t>
      </w:r>
      <w:r>
        <w:t>are as below:</w:t>
      </w:r>
    </w:p>
    <w:p w14:paraId="77D56A65" w14:textId="77777777" w:rsidR="004F3DDC" w:rsidRDefault="004F3DDC" w:rsidP="00CA1EFA"/>
    <w:tbl>
      <w:tblPr>
        <w:tblStyle w:val="GridTable1Light-Accent2"/>
        <w:tblW w:w="0" w:type="auto"/>
        <w:tblLook w:val="04A0" w:firstRow="1" w:lastRow="0" w:firstColumn="1" w:lastColumn="0" w:noHBand="0" w:noVBand="1"/>
      </w:tblPr>
      <w:tblGrid>
        <w:gridCol w:w="2122"/>
        <w:gridCol w:w="1701"/>
        <w:gridCol w:w="4807"/>
      </w:tblGrid>
      <w:tr w:rsidR="004F3DDC" w14:paraId="69B7D660" w14:textId="77777777" w:rsidTr="001F5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15F9CE0" w14:textId="77777777" w:rsidR="004F3DDC" w:rsidRPr="005775BF" w:rsidRDefault="004F3DDC" w:rsidP="001F59E7">
            <w:pPr>
              <w:tabs>
                <w:tab w:val="clear" w:pos="360"/>
              </w:tabs>
              <w:rPr>
                <w:b/>
              </w:rPr>
            </w:pPr>
            <w:r w:rsidRPr="005775BF">
              <w:rPr>
                <w:b/>
              </w:rPr>
              <w:t>Likelihood</w:t>
            </w:r>
          </w:p>
        </w:tc>
        <w:tc>
          <w:tcPr>
            <w:tcW w:w="1701" w:type="dxa"/>
          </w:tcPr>
          <w:p w14:paraId="5C1224B3" w14:textId="77777777" w:rsidR="004F3DDC" w:rsidRPr="005775BF" w:rsidRDefault="004F3DDC" w:rsidP="001F59E7">
            <w:pPr>
              <w:tabs>
                <w:tab w:val="clear" w:pos="360"/>
              </w:tabs>
              <w:cnfStyle w:val="100000000000" w:firstRow="1" w:lastRow="0" w:firstColumn="0" w:lastColumn="0" w:oddVBand="0" w:evenVBand="0" w:oddHBand="0" w:evenHBand="0" w:firstRowFirstColumn="0" w:firstRowLastColumn="0" w:lastRowFirstColumn="0" w:lastRowLastColumn="0"/>
              <w:rPr>
                <w:b/>
              </w:rPr>
            </w:pPr>
            <w:r w:rsidRPr="005775BF">
              <w:rPr>
                <w:b/>
              </w:rPr>
              <w:t>Score</w:t>
            </w:r>
          </w:p>
        </w:tc>
        <w:tc>
          <w:tcPr>
            <w:tcW w:w="4807" w:type="dxa"/>
          </w:tcPr>
          <w:p w14:paraId="3F16D360" w14:textId="77777777" w:rsidR="004F3DDC" w:rsidRPr="005775BF" w:rsidRDefault="004F3DDC" w:rsidP="001F59E7">
            <w:pPr>
              <w:tabs>
                <w:tab w:val="clear" w:pos="360"/>
              </w:tabs>
              <w:cnfStyle w:val="100000000000" w:firstRow="1" w:lastRow="0" w:firstColumn="0" w:lastColumn="0" w:oddVBand="0" w:evenVBand="0" w:oddHBand="0" w:evenHBand="0" w:firstRowFirstColumn="0" w:firstRowLastColumn="0" w:lastRowFirstColumn="0" w:lastRowLastColumn="0"/>
              <w:rPr>
                <w:b/>
              </w:rPr>
            </w:pPr>
            <w:r w:rsidRPr="005775BF">
              <w:rPr>
                <w:b/>
              </w:rPr>
              <w:t>Description</w:t>
            </w:r>
          </w:p>
        </w:tc>
      </w:tr>
      <w:tr w:rsidR="004F3DDC" w14:paraId="2E1BA414" w14:textId="77777777" w:rsidTr="001F59E7">
        <w:tc>
          <w:tcPr>
            <w:cnfStyle w:val="001000000000" w:firstRow="0" w:lastRow="0" w:firstColumn="1" w:lastColumn="0" w:oddVBand="0" w:evenVBand="0" w:oddHBand="0" w:evenHBand="0" w:firstRowFirstColumn="0" w:firstRowLastColumn="0" w:lastRowFirstColumn="0" w:lastRowLastColumn="0"/>
            <w:tcW w:w="2122" w:type="dxa"/>
          </w:tcPr>
          <w:p w14:paraId="4CA80C2C" w14:textId="77777777" w:rsidR="004F3DDC" w:rsidRDefault="004F3DDC" w:rsidP="001F59E7">
            <w:pPr>
              <w:tabs>
                <w:tab w:val="clear" w:pos="360"/>
              </w:tabs>
            </w:pPr>
            <w:r>
              <w:t>Very Low</w:t>
            </w:r>
          </w:p>
        </w:tc>
        <w:tc>
          <w:tcPr>
            <w:tcW w:w="1701" w:type="dxa"/>
          </w:tcPr>
          <w:p w14:paraId="65E7D204" w14:textId="77777777" w:rsidR="004F3DDC" w:rsidRDefault="004F3DDC" w:rsidP="001F59E7">
            <w:pPr>
              <w:tabs>
                <w:tab w:val="clear" w:pos="360"/>
              </w:tabs>
              <w:cnfStyle w:val="000000000000" w:firstRow="0" w:lastRow="0" w:firstColumn="0" w:lastColumn="0" w:oddVBand="0" w:evenVBand="0" w:oddHBand="0" w:evenHBand="0" w:firstRowFirstColumn="0" w:firstRowLastColumn="0" w:lastRowFirstColumn="0" w:lastRowLastColumn="0"/>
            </w:pPr>
            <w:r>
              <w:t>1</w:t>
            </w:r>
          </w:p>
        </w:tc>
        <w:tc>
          <w:tcPr>
            <w:tcW w:w="4807" w:type="dxa"/>
          </w:tcPr>
          <w:p w14:paraId="0970E216" w14:textId="77777777" w:rsidR="004F3DDC" w:rsidRDefault="004F3DDC" w:rsidP="001F59E7">
            <w:pPr>
              <w:tabs>
                <w:tab w:val="clear" w:pos="360"/>
              </w:tabs>
              <w:cnfStyle w:val="000000000000" w:firstRow="0" w:lastRow="0" w:firstColumn="0" w:lastColumn="0" w:oddVBand="0" w:evenVBand="0" w:oddHBand="0" w:evenHBand="0" w:firstRowFirstColumn="0" w:firstRowLastColumn="0" w:lastRowFirstColumn="0" w:lastRowLastColumn="0"/>
            </w:pPr>
            <w:r>
              <w:t>Very low probability of this risk occurring.</w:t>
            </w:r>
          </w:p>
          <w:p w14:paraId="4A9E186B" w14:textId="77777777" w:rsidR="004F3DDC" w:rsidRDefault="004F3DDC" w:rsidP="001F59E7">
            <w:pPr>
              <w:tabs>
                <w:tab w:val="clear" w:pos="360"/>
              </w:tabs>
              <w:cnfStyle w:val="000000000000" w:firstRow="0" w:lastRow="0" w:firstColumn="0" w:lastColumn="0" w:oddVBand="0" w:evenVBand="0" w:oddHBand="0" w:evenHBand="0" w:firstRowFirstColumn="0" w:firstRowLastColumn="0" w:lastRowFirstColumn="0" w:lastRowLastColumn="0"/>
            </w:pPr>
            <w:r>
              <w:t xml:space="preserve">(For </w:t>
            </w:r>
            <w:proofErr w:type="gramStart"/>
            <w:r>
              <w:t>e.g.</w:t>
            </w:r>
            <w:proofErr w:type="gramEnd"/>
            <w:r>
              <w:t xml:space="preserve"> import of agriculture from Iran)</w:t>
            </w:r>
          </w:p>
        </w:tc>
      </w:tr>
      <w:tr w:rsidR="004F3DDC" w14:paraId="5E6BC026" w14:textId="77777777" w:rsidTr="001F59E7">
        <w:tc>
          <w:tcPr>
            <w:cnfStyle w:val="001000000000" w:firstRow="0" w:lastRow="0" w:firstColumn="1" w:lastColumn="0" w:oddVBand="0" w:evenVBand="0" w:oddHBand="0" w:evenHBand="0" w:firstRowFirstColumn="0" w:firstRowLastColumn="0" w:lastRowFirstColumn="0" w:lastRowLastColumn="0"/>
            <w:tcW w:w="2122" w:type="dxa"/>
          </w:tcPr>
          <w:p w14:paraId="7572599F" w14:textId="77777777" w:rsidR="004F3DDC" w:rsidRDefault="004F3DDC" w:rsidP="001F59E7">
            <w:pPr>
              <w:tabs>
                <w:tab w:val="clear" w:pos="360"/>
              </w:tabs>
            </w:pPr>
            <w:r>
              <w:t>Low</w:t>
            </w:r>
          </w:p>
        </w:tc>
        <w:tc>
          <w:tcPr>
            <w:tcW w:w="1701" w:type="dxa"/>
          </w:tcPr>
          <w:p w14:paraId="3EE5181B" w14:textId="77777777" w:rsidR="004F3DDC" w:rsidRDefault="004F3DDC" w:rsidP="001F59E7">
            <w:pPr>
              <w:tabs>
                <w:tab w:val="clear" w:pos="360"/>
              </w:tabs>
              <w:cnfStyle w:val="000000000000" w:firstRow="0" w:lastRow="0" w:firstColumn="0" w:lastColumn="0" w:oddVBand="0" w:evenVBand="0" w:oddHBand="0" w:evenHBand="0" w:firstRowFirstColumn="0" w:firstRowLastColumn="0" w:lastRowFirstColumn="0" w:lastRowLastColumn="0"/>
            </w:pPr>
            <w:r>
              <w:t>2</w:t>
            </w:r>
          </w:p>
        </w:tc>
        <w:tc>
          <w:tcPr>
            <w:tcW w:w="4807" w:type="dxa"/>
          </w:tcPr>
          <w:p w14:paraId="75DA9AA6" w14:textId="77777777" w:rsidR="004F3DDC" w:rsidRDefault="004F3DDC" w:rsidP="001F59E7">
            <w:pPr>
              <w:tabs>
                <w:tab w:val="clear" w:pos="360"/>
              </w:tabs>
              <w:cnfStyle w:val="000000000000" w:firstRow="0" w:lastRow="0" w:firstColumn="0" w:lastColumn="0" w:oddVBand="0" w:evenVBand="0" w:oddHBand="0" w:evenHBand="0" w:firstRowFirstColumn="0" w:firstRowLastColumn="0" w:lastRowFirstColumn="0" w:lastRowLastColumn="0"/>
            </w:pPr>
            <w:r>
              <w:t>Low probability of this risk occurring</w:t>
            </w:r>
          </w:p>
        </w:tc>
      </w:tr>
      <w:tr w:rsidR="004F3DDC" w14:paraId="07F7FBD6" w14:textId="77777777" w:rsidTr="001F59E7">
        <w:tc>
          <w:tcPr>
            <w:cnfStyle w:val="001000000000" w:firstRow="0" w:lastRow="0" w:firstColumn="1" w:lastColumn="0" w:oddVBand="0" w:evenVBand="0" w:oddHBand="0" w:evenHBand="0" w:firstRowFirstColumn="0" w:firstRowLastColumn="0" w:lastRowFirstColumn="0" w:lastRowLastColumn="0"/>
            <w:tcW w:w="2122" w:type="dxa"/>
          </w:tcPr>
          <w:p w14:paraId="66B756BB" w14:textId="77777777" w:rsidR="004F3DDC" w:rsidRDefault="004F3DDC" w:rsidP="001F59E7">
            <w:pPr>
              <w:tabs>
                <w:tab w:val="clear" w:pos="360"/>
              </w:tabs>
            </w:pPr>
            <w:r>
              <w:t>Medium</w:t>
            </w:r>
          </w:p>
        </w:tc>
        <w:tc>
          <w:tcPr>
            <w:tcW w:w="1701" w:type="dxa"/>
          </w:tcPr>
          <w:p w14:paraId="2287377A" w14:textId="77777777" w:rsidR="004F3DDC" w:rsidRDefault="004F3DDC" w:rsidP="001F59E7">
            <w:pPr>
              <w:tabs>
                <w:tab w:val="clear" w:pos="360"/>
              </w:tabs>
              <w:cnfStyle w:val="000000000000" w:firstRow="0" w:lastRow="0" w:firstColumn="0" w:lastColumn="0" w:oddVBand="0" w:evenVBand="0" w:oddHBand="0" w:evenHBand="0" w:firstRowFirstColumn="0" w:firstRowLastColumn="0" w:lastRowFirstColumn="0" w:lastRowLastColumn="0"/>
            </w:pPr>
            <w:r>
              <w:t>3</w:t>
            </w:r>
          </w:p>
        </w:tc>
        <w:tc>
          <w:tcPr>
            <w:tcW w:w="4807" w:type="dxa"/>
          </w:tcPr>
          <w:p w14:paraId="3867FA3E" w14:textId="77777777" w:rsidR="004F3DDC" w:rsidRDefault="004F3DDC" w:rsidP="001F59E7">
            <w:pPr>
              <w:tabs>
                <w:tab w:val="clear" w:pos="360"/>
              </w:tabs>
              <w:cnfStyle w:val="000000000000" w:firstRow="0" w:lastRow="0" w:firstColumn="0" w:lastColumn="0" w:oddVBand="0" w:evenVBand="0" w:oddHBand="0" w:evenHBand="0" w:firstRowFirstColumn="0" w:firstRowLastColumn="0" w:lastRowFirstColumn="0" w:lastRowLastColumn="0"/>
            </w:pPr>
            <w:r>
              <w:t>Medium probability of this risk occurring</w:t>
            </w:r>
          </w:p>
        </w:tc>
      </w:tr>
      <w:tr w:rsidR="004F3DDC" w14:paraId="7BE1458F" w14:textId="77777777" w:rsidTr="001F59E7">
        <w:tc>
          <w:tcPr>
            <w:cnfStyle w:val="001000000000" w:firstRow="0" w:lastRow="0" w:firstColumn="1" w:lastColumn="0" w:oddVBand="0" w:evenVBand="0" w:oddHBand="0" w:evenHBand="0" w:firstRowFirstColumn="0" w:firstRowLastColumn="0" w:lastRowFirstColumn="0" w:lastRowLastColumn="0"/>
            <w:tcW w:w="2122" w:type="dxa"/>
          </w:tcPr>
          <w:p w14:paraId="4F84F604" w14:textId="77777777" w:rsidR="004F3DDC" w:rsidRDefault="004F3DDC" w:rsidP="001F59E7">
            <w:pPr>
              <w:tabs>
                <w:tab w:val="clear" w:pos="360"/>
              </w:tabs>
            </w:pPr>
            <w:r>
              <w:t>High</w:t>
            </w:r>
          </w:p>
        </w:tc>
        <w:tc>
          <w:tcPr>
            <w:tcW w:w="1701" w:type="dxa"/>
          </w:tcPr>
          <w:p w14:paraId="3ADED6EA" w14:textId="77777777" w:rsidR="004F3DDC" w:rsidRDefault="004F3DDC" w:rsidP="001F59E7">
            <w:pPr>
              <w:tabs>
                <w:tab w:val="clear" w:pos="360"/>
              </w:tabs>
              <w:cnfStyle w:val="000000000000" w:firstRow="0" w:lastRow="0" w:firstColumn="0" w:lastColumn="0" w:oddVBand="0" w:evenVBand="0" w:oddHBand="0" w:evenHBand="0" w:firstRowFirstColumn="0" w:firstRowLastColumn="0" w:lastRowFirstColumn="0" w:lastRowLastColumn="0"/>
            </w:pPr>
            <w:r>
              <w:t>4</w:t>
            </w:r>
          </w:p>
        </w:tc>
        <w:tc>
          <w:tcPr>
            <w:tcW w:w="4807" w:type="dxa"/>
          </w:tcPr>
          <w:p w14:paraId="11E79239" w14:textId="77777777" w:rsidR="004F3DDC" w:rsidRDefault="004F3DDC" w:rsidP="001F59E7">
            <w:pPr>
              <w:tabs>
                <w:tab w:val="clear" w:pos="360"/>
              </w:tabs>
              <w:cnfStyle w:val="000000000000" w:firstRow="0" w:lastRow="0" w:firstColumn="0" w:lastColumn="0" w:oddVBand="0" w:evenVBand="0" w:oddHBand="0" w:evenHBand="0" w:firstRowFirstColumn="0" w:firstRowLastColumn="0" w:lastRowFirstColumn="0" w:lastRowLastColumn="0"/>
            </w:pPr>
            <w:r>
              <w:t>High probability of this risk occurring</w:t>
            </w:r>
          </w:p>
        </w:tc>
      </w:tr>
      <w:tr w:rsidR="004F3DDC" w14:paraId="1A3176FF" w14:textId="77777777" w:rsidTr="001F59E7">
        <w:tc>
          <w:tcPr>
            <w:cnfStyle w:val="001000000000" w:firstRow="0" w:lastRow="0" w:firstColumn="1" w:lastColumn="0" w:oddVBand="0" w:evenVBand="0" w:oddHBand="0" w:evenHBand="0" w:firstRowFirstColumn="0" w:firstRowLastColumn="0" w:lastRowFirstColumn="0" w:lastRowLastColumn="0"/>
            <w:tcW w:w="2122" w:type="dxa"/>
          </w:tcPr>
          <w:p w14:paraId="0C366947" w14:textId="77777777" w:rsidR="004F3DDC" w:rsidRDefault="004F3DDC" w:rsidP="001F59E7">
            <w:pPr>
              <w:tabs>
                <w:tab w:val="clear" w:pos="360"/>
              </w:tabs>
            </w:pPr>
            <w:r>
              <w:t>Very High</w:t>
            </w:r>
          </w:p>
        </w:tc>
        <w:tc>
          <w:tcPr>
            <w:tcW w:w="1701" w:type="dxa"/>
          </w:tcPr>
          <w:p w14:paraId="1E7172AE" w14:textId="77777777" w:rsidR="004F3DDC" w:rsidRDefault="004F3DDC" w:rsidP="001F59E7">
            <w:pPr>
              <w:tabs>
                <w:tab w:val="clear" w:pos="360"/>
              </w:tabs>
              <w:cnfStyle w:val="000000000000" w:firstRow="0" w:lastRow="0" w:firstColumn="0" w:lastColumn="0" w:oddVBand="0" w:evenVBand="0" w:oddHBand="0" w:evenHBand="0" w:firstRowFirstColumn="0" w:firstRowLastColumn="0" w:lastRowFirstColumn="0" w:lastRowLastColumn="0"/>
            </w:pPr>
            <w:r>
              <w:t>5</w:t>
            </w:r>
          </w:p>
        </w:tc>
        <w:tc>
          <w:tcPr>
            <w:tcW w:w="4807" w:type="dxa"/>
          </w:tcPr>
          <w:p w14:paraId="0149454C" w14:textId="77777777" w:rsidR="004F3DDC" w:rsidRDefault="004F3DDC" w:rsidP="001F59E7">
            <w:pPr>
              <w:tabs>
                <w:tab w:val="clear" w:pos="360"/>
              </w:tabs>
              <w:cnfStyle w:val="000000000000" w:firstRow="0" w:lastRow="0" w:firstColumn="0" w:lastColumn="0" w:oddVBand="0" w:evenVBand="0" w:oddHBand="0" w:evenHBand="0" w:firstRowFirstColumn="0" w:firstRowLastColumn="0" w:lastRowFirstColumn="0" w:lastRowLastColumn="0"/>
            </w:pPr>
            <w:r>
              <w:t xml:space="preserve">Very high probability of this risk </w:t>
            </w:r>
            <w:r w:rsidR="004E17FB">
              <w:t>occurring.</w:t>
            </w:r>
          </w:p>
          <w:p w14:paraId="72F41E0B" w14:textId="77777777" w:rsidR="004F3DDC" w:rsidRDefault="004F3DDC" w:rsidP="001F59E7">
            <w:pPr>
              <w:tabs>
                <w:tab w:val="clear" w:pos="360"/>
              </w:tabs>
              <w:cnfStyle w:val="000000000000" w:firstRow="0" w:lastRow="0" w:firstColumn="0" w:lastColumn="0" w:oddVBand="0" w:evenVBand="0" w:oddHBand="0" w:evenHBand="0" w:firstRowFirstColumn="0" w:firstRowLastColumn="0" w:lastRowFirstColumn="0" w:lastRowLastColumn="0"/>
            </w:pPr>
            <w:r>
              <w:t>(</w:t>
            </w:r>
            <w:proofErr w:type="gramStart"/>
            <w:r>
              <w:t>for</w:t>
            </w:r>
            <w:proofErr w:type="gramEnd"/>
            <w:r>
              <w:t xml:space="preserve"> e.g. consignment with country of origin as “China”)</w:t>
            </w:r>
          </w:p>
        </w:tc>
      </w:tr>
    </w:tbl>
    <w:p w14:paraId="76AEE256" w14:textId="77777777" w:rsidR="004F3DDC" w:rsidRDefault="004F3DDC" w:rsidP="00CA1EFA"/>
    <w:p w14:paraId="2E2DE4F2" w14:textId="77777777" w:rsidR="004E17FB" w:rsidRDefault="004E17FB" w:rsidP="004E17FB">
      <w:pPr>
        <w:tabs>
          <w:tab w:val="clear" w:pos="360"/>
        </w:tabs>
      </w:pPr>
      <w:r w:rsidRPr="007A5FC6">
        <w:t>1-Very Low, 2-Low, 3-Medium, 4- High, 5- Very High</w:t>
      </w:r>
    </w:p>
    <w:p w14:paraId="31B4DA60" w14:textId="77777777" w:rsidR="004E17FB" w:rsidRDefault="004E17FB" w:rsidP="00CA1EFA"/>
    <w:p w14:paraId="022A7324" w14:textId="77777777" w:rsidR="00510020" w:rsidRPr="007A5FC6" w:rsidRDefault="00510020" w:rsidP="00510020">
      <w:pPr>
        <w:tabs>
          <w:tab w:val="clear" w:pos="360"/>
        </w:tabs>
      </w:pPr>
      <w:r w:rsidRPr="007A5FC6">
        <w:t>Impac</w:t>
      </w:r>
      <w:r>
        <w:t>t/Consequence Weightage Scores. Sample scoring is defined below:</w:t>
      </w:r>
    </w:p>
    <w:p w14:paraId="318FCC86" w14:textId="77777777" w:rsidR="00510020" w:rsidRDefault="00510020" w:rsidP="00510020">
      <w:pPr>
        <w:tabs>
          <w:tab w:val="clear" w:pos="360"/>
        </w:tabs>
      </w:pPr>
      <w:r w:rsidRPr="007A5FC6">
        <w:t>10-Very Low, 15-Low, 20-Medium, 25- High, 30- Very High</w:t>
      </w:r>
    </w:p>
    <w:p w14:paraId="74A5FD1B" w14:textId="77777777" w:rsidR="00510020" w:rsidRPr="00CA1EFA" w:rsidRDefault="00510020" w:rsidP="00CA1EFA"/>
    <w:p w14:paraId="1EEBF025" w14:textId="77777777" w:rsidR="009F0991" w:rsidRDefault="009F0991" w:rsidP="009F0991">
      <w:pPr>
        <w:tabs>
          <w:tab w:val="clear" w:pos="360"/>
        </w:tabs>
      </w:pPr>
      <w:r>
        <w:t xml:space="preserve">The consequence will be decided by the risk analysts/expert. </w:t>
      </w:r>
      <w:r w:rsidR="00425446" w:rsidRPr="00425446">
        <w:t>Customs</w:t>
      </w:r>
      <w:r w:rsidRPr="00425446">
        <w:t xml:space="preserve"> can configure their own profiles.</w:t>
      </w:r>
    </w:p>
    <w:p w14:paraId="5C686E51" w14:textId="77777777" w:rsidR="009F0991" w:rsidRDefault="009F0991" w:rsidP="009F0991">
      <w:pPr>
        <w:tabs>
          <w:tab w:val="clear" w:pos="360"/>
        </w:tabs>
      </w:pPr>
    </w:p>
    <w:p w14:paraId="2D5D0014" w14:textId="77777777" w:rsidR="009F0991" w:rsidRDefault="009F0991" w:rsidP="009F0991">
      <w:pPr>
        <w:tabs>
          <w:tab w:val="clear" w:pos="360"/>
        </w:tabs>
      </w:pPr>
      <w:r>
        <w:t>The evaluation of the profile-based score will follow the below process:</w:t>
      </w:r>
    </w:p>
    <w:p w14:paraId="63D8D342" w14:textId="77777777" w:rsidR="005C7B0F" w:rsidRDefault="005C7B0F" w:rsidP="009F0991">
      <w:pPr>
        <w:tabs>
          <w:tab w:val="clear" w:pos="360"/>
        </w:tabs>
      </w:pPr>
    </w:p>
    <w:tbl>
      <w:tblPr>
        <w:tblStyle w:val="GridTable2-Accent2"/>
        <w:tblW w:w="8926" w:type="dxa"/>
        <w:tblBorders>
          <w:top w:val="single" w:sz="4" w:space="0" w:color="F2DBDB"/>
          <w:left w:val="single" w:sz="4" w:space="0" w:color="F2DBDB"/>
          <w:bottom w:val="single" w:sz="4" w:space="0" w:color="F2DBDB"/>
          <w:right w:val="single" w:sz="4" w:space="0" w:color="F2DBDB"/>
          <w:insideH w:val="single" w:sz="4" w:space="0" w:color="F2DBDB"/>
          <w:insideV w:val="single" w:sz="4" w:space="0" w:color="F2DBDB"/>
        </w:tblBorders>
        <w:tblLook w:val="01A0" w:firstRow="1" w:lastRow="0" w:firstColumn="1" w:lastColumn="1" w:noHBand="0" w:noVBand="0"/>
      </w:tblPr>
      <w:tblGrid>
        <w:gridCol w:w="8926"/>
      </w:tblGrid>
      <w:tr w:rsidR="005C7B0F" w:rsidRPr="009B7D2D" w14:paraId="3C10AE9A" w14:textId="77777777" w:rsidTr="001F5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shd w:val="clear" w:color="auto" w:fill="943634"/>
          </w:tcPr>
          <w:p w14:paraId="102D7C92" w14:textId="77777777" w:rsidR="005C7B0F" w:rsidRPr="009B7D2D" w:rsidRDefault="005C7B0F" w:rsidP="001F59E7">
            <w:pPr>
              <w:jc w:val="center"/>
              <w:rPr>
                <w:bCs w:val="0"/>
                <w:color w:val="FFFFFF" w:themeColor="background1"/>
              </w:rPr>
            </w:pPr>
            <w:r>
              <w:rPr>
                <w:bCs w:val="0"/>
                <w:color w:val="FFFFFF" w:themeColor="background1"/>
              </w:rPr>
              <w:t xml:space="preserve">Risk Assessment </w:t>
            </w:r>
            <w:r w:rsidRPr="009B7D2D">
              <w:rPr>
                <w:bCs w:val="0"/>
                <w:color w:val="FFFFFF" w:themeColor="background1"/>
              </w:rPr>
              <w:t>Steps</w:t>
            </w:r>
            <w:r>
              <w:rPr>
                <w:bCs w:val="0"/>
                <w:color w:val="FFFFFF" w:themeColor="background1"/>
              </w:rPr>
              <w:t xml:space="preserve"> (Profile Based)</w:t>
            </w:r>
          </w:p>
        </w:tc>
      </w:tr>
      <w:tr w:rsidR="005C7B0F" w:rsidRPr="009B7D2D" w14:paraId="1795CBF6" w14:textId="77777777" w:rsidTr="001F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hideMark/>
          </w:tcPr>
          <w:p w14:paraId="6707214F" w14:textId="77777777" w:rsidR="005C7B0F" w:rsidRPr="009B7D2D" w:rsidRDefault="005C7B0F" w:rsidP="001F59E7">
            <w:pPr>
              <w:rPr>
                <w:bCs w:val="0"/>
              </w:rPr>
            </w:pPr>
            <w:r w:rsidRPr="009B7D2D">
              <w:rPr>
                <w:bCs w:val="0"/>
              </w:rPr>
              <w:t xml:space="preserve">P01: </w:t>
            </w:r>
            <w:r>
              <w:rPr>
                <w:bCs w:val="0"/>
              </w:rPr>
              <w:t>Risk Assessment Initialize</w:t>
            </w:r>
          </w:p>
        </w:tc>
      </w:tr>
      <w:tr w:rsidR="005C7B0F" w:rsidRPr="009B7D2D" w14:paraId="6B1A9FD5" w14:textId="77777777" w:rsidTr="001F59E7">
        <w:tc>
          <w:tcPr>
            <w:cnfStyle w:val="001000000000" w:firstRow="0" w:lastRow="0" w:firstColumn="1" w:lastColumn="0" w:oddVBand="0" w:evenVBand="0" w:oddHBand="0" w:evenHBand="0" w:firstRowFirstColumn="0" w:firstRowLastColumn="0" w:lastRowFirstColumn="0" w:lastRowLastColumn="0"/>
            <w:tcW w:w="8926" w:type="dxa"/>
          </w:tcPr>
          <w:p w14:paraId="68BE644C" w14:textId="268D2E34" w:rsidR="005C7B0F" w:rsidRPr="009B7D2D" w:rsidRDefault="005C7B0F" w:rsidP="001F59E7">
            <w:pPr>
              <w:tabs>
                <w:tab w:val="clear" w:pos="360"/>
              </w:tabs>
              <w:spacing w:after="60"/>
              <w:rPr>
                <w:bCs w:val="0"/>
              </w:rPr>
            </w:pPr>
            <w:r>
              <w:rPr>
                <w:b w:val="0"/>
                <w:color w:val="000000"/>
              </w:rPr>
              <w:t xml:space="preserve">The risk assessment will be initiated when the transaction to be assessed is made available. The data in the transaction will be mapped to the generic risk indicators (fields) and all relevant profiles </w:t>
            </w:r>
            <w:r w:rsidR="00AA2512">
              <w:rPr>
                <w:b w:val="0"/>
                <w:color w:val="000000"/>
              </w:rPr>
              <w:t xml:space="preserve">details </w:t>
            </w:r>
            <w:r>
              <w:rPr>
                <w:b w:val="0"/>
                <w:color w:val="000000"/>
              </w:rPr>
              <w:t>will be assessed</w:t>
            </w:r>
            <w:r w:rsidR="009D4077">
              <w:rPr>
                <w:b w:val="0"/>
                <w:color w:val="000000"/>
              </w:rPr>
              <w:t>.</w:t>
            </w:r>
            <w:r>
              <w:rPr>
                <w:b w:val="0"/>
                <w:color w:val="000000"/>
              </w:rPr>
              <w:t xml:space="preserve">  </w:t>
            </w:r>
            <w:r w:rsidRPr="00817153">
              <w:rPr>
                <w:b w:val="0"/>
                <w:color w:val="000000"/>
              </w:rPr>
              <w:t xml:space="preserve"> </w:t>
            </w:r>
          </w:p>
        </w:tc>
      </w:tr>
      <w:tr w:rsidR="005C7B0F" w:rsidRPr="009B7D2D" w14:paraId="03AF1254" w14:textId="77777777" w:rsidTr="001F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tcPr>
          <w:p w14:paraId="7772A19E" w14:textId="77777777" w:rsidR="005C7B0F" w:rsidRPr="009B7D2D" w:rsidRDefault="005C7B0F" w:rsidP="001F59E7">
            <w:pPr>
              <w:rPr>
                <w:bCs w:val="0"/>
              </w:rPr>
            </w:pPr>
            <w:r w:rsidRPr="009B7D2D">
              <w:rPr>
                <w:bCs w:val="0"/>
              </w:rPr>
              <w:t>P0</w:t>
            </w:r>
            <w:r>
              <w:rPr>
                <w:bCs w:val="0"/>
              </w:rPr>
              <w:t>2</w:t>
            </w:r>
            <w:r w:rsidRPr="009B7D2D">
              <w:rPr>
                <w:bCs w:val="0"/>
              </w:rPr>
              <w:t xml:space="preserve">: </w:t>
            </w:r>
            <w:r>
              <w:t>Scan Profiles</w:t>
            </w:r>
          </w:p>
        </w:tc>
      </w:tr>
      <w:tr w:rsidR="005C7B0F" w:rsidRPr="009B7D2D" w14:paraId="469B8D15" w14:textId="77777777" w:rsidTr="001F59E7">
        <w:tc>
          <w:tcPr>
            <w:cnfStyle w:val="001000000000" w:firstRow="0" w:lastRow="0" w:firstColumn="1" w:lastColumn="0" w:oddVBand="0" w:evenVBand="0" w:oddHBand="0" w:evenHBand="0" w:firstRowFirstColumn="0" w:firstRowLastColumn="0" w:lastRowFirstColumn="0" w:lastRowLastColumn="0"/>
            <w:tcW w:w="8926" w:type="dxa"/>
            <w:hideMark/>
          </w:tcPr>
          <w:p w14:paraId="6E5ED197" w14:textId="3CAE6E92" w:rsidR="005C7B0F" w:rsidRPr="009B7D2D" w:rsidRDefault="005C7B0F" w:rsidP="001F59E7">
            <w:pPr>
              <w:tabs>
                <w:tab w:val="clear" w:pos="360"/>
                <w:tab w:val="left" w:pos="720"/>
              </w:tabs>
              <w:rPr>
                <w:b w:val="0"/>
              </w:rPr>
            </w:pPr>
            <w:r>
              <w:rPr>
                <w:b w:val="0"/>
              </w:rPr>
              <w:t>After the</w:t>
            </w:r>
            <w:r w:rsidRPr="003108B4">
              <w:rPr>
                <w:b w:val="0"/>
              </w:rPr>
              <w:t xml:space="preserve"> Risk Assessment is triggered, it will go th</w:t>
            </w:r>
            <w:r>
              <w:rPr>
                <w:b w:val="0"/>
              </w:rPr>
              <w:t>r</w:t>
            </w:r>
            <w:r w:rsidRPr="003108B4">
              <w:rPr>
                <w:b w:val="0"/>
              </w:rPr>
              <w:t>ough each profile which is created already in the system.</w:t>
            </w:r>
            <w:r>
              <w:rPr>
                <w:b w:val="0"/>
              </w:rPr>
              <w:t xml:space="preserve"> Profiles which do not meet the risk indicator criteria for that transaction will be ignored. For </w:t>
            </w:r>
            <w:proofErr w:type="gramStart"/>
            <w:r>
              <w:rPr>
                <w:b w:val="0"/>
              </w:rPr>
              <w:t>e.g.</w:t>
            </w:r>
            <w:proofErr w:type="gramEnd"/>
            <w:r>
              <w:rPr>
                <w:b w:val="0"/>
              </w:rPr>
              <w:t xml:space="preserve"> if </w:t>
            </w:r>
            <w:r w:rsidR="00C13B53">
              <w:rPr>
                <w:b w:val="0"/>
              </w:rPr>
              <w:t xml:space="preserve">Postal Transit Declaration </w:t>
            </w:r>
            <w:r>
              <w:rPr>
                <w:b w:val="0"/>
              </w:rPr>
              <w:t>data is being assessed and it does not contain HS Code, all profiles with HS Code as a risk indicator will be ignored.</w:t>
            </w:r>
          </w:p>
        </w:tc>
      </w:tr>
      <w:tr w:rsidR="005C7B0F" w:rsidRPr="00817153" w14:paraId="4C7B88D0" w14:textId="77777777" w:rsidTr="001F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tcPr>
          <w:p w14:paraId="588048F3" w14:textId="77777777" w:rsidR="005C7B0F" w:rsidRPr="00817153" w:rsidRDefault="005C7B0F" w:rsidP="001F59E7">
            <w:pPr>
              <w:tabs>
                <w:tab w:val="clear" w:pos="360"/>
                <w:tab w:val="left" w:pos="720"/>
              </w:tabs>
            </w:pPr>
            <w:r w:rsidRPr="00817153">
              <w:t xml:space="preserve">P03: </w:t>
            </w:r>
            <w:r>
              <w:t>Profile Score Computation</w:t>
            </w:r>
          </w:p>
        </w:tc>
      </w:tr>
      <w:tr w:rsidR="005C7B0F" w14:paraId="34F3C5D9" w14:textId="77777777" w:rsidTr="001F59E7">
        <w:tc>
          <w:tcPr>
            <w:cnfStyle w:val="001000000000" w:firstRow="0" w:lastRow="0" w:firstColumn="1" w:lastColumn="0" w:oddVBand="0" w:evenVBand="0" w:oddHBand="0" w:evenHBand="0" w:firstRowFirstColumn="0" w:firstRowLastColumn="0" w:lastRowFirstColumn="0" w:lastRowLastColumn="0"/>
            <w:tcW w:w="8926" w:type="dxa"/>
          </w:tcPr>
          <w:p w14:paraId="3A3C7B0A" w14:textId="77777777" w:rsidR="005C7B0F" w:rsidRDefault="005C7B0F" w:rsidP="001F59E7">
            <w:pPr>
              <w:tabs>
                <w:tab w:val="clear" w:pos="360"/>
                <w:tab w:val="left" w:pos="720"/>
              </w:tabs>
              <w:rPr>
                <w:b w:val="0"/>
              </w:rPr>
            </w:pPr>
            <w:r>
              <w:rPr>
                <w:b w:val="0"/>
              </w:rPr>
              <w:t xml:space="preserve">The profile score will be computed. For the computation method refer the design consideration as below. </w:t>
            </w:r>
          </w:p>
          <w:p w14:paraId="3D49028E" w14:textId="0DDBB774" w:rsidR="005C7B0F" w:rsidRDefault="005C7B0F" w:rsidP="001F59E7">
            <w:pPr>
              <w:tabs>
                <w:tab w:val="clear" w:pos="360"/>
                <w:tab w:val="left" w:pos="720"/>
              </w:tabs>
              <w:rPr>
                <w:b w:val="0"/>
              </w:rPr>
            </w:pPr>
            <w:r w:rsidRPr="008C5244">
              <w:rPr>
                <w:b w:val="0"/>
                <w:bCs w:val="0"/>
                <w:iCs/>
              </w:rPr>
              <w:lastRenderedPageBreak/>
              <w:t xml:space="preserve">The final score will go through the threshold configurations. Depending on the range of the threshold configuration, the final lane will be assessed </w:t>
            </w:r>
            <w:proofErr w:type="gramStart"/>
            <w:r w:rsidRPr="008C5244">
              <w:rPr>
                <w:b w:val="0"/>
                <w:bCs w:val="0"/>
                <w:iCs/>
              </w:rPr>
              <w:t>i.e.</w:t>
            </w:r>
            <w:proofErr w:type="gramEnd"/>
            <w:r w:rsidRPr="008C5244">
              <w:rPr>
                <w:b w:val="0"/>
                <w:bCs w:val="0"/>
                <w:iCs/>
              </w:rPr>
              <w:t xml:space="preserve"> </w:t>
            </w:r>
            <w:r w:rsidR="004D10FD">
              <w:rPr>
                <w:b w:val="0"/>
                <w:bCs w:val="0"/>
                <w:iCs/>
              </w:rPr>
              <w:t>R</w:t>
            </w:r>
            <w:r w:rsidRPr="008C5244">
              <w:rPr>
                <w:b w:val="0"/>
                <w:bCs w:val="0"/>
                <w:iCs/>
              </w:rPr>
              <w:t xml:space="preserve">ed, </w:t>
            </w:r>
            <w:r w:rsidR="004D10FD">
              <w:rPr>
                <w:b w:val="0"/>
                <w:bCs w:val="0"/>
                <w:iCs/>
              </w:rPr>
              <w:t>Y</w:t>
            </w:r>
            <w:r w:rsidRPr="008C5244">
              <w:rPr>
                <w:b w:val="0"/>
                <w:bCs w:val="0"/>
                <w:iCs/>
              </w:rPr>
              <w:t>ellow</w:t>
            </w:r>
            <w:r w:rsidR="004D10FD">
              <w:rPr>
                <w:b w:val="0"/>
                <w:bCs w:val="0"/>
                <w:iCs/>
              </w:rPr>
              <w:t>,</w:t>
            </w:r>
            <w:r w:rsidRPr="008C5244">
              <w:rPr>
                <w:b w:val="0"/>
                <w:bCs w:val="0"/>
                <w:iCs/>
              </w:rPr>
              <w:t xml:space="preserve"> </w:t>
            </w:r>
            <w:r w:rsidR="004D10FD">
              <w:rPr>
                <w:b w:val="0"/>
                <w:bCs w:val="0"/>
                <w:iCs/>
              </w:rPr>
              <w:t>G</w:t>
            </w:r>
            <w:r w:rsidRPr="008C5244">
              <w:rPr>
                <w:b w:val="0"/>
                <w:bCs w:val="0"/>
                <w:iCs/>
              </w:rPr>
              <w:t>reen</w:t>
            </w:r>
            <w:r w:rsidR="004D10FD">
              <w:rPr>
                <w:b w:val="0"/>
                <w:bCs w:val="0"/>
                <w:iCs/>
              </w:rPr>
              <w:t xml:space="preserve"> and</w:t>
            </w:r>
            <w:r w:rsidRPr="008C5244">
              <w:rPr>
                <w:b w:val="0"/>
                <w:bCs w:val="0"/>
                <w:iCs/>
              </w:rPr>
              <w:t xml:space="preserve"> </w:t>
            </w:r>
            <w:r w:rsidR="001D4978">
              <w:rPr>
                <w:b w:val="0"/>
                <w:bCs w:val="0"/>
                <w:iCs/>
              </w:rPr>
              <w:t>B</w:t>
            </w:r>
            <w:r w:rsidRPr="008C5244">
              <w:rPr>
                <w:b w:val="0"/>
                <w:bCs w:val="0"/>
                <w:iCs/>
              </w:rPr>
              <w:t>lue etc</w:t>
            </w:r>
            <w:r w:rsidRPr="008A4A82">
              <w:rPr>
                <w:iCs/>
              </w:rPr>
              <w:t>.</w:t>
            </w:r>
            <w:r>
              <w:rPr>
                <w:b w:val="0"/>
                <w:iCs/>
              </w:rPr>
              <w:t xml:space="preserve"> The risk </w:t>
            </w:r>
            <w:r>
              <w:rPr>
                <w:b w:val="0"/>
              </w:rPr>
              <w:t>treatment or actions to be taken to mitigate the risk will be derived through the profiles.</w:t>
            </w:r>
          </w:p>
        </w:tc>
      </w:tr>
      <w:tr w:rsidR="005C7B0F" w:rsidRPr="006C336C" w14:paraId="3A672DF2" w14:textId="77777777" w:rsidTr="001F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tcPr>
          <w:p w14:paraId="06F9DB85" w14:textId="77777777" w:rsidR="005C7B0F" w:rsidRPr="006C336C" w:rsidRDefault="005C7B0F" w:rsidP="001F59E7">
            <w:pPr>
              <w:tabs>
                <w:tab w:val="clear" w:pos="360"/>
                <w:tab w:val="left" w:pos="720"/>
              </w:tabs>
            </w:pPr>
            <w:r w:rsidRPr="006C336C">
              <w:lastRenderedPageBreak/>
              <w:t xml:space="preserve">P04: </w:t>
            </w:r>
            <w:r>
              <w:t>Random Selectivity</w:t>
            </w:r>
          </w:p>
        </w:tc>
      </w:tr>
      <w:tr w:rsidR="005C7B0F" w14:paraId="5FE1036A" w14:textId="77777777" w:rsidTr="001F59E7">
        <w:tc>
          <w:tcPr>
            <w:cnfStyle w:val="001000000000" w:firstRow="0" w:lastRow="0" w:firstColumn="1" w:lastColumn="0" w:oddVBand="0" w:evenVBand="0" w:oddHBand="0" w:evenHBand="0" w:firstRowFirstColumn="0" w:firstRowLastColumn="0" w:lastRowFirstColumn="0" w:lastRowLastColumn="0"/>
            <w:tcW w:w="8926" w:type="dxa"/>
          </w:tcPr>
          <w:p w14:paraId="235A7256" w14:textId="0D354A6B" w:rsidR="005C7B0F" w:rsidRPr="008C5244" w:rsidRDefault="005C7B0F" w:rsidP="001F59E7">
            <w:pPr>
              <w:tabs>
                <w:tab w:val="clear" w:pos="360"/>
                <w:tab w:val="left" w:pos="720"/>
              </w:tabs>
              <w:rPr>
                <w:b w:val="0"/>
                <w:bCs w:val="0"/>
              </w:rPr>
            </w:pPr>
            <w:r w:rsidRPr="008C5244">
              <w:rPr>
                <w:b w:val="0"/>
                <w:bCs w:val="0"/>
                <w:iCs/>
              </w:rPr>
              <w:t xml:space="preserve">In </w:t>
            </w:r>
            <w:r w:rsidR="008C5244" w:rsidRPr="008C5244">
              <w:rPr>
                <w:b w:val="0"/>
                <w:bCs w:val="0"/>
                <w:iCs/>
              </w:rPr>
              <w:t>addition,</w:t>
            </w:r>
            <w:r w:rsidRPr="008C5244">
              <w:rPr>
                <w:b w:val="0"/>
                <w:bCs w:val="0"/>
                <w:iCs/>
              </w:rPr>
              <w:t xml:space="preserve"> for cases of green or lower, a random selectivity will be applied to convert the lane to </w:t>
            </w:r>
            <w:r w:rsidR="004D10FD">
              <w:rPr>
                <w:b w:val="0"/>
                <w:bCs w:val="0"/>
                <w:iCs/>
              </w:rPr>
              <w:t>Y</w:t>
            </w:r>
            <w:r w:rsidRPr="008C5244">
              <w:rPr>
                <w:b w:val="0"/>
                <w:bCs w:val="0"/>
                <w:iCs/>
              </w:rPr>
              <w:t>ellow/</w:t>
            </w:r>
            <w:r w:rsidR="004D10FD">
              <w:rPr>
                <w:b w:val="0"/>
                <w:bCs w:val="0"/>
                <w:iCs/>
              </w:rPr>
              <w:t>R</w:t>
            </w:r>
            <w:r w:rsidRPr="008C5244">
              <w:rPr>
                <w:b w:val="0"/>
                <w:bCs w:val="0"/>
                <w:iCs/>
              </w:rPr>
              <w:t>ed</w:t>
            </w:r>
            <w:r w:rsidR="00926E65">
              <w:rPr>
                <w:b w:val="0"/>
                <w:bCs w:val="0"/>
                <w:iCs/>
              </w:rPr>
              <w:t xml:space="preserve"> </w:t>
            </w:r>
            <w:proofErr w:type="gramStart"/>
            <w:r w:rsidR="00926E65">
              <w:rPr>
                <w:b w:val="0"/>
                <w:bCs w:val="0"/>
                <w:iCs/>
              </w:rPr>
              <w:t>i.e.</w:t>
            </w:r>
            <w:proofErr w:type="gramEnd"/>
            <w:r w:rsidR="00926E65">
              <w:rPr>
                <w:b w:val="0"/>
                <w:bCs w:val="0"/>
                <w:iCs/>
              </w:rPr>
              <w:t xml:space="preserve"> 2%</w:t>
            </w:r>
            <w:r w:rsidRPr="008C5244">
              <w:rPr>
                <w:b w:val="0"/>
                <w:bCs w:val="0"/>
                <w:iCs/>
              </w:rPr>
              <w:t>.</w:t>
            </w:r>
          </w:p>
        </w:tc>
      </w:tr>
    </w:tbl>
    <w:p w14:paraId="40A227FB" w14:textId="77777777" w:rsidR="005C7B0F" w:rsidRDefault="005C7B0F" w:rsidP="009F0991">
      <w:pPr>
        <w:tabs>
          <w:tab w:val="clear" w:pos="360"/>
        </w:tabs>
      </w:pPr>
    </w:p>
    <w:p w14:paraId="27E49FC7" w14:textId="77777777" w:rsidR="008A7D23" w:rsidRDefault="008A7D23" w:rsidP="008A7D23">
      <w:pPr>
        <w:rPr>
          <w:b/>
        </w:rPr>
      </w:pPr>
      <w:r w:rsidRPr="005775BF">
        <w:rPr>
          <w:b/>
        </w:rPr>
        <w:t>Profile</w:t>
      </w:r>
      <w:r>
        <w:rPr>
          <w:b/>
        </w:rPr>
        <w:t xml:space="preserve"> Threshold</w:t>
      </w:r>
    </w:p>
    <w:p w14:paraId="08D255BC" w14:textId="183775A0" w:rsidR="008A7D23" w:rsidRDefault="008A7D23" w:rsidP="008A7D23">
      <w:r w:rsidRPr="008A4A82">
        <w:t>As sample configuration for p</w:t>
      </w:r>
      <w:r>
        <w:t>rofile threshold is shown below:</w:t>
      </w:r>
    </w:p>
    <w:p w14:paraId="22A83EDD" w14:textId="77777777" w:rsidR="00A206DE" w:rsidRPr="008A4A82" w:rsidRDefault="00A206DE" w:rsidP="008A7D23"/>
    <w:tbl>
      <w:tblPr>
        <w:tblStyle w:val="GridTable1Light-Accent2"/>
        <w:tblW w:w="0" w:type="auto"/>
        <w:tblLook w:val="04A0" w:firstRow="1" w:lastRow="0" w:firstColumn="1" w:lastColumn="0" w:noHBand="0" w:noVBand="1"/>
      </w:tblPr>
      <w:tblGrid>
        <w:gridCol w:w="842"/>
        <w:gridCol w:w="1673"/>
      </w:tblGrid>
      <w:tr w:rsidR="008A7D23" w:rsidRPr="003F2BBA" w14:paraId="3C13C287" w14:textId="77777777" w:rsidTr="00A206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2" w:type="dxa"/>
          </w:tcPr>
          <w:p w14:paraId="082FC8DE" w14:textId="77777777" w:rsidR="008A7D23" w:rsidRPr="003F2BBA" w:rsidRDefault="008A7D23" w:rsidP="001F59E7">
            <w:pPr>
              <w:rPr>
                <w:b/>
              </w:rPr>
            </w:pPr>
            <w:r w:rsidRPr="003F2BBA">
              <w:rPr>
                <w:b/>
              </w:rPr>
              <w:t>Lane</w:t>
            </w:r>
          </w:p>
        </w:tc>
        <w:tc>
          <w:tcPr>
            <w:tcW w:w="1673" w:type="dxa"/>
          </w:tcPr>
          <w:p w14:paraId="2C39AFA3" w14:textId="77777777" w:rsidR="008A7D23" w:rsidRPr="003F2BBA" w:rsidRDefault="008A7D23" w:rsidP="001F59E7">
            <w:pPr>
              <w:cnfStyle w:val="100000000000" w:firstRow="1" w:lastRow="0" w:firstColumn="0" w:lastColumn="0" w:oddVBand="0" w:evenVBand="0" w:oddHBand="0" w:evenHBand="0" w:firstRowFirstColumn="0" w:firstRowLastColumn="0" w:lastRowFirstColumn="0" w:lastRowLastColumn="0"/>
              <w:rPr>
                <w:b/>
              </w:rPr>
            </w:pPr>
            <w:r w:rsidRPr="003F2BBA">
              <w:rPr>
                <w:b/>
              </w:rPr>
              <w:t>Threshold</w:t>
            </w:r>
          </w:p>
        </w:tc>
      </w:tr>
      <w:tr w:rsidR="008A7D23" w14:paraId="5ADB0E34" w14:textId="77777777" w:rsidTr="00A206DE">
        <w:tc>
          <w:tcPr>
            <w:cnfStyle w:val="001000000000" w:firstRow="0" w:lastRow="0" w:firstColumn="1" w:lastColumn="0" w:oddVBand="0" w:evenVBand="0" w:oddHBand="0" w:evenHBand="0" w:firstRowFirstColumn="0" w:firstRowLastColumn="0" w:lastRowFirstColumn="0" w:lastRowLastColumn="0"/>
            <w:tcW w:w="842" w:type="dxa"/>
          </w:tcPr>
          <w:p w14:paraId="5D1A855D" w14:textId="77777777" w:rsidR="008A7D23" w:rsidRDefault="008A7D23" w:rsidP="001F59E7">
            <w:r>
              <w:t>Red</w:t>
            </w:r>
          </w:p>
        </w:tc>
        <w:tc>
          <w:tcPr>
            <w:tcW w:w="1673" w:type="dxa"/>
          </w:tcPr>
          <w:p w14:paraId="5D7B3632" w14:textId="77777777" w:rsidR="008A7D23" w:rsidRDefault="008A7D23" w:rsidP="001F59E7">
            <w:pPr>
              <w:cnfStyle w:val="000000000000" w:firstRow="0" w:lastRow="0" w:firstColumn="0" w:lastColumn="0" w:oddVBand="0" w:evenVBand="0" w:oddHBand="0" w:evenHBand="0" w:firstRowFirstColumn="0" w:firstRowLastColumn="0" w:lastRowFirstColumn="0" w:lastRowLastColumn="0"/>
            </w:pPr>
            <w:r>
              <w:t>75 &amp; above</w:t>
            </w:r>
          </w:p>
        </w:tc>
      </w:tr>
      <w:tr w:rsidR="008A7D23" w14:paraId="24C1031D" w14:textId="77777777" w:rsidTr="00A206DE">
        <w:tc>
          <w:tcPr>
            <w:cnfStyle w:val="001000000000" w:firstRow="0" w:lastRow="0" w:firstColumn="1" w:lastColumn="0" w:oddVBand="0" w:evenVBand="0" w:oddHBand="0" w:evenHBand="0" w:firstRowFirstColumn="0" w:firstRowLastColumn="0" w:lastRowFirstColumn="0" w:lastRowLastColumn="0"/>
            <w:tcW w:w="842" w:type="dxa"/>
          </w:tcPr>
          <w:p w14:paraId="20BCCC44" w14:textId="77777777" w:rsidR="008A7D23" w:rsidRDefault="008A7D23" w:rsidP="001F59E7">
            <w:r>
              <w:t>Yellow</w:t>
            </w:r>
          </w:p>
        </w:tc>
        <w:tc>
          <w:tcPr>
            <w:tcW w:w="1673" w:type="dxa"/>
          </w:tcPr>
          <w:p w14:paraId="05F50B59" w14:textId="77777777" w:rsidR="008A7D23" w:rsidRDefault="008A7D23" w:rsidP="001F59E7">
            <w:pPr>
              <w:cnfStyle w:val="000000000000" w:firstRow="0" w:lastRow="0" w:firstColumn="0" w:lastColumn="0" w:oddVBand="0" w:evenVBand="0" w:oddHBand="0" w:evenHBand="0" w:firstRowFirstColumn="0" w:firstRowLastColumn="0" w:lastRowFirstColumn="0" w:lastRowLastColumn="0"/>
            </w:pPr>
            <w:r>
              <w:t>&gt;=45 &lt;75</w:t>
            </w:r>
          </w:p>
        </w:tc>
      </w:tr>
      <w:tr w:rsidR="008A7D23" w14:paraId="58C9503B" w14:textId="77777777" w:rsidTr="00A206DE">
        <w:tc>
          <w:tcPr>
            <w:cnfStyle w:val="001000000000" w:firstRow="0" w:lastRow="0" w:firstColumn="1" w:lastColumn="0" w:oddVBand="0" w:evenVBand="0" w:oddHBand="0" w:evenHBand="0" w:firstRowFirstColumn="0" w:firstRowLastColumn="0" w:lastRowFirstColumn="0" w:lastRowLastColumn="0"/>
            <w:tcW w:w="842" w:type="dxa"/>
          </w:tcPr>
          <w:p w14:paraId="1BA148B4" w14:textId="77777777" w:rsidR="008A7D23" w:rsidRDefault="008A7D23" w:rsidP="001F59E7">
            <w:r>
              <w:t>Green</w:t>
            </w:r>
          </w:p>
        </w:tc>
        <w:tc>
          <w:tcPr>
            <w:tcW w:w="1673" w:type="dxa"/>
          </w:tcPr>
          <w:p w14:paraId="156EDAB7" w14:textId="77777777" w:rsidR="008A7D23" w:rsidRDefault="008A7D23" w:rsidP="001F59E7">
            <w:pPr>
              <w:cnfStyle w:val="000000000000" w:firstRow="0" w:lastRow="0" w:firstColumn="0" w:lastColumn="0" w:oddVBand="0" w:evenVBand="0" w:oddHBand="0" w:evenHBand="0" w:firstRowFirstColumn="0" w:firstRowLastColumn="0" w:lastRowFirstColumn="0" w:lastRowLastColumn="0"/>
            </w:pPr>
            <w:r>
              <w:t>&lt;45</w:t>
            </w:r>
          </w:p>
        </w:tc>
      </w:tr>
    </w:tbl>
    <w:p w14:paraId="3E17D8A7" w14:textId="77777777" w:rsidR="008A7D23" w:rsidRDefault="008A7D23" w:rsidP="00A46156"/>
    <w:p w14:paraId="33DF43C1" w14:textId="77777777" w:rsidR="00DE3819" w:rsidRDefault="00DE3819" w:rsidP="00A46156"/>
    <w:p w14:paraId="173708B9" w14:textId="77777777" w:rsidR="000B6D0E" w:rsidRDefault="00E63A83" w:rsidP="000B6D0E">
      <w:pPr>
        <w:pStyle w:val="Heading2"/>
        <w:numPr>
          <w:ilvl w:val="1"/>
          <w:numId w:val="12"/>
        </w:numPr>
        <w:tabs>
          <w:tab w:val="num" w:pos="426"/>
        </w:tabs>
        <w:spacing w:after="60"/>
        <w:ind w:left="0" w:firstLine="0"/>
        <w:jc w:val="left"/>
      </w:pPr>
      <w:bookmarkStart w:id="109" w:name="_Toc77013322"/>
      <w:r>
        <w:t xml:space="preserve">Risk </w:t>
      </w:r>
      <w:r w:rsidR="00FD2D67">
        <w:t>Configuration</w:t>
      </w:r>
      <w:bookmarkEnd w:id="109"/>
    </w:p>
    <w:p w14:paraId="3556713B" w14:textId="77777777" w:rsidR="00C425B6" w:rsidRDefault="00C425B6" w:rsidP="00C425B6"/>
    <w:p w14:paraId="5042BDF9" w14:textId="77777777" w:rsidR="00C425B6" w:rsidRDefault="005177F4" w:rsidP="00470D4B">
      <w:pPr>
        <w:pStyle w:val="Heading3"/>
        <w:numPr>
          <w:ilvl w:val="2"/>
          <w:numId w:val="12"/>
        </w:numPr>
      </w:pPr>
      <w:bookmarkStart w:id="110" w:name="_Toc77013323"/>
      <w:r>
        <w:t>Rule Editor</w:t>
      </w:r>
      <w:bookmarkEnd w:id="110"/>
      <w:r>
        <w:t xml:space="preserve"> </w:t>
      </w:r>
    </w:p>
    <w:p w14:paraId="2B7ED59F" w14:textId="77777777" w:rsidR="00C425B6" w:rsidRDefault="00C425B6" w:rsidP="00C425B6"/>
    <w:p w14:paraId="3BD5F846" w14:textId="3118E063" w:rsidR="00F84D47" w:rsidRDefault="00F84D47" w:rsidP="00F84D47">
      <w:r>
        <w:t xml:space="preserve">Risk rules can be composed for any of the available fields in the rule editor. The rules will be applied horizontally across irrespective of the document. For </w:t>
      </w:r>
      <w:r w:rsidR="002A3B72">
        <w:t>e.g.,</w:t>
      </w:r>
      <w:r>
        <w:t xml:space="preserve"> a rule defined with “Country of Consignment” = “China”, will be applied </w:t>
      </w:r>
      <w:r w:rsidRPr="00662C4F">
        <w:t xml:space="preserve">to </w:t>
      </w:r>
      <w:r w:rsidR="002A3B72">
        <w:t>declaration</w:t>
      </w:r>
      <w:r w:rsidR="00C13B53">
        <w:t xml:space="preserve"> </w:t>
      </w:r>
      <w:r>
        <w:t xml:space="preserve">documents.  </w:t>
      </w:r>
    </w:p>
    <w:p w14:paraId="1AA26229" w14:textId="77777777" w:rsidR="00F84D47" w:rsidRDefault="00F84D47" w:rsidP="00F84D47">
      <w:pPr>
        <w:tabs>
          <w:tab w:val="clear" w:pos="360"/>
        </w:tabs>
      </w:pPr>
    </w:p>
    <w:p w14:paraId="629C725E" w14:textId="1A3BC216" w:rsidR="00F84D47" w:rsidRDefault="00F84D47" w:rsidP="00F84D47">
      <w:r w:rsidRPr="003F2BBA">
        <w:t>Risk indicators form the key aspect of a risk management approach adopted in the system.</w:t>
      </w:r>
      <w:r>
        <w:t xml:space="preserve"> Risk indicators can be </w:t>
      </w:r>
      <w:r w:rsidR="005069AE">
        <w:t>defined,</w:t>
      </w:r>
      <w:r>
        <w:t xml:space="preserve"> and the rules are composed using the rule editor. The rules configured in the rule editor is applied systematically &amp; progressively as more information becomes available for a cargo in the clearance process.</w:t>
      </w:r>
    </w:p>
    <w:p w14:paraId="26DC782F" w14:textId="77777777" w:rsidR="001A447B" w:rsidRDefault="001A447B" w:rsidP="00C425B6"/>
    <w:p w14:paraId="72FB7C76" w14:textId="77777777" w:rsidR="00BB068E" w:rsidRDefault="00A526CD" w:rsidP="00A526CD">
      <w:pPr>
        <w:pStyle w:val="Heading3"/>
        <w:numPr>
          <w:ilvl w:val="2"/>
          <w:numId w:val="12"/>
        </w:numPr>
      </w:pPr>
      <w:bookmarkStart w:id="111" w:name="_Toc77013324"/>
      <w:r>
        <w:t>Risk Threshold</w:t>
      </w:r>
      <w:bookmarkEnd w:id="111"/>
      <w:r>
        <w:t xml:space="preserve"> </w:t>
      </w:r>
    </w:p>
    <w:p w14:paraId="34E2AF75" w14:textId="77777777" w:rsidR="00BB068E" w:rsidRDefault="00BB068E" w:rsidP="00BB068E"/>
    <w:p w14:paraId="7771E741" w14:textId="14EFCA27" w:rsidR="00BB068E" w:rsidRDefault="00BB068E" w:rsidP="00BB068E">
      <w:pPr>
        <w:tabs>
          <w:tab w:val="clear" w:pos="360"/>
        </w:tabs>
      </w:pPr>
      <w:r>
        <w:t>Risk threshold configurations will be done for profile based.</w:t>
      </w:r>
    </w:p>
    <w:p w14:paraId="67C19AF4" w14:textId="0191986B" w:rsidR="00BB068E" w:rsidRDefault="00BB068E" w:rsidP="00BB068E">
      <w:r>
        <w:t xml:space="preserve">Officer can configure the thresholds. Sample risk threshold configuration is shown below. </w:t>
      </w:r>
    </w:p>
    <w:p w14:paraId="096263AD" w14:textId="77777777" w:rsidR="00BB068E" w:rsidRDefault="00BB068E" w:rsidP="00BB068E"/>
    <w:tbl>
      <w:tblPr>
        <w:tblStyle w:val="GridTable1Light-Accent2"/>
        <w:tblW w:w="0" w:type="auto"/>
        <w:tblLook w:val="04A0" w:firstRow="1" w:lastRow="0" w:firstColumn="1" w:lastColumn="0" w:noHBand="0" w:noVBand="1"/>
      </w:tblPr>
      <w:tblGrid>
        <w:gridCol w:w="1696"/>
        <w:gridCol w:w="3402"/>
        <w:gridCol w:w="3261"/>
      </w:tblGrid>
      <w:tr w:rsidR="00BB068E" w:rsidRPr="009715AB" w14:paraId="2E080F8A" w14:textId="77777777" w:rsidTr="001F5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E969FF1" w14:textId="77777777" w:rsidR="00BB068E" w:rsidRPr="005775BF" w:rsidRDefault="00BB068E" w:rsidP="001F59E7">
            <w:pPr>
              <w:rPr>
                <w:b/>
              </w:rPr>
            </w:pPr>
            <w:r w:rsidRPr="005775BF">
              <w:rPr>
                <w:b/>
              </w:rPr>
              <w:t>Lane</w:t>
            </w:r>
          </w:p>
        </w:tc>
        <w:tc>
          <w:tcPr>
            <w:tcW w:w="3402" w:type="dxa"/>
          </w:tcPr>
          <w:p w14:paraId="1382ADF4" w14:textId="77777777" w:rsidR="00BB068E" w:rsidRPr="005775BF" w:rsidRDefault="00BB068E" w:rsidP="001F59E7">
            <w:pPr>
              <w:cnfStyle w:val="100000000000" w:firstRow="1" w:lastRow="0" w:firstColumn="0" w:lastColumn="0" w:oddVBand="0" w:evenVBand="0" w:oddHBand="0" w:evenHBand="0" w:firstRowFirstColumn="0" w:firstRowLastColumn="0" w:lastRowFirstColumn="0" w:lastRowLastColumn="0"/>
              <w:rPr>
                <w:b/>
              </w:rPr>
            </w:pPr>
            <w:r w:rsidRPr="005775BF">
              <w:rPr>
                <w:b/>
              </w:rPr>
              <w:t>Threshold</w:t>
            </w:r>
            <w:r>
              <w:rPr>
                <w:b/>
              </w:rPr>
              <w:t xml:space="preserve"> (Any one of the </w:t>
            </w:r>
            <w:proofErr w:type="gramStart"/>
            <w:r>
              <w:rPr>
                <w:b/>
              </w:rPr>
              <w:t>area</w:t>
            </w:r>
            <w:proofErr w:type="gramEnd"/>
            <w:r>
              <w:rPr>
                <w:b/>
              </w:rPr>
              <w:t>)</w:t>
            </w:r>
          </w:p>
        </w:tc>
        <w:tc>
          <w:tcPr>
            <w:tcW w:w="3261" w:type="dxa"/>
          </w:tcPr>
          <w:p w14:paraId="17583579" w14:textId="77777777" w:rsidR="00BB068E" w:rsidRPr="009715AB" w:rsidRDefault="00BB068E" w:rsidP="001F59E7">
            <w:pPr>
              <w:cnfStyle w:val="100000000000" w:firstRow="1" w:lastRow="0" w:firstColumn="0" w:lastColumn="0" w:oddVBand="0" w:evenVBand="0" w:oddHBand="0" w:evenHBand="0" w:firstRowFirstColumn="0" w:firstRowLastColumn="0" w:lastRowFirstColumn="0" w:lastRowLastColumn="0"/>
              <w:rPr>
                <w:b/>
              </w:rPr>
            </w:pPr>
            <w:r>
              <w:rPr>
                <w:b/>
              </w:rPr>
              <w:t>Areas</w:t>
            </w:r>
          </w:p>
        </w:tc>
      </w:tr>
      <w:tr w:rsidR="00BB068E" w14:paraId="0187E260" w14:textId="77777777" w:rsidTr="001F59E7">
        <w:tc>
          <w:tcPr>
            <w:cnfStyle w:val="001000000000" w:firstRow="0" w:lastRow="0" w:firstColumn="1" w:lastColumn="0" w:oddVBand="0" w:evenVBand="0" w:oddHBand="0" w:evenHBand="0" w:firstRowFirstColumn="0" w:firstRowLastColumn="0" w:lastRowFirstColumn="0" w:lastRowLastColumn="0"/>
            <w:tcW w:w="1696" w:type="dxa"/>
          </w:tcPr>
          <w:p w14:paraId="0648FDE6" w14:textId="77777777" w:rsidR="00BB068E" w:rsidRDefault="00BB068E" w:rsidP="001F59E7">
            <w:r>
              <w:t>Red</w:t>
            </w:r>
          </w:p>
        </w:tc>
        <w:tc>
          <w:tcPr>
            <w:tcW w:w="3402" w:type="dxa"/>
          </w:tcPr>
          <w:p w14:paraId="39410F16" w14:textId="77777777" w:rsidR="00BB068E" w:rsidRDefault="00BB068E" w:rsidP="001F59E7">
            <w:pPr>
              <w:cnfStyle w:val="000000000000" w:firstRow="0" w:lastRow="0" w:firstColumn="0" w:lastColumn="0" w:oddVBand="0" w:evenVBand="0" w:oddHBand="0" w:evenHBand="0" w:firstRowFirstColumn="0" w:firstRowLastColumn="0" w:lastRowFirstColumn="0" w:lastRowLastColumn="0"/>
            </w:pPr>
            <w:r>
              <w:t>75 &amp; above</w:t>
            </w:r>
          </w:p>
        </w:tc>
        <w:tc>
          <w:tcPr>
            <w:tcW w:w="3261" w:type="dxa"/>
          </w:tcPr>
          <w:p w14:paraId="0FEC911E" w14:textId="4990ECDB" w:rsidR="00BB068E" w:rsidRDefault="00FD7A54" w:rsidP="001F59E7">
            <w:pPr>
              <w:cnfStyle w:val="000000000000" w:firstRow="0" w:lastRow="0" w:firstColumn="0" w:lastColumn="0" w:oddVBand="0" w:evenVBand="0" w:oddHBand="0" w:evenHBand="0" w:firstRowFirstColumn="0" w:firstRowLastColumn="0" w:lastRowFirstColumn="0" w:lastRowLastColumn="0"/>
            </w:pPr>
            <w:r>
              <w:t>Fraud</w:t>
            </w:r>
          </w:p>
        </w:tc>
      </w:tr>
      <w:tr w:rsidR="00BB068E" w14:paraId="31FABF0C" w14:textId="77777777" w:rsidTr="001F59E7">
        <w:tc>
          <w:tcPr>
            <w:cnfStyle w:val="001000000000" w:firstRow="0" w:lastRow="0" w:firstColumn="1" w:lastColumn="0" w:oddVBand="0" w:evenVBand="0" w:oddHBand="0" w:evenHBand="0" w:firstRowFirstColumn="0" w:firstRowLastColumn="0" w:lastRowFirstColumn="0" w:lastRowLastColumn="0"/>
            <w:tcW w:w="1696" w:type="dxa"/>
          </w:tcPr>
          <w:p w14:paraId="5504325F" w14:textId="77777777" w:rsidR="00BB068E" w:rsidRDefault="00BB068E" w:rsidP="001F59E7">
            <w:r>
              <w:t>Yellow</w:t>
            </w:r>
          </w:p>
        </w:tc>
        <w:tc>
          <w:tcPr>
            <w:tcW w:w="3402" w:type="dxa"/>
          </w:tcPr>
          <w:p w14:paraId="1D0D5AE1" w14:textId="77777777" w:rsidR="00BB068E" w:rsidRDefault="00BB068E" w:rsidP="001F59E7">
            <w:pPr>
              <w:cnfStyle w:val="000000000000" w:firstRow="0" w:lastRow="0" w:firstColumn="0" w:lastColumn="0" w:oddVBand="0" w:evenVBand="0" w:oddHBand="0" w:evenHBand="0" w:firstRowFirstColumn="0" w:firstRowLastColumn="0" w:lastRowFirstColumn="0" w:lastRowLastColumn="0"/>
            </w:pPr>
            <w:r>
              <w:t>&gt;=45 &lt;75</w:t>
            </w:r>
          </w:p>
        </w:tc>
        <w:tc>
          <w:tcPr>
            <w:tcW w:w="3261" w:type="dxa"/>
          </w:tcPr>
          <w:p w14:paraId="24642C0D" w14:textId="77777777" w:rsidR="00BB068E" w:rsidRDefault="00BB068E" w:rsidP="001F59E7">
            <w:pPr>
              <w:cnfStyle w:val="000000000000" w:firstRow="0" w:lastRow="0" w:firstColumn="0" w:lastColumn="0" w:oddVBand="0" w:evenVBand="0" w:oddHBand="0" w:evenHBand="0" w:firstRowFirstColumn="0" w:firstRowLastColumn="0" w:lastRowFirstColumn="0" w:lastRowLastColumn="0"/>
            </w:pPr>
            <w:r>
              <w:t>Security</w:t>
            </w:r>
          </w:p>
        </w:tc>
      </w:tr>
      <w:tr w:rsidR="00BB068E" w14:paraId="64FEE436" w14:textId="77777777" w:rsidTr="001F59E7">
        <w:tc>
          <w:tcPr>
            <w:cnfStyle w:val="001000000000" w:firstRow="0" w:lastRow="0" w:firstColumn="1" w:lastColumn="0" w:oddVBand="0" w:evenVBand="0" w:oddHBand="0" w:evenHBand="0" w:firstRowFirstColumn="0" w:firstRowLastColumn="0" w:lastRowFirstColumn="0" w:lastRowLastColumn="0"/>
            <w:tcW w:w="1696" w:type="dxa"/>
          </w:tcPr>
          <w:p w14:paraId="7B7FFE68" w14:textId="77777777" w:rsidR="00BB068E" w:rsidRDefault="00BB068E" w:rsidP="001F59E7">
            <w:r>
              <w:t>Yellow</w:t>
            </w:r>
          </w:p>
        </w:tc>
        <w:tc>
          <w:tcPr>
            <w:tcW w:w="3402" w:type="dxa"/>
          </w:tcPr>
          <w:p w14:paraId="784FCDD2" w14:textId="77777777" w:rsidR="00BB068E" w:rsidRDefault="00BB068E" w:rsidP="001F59E7">
            <w:pPr>
              <w:cnfStyle w:val="000000000000" w:firstRow="0" w:lastRow="0" w:firstColumn="0" w:lastColumn="0" w:oddVBand="0" w:evenVBand="0" w:oddHBand="0" w:evenHBand="0" w:firstRowFirstColumn="0" w:firstRowLastColumn="0" w:lastRowFirstColumn="0" w:lastRowLastColumn="0"/>
            </w:pPr>
            <w:r>
              <w:t>&gt;=60 &lt;75</w:t>
            </w:r>
          </w:p>
        </w:tc>
        <w:tc>
          <w:tcPr>
            <w:tcW w:w="3261" w:type="dxa"/>
          </w:tcPr>
          <w:p w14:paraId="2897DCD0" w14:textId="77777777" w:rsidR="00BB068E" w:rsidRDefault="00BB068E" w:rsidP="001F59E7">
            <w:pPr>
              <w:cnfStyle w:val="000000000000" w:firstRow="0" w:lastRow="0" w:firstColumn="0" w:lastColumn="0" w:oddVBand="0" w:evenVBand="0" w:oddHBand="0" w:evenHBand="0" w:firstRowFirstColumn="0" w:firstRowLastColumn="0" w:lastRowFirstColumn="0" w:lastRowLastColumn="0"/>
            </w:pPr>
            <w:r>
              <w:t>All</w:t>
            </w:r>
          </w:p>
        </w:tc>
      </w:tr>
      <w:tr w:rsidR="00BB068E" w14:paraId="2163C3D9" w14:textId="77777777" w:rsidTr="001F59E7">
        <w:tc>
          <w:tcPr>
            <w:cnfStyle w:val="001000000000" w:firstRow="0" w:lastRow="0" w:firstColumn="1" w:lastColumn="0" w:oddVBand="0" w:evenVBand="0" w:oddHBand="0" w:evenHBand="0" w:firstRowFirstColumn="0" w:firstRowLastColumn="0" w:lastRowFirstColumn="0" w:lastRowLastColumn="0"/>
            <w:tcW w:w="1696" w:type="dxa"/>
          </w:tcPr>
          <w:p w14:paraId="2185E4DA" w14:textId="77777777" w:rsidR="00BB068E" w:rsidRDefault="00BB068E" w:rsidP="001F59E7">
            <w:r>
              <w:t>Green</w:t>
            </w:r>
          </w:p>
        </w:tc>
        <w:tc>
          <w:tcPr>
            <w:tcW w:w="3402" w:type="dxa"/>
          </w:tcPr>
          <w:p w14:paraId="28A954FD" w14:textId="77777777" w:rsidR="00BB068E" w:rsidRDefault="00BB068E" w:rsidP="001F59E7">
            <w:pPr>
              <w:cnfStyle w:val="000000000000" w:firstRow="0" w:lastRow="0" w:firstColumn="0" w:lastColumn="0" w:oddVBand="0" w:evenVBand="0" w:oddHBand="0" w:evenHBand="0" w:firstRowFirstColumn="0" w:firstRowLastColumn="0" w:lastRowFirstColumn="0" w:lastRowLastColumn="0"/>
            </w:pPr>
            <w:r>
              <w:t>&lt;45</w:t>
            </w:r>
          </w:p>
        </w:tc>
        <w:tc>
          <w:tcPr>
            <w:tcW w:w="3261" w:type="dxa"/>
          </w:tcPr>
          <w:p w14:paraId="032E46EE" w14:textId="77777777" w:rsidR="00BB068E" w:rsidRDefault="00BB068E" w:rsidP="001F59E7">
            <w:pPr>
              <w:cnfStyle w:val="000000000000" w:firstRow="0" w:lastRow="0" w:firstColumn="0" w:lastColumn="0" w:oddVBand="0" w:evenVBand="0" w:oddHBand="0" w:evenHBand="0" w:firstRowFirstColumn="0" w:firstRowLastColumn="0" w:lastRowFirstColumn="0" w:lastRowLastColumn="0"/>
            </w:pPr>
          </w:p>
        </w:tc>
      </w:tr>
    </w:tbl>
    <w:p w14:paraId="0B5D15D5" w14:textId="77777777" w:rsidR="00BB068E" w:rsidRDefault="00BB068E" w:rsidP="00BB068E"/>
    <w:p w14:paraId="0D1B4720" w14:textId="77777777" w:rsidR="00BB068E" w:rsidRDefault="00BB068E" w:rsidP="00BB068E">
      <w:r w:rsidRPr="005775BF">
        <w:t>The threshold should be audited, and all history should be captured</w:t>
      </w:r>
      <w:r>
        <w:t>.</w:t>
      </w:r>
    </w:p>
    <w:p w14:paraId="6A8459AF" w14:textId="77777777" w:rsidR="00394C51" w:rsidRDefault="00394C51" w:rsidP="00BB068E"/>
    <w:p w14:paraId="72717E37" w14:textId="77777777" w:rsidR="00394C51" w:rsidRDefault="00394C51" w:rsidP="00394C51">
      <w:pPr>
        <w:pStyle w:val="Heading3"/>
        <w:numPr>
          <w:ilvl w:val="2"/>
          <w:numId w:val="12"/>
        </w:numPr>
      </w:pPr>
      <w:bookmarkStart w:id="112" w:name="_Toc77013325"/>
      <w:r>
        <w:t>Risk Profile Creation Process</w:t>
      </w:r>
      <w:bookmarkEnd w:id="112"/>
    </w:p>
    <w:p w14:paraId="0703F68D" w14:textId="57C08B38" w:rsidR="00394C51" w:rsidRPr="00637913" w:rsidRDefault="00394C51" w:rsidP="00394C51">
      <w:pPr>
        <w:pStyle w:val="StyleBody-TextLeft05cm"/>
      </w:pPr>
      <w:r>
        <w:t xml:space="preserve">The below </w:t>
      </w:r>
      <w:r w:rsidR="008F5E62">
        <w:t xml:space="preserve">section </w:t>
      </w:r>
      <w:r>
        <w:t xml:space="preserve">illustrates the process of </w:t>
      </w:r>
      <w:r w:rsidR="008F5E62">
        <w:t xml:space="preserve">linking Risk Action and Risk area with while </w:t>
      </w:r>
      <w:r>
        <w:t>creating a risk profile in the system.</w:t>
      </w:r>
    </w:p>
    <w:p w14:paraId="3E16285C" w14:textId="77777777" w:rsidR="00394C51" w:rsidRDefault="00394C51" w:rsidP="00394C51"/>
    <w:p w14:paraId="7317208B" w14:textId="10A9D7A3" w:rsidR="00394C51" w:rsidRDefault="00394C51" w:rsidP="00394C51"/>
    <w:p w14:paraId="59486D81" w14:textId="77777777" w:rsidR="00394C51" w:rsidRPr="00E767F2" w:rsidRDefault="00394C51" w:rsidP="00394C51">
      <w:r w:rsidRPr="00E767F2">
        <w:lastRenderedPageBreak/>
        <w:t>The risk administration involved creation of the following configurations:</w:t>
      </w:r>
    </w:p>
    <w:p w14:paraId="4A9DD530" w14:textId="5EC23818" w:rsidR="00394C51" w:rsidRPr="00E767F2" w:rsidRDefault="00394C51" w:rsidP="00394C51">
      <w:pPr>
        <w:pStyle w:val="ListParagraph"/>
        <w:numPr>
          <w:ilvl w:val="0"/>
          <w:numId w:val="22"/>
        </w:numPr>
        <w:jc w:val="left"/>
      </w:pPr>
      <w:r w:rsidRPr="00E767F2">
        <w:t xml:space="preserve">Risk </w:t>
      </w:r>
      <w:r w:rsidR="008F5E62">
        <w:t>Lane</w:t>
      </w:r>
    </w:p>
    <w:p w14:paraId="603AA851" w14:textId="4F2EA453" w:rsidR="008F5E62" w:rsidRPr="00E767F2" w:rsidRDefault="00394C51" w:rsidP="00394C51">
      <w:pPr>
        <w:pStyle w:val="ListParagraph"/>
        <w:numPr>
          <w:ilvl w:val="0"/>
          <w:numId w:val="22"/>
        </w:numPr>
        <w:jc w:val="left"/>
      </w:pPr>
      <w:r w:rsidRPr="00E767F2">
        <w:t xml:space="preserve">Risk </w:t>
      </w:r>
      <w:r w:rsidR="008F5E62">
        <w:t>Threshold</w:t>
      </w:r>
    </w:p>
    <w:p w14:paraId="74F4B185" w14:textId="77777777" w:rsidR="00394C51" w:rsidRDefault="00394C51" w:rsidP="00394C51">
      <w:pPr>
        <w:pStyle w:val="ListParagraph"/>
        <w:numPr>
          <w:ilvl w:val="0"/>
          <w:numId w:val="22"/>
        </w:numPr>
        <w:jc w:val="left"/>
      </w:pPr>
      <w:r w:rsidRPr="00E767F2">
        <w:t xml:space="preserve">Risk Profile </w:t>
      </w:r>
    </w:p>
    <w:p w14:paraId="6A4B269D" w14:textId="3A7A1394" w:rsidR="00394C51" w:rsidRDefault="00394C51" w:rsidP="00394C51">
      <w:pPr>
        <w:pStyle w:val="ListParagraph"/>
        <w:numPr>
          <w:ilvl w:val="0"/>
          <w:numId w:val="22"/>
        </w:numPr>
        <w:jc w:val="left"/>
      </w:pPr>
      <w:r w:rsidRPr="00E767F2">
        <w:t>Risk Alerts</w:t>
      </w:r>
      <w:r w:rsidR="008F5E62">
        <w:t xml:space="preserve"> / Notification</w:t>
      </w:r>
    </w:p>
    <w:p w14:paraId="60153312" w14:textId="77777777" w:rsidR="006D1E6A" w:rsidRDefault="006D1E6A" w:rsidP="006D1E6A">
      <w:pPr>
        <w:jc w:val="left"/>
      </w:pPr>
    </w:p>
    <w:p w14:paraId="32FD7B08" w14:textId="77777777" w:rsidR="00A9290E" w:rsidRDefault="00A9290E" w:rsidP="00A9290E">
      <w:pPr>
        <w:pStyle w:val="Heading3"/>
        <w:numPr>
          <w:ilvl w:val="2"/>
          <w:numId w:val="12"/>
        </w:numPr>
      </w:pPr>
      <w:bookmarkStart w:id="113" w:name="_Toc77013326"/>
      <w:r>
        <w:t>Risk Profile Management</w:t>
      </w:r>
      <w:bookmarkEnd w:id="113"/>
      <w:r>
        <w:t xml:space="preserve">  </w:t>
      </w:r>
    </w:p>
    <w:p w14:paraId="4165A558" w14:textId="174E19B6" w:rsidR="007320C1" w:rsidRPr="00DD1C26" w:rsidRDefault="007320C1" w:rsidP="007320C1">
      <w:pPr>
        <w:pStyle w:val="StyleBody-TextLeft05cm"/>
      </w:pPr>
      <w:r w:rsidRPr="00DD1C26">
        <w:t xml:space="preserve">This section describes the maintenance of Risk Profile Data such as adding risk profile record, update risk profile, search risk profile and delete risk profile. The risk profile is created to link the action taken for </w:t>
      </w:r>
      <w:r w:rsidR="008F5E62">
        <w:t xml:space="preserve">a </w:t>
      </w:r>
      <w:r w:rsidRPr="00DD1C26">
        <w:t xml:space="preserve">risk area. </w:t>
      </w:r>
    </w:p>
    <w:p w14:paraId="7384E6B9" w14:textId="77777777" w:rsidR="007320C1" w:rsidRDefault="007320C1" w:rsidP="007320C1">
      <w:pPr>
        <w:pStyle w:val="StyleBody-TextLeft05cm"/>
      </w:pPr>
    </w:p>
    <w:p w14:paraId="4C944B88" w14:textId="77777777" w:rsidR="007320C1" w:rsidRDefault="007320C1" w:rsidP="007320C1">
      <w:pPr>
        <w:numPr>
          <w:ilvl w:val="0"/>
          <w:numId w:val="25"/>
        </w:numPr>
        <w:tabs>
          <w:tab w:val="clear" w:pos="360"/>
        </w:tabs>
        <w:spacing w:line="240" w:lineRule="atLeast"/>
      </w:pPr>
      <w:r w:rsidRPr="0095627E">
        <w:t>Risk profiles are the lowest level and defined at a granular level</w:t>
      </w:r>
      <w:r>
        <w:t>.</w:t>
      </w:r>
      <w:r w:rsidRPr="0095627E">
        <w:t xml:space="preserve"> </w:t>
      </w:r>
    </w:p>
    <w:p w14:paraId="702271DA" w14:textId="77777777" w:rsidR="007320C1" w:rsidRDefault="007320C1" w:rsidP="007320C1">
      <w:pPr>
        <w:numPr>
          <w:ilvl w:val="0"/>
          <w:numId w:val="25"/>
        </w:numPr>
        <w:tabs>
          <w:tab w:val="clear" w:pos="360"/>
        </w:tabs>
        <w:spacing w:line="240" w:lineRule="atLeast"/>
      </w:pPr>
      <w:r>
        <w:t>Risk profiles are defined for declaration.</w:t>
      </w:r>
    </w:p>
    <w:p w14:paraId="7476A30A" w14:textId="02DBB51A" w:rsidR="007320C1" w:rsidRDefault="007320C1" w:rsidP="007320C1">
      <w:pPr>
        <w:numPr>
          <w:ilvl w:val="0"/>
          <w:numId w:val="25"/>
        </w:numPr>
        <w:tabs>
          <w:tab w:val="clear" w:pos="360"/>
        </w:tabs>
        <w:spacing w:line="240" w:lineRule="atLeast"/>
      </w:pPr>
      <w:r w:rsidRPr="0095627E">
        <w:t xml:space="preserve">The risk areas are assigned to the risk profiles. </w:t>
      </w:r>
    </w:p>
    <w:p w14:paraId="0659B7BD" w14:textId="77777777" w:rsidR="007320C1" w:rsidRPr="0095627E" w:rsidRDefault="007320C1" w:rsidP="007320C1">
      <w:pPr>
        <w:numPr>
          <w:ilvl w:val="0"/>
          <w:numId w:val="25"/>
        </w:numPr>
        <w:tabs>
          <w:tab w:val="clear" w:pos="360"/>
        </w:tabs>
        <w:spacing w:line="240" w:lineRule="atLeast"/>
      </w:pPr>
      <w:r>
        <w:t>Risk rules configured in the rule editor can be associated here. Only 1 risk rule can be associated per profile.</w:t>
      </w:r>
    </w:p>
    <w:p w14:paraId="3AEA7FF0" w14:textId="77777777" w:rsidR="007320C1" w:rsidRPr="0095627E" w:rsidRDefault="007320C1" w:rsidP="007320C1">
      <w:pPr>
        <w:numPr>
          <w:ilvl w:val="0"/>
          <w:numId w:val="23"/>
        </w:numPr>
        <w:tabs>
          <w:tab w:val="clear" w:pos="360"/>
        </w:tabs>
        <w:spacing w:line="240" w:lineRule="atLeast"/>
      </w:pPr>
      <w:r w:rsidRPr="0095627E">
        <w:t xml:space="preserve">The following are the risk </w:t>
      </w:r>
      <w:r>
        <w:t xml:space="preserve">significance </w:t>
      </w:r>
      <w:r w:rsidRPr="0095627E">
        <w:t>attributes:</w:t>
      </w:r>
    </w:p>
    <w:p w14:paraId="513AEF75" w14:textId="77777777" w:rsidR="007320C1" w:rsidRPr="008F5E62" w:rsidRDefault="007320C1" w:rsidP="007320C1">
      <w:pPr>
        <w:numPr>
          <w:ilvl w:val="0"/>
          <w:numId w:val="24"/>
        </w:numPr>
        <w:tabs>
          <w:tab w:val="clear" w:pos="360"/>
        </w:tabs>
        <w:spacing w:line="240" w:lineRule="atLeast"/>
      </w:pPr>
      <w:r w:rsidRPr="008F5E62">
        <w:t>Probability of occurrence</w:t>
      </w:r>
    </w:p>
    <w:p w14:paraId="5D012A1A" w14:textId="77777777" w:rsidR="007320C1" w:rsidRPr="008F5E62" w:rsidRDefault="007320C1" w:rsidP="007320C1">
      <w:pPr>
        <w:numPr>
          <w:ilvl w:val="0"/>
          <w:numId w:val="24"/>
        </w:numPr>
        <w:tabs>
          <w:tab w:val="clear" w:pos="360"/>
        </w:tabs>
        <w:spacing w:line="240" w:lineRule="atLeast"/>
      </w:pPr>
      <w:r w:rsidRPr="008F5E62">
        <w:t>Impact of Occurrence</w:t>
      </w:r>
    </w:p>
    <w:p w14:paraId="10B9160B" w14:textId="32732A06" w:rsidR="007320C1" w:rsidRDefault="00157D50" w:rsidP="007320C1">
      <w:pPr>
        <w:numPr>
          <w:ilvl w:val="0"/>
          <w:numId w:val="23"/>
        </w:numPr>
        <w:tabs>
          <w:tab w:val="clear" w:pos="360"/>
        </w:tabs>
        <w:spacing w:line="240" w:lineRule="atLeast"/>
      </w:pPr>
      <w:r>
        <w:t>General n</w:t>
      </w:r>
      <w:r w:rsidR="007320C1" w:rsidRPr="004C7F90">
        <w:t xml:space="preserve">otification </w:t>
      </w:r>
      <w:r w:rsidR="007320C1">
        <w:t xml:space="preserve">alert </w:t>
      </w:r>
      <w:r w:rsidR="007320C1" w:rsidRPr="004C7F90">
        <w:t>can be configured for profile</w:t>
      </w:r>
      <w:r>
        <w:t>s</w:t>
      </w:r>
      <w:r w:rsidR="007320C1">
        <w:t>.</w:t>
      </w:r>
    </w:p>
    <w:p w14:paraId="278F5B5F" w14:textId="77777777" w:rsidR="00A9290E" w:rsidRPr="00E767F2" w:rsidRDefault="00A9290E" w:rsidP="006D1E6A">
      <w:pPr>
        <w:jc w:val="left"/>
      </w:pPr>
    </w:p>
    <w:p w14:paraId="41B107E7" w14:textId="77777777" w:rsidR="00FE3DB3" w:rsidRPr="00783F18" w:rsidRDefault="00FE3DB3" w:rsidP="00FE3DB3">
      <w:pPr>
        <w:tabs>
          <w:tab w:val="clear" w:pos="360"/>
        </w:tabs>
        <w:spacing w:line="240" w:lineRule="atLeast"/>
        <w:rPr>
          <w:b/>
          <w:bCs/>
        </w:rPr>
      </w:pPr>
      <w:r w:rsidRPr="00783F18">
        <w:rPr>
          <w:b/>
          <w:bCs/>
        </w:rPr>
        <w:t>Design Considerations</w:t>
      </w:r>
      <w:r>
        <w:rPr>
          <w:b/>
          <w:bCs/>
        </w:rPr>
        <w:t xml:space="preserve"> for configuration of Risk</w:t>
      </w:r>
    </w:p>
    <w:p w14:paraId="3F891231" w14:textId="77777777" w:rsidR="00FE3DB3" w:rsidRDefault="00FE3DB3" w:rsidP="00FE3DB3"/>
    <w:tbl>
      <w:tblPr>
        <w:tblStyle w:val="GridTable1Light-Accent2"/>
        <w:tblW w:w="0" w:type="auto"/>
        <w:tblLook w:val="01A0" w:firstRow="1" w:lastRow="0" w:firstColumn="1" w:lastColumn="1" w:noHBand="0" w:noVBand="0"/>
      </w:tblPr>
      <w:tblGrid>
        <w:gridCol w:w="612"/>
        <w:gridCol w:w="8018"/>
      </w:tblGrid>
      <w:tr w:rsidR="00FE3DB3" w:rsidRPr="00AB723A" w14:paraId="23506329" w14:textId="77777777" w:rsidTr="001842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2" w:type="dxa"/>
          </w:tcPr>
          <w:p w14:paraId="088BC383" w14:textId="77777777" w:rsidR="00FE3DB3" w:rsidRPr="009804B3" w:rsidRDefault="00FE3DB3" w:rsidP="001842E5">
            <w:pPr>
              <w:spacing w:after="60"/>
              <w:rPr>
                <w:b/>
              </w:rPr>
            </w:pPr>
            <w:r w:rsidRPr="009804B3">
              <w:rPr>
                <w:b/>
              </w:rPr>
              <w:t>S/N</w:t>
            </w:r>
          </w:p>
        </w:tc>
        <w:tc>
          <w:tcPr>
            <w:cnfStyle w:val="000100000000" w:firstRow="0" w:lastRow="0" w:firstColumn="0" w:lastColumn="1" w:oddVBand="0" w:evenVBand="0" w:oddHBand="0" w:evenHBand="0" w:firstRowFirstColumn="0" w:firstRowLastColumn="0" w:lastRowFirstColumn="0" w:lastRowLastColumn="0"/>
            <w:tcW w:w="8018" w:type="dxa"/>
          </w:tcPr>
          <w:p w14:paraId="74D826AB" w14:textId="77777777" w:rsidR="00FE3DB3" w:rsidRPr="009804B3" w:rsidRDefault="00FE3DB3" w:rsidP="001842E5">
            <w:pPr>
              <w:spacing w:after="60"/>
              <w:rPr>
                <w:b/>
              </w:rPr>
            </w:pPr>
            <w:r>
              <w:rPr>
                <w:b/>
              </w:rPr>
              <w:t>Description</w:t>
            </w:r>
          </w:p>
        </w:tc>
      </w:tr>
      <w:tr w:rsidR="00FE3DB3" w:rsidRPr="00AB723A" w14:paraId="207B60CB" w14:textId="77777777" w:rsidTr="001842E5">
        <w:tc>
          <w:tcPr>
            <w:cnfStyle w:val="001000000000" w:firstRow="0" w:lastRow="0" w:firstColumn="1" w:lastColumn="0" w:oddVBand="0" w:evenVBand="0" w:oddHBand="0" w:evenHBand="0" w:firstRowFirstColumn="0" w:firstRowLastColumn="0" w:lastRowFirstColumn="0" w:lastRowLastColumn="0"/>
            <w:tcW w:w="612" w:type="dxa"/>
          </w:tcPr>
          <w:p w14:paraId="5DF8EB3E" w14:textId="77777777" w:rsidR="00FE3DB3" w:rsidRPr="00C059E1" w:rsidRDefault="00FE3DB3" w:rsidP="001842E5">
            <w:pPr>
              <w:pStyle w:val="StyleBodyTextCenturyGothic10ptNotItalicAuto"/>
            </w:pPr>
            <w:r w:rsidRPr="00C059E1">
              <w:t>1</w:t>
            </w:r>
          </w:p>
        </w:tc>
        <w:tc>
          <w:tcPr>
            <w:cnfStyle w:val="000100000000" w:firstRow="0" w:lastRow="0" w:firstColumn="0" w:lastColumn="1" w:oddVBand="0" w:evenVBand="0" w:oddHBand="0" w:evenHBand="0" w:firstRowFirstColumn="0" w:firstRowLastColumn="0" w:lastRowFirstColumn="0" w:lastRowLastColumn="0"/>
            <w:tcW w:w="8018" w:type="dxa"/>
          </w:tcPr>
          <w:p w14:paraId="31659113" w14:textId="77777777" w:rsidR="00FE3DB3" w:rsidRPr="00104E93" w:rsidRDefault="00FE3DB3" w:rsidP="001842E5">
            <w:pPr>
              <w:pStyle w:val="BodyText"/>
              <w:rPr>
                <w:i w:val="0"/>
                <w:iCs/>
                <w:color w:val="auto"/>
              </w:rPr>
            </w:pPr>
            <w:r>
              <w:rPr>
                <w:i w:val="0"/>
                <w:iCs/>
                <w:color w:val="auto"/>
              </w:rPr>
              <w:t>Audit trail shall be provided for the basic operations of this functionality.</w:t>
            </w:r>
          </w:p>
        </w:tc>
      </w:tr>
      <w:tr w:rsidR="00FE3DB3" w:rsidRPr="00AB723A" w14:paraId="5B28ED26" w14:textId="77777777" w:rsidTr="001842E5">
        <w:tc>
          <w:tcPr>
            <w:cnfStyle w:val="001000000000" w:firstRow="0" w:lastRow="0" w:firstColumn="1" w:lastColumn="0" w:oddVBand="0" w:evenVBand="0" w:oddHBand="0" w:evenHBand="0" w:firstRowFirstColumn="0" w:firstRowLastColumn="0" w:lastRowFirstColumn="0" w:lastRowLastColumn="0"/>
            <w:tcW w:w="612" w:type="dxa"/>
          </w:tcPr>
          <w:p w14:paraId="383D0BE3" w14:textId="77777777" w:rsidR="00FE3DB3" w:rsidRPr="00C059E1" w:rsidRDefault="00FE3DB3" w:rsidP="001842E5">
            <w:pPr>
              <w:pStyle w:val="StyleBodyTextCenturyGothic10ptNotItalicAuto"/>
            </w:pPr>
            <w:r w:rsidRPr="00C059E1">
              <w:t>2</w:t>
            </w:r>
          </w:p>
        </w:tc>
        <w:tc>
          <w:tcPr>
            <w:cnfStyle w:val="000100000000" w:firstRow="0" w:lastRow="0" w:firstColumn="0" w:lastColumn="1" w:oddVBand="0" w:evenVBand="0" w:oddHBand="0" w:evenHBand="0" w:firstRowFirstColumn="0" w:firstRowLastColumn="0" w:lastRowFirstColumn="0" w:lastRowLastColumn="0"/>
            <w:tcW w:w="8018" w:type="dxa"/>
          </w:tcPr>
          <w:p w14:paraId="18FDC987" w14:textId="770812A4" w:rsidR="00FE3DB3" w:rsidRPr="009804B3" w:rsidRDefault="00157D50" w:rsidP="001842E5">
            <w:pPr>
              <w:pStyle w:val="BodyText"/>
              <w:rPr>
                <w:i w:val="0"/>
                <w:iCs/>
                <w:color w:val="auto"/>
              </w:rPr>
            </w:pPr>
            <w:r>
              <w:rPr>
                <w:i w:val="0"/>
                <w:iCs/>
                <w:color w:val="auto"/>
              </w:rPr>
              <w:t>General n</w:t>
            </w:r>
            <w:r w:rsidR="00FE3DB3">
              <w:rPr>
                <w:i w:val="0"/>
                <w:iCs/>
                <w:color w:val="auto"/>
              </w:rPr>
              <w:t xml:space="preserve">otification template can be defined for the profiles. When profile is hit, the corresponding notification will be sent to the </w:t>
            </w:r>
            <w:r>
              <w:rPr>
                <w:i w:val="0"/>
                <w:iCs/>
                <w:color w:val="auto"/>
              </w:rPr>
              <w:t xml:space="preserve">configured </w:t>
            </w:r>
            <w:r w:rsidR="00FE3DB3">
              <w:rPr>
                <w:i w:val="0"/>
                <w:iCs/>
                <w:color w:val="auto"/>
              </w:rPr>
              <w:t>recipients</w:t>
            </w:r>
            <w:r>
              <w:rPr>
                <w:i w:val="0"/>
                <w:iCs/>
                <w:color w:val="auto"/>
              </w:rPr>
              <w:t xml:space="preserve"> (customs)</w:t>
            </w:r>
            <w:r w:rsidR="00FE3DB3">
              <w:rPr>
                <w:i w:val="0"/>
                <w:iCs/>
                <w:color w:val="auto"/>
              </w:rPr>
              <w:t>.</w:t>
            </w:r>
          </w:p>
        </w:tc>
      </w:tr>
    </w:tbl>
    <w:p w14:paraId="7E761EE9" w14:textId="77777777" w:rsidR="00394C51" w:rsidRDefault="00394C51" w:rsidP="00BB068E"/>
    <w:p w14:paraId="148CDC3D" w14:textId="77777777" w:rsidR="00FE3DB3" w:rsidRPr="005775BF" w:rsidRDefault="00FE3DB3" w:rsidP="00BB068E"/>
    <w:p w14:paraId="774D7B80" w14:textId="2B805F8E" w:rsidR="000F07D7" w:rsidRDefault="000F07D7" w:rsidP="000F07D7">
      <w:pPr>
        <w:pStyle w:val="Heading3"/>
        <w:numPr>
          <w:ilvl w:val="2"/>
          <w:numId w:val="12"/>
        </w:numPr>
      </w:pPr>
      <w:bookmarkStart w:id="114" w:name="_Toc77013327"/>
      <w:r>
        <w:t>Random Selectivity for Red Lane</w:t>
      </w:r>
      <w:bookmarkEnd w:id="114"/>
    </w:p>
    <w:p w14:paraId="7287E0B2" w14:textId="3F028649" w:rsidR="0040353C" w:rsidRDefault="0040353C" w:rsidP="0040353C">
      <w:pPr>
        <w:pStyle w:val="StyleBody-TextLeft05cm"/>
      </w:pPr>
      <w:r>
        <w:t>Customs</w:t>
      </w:r>
      <w:r w:rsidRPr="00935257">
        <w:t xml:space="preserve"> requires </w:t>
      </w:r>
      <w:r>
        <w:t xml:space="preserve">a certain percentage </w:t>
      </w:r>
      <w:r w:rsidRPr="00935257">
        <w:t>of the declarations which are declared t</w:t>
      </w:r>
      <w:r w:rsidR="005B4CDD">
        <w:t xml:space="preserve">o </w:t>
      </w:r>
      <w:r w:rsidRPr="00935257">
        <w:t xml:space="preserve">be on GREEN lane by the system to go through the RED lane instead. The percentage is configurable </w:t>
      </w:r>
      <w:r w:rsidR="005511D4">
        <w:t xml:space="preserve">on the </w:t>
      </w:r>
      <w:r w:rsidRPr="00935257">
        <w:t>lane.  This random selection shall help them</w:t>
      </w:r>
      <w:r w:rsidR="005511D4">
        <w:t xml:space="preserve"> (Officer)</w:t>
      </w:r>
      <w:r w:rsidRPr="00935257">
        <w:t xml:space="preserve"> to check the quality of the Risk Profile Management as well as the flaws if any.</w:t>
      </w:r>
    </w:p>
    <w:p w14:paraId="61C40EF6" w14:textId="77777777" w:rsidR="0040353C" w:rsidRPr="0040353C" w:rsidRDefault="0040353C" w:rsidP="0040353C"/>
    <w:p w14:paraId="397EEEC6" w14:textId="77777777" w:rsidR="000F07D7" w:rsidRPr="000B3A94" w:rsidRDefault="000B3A94" w:rsidP="000F07D7">
      <w:pPr>
        <w:rPr>
          <w:b/>
          <w:bCs/>
        </w:rPr>
      </w:pPr>
      <w:r w:rsidRPr="000B3A94">
        <w:rPr>
          <w:b/>
          <w:bCs/>
        </w:rPr>
        <w:t xml:space="preserve">Design Consideration </w:t>
      </w:r>
    </w:p>
    <w:p w14:paraId="559B01FD" w14:textId="77777777" w:rsidR="003C3088" w:rsidRDefault="003C3088" w:rsidP="003C3088"/>
    <w:p w14:paraId="36A81B81" w14:textId="77777777" w:rsidR="000B3A94" w:rsidRDefault="000B3A94" w:rsidP="003C3088"/>
    <w:tbl>
      <w:tblPr>
        <w:tblStyle w:val="GridTable1Light-Accent2"/>
        <w:tblW w:w="0" w:type="auto"/>
        <w:tblLook w:val="01A0" w:firstRow="1" w:lastRow="0" w:firstColumn="1" w:lastColumn="1" w:noHBand="0" w:noVBand="0"/>
      </w:tblPr>
      <w:tblGrid>
        <w:gridCol w:w="613"/>
        <w:gridCol w:w="8017"/>
      </w:tblGrid>
      <w:tr w:rsidR="000B3A94" w:rsidRPr="00AB723A" w14:paraId="586DF128" w14:textId="77777777" w:rsidTr="001F5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4" w:type="dxa"/>
          </w:tcPr>
          <w:p w14:paraId="6A340079" w14:textId="77777777" w:rsidR="000B3A94" w:rsidRPr="009804B3" w:rsidRDefault="000B3A94" w:rsidP="001F59E7">
            <w:pPr>
              <w:spacing w:after="60"/>
              <w:rPr>
                <w:b/>
              </w:rPr>
            </w:pPr>
            <w:r w:rsidRPr="009804B3">
              <w:rPr>
                <w:b/>
              </w:rPr>
              <w:t>S/N</w:t>
            </w:r>
          </w:p>
        </w:tc>
        <w:tc>
          <w:tcPr>
            <w:cnfStyle w:val="000100000000" w:firstRow="0" w:lastRow="0" w:firstColumn="0" w:lastColumn="1" w:oddVBand="0" w:evenVBand="0" w:oddHBand="0" w:evenHBand="0" w:firstRowFirstColumn="0" w:firstRowLastColumn="0" w:lastRowFirstColumn="0" w:lastRowLastColumn="0"/>
            <w:tcW w:w="8134" w:type="dxa"/>
          </w:tcPr>
          <w:p w14:paraId="68030F46" w14:textId="77777777" w:rsidR="000B3A94" w:rsidRPr="009804B3" w:rsidRDefault="000B3A94" w:rsidP="001F59E7">
            <w:pPr>
              <w:spacing w:after="60"/>
              <w:rPr>
                <w:b/>
              </w:rPr>
            </w:pPr>
            <w:r w:rsidRPr="009804B3">
              <w:rPr>
                <w:b/>
              </w:rPr>
              <w:t>Validation Rules</w:t>
            </w:r>
          </w:p>
        </w:tc>
      </w:tr>
      <w:tr w:rsidR="000B3A94" w:rsidRPr="00AB723A" w14:paraId="78EDB02E" w14:textId="77777777" w:rsidTr="001F59E7">
        <w:tc>
          <w:tcPr>
            <w:cnfStyle w:val="001000000000" w:firstRow="0" w:lastRow="0" w:firstColumn="1" w:lastColumn="0" w:oddVBand="0" w:evenVBand="0" w:oddHBand="0" w:evenHBand="0" w:firstRowFirstColumn="0" w:firstRowLastColumn="0" w:lastRowFirstColumn="0" w:lastRowLastColumn="0"/>
            <w:tcW w:w="614" w:type="dxa"/>
          </w:tcPr>
          <w:p w14:paraId="0CC9679F" w14:textId="77777777" w:rsidR="000B3A94" w:rsidRPr="00C059E1" w:rsidRDefault="000B3A94" w:rsidP="001F59E7">
            <w:pPr>
              <w:pStyle w:val="StyleBodyTextCenturyGothic10ptNotItalicAuto"/>
            </w:pPr>
            <w:r w:rsidRPr="00C059E1">
              <w:t>1</w:t>
            </w:r>
          </w:p>
        </w:tc>
        <w:tc>
          <w:tcPr>
            <w:cnfStyle w:val="000100000000" w:firstRow="0" w:lastRow="0" w:firstColumn="0" w:lastColumn="1" w:oddVBand="0" w:evenVBand="0" w:oddHBand="0" w:evenHBand="0" w:firstRowFirstColumn="0" w:firstRowLastColumn="0" w:lastRowFirstColumn="0" w:lastRowLastColumn="0"/>
            <w:tcW w:w="8134" w:type="dxa"/>
          </w:tcPr>
          <w:p w14:paraId="2598FB4E" w14:textId="77777777" w:rsidR="000B3A94" w:rsidRPr="00104E93" w:rsidRDefault="000B3A94" w:rsidP="001F59E7">
            <w:pPr>
              <w:pStyle w:val="BodyText"/>
              <w:rPr>
                <w:i w:val="0"/>
                <w:iCs/>
                <w:color w:val="auto"/>
              </w:rPr>
            </w:pPr>
            <w:r>
              <w:rPr>
                <w:i w:val="0"/>
                <w:iCs/>
                <w:color w:val="auto"/>
              </w:rPr>
              <w:t>Audit trail shall be provided for the basic operations of this functionality.</w:t>
            </w:r>
          </w:p>
        </w:tc>
      </w:tr>
      <w:tr w:rsidR="000B3A94" w:rsidRPr="00AB723A" w14:paraId="1BD428E4" w14:textId="77777777" w:rsidTr="001F59E7">
        <w:tc>
          <w:tcPr>
            <w:cnfStyle w:val="001000000000" w:firstRow="0" w:lastRow="0" w:firstColumn="1" w:lastColumn="0" w:oddVBand="0" w:evenVBand="0" w:oddHBand="0" w:evenHBand="0" w:firstRowFirstColumn="0" w:firstRowLastColumn="0" w:lastRowFirstColumn="0" w:lastRowLastColumn="0"/>
            <w:tcW w:w="614" w:type="dxa"/>
          </w:tcPr>
          <w:p w14:paraId="518CD48A" w14:textId="77777777" w:rsidR="000B3A94" w:rsidRPr="00C059E1" w:rsidRDefault="000B3A94" w:rsidP="001F59E7">
            <w:pPr>
              <w:pStyle w:val="StyleBodyTextCenturyGothic10ptNotItalicAuto"/>
            </w:pPr>
            <w:r w:rsidRPr="00C059E1">
              <w:t>2</w:t>
            </w:r>
          </w:p>
        </w:tc>
        <w:tc>
          <w:tcPr>
            <w:cnfStyle w:val="000100000000" w:firstRow="0" w:lastRow="0" w:firstColumn="0" w:lastColumn="1" w:oddVBand="0" w:evenVBand="0" w:oddHBand="0" w:evenHBand="0" w:firstRowFirstColumn="0" w:firstRowLastColumn="0" w:lastRowFirstColumn="0" w:lastRowLastColumn="0"/>
            <w:tcW w:w="8134" w:type="dxa"/>
          </w:tcPr>
          <w:p w14:paraId="22C2877A" w14:textId="5C683A6A" w:rsidR="000B3A94" w:rsidRPr="004033F6" w:rsidRDefault="000B3A94" w:rsidP="001F59E7">
            <w:pPr>
              <w:pStyle w:val="StyleBodyTextCenturyGothic10ptNotItalicAuto1"/>
            </w:pPr>
            <w:r w:rsidRPr="003D0C67">
              <w:t xml:space="preserve">System determines the number of transactions to be sent </w:t>
            </w:r>
            <w:r>
              <w:t xml:space="preserve">from </w:t>
            </w:r>
            <w:proofErr w:type="gramStart"/>
            <w:r w:rsidR="004D10FD">
              <w:t>G</w:t>
            </w:r>
            <w:r>
              <w:t>reen</w:t>
            </w:r>
            <w:proofErr w:type="gramEnd"/>
            <w:r>
              <w:t xml:space="preserve"> lane </w:t>
            </w:r>
            <w:r w:rsidRPr="003D0C67">
              <w:t xml:space="preserve">to </w:t>
            </w:r>
            <w:r w:rsidR="004D10FD">
              <w:t>R</w:t>
            </w:r>
            <w:r w:rsidRPr="003D0C67">
              <w:t xml:space="preserve">ed lane based on </w:t>
            </w:r>
            <w:r>
              <w:t>previous working day</w:t>
            </w:r>
            <w:r w:rsidRPr="003D0C67">
              <w:t xml:space="preserve"> transaction</w:t>
            </w:r>
            <w:r>
              <w:t>s</w:t>
            </w:r>
            <w:r w:rsidRPr="003D0C67">
              <w:t>.</w:t>
            </w:r>
            <w:r>
              <w:t xml:space="preserve">  This is determined by the system backend job during assessment of declaration.</w:t>
            </w:r>
          </w:p>
        </w:tc>
      </w:tr>
      <w:tr w:rsidR="000B3A94" w:rsidRPr="00AB723A" w14:paraId="0D6749D9" w14:textId="77777777" w:rsidTr="001F59E7">
        <w:tc>
          <w:tcPr>
            <w:cnfStyle w:val="001000000000" w:firstRow="0" w:lastRow="0" w:firstColumn="1" w:lastColumn="0" w:oddVBand="0" w:evenVBand="0" w:oddHBand="0" w:evenHBand="0" w:firstRowFirstColumn="0" w:firstRowLastColumn="0" w:lastRowFirstColumn="0" w:lastRowLastColumn="0"/>
            <w:tcW w:w="614" w:type="dxa"/>
          </w:tcPr>
          <w:p w14:paraId="353176F0" w14:textId="77777777" w:rsidR="000B3A94" w:rsidRPr="00C059E1" w:rsidRDefault="000B3A94" w:rsidP="001F59E7">
            <w:pPr>
              <w:pStyle w:val="StyleBodyTextCenturyGothic10ptNotItalicAuto"/>
            </w:pPr>
            <w:r w:rsidRPr="00C059E1">
              <w:t>3</w:t>
            </w:r>
          </w:p>
        </w:tc>
        <w:tc>
          <w:tcPr>
            <w:cnfStyle w:val="000100000000" w:firstRow="0" w:lastRow="0" w:firstColumn="0" w:lastColumn="1" w:oddVBand="0" w:evenVBand="0" w:oddHBand="0" w:evenHBand="0" w:firstRowFirstColumn="0" w:firstRowLastColumn="0" w:lastRowFirstColumn="0" w:lastRowLastColumn="0"/>
            <w:tcW w:w="8134" w:type="dxa"/>
          </w:tcPr>
          <w:p w14:paraId="45ACB34C" w14:textId="77777777" w:rsidR="000B3A94" w:rsidRPr="009804B3" w:rsidRDefault="000B3A94" w:rsidP="001F59E7">
            <w:pPr>
              <w:pStyle w:val="BodyText"/>
              <w:rPr>
                <w:i w:val="0"/>
                <w:iCs/>
                <w:color w:val="auto"/>
              </w:rPr>
            </w:pPr>
            <w:r>
              <w:rPr>
                <w:i w:val="0"/>
                <w:iCs/>
                <w:color w:val="auto"/>
              </w:rPr>
              <w:t>System randomly selects configured percentage of transactions which are determined as GREEN lane to pass through RED lane.</w:t>
            </w:r>
          </w:p>
        </w:tc>
      </w:tr>
      <w:tr w:rsidR="000B3A94" w:rsidRPr="00AB723A" w14:paraId="02EAF873" w14:textId="77777777" w:rsidTr="001F59E7">
        <w:tc>
          <w:tcPr>
            <w:cnfStyle w:val="001000000000" w:firstRow="0" w:lastRow="0" w:firstColumn="1" w:lastColumn="0" w:oddVBand="0" w:evenVBand="0" w:oddHBand="0" w:evenHBand="0" w:firstRowFirstColumn="0" w:firstRowLastColumn="0" w:lastRowFirstColumn="0" w:lastRowLastColumn="0"/>
            <w:tcW w:w="614" w:type="dxa"/>
          </w:tcPr>
          <w:p w14:paraId="4E88B823" w14:textId="77777777" w:rsidR="000B3A94" w:rsidRPr="00C059E1" w:rsidRDefault="000B3A94" w:rsidP="001F59E7">
            <w:pPr>
              <w:pStyle w:val="StyleBodyTextCenturyGothic10ptNotItalicAuto"/>
            </w:pPr>
            <w:r>
              <w:t>4</w:t>
            </w:r>
          </w:p>
        </w:tc>
        <w:tc>
          <w:tcPr>
            <w:cnfStyle w:val="000100000000" w:firstRow="0" w:lastRow="0" w:firstColumn="0" w:lastColumn="1" w:oddVBand="0" w:evenVBand="0" w:oddHBand="0" w:evenHBand="0" w:firstRowFirstColumn="0" w:firstRowLastColumn="0" w:lastRowFirstColumn="0" w:lastRowLastColumn="0"/>
            <w:tcW w:w="8134" w:type="dxa"/>
          </w:tcPr>
          <w:p w14:paraId="6E0CFA4B" w14:textId="2595EBDF" w:rsidR="000B3A94" w:rsidRDefault="000B3A94" w:rsidP="001F59E7">
            <w:pPr>
              <w:pStyle w:val="BodyText"/>
              <w:rPr>
                <w:i w:val="0"/>
                <w:iCs/>
                <w:color w:val="auto"/>
              </w:rPr>
            </w:pPr>
            <w:r>
              <w:rPr>
                <w:i w:val="0"/>
                <w:iCs/>
                <w:color w:val="auto"/>
              </w:rPr>
              <w:t>Those declarations submitted by trader with A</w:t>
            </w:r>
            <w:r w:rsidR="005511D4">
              <w:rPr>
                <w:i w:val="0"/>
                <w:iCs/>
                <w:color w:val="auto"/>
              </w:rPr>
              <w:t>CT</w:t>
            </w:r>
            <w:r>
              <w:rPr>
                <w:i w:val="0"/>
                <w:iCs/>
                <w:color w:val="auto"/>
              </w:rPr>
              <w:t xml:space="preserve"> status will be exempted from random selectivity.</w:t>
            </w:r>
          </w:p>
        </w:tc>
      </w:tr>
    </w:tbl>
    <w:p w14:paraId="0B4A0828" w14:textId="77777777" w:rsidR="000B3A94" w:rsidRDefault="000B3A94" w:rsidP="003C3088"/>
    <w:p w14:paraId="322798BD" w14:textId="77777777" w:rsidR="000B3A94" w:rsidRDefault="000B3A94" w:rsidP="003C3088"/>
    <w:p w14:paraId="67E8053E" w14:textId="77777777" w:rsidR="009117EA" w:rsidRDefault="009117EA" w:rsidP="00B12611"/>
    <w:p w14:paraId="4B1E0792" w14:textId="77777777" w:rsidR="005E5469" w:rsidRDefault="005E5469" w:rsidP="005E5469">
      <w:pPr>
        <w:pStyle w:val="Heading2"/>
        <w:numPr>
          <w:ilvl w:val="1"/>
          <w:numId w:val="12"/>
        </w:numPr>
        <w:tabs>
          <w:tab w:val="num" w:pos="426"/>
        </w:tabs>
        <w:spacing w:after="60"/>
        <w:ind w:left="0" w:firstLine="0"/>
        <w:jc w:val="left"/>
      </w:pPr>
      <w:bookmarkStart w:id="115" w:name="_Toc77013328"/>
      <w:r>
        <w:t>R</w:t>
      </w:r>
      <w:r w:rsidR="0068799B">
        <w:t>isk Assessment</w:t>
      </w:r>
      <w:r w:rsidR="003C3A94">
        <w:t xml:space="preserve"> Process</w:t>
      </w:r>
      <w:bookmarkEnd w:id="115"/>
      <w:r w:rsidR="0068799B">
        <w:t xml:space="preserve"> </w:t>
      </w:r>
    </w:p>
    <w:p w14:paraId="5A154308" w14:textId="77777777" w:rsidR="000A4318" w:rsidRDefault="000A4318" w:rsidP="000A4318"/>
    <w:p w14:paraId="7CB95F52" w14:textId="77777777" w:rsidR="008352C2" w:rsidRDefault="008352C2" w:rsidP="000A4318"/>
    <w:p w14:paraId="6E8ACFB0" w14:textId="77777777" w:rsidR="0035537B" w:rsidRDefault="0035537B" w:rsidP="000A4318"/>
    <w:p w14:paraId="5E4E795D" w14:textId="77777777" w:rsidR="0035537B" w:rsidRDefault="0035537B" w:rsidP="000A4318"/>
    <w:p w14:paraId="0392CA51" w14:textId="77777777" w:rsidR="00E2219F" w:rsidRDefault="0098426A" w:rsidP="000A4318">
      <w:r>
        <w:object w:dxaOrig="15811" w:dyaOrig="21556" w14:anchorId="5CCAA1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65pt;height:588.5pt" o:ole="">
            <v:imagedata r:id="rId24" o:title=""/>
          </v:shape>
          <o:OLEObject Type="Embed" ProgID="Visio.Drawing.15" ShapeID="_x0000_i1025" DrawAspect="Content" ObjectID="_1687626445" r:id="rId25"/>
        </w:object>
      </w:r>
    </w:p>
    <w:p w14:paraId="31683DA0" w14:textId="77777777" w:rsidR="006B736F" w:rsidRDefault="006B736F" w:rsidP="000A4318"/>
    <w:p w14:paraId="0710DF72" w14:textId="77777777" w:rsidR="006B736F" w:rsidRDefault="006B736F" w:rsidP="000A4318"/>
    <w:p w14:paraId="2D58D45C" w14:textId="77777777" w:rsidR="009B362F" w:rsidRDefault="009B362F" w:rsidP="000A4318"/>
    <w:tbl>
      <w:tblPr>
        <w:tblStyle w:val="GridTable2-Accent2"/>
        <w:tblW w:w="8926" w:type="dxa"/>
        <w:tblBorders>
          <w:top w:val="single" w:sz="4" w:space="0" w:color="F2DBDB"/>
          <w:left w:val="single" w:sz="4" w:space="0" w:color="F2DBDB"/>
          <w:bottom w:val="single" w:sz="4" w:space="0" w:color="F2DBDB"/>
          <w:right w:val="single" w:sz="4" w:space="0" w:color="F2DBDB"/>
          <w:insideH w:val="single" w:sz="4" w:space="0" w:color="F2DBDB"/>
          <w:insideV w:val="single" w:sz="4" w:space="0" w:color="F2DBDB"/>
        </w:tblBorders>
        <w:tblLook w:val="01A0" w:firstRow="1" w:lastRow="0" w:firstColumn="1" w:lastColumn="1" w:noHBand="0" w:noVBand="0"/>
      </w:tblPr>
      <w:tblGrid>
        <w:gridCol w:w="8926"/>
      </w:tblGrid>
      <w:tr w:rsidR="006B736F" w:rsidRPr="009B7D2D" w14:paraId="3F44B489" w14:textId="77777777" w:rsidTr="001F5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shd w:val="clear" w:color="auto" w:fill="943634"/>
          </w:tcPr>
          <w:p w14:paraId="43D78CE3" w14:textId="77777777" w:rsidR="006B736F" w:rsidRPr="009B7D2D" w:rsidRDefault="006B736F" w:rsidP="001F59E7">
            <w:pPr>
              <w:jc w:val="center"/>
              <w:rPr>
                <w:bCs w:val="0"/>
                <w:color w:val="FFFFFF" w:themeColor="background1"/>
              </w:rPr>
            </w:pPr>
            <w:r>
              <w:rPr>
                <w:bCs w:val="0"/>
                <w:color w:val="FFFFFF" w:themeColor="background1"/>
              </w:rPr>
              <w:lastRenderedPageBreak/>
              <w:t>Risk Assessment for Declaration</w:t>
            </w:r>
          </w:p>
        </w:tc>
      </w:tr>
      <w:tr w:rsidR="006B736F" w:rsidRPr="009B7D2D" w14:paraId="1B5A908A" w14:textId="77777777" w:rsidTr="001F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hideMark/>
          </w:tcPr>
          <w:p w14:paraId="49CEBDF7" w14:textId="77777777" w:rsidR="006B736F" w:rsidRPr="009B7D2D" w:rsidRDefault="006B736F" w:rsidP="001F59E7">
            <w:pPr>
              <w:rPr>
                <w:bCs w:val="0"/>
              </w:rPr>
            </w:pPr>
            <w:r w:rsidRPr="009B7D2D">
              <w:rPr>
                <w:bCs w:val="0"/>
              </w:rPr>
              <w:t xml:space="preserve">P01: </w:t>
            </w:r>
            <w:r>
              <w:rPr>
                <w:bCs w:val="0"/>
              </w:rPr>
              <w:t>R</w:t>
            </w:r>
            <w:r w:rsidR="008F2C09">
              <w:rPr>
                <w:bCs w:val="0"/>
              </w:rPr>
              <w:t>etrieve the declaration</w:t>
            </w:r>
          </w:p>
        </w:tc>
      </w:tr>
      <w:tr w:rsidR="006B736F" w:rsidRPr="009B7D2D" w14:paraId="30C502F7" w14:textId="77777777" w:rsidTr="001F59E7">
        <w:tc>
          <w:tcPr>
            <w:cnfStyle w:val="001000000000" w:firstRow="0" w:lastRow="0" w:firstColumn="1" w:lastColumn="0" w:oddVBand="0" w:evenVBand="0" w:oddHBand="0" w:evenHBand="0" w:firstRowFirstColumn="0" w:firstRowLastColumn="0" w:lastRowFirstColumn="0" w:lastRowLastColumn="0"/>
            <w:tcW w:w="8926" w:type="dxa"/>
          </w:tcPr>
          <w:p w14:paraId="7C67AF82" w14:textId="5BD371A8" w:rsidR="006B736F" w:rsidRPr="009B7D2D" w:rsidRDefault="006B736F" w:rsidP="001F59E7">
            <w:pPr>
              <w:tabs>
                <w:tab w:val="clear" w:pos="360"/>
              </w:tabs>
              <w:spacing w:after="60"/>
              <w:rPr>
                <w:bCs w:val="0"/>
              </w:rPr>
            </w:pPr>
            <w:r>
              <w:rPr>
                <w:b w:val="0"/>
                <w:color w:val="000000"/>
              </w:rPr>
              <w:t xml:space="preserve">The </w:t>
            </w:r>
            <w:r w:rsidR="008F2C09">
              <w:rPr>
                <w:b w:val="0"/>
                <w:color w:val="000000"/>
              </w:rPr>
              <w:t xml:space="preserve">system will retrieve the declaration data from the declaration module and use </w:t>
            </w:r>
            <w:r w:rsidR="00452979">
              <w:rPr>
                <w:b w:val="0"/>
                <w:color w:val="000000"/>
              </w:rPr>
              <w:t>this detail</w:t>
            </w:r>
            <w:r w:rsidR="008F2C09">
              <w:rPr>
                <w:b w:val="0"/>
                <w:color w:val="000000"/>
              </w:rPr>
              <w:t xml:space="preserve"> for subsequent risk analysis.</w:t>
            </w:r>
            <w:r>
              <w:rPr>
                <w:b w:val="0"/>
                <w:color w:val="000000"/>
              </w:rPr>
              <w:t xml:space="preserve">  </w:t>
            </w:r>
            <w:r w:rsidRPr="00817153">
              <w:rPr>
                <w:b w:val="0"/>
                <w:color w:val="000000"/>
              </w:rPr>
              <w:t xml:space="preserve"> </w:t>
            </w:r>
          </w:p>
        </w:tc>
      </w:tr>
      <w:tr w:rsidR="006B736F" w:rsidRPr="009B7D2D" w14:paraId="1E368DB7" w14:textId="77777777" w:rsidTr="001F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tcPr>
          <w:p w14:paraId="110F9793" w14:textId="77777777" w:rsidR="006B736F" w:rsidRPr="009B7D2D" w:rsidRDefault="006B736F" w:rsidP="001F59E7">
            <w:pPr>
              <w:rPr>
                <w:bCs w:val="0"/>
              </w:rPr>
            </w:pPr>
            <w:r w:rsidRPr="009B7D2D">
              <w:rPr>
                <w:bCs w:val="0"/>
              </w:rPr>
              <w:t>P0</w:t>
            </w:r>
            <w:r>
              <w:rPr>
                <w:bCs w:val="0"/>
              </w:rPr>
              <w:t>2</w:t>
            </w:r>
            <w:r w:rsidRPr="009B7D2D">
              <w:rPr>
                <w:bCs w:val="0"/>
              </w:rPr>
              <w:t xml:space="preserve">: </w:t>
            </w:r>
            <w:r w:rsidR="00452979">
              <w:t xml:space="preserve">Determine the ACT Status </w:t>
            </w:r>
          </w:p>
        </w:tc>
      </w:tr>
      <w:tr w:rsidR="006B736F" w:rsidRPr="009B7D2D" w14:paraId="1F3B4174" w14:textId="77777777" w:rsidTr="001F59E7">
        <w:tc>
          <w:tcPr>
            <w:cnfStyle w:val="001000000000" w:firstRow="0" w:lastRow="0" w:firstColumn="1" w:lastColumn="0" w:oddVBand="0" w:evenVBand="0" w:oddHBand="0" w:evenHBand="0" w:firstRowFirstColumn="0" w:firstRowLastColumn="0" w:lastRowFirstColumn="0" w:lastRowLastColumn="0"/>
            <w:tcW w:w="8926" w:type="dxa"/>
            <w:hideMark/>
          </w:tcPr>
          <w:p w14:paraId="2DE75882" w14:textId="77777777" w:rsidR="00A1257F" w:rsidRPr="00A1257F" w:rsidRDefault="00F00BE9" w:rsidP="001F59E7">
            <w:pPr>
              <w:tabs>
                <w:tab w:val="clear" w:pos="360"/>
                <w:tab w:val="left" w:pos="720"/>
              </w:tabs>
              <w:rPr>
                <w:bCs w:val="0"/>
              </w:rPr>
            </w:pPr>
            <w:r>
              <w:rPr>
                <w:b w:val="0"/>
              </w:rPr>
              <w:t>System will check the importing party and verifies the Authorized Complaint Trader (ACT)</w:t>
            </w:r>
            <w:r w:rsidR="006B736F">
              <w:rPr>
                <w:b w:val="0"/>
              </w:rPr>
              <w:t>.</w:t>
            </w:r>
            <w:r w:rsidR="00B32436">
              <w:rPr>
                <w:b w:val="0"/>
              </w:rPr>
              <w:t xml:space="preserve"> If the party is having ACT </w:t>
            </w:r>
            <w:r w:rsidR="00A1257F">
              <w:rPr>
                <w:b w:val="0"/>
              </w:rPr>
              <w:t>status,</w:t>
            </w:r>
            <w:r w:rsidR="00B32436">
              <w:rPr>
                <w:b w:val="0"/>
              </w:rPr>
              <w:t xml:space="preserve"> then the declaration will be assigned to Bule lane directly. </w:t>
            </w:r>
          </w:p>
        </w:tc>
      </w:tr>
      <w:tr w:rsidR="006B736F" w:rsidRPr="00817153" w14:paraId="33567F2B" w14:textId="77777777" w:rsidTr="001F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tcPr>
          <w:p w14:paraId="3F4ACAE5" w14:textId="77777777" w:rsidR="006B736F" w:rsidRPr="00817153" w:rsidRDefault="006B736F" w:rsidP="001F59E7">
            <w:pPr>
              <w:tabs>
                <w:tab w:val="clear" w:pos="360"/>
                <w:tab w:val="left" w:pos="720"/>
              </w:tabs>
            </w:pPr>
            <w:r w:rsidRPr="00817153">
              <w:t xml:space="preserve">P03: </w:t>
            </w:r>
            <w:r w:rsidR="001C2537">
              <w:t>Evaluate using Risk Profiles</w:t>
            </w:r>
          </w:p>
        </w:tc>
      </w:tr>
      <w:tr w:rsidR="006B736F" w14:paraId="307E473F" w14:textId="77777777" w:rsidTr="001F59E7">
        <w:tc>
          <w:tcPr>
            <w:cnfStyle w:val="001000000000" w:firstRow="0" w:lastRow="0" w:firstColumn="1" w:lastColumn="0" w:oddVBand="0" w:evenVBand="0" w:oddHBand="0" w:evenHBand="0" w:firstRowFirstColumn="0" w:firstRowLastColumn="0" w:lastRowFirstColumn="0" w:lastRowLastColumn="0"/>
            <w:tcW w:w="8926" w:type="dxa"/>
          </w:tcPr>
          <w:p w14:paraId="3AFDAA62" w14:textId="50461258" w:rsidR="006B736F" w:rsidRPr="00D539FD" w:rsidRDefault="002D5ADE" w:rsidP="001F59E7">
            <w:pPr>
              <w:tabs>
                <w:tab w:val="clear" w:pos="360"/>
                <w:tab w:val="left" w:pos="720"/>
              </w:tabs>
              <w:rPr>
                <w:bCs w:val="0"/>
              </w:rPr>
            </w:pPr>
            <w:r>
              <w:rPr>
                <w:b w:val="0"/>
              </w:rPr>
              <w:t xml:space="preserve">System will go through each profile which are already available in system and profile score will be calculated. </w:t>
            </w:r>
          </w:p>
        </w:tc>
      </w:tr>
      <w:tr w:rsidR="006B736F" w14:paraId="05980BB9" w14:textId="77777777" w:rsidTr="001F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tcPr>
          <w:p w14:paraId="778006F6" w14:textId="77777777" w:rsidR="006B736F" w:rsidRPr="008A4A82" w:rsidRDefault="006B736F" w:rsidP="001F59E7">
            <w:pPr>
              <w:tabs>
                <w:tab w:val="clear" w:pos="360"/>
                <w:tab w:val="left" w:pos="720"/>
              </w:tabs>
            </w:pPr>
            <w:r w:rsidRPr="001123DF">
              <w:t xml:space="preserve">P04: </w:t>
            </w:r>
            <w:r w:rsidR="00D539FD">
              <w:t>Determine Risk on Declaration</w:t>
            </w:r>
          </w:p>
        </w:tc>
      </w:tr>
      <w:tr w:rsidR="006B736F" w14:paraId="11648FC0" w14:textId="77777777" w:rsidTr="001F59E7">
        <w:tc>
          <w:tcPr>
            <w:cnfStyle w:val="001000000000" w:firstRow="0" w:lastRow="0" w:firstColumn="1" w:lastColumn="0" w:oddVBand="0" w:evenVBand="0" w:oddHBand="0" w:evenHBand="0" w:firstRowFirstColumn="0" w:firstRowLastColumn="0" w:lastRowFirstColumn="0" w:lastRowLastColumn="0"/>
            <w:tcW w:w="8926" w:type="dxa"/>
          </w:tcPr>
          <w:p w14:paraId="35067187" w14:textId="6FACA200" w:rsidR="006B736F" w:rsidRDefault="00D539FD" w:rsidP="001F59E7">
            <w:pPr>
              <w:tabs>
                <w:tab w:val="clear" w:pos="360"/>
                <w:tab w:val="left" w:pos="720"/>
              </w:tabs>
              <w:rPr>
                <w:bCs w:val="0"/>
                <w:iCs/>
              </w:rPr>
            </w:pPr>
            <w:r>
              <w:rPr>
                <w:b w:val="0"/>
              </w:rPr>
              <w:t>The final score will go through the threshold configurations.</w:t>
            </w:r>
            <w:r w:rsidRPr="005775BF">
              <w:rPr>
                <w:b w:val="0"/>
                <w:iCs/>
              </w:rPr>
              <w:t xml:space="preserve"> Depending on the range of the threshold configuration, the final lane will be assessed </w:t>
            </w:r>
            <w:proofErr w:type="gramStart"/>
            <w:r w:rsidRPr="005775BF">
              <w:rPr>
                <w:b w:val="0"/>
                <w:iCs/>
              </w:rPr>
              <w:t>i.e.</w:t>
            </w:r>
            <w:proofErr w:type="gramEnd"/>
            <w:r w:rsidRPr="005775BF">
              <w:rPr>
                <w:b w:val="0"/>
                <w:iCs/>
              </w:rPr>
              <w:t xml:space="preserve"> </w:t>
            </w:r>
            <w:r w:rsidR="004D10FD">
              <w:rPr>
                <w:b w:val="0"/>
                <w:iCs/>
              </w:rPr>
              <w:t>R</w:t>
            </w:r>
            <w:r w:rsidRPr="005775BF">
              <w:rPr>
                <w:b w:val="0"/>
                <w:iCs/>
              </w:rPr>
              <w:t xml:space="preserve">ed, </w:t>
            </w:r>
            <w:r w:rsidR="004D10FD">
              <w:rPr>
                <w:b w:val="0"/>
                <w:iCs/>
              </w:rPr>
              <w:t>Y</w:t>
            </w:r>
            <w:r w:rsidRPr="005775BF">
              <w:rPr>
                <w:b w:val="0"/>
                <w:iCs/>
              </w:rPr>
              <w:t xml:space="preserve">ellow, </w:t>
            </w:r>
            <w:r w:rsidR="004D10FD">
              <w:rPr>
                <w:b w:val="0"/>
                <w:iCs/>
              </w:rPr>
              <w:t>G</w:t>
            </w:r>
            <w:r w:rsidRPr="005775BF">
              <w:rPr>
                <w:b w:val="0"/>
                <w:iCs/>
              </w:rPr>
              <w:t>reen</w:t>
            </w:r>
            <w:r w:rsidR="004D10FD">
              <w:rPr>
                <w:b w:val="0"/>
                <w:iCs/>
              </w:rPr>
              <w:t xml:space="preserve"> and</w:t>
            </w:r>
            <w:r w:rsidRPr="005775BF">
              <w:rPr>
                <w:b w:val="0"/>
                <w:iCs/>
              </w:rPr>
              <w:t xml:space="preserve"> </w:t>
            </w:r>
            <w:r w:rsidR="004D10FD">
              <w:rPr>
                <w:b w:val="0"/>
                <w:iCs/>
              </w:rPr>
              <w:t>B</w:t>
            </w:r>
            <w:r w:rsidRPr="005775BF">
              <w:rPr>
                <w:b w:val="0"/>
                <w:iCs/>
              </w:rPr>
              <w:t>lue etc</w:t>
            </w:r>
            <w:r>
              <w:rPr>
                <w:b w:val="0"/>
                <w:iCs/>
              </w:rPr>
              <w:t>.</w:t>
            </w:r>
          </w:p>
          <w:p w14:paraId="533E2028" w14:textId="4F955EDB" w:rsidR="00B90ADC" w:rsidRDefault="00B90ADC" w:rsidP="001F59E7">
            <w:pPr>
              <w:tabs>
                <w:tab w:val="clear" w:pos="360"/>
                <w:tab w:val="left" w:pos="720"/>
              </w:tabs>
              <w:rPr>
                <w:b w:val="0"/>
              </w:rPr>
            </w:pPr>
            <w:r>
              <w:rPr>
                <w:b w:val="0"/>
              </w:rPr>
              <w:t xml:space="preserve">If a transaction has </w:t>
            </w:r>
            <w:r w:rsidR="006242B0">
              <w:rPr>
                <w:b w:val="0"/>
              </w:rPr>
              <w:t>hit 2</w:t>
            </w:r>
            <w:r>
              <w:rPr>
                <w:b w:val="0"/>
              </w:rPr>
              <w:t xml:space="preserve"> profile</w:t>
            </w:r>
            <w:r w:rsidR="006242B0">
              <w:rPr>
                <w:b w:val="0"/>
              </w:rPr>
              <w:t>s</w:t>
            </w:r>
            <w:r>
              <w:rPr>
                <w:b w:val="0"/>
              </w:rPr>
              <w:t xml:space="preserve">, the highest risk will be taken as the final. For </w:t>
            </w:r>
            <w:proofErr w:type="gramStart"/>
            <w:r>
              <w:rPr>
                <w:b w:val="0"/>
              </w:rPr>
              <w:t>e.g.</w:t>
            </w:r>
            <w:proofErr w:type="gramEnd"/>
            <w:r>
              <w:rPr>
                <w:b w:val="0"/>
              </w:rPr>
              <w:t xml:space="preserve"> if </w:t>
            </w:r>
            <w:r w:rsidR="00B9027A">
              <w:rPr>
                <w:b w:val="0"/>
              </w:rPr>
              <w:t>one</w:t>
            </w:r>
            <w:r w:rsidR="006242B0">
              <w:rPr>
                <w:b w:val="0"/>
              </w:rPr>
              <w:t xml:space="preserve"> </w:t>
            </w:r>
            <w:r>
              <w:rPr>
                <w:b w:val="0"/>
              </w:rPr>
              <w:t xml:space="preserve">profile indicates “Green” and </w:t>
            </w:r>
            <w:r w:rsidR="006242B0">
              <w:rPr>
                <w:b w:val="0"/>
              </w:rPr>
              <w:t>another indicates</w:t>
            </w:r>
            <w:r>
              <w:rPr>
                <w:b w:val="0"/>
              </w:rPr>
              <w:t xml:space="preserve"> “Yellow”, “Yellow will be taken as the final lane.</w:t>
            </w:r>
          </w:p>
        </w:tc>
      </w:tr>
      <w:tr w:rsidR="006B736F" w14:paraId="3A47405A" w14:textId="77777777" w:rsidTr="001F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tcPr>
          <w:p w14:paraId="59EB7DD5" w14:textId="77777777" w:rsidR="006B736F" w:rsidRDefault="006B736F" w:rsidP="001F59E7">
            <w:pPr>
              <w:tabs>
                <w:tab w:val="clear" w:pos="360"/>
                <w:tab w:val="left" w:pos="720"/>
              </w:tabs>
              <w:rPr>
                <w:b w:val="0"/>
              </w:rPr>
            </w:pPr>
            <w:r w:rsidRPr="005775BF">
              <w:t>P0</w:t>
            </w:r>
            <w:r w:rsidR="000F0584">
              <w:t>5</w:t>
            </w:r>
            <w:r w:rsidRPr="005775BF">
              <w:t xml:space="preserve">: </w:t>
            </w:r>
            <w:r w:rsidR="00B90ADC">
              <w:t>Random Selectivity</w:t>
            </w:r>
          </w:p>
        </w:tc>
      </w:tr>
      <w:tr w:rsidR="006B736F" w14:paraId="772F4861" w14:textId="77777777" w:rsidTr="001F59E7">
        <w:tc>
          <w:tcPr>
            <w:cnfStyle w:val="001000000000" w:firstRow="0" w:lastRow="0" w:firstColumn="1" w:lastColumn="0" w:oddVBand="0" w:evenVBand="0" w:oddHBand="0" w:evenHBand="0" w:firstRowFirstColumn="0" w:firstRowLastColumn="0" w:lastRowFirstColumn="0" w:lastRowLastColumn="0"/>
            <w:tcW w:w="8926" w:type="dxa"/>
          </w:tcPr>
          <w:p w14:paraId="5A7C8CB8" w14:textId="5981A466" w:rsidR="006B736F" w:rsidRPr="00B90ADC" w:rsidRDefault="00B90ADC" w:rsidP="001F59E7">
            <w:pPr>
              <w:tabs>
                <w:tab w:val="clear" w:pos="360"/>
                <w:tab w:val="left" w:pos="720"/>
              </w:tabs>
              <w:rPr>
                <w:b w:val="0"/>
                <w:bCs w:val="0"/>
              </w:rPr>
            </w:pPr>
            <w:r w:rsidRPr="00B90ADC">
              <w:rPr>
                <w:b w:val="0"/>
                <w:bCs w:val="0"/>
                <w:iCs/>
              </w:rPr>
              <w:t xml:space="preserve">In addition, for cases of green </w:t>
            </w:r>
            <w:r w:rsidR="004D10FD">
              <w:rPr>
                <w:b w:val="0"/>
                <w:bCs w:val="0"/>
                <w:iCs/>
              </w:rPr>
              <w:t>lane</w:t>
            </w:r>
            <w:r w:rsidRPr="00B90ADC">
              <w:rPr>
                <w:b w:val="0"/>
                <w:bCs w:val="0"/>
                <w:iCs/>
              </w:rPr>
              <w:t xml:space="preserve">, a random selectivity will be applied to convert the lane to </w:t>
            </w:r>
            <w:r w:rsidR="004D10FD">
              <w:rPr>
                <w:b w:val="0"/>
                <w:bCs w:val="0"/>
                <w:iCs/>
              </w:rPr>
              <w:t>Y</w:t>
            </w:r>
            <w:r w:rsidRPr="00B90ADC">
              <w:rPr>
                <w:b w:val="0"/>
                <w:bCs w:val="0"/>
                <w:iCs/>
              </w:rPr>
              <w:t>ellow/</w:t>
            </w:r>
            <w:r w:rsidR="004D10FD">
              <w:rPr>
                <w:b w:val="0"/>
                <w:bCs w:val="0"/>
                <w:iCs/>
              </w:rPr>
              <w:t>R</w:t>
            </w:r>
            <w:r w:rsidRPr="00B90ADC">
              <w:rPr>
                <w:b w:val="0"/>
                <w:bCs w:val="0"/>
                <w:iCs/>
              </w:rPr>
              <w:t>ed</w:t>
            </w:r>
            <w:r>
              <w:rPr>
                <w:b w:val="0"/>
                <w:bCs w:val="0"/>
                <w:iCs/>
              </w:rPr>
              <w:t>.</w:t>
            </w:r>
          </w:p>
        </w:tc>
      </w:tr>
      <w:tr w:rsidR="000F0584" w14:paraId="3F1529DD" w14:textId="77777777" w:rsidTr="001F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tcPr>
          <w:p w14:paraId="6BF8B3C3" w14:textId="77777777" w:rsidR="000F0584" w:rsidRPr="00B90ADC" w:rsidRDefault="000F51B8" w:rsidP="001F59E7">
            <w:pPr>
              <w:tabs>
                <w:tab w:val="clear" w:pos="360"/>
                <w:tab w:val="left" w:pos="720"/>
              </w:tabs>
              <w:rPr>
                <w:b w:val="0"/>
                <w:bCs w:val="0"/>
                <w:iCs/>
              </w:rPr>
            </w:pPr>
            <w:r w:rsidRPr="005775BF">
              <w:t>P0</w:t>
            </w:r>
            <w:r>
              <w:t>6</w:t>
            </w:r>
            <w:r w:rsidRPr="005775BF">
              <w:t xml:space="preserve">: </w:t>
            </w:r>
            <w:r w:rsidR="00E95721">
              <w:t>Manually Change Lane</w:t>
            </w:r>
          </w:p>
        </w:tc>
      </w:tr>
      <w:tr w:rsidR="000F51B8" w14:paraId="0B9964C0" w14:textId="77777777" w:rsidTr="001F59E7">
        <w:tc>
          <w:tcPr>
            <w:cnfStyle w:val="001000000000" w:firstRow="0" w:lastRow="0" w:firstColumn="1" w:lastColumn="0" w:oddVBand="0" w:evenVBand="0" w:oddHBand="0" w:evenHBand="0" w:firstRowFirstColumn="0" w:firstRowLastColumn="0" w:lastRowFirstColumn="0" w:lastRowLastColumn="0"/>
            <w:tcW w:w="8926" w:type="dxa"/>
          </w:tcPr>
          <w:p w14:paraId="361E8690" w14:textId="77777777" w:rsidR="004D10FD" w:rsidRDefault="00E95721" w:rsidP="001F59E7">
            <w:pPr>
              <w:tabs>
                <w:tab w:val="clear" w:pos="360"/>
                <w:tab w:val="left" w:pos="720"/>
              </w:tabs>
            </w:pPr>
            <w:r>
              <w:rPr>
                <w:b w:val="0"/>
                <w:bCs w:val="0"/>
              </w:rPr>
              <w:t>Customs officer can also change the lane manually by accessing the risk assessment record.</w:t>
            </w:r>
          </w:p>
          <w:p w14:paraId="29F3DE06" w14:textId="46EB377D" w:rsidR="000F51B8" w:rsidRPr="00E658DF" w:rsidRDefault="004D10FD" w:rsidP="001F59E7">
            <w:pPr>
              <w:tabs>
                <w:tab w:val="clear" w:pos="360"/>
                <w:tab w:val="left" w:pos="720"/>
              </w:tabs>
              <w:rPr>
                <w:b w:val="0"/>
                <w:bCs w:val="0"/>
              </w:rPr>
            </w:pPr>
            <w:r>
              <w:rPr>
                <w:b w:val="0"/>
                <w:bCs w:val="0"/>
              </w:rPr>
              <w:t xml:space="preserve">Lowering lane is not possible in the system </w:t>
            </w:r>
            <w:proofErr w:type="gramStart"/>
            <w:r>
              <w:rPr>
                <w:b w:val="0"/>
                <w:bCs w:val="0"/>
              </w:rPr>
              <w:t>i.e.</w:t>
            </w:r>
            <w:proofErr w:type="gramEnd"/>
            <w:r>
              <w:rPr>
                <w:b w:val="0"/>
                <w:bCs w:val="0"/>
              </w:rPr>
              <w:t xml:space="preserve"> Red to Green, however officer has option to increase the risk lane i.e. Green to Yellow / Red.</w:t>
            </w:r>
            <w:del w:id="116" w:author="Raghavan J" w:date="2021-07-11T23:54:00Z">
              <w:r w:rsidR="00E95721" w:rsidDel="004D10FD">
                <w:rPr>
                  <w:b w:val="0"/>
                  <w:bCs w:val="0"/>
                </w:rPr>
                <w:delText xml:space="preserve">  </w:delText>
              </w:r>
              <w:r w:rsidR="00E658DF" w:rsidRPr="00E658DF" w:rsidDel="004D10FD">
                <w:rPr>
                  <w:b w:val="0"/>
                  <w:bCs w:val="0"/>
                </w:rPr>
                <w:delText xml:space="preserve"> </w:delText>
              </w:r>
            </w:del>
          </w:p>
        </w:tc>
      </w:tr>
      <w:tr w:rsidR="00E658DF" w14:paraId="15A54FA9" w14:textId="77777777" w:rsidTr="001F5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26" w:type="dxa"/>
          </w:tcPr>
          <w:p w14:paraId="16BAC1B1" w14:textId="77777777" w:rsidR="00E658DF" w:rsidRPr="00E658DF" w:rsidRDefault="00FD3ADC" w:rsidP="001F59E7">
            <w:pPr>
              <w:tabs>
                <w:tab w:val="clear" w:pos="360"/>
                <w:tab w:val="left" w:pos="720"/>
              </w:tabs>
              <w:rPr>
                <w:b w:val="0"/>
                <w:bCs w:val="0"/>
              </w:rPr>
            </w:pPr>
            <w:r w:rsidRPr="005775BF">
              <w:t>P0</w:t>
            </w:r>
            <w:r w:rsidR="00E95721">
              <w:t>7</w:t>
            </w:r>
            <w:r w:rsidRPr="005775BF">
              <w:t>:</w:t>
            </w:r>
            <w:r w:rsidR="00E95721">
              <w:t xml:space="preserve"> Flag declaration for Inspection</w:t>
            </w:r>
          </w:p>
        </w:tc>
      </w:tr>
      <w:tr w:rsidR="00E95721" w14:paraId="1B0E4E82" w14:textId="77777777" w:rsidTr="001F59E7">
        <w:tc>
          <w:tcPr>
            <w:cnfStyle w:val="001000000000" w:firstRow="0" w:lastRow="0" w:firstColumn="1" w:lastColumn="0" w:oddVBand="0" w:evenVBand="0" w:oddHBand="0" w:evenHBand="0" w:firstRowFirstColumn="0" w:firstRowLastColumn="0" w:lastRowFirstColumn="0" w:lastRowLastColumn="0"/>
            <w:tcW w:w="8926" w:type="dxa"/>
          </w:tcPr>
          <w:p w14:paraId="01EDCE41" w14:textId="77777777" w:rsidR="00E95721" w:rsidRPr="00333092" w:rsidRDefault="00333092" w:rsidP="001F59E7">
            <w:pPr>
              <w:tabs>
                <w:tab w:val="clear" w:pos="360"/>
                <w:tab w:val="left" w:pos="720"/>
              </w:tabs>
              <w:rPr>
                <w:b w:val="0"/>
                <w:bCs w:val="0"/>
              </w:rPr>
            </w:pPr>
            <w:r w:rsidRPr="00333092">
              <w:rPr>
                <w:b w:val="0"/>
                <w:bCs w:val="0"/>
              </w:rPr>
              <w:t>If the lane is changed, lets assume that lane is changes from Green to Yellow/Red, then the system flags that declaration for Inspection.</w:t>
            </w:r>
          </w:p>
        </w:tc>
      </w:tr>
    </w:tbl>
    <w:p w14:paraId="0EE6A23B" w14:textId="77777777" w:rsidR="00E2219F" w:rsidRDefault="00E2219F" w:rsidP="000A4318"/>
    <w:p w14:paraId="40EA631C" w14:textId="3725D212" w:rsidR="006B736F" w:rsidRDefault="005B4CDD" w:rsidP="000A4318">
      <w:proofErr w:type="gramStart"/>
      <w:r w:rsidRPr="00AA2512">
        <w:rPr>
          <w:b/>
          <w:bCs/>
        </w:rPr>
        <w:t>Note :</w:t>
      </w:r>
      <w:proofErr w:type="gramEnd"/>
      <w:r>
        <w:t xml:space="preserve"> Process between </w:t>
      </w:r>
      <w:r w:rsidR="00AA2512">
        <w:t>P06 and P07 will be considered as risk treatment process. Based on risk outcome officer will review and act on the declaration</w:t>
      </w:r>
      <w:r w:rsidR="00606611">
        <w:t>/s</w:t>
      </w:r>
      <w:r w:rsidR="00AA2512">
        <w:t xml:space="preserve"> accordingly.</w:t>
      </w:r>
    </w:p>
    <w:p w14:paraId="02673908" w14:textId="77777777" w:rsidR="00AA2512" w:rsidRDefault="00AA2512" w:rsidP="000A4318"/>
    <w:p w14:paraId="4DE5CD60" w14:textId="5E28C2DF" w:rsidR="005B4CDD" w:rsidRDefault="005B4CDD" w:rsidP="005B4CDD">
      <w:pPr>
        <w:pStyle w:val="Heading2"/>
        <w:numPr>
          <w:ilvl w:val="1"/>
          <w:numId w:val="12"/>
        </w:numPr>
        <w:tabs>
          <w:tab w:val="num" w:pos="426"/>
        </w:tabs>
        <w:spacing w:after="60"/>
        <w:ind w:left="0" w:firstLine="0"/>
        <w:jc w:val="left"/>
      </w:pPr>
      <w:bookmarkStart w:id="117" w:name="_Toc77013329"/>
      <w:r>
        <w:t xml:space="preserve">Risk Review </w:t>
      </w:r>
      <w:r w:rsidR="00606611">
        <w:t xml:space="preserve">/ Monitoring </w:t>
      </w:r>
      <w:r>
        <w:t>Process</w:t>
      </w:r>
      <w:bookmarkEnd w:id="117"/>
      <w:r>
        <w:t xml:space="preserve"> </w:t>
      </w:r>
    </w:p>
    <w:p w14:paraId="61C7ED41" w14:textId="77777777" w:rsidR="005B4CDD" w:rsidRDefault="005B4CDD" w:rsidP="000A4318"/>
    <w:p w14:paraId="5F6D8BC2" w14:textId="38709B10" w:rsidR="005B4CDD" w:rsidRDefault="00AA2512" w:rsidP="000A4318">
      <w:r w:rsidRPr="004C0586">
        <w:t xml:space="preserve">During the risk review </w:t>
      </w:r>
      <w:r w:rsidR="004C0586" w:rsidRPr="004C0586">
        <w:t xml:space="preserve">intelligence </w:t>
      </w:r>
      <w:r w:rsidRPr="004C0586">
        <w:t>o</w:t>
      </w:r>
      <w:r w:rsidR="005B4CDD" w:rsidRPr="004C0586">
        <w:t xml:space="preserve">fficer </w:t>
      </w:r>
      <w:proofErr w:type="gramStart"/>
      <w:r w:rsidRPr="004C0586">
        <w:t xml:space="preserve">has </w:t>
      </w:r>
      <w:r w:rsidR="005B4CDD" w:rsidRPr="004C0586">
        <w:t>to</w:t>
      </w:r>
      <w:proofErr w:type="gramEnd"/>
      <w:r w:rsidR="005B4CDD" w:rsidRPr="004C0586">
        <w:t xml:space="preserve"> check the quality of the Risk Profile</w:t>
      </w:r>
      <w:r w:rsidRPr="004C0586">
        <w:t>s and their outcome</w:t>
      </w:r>
      <w:r w:rsidR="00606611" w:rsidRPr="004C0586">
        <w:t xml:space="preserve">, based on the outcome and feedback from </w:t>
      </w:r>
      <w:r w:rsidR="004C0586" w:rsidRPr="004C0586">
        <w:t xml:space="preserve">various customs officers, risk office will fine tune the profile </w:t>
      </w:r>
      <w:r w:rsidRPr="004C0586">
        <w:t>periodically</w:t>
      </w:r>
      <w:r w:rsidR="005B4CDD" w:rsidRPr="004C0586">
        <w:t>.</w:t>
      </w:r>
    </w:p>
    <w:p w14:paraId="7AE9136B" w14:textId="02AEE42D" w:rsidR="006B736F" w:rsidRDefault="006B736F" w:rsidP="000A4318"/>
    <w:p w14:paraId="5A9ADF70" w14:textId="0304DA24" w:rsidR="006B736F" w:rsidRDefault="004C0586" w:rsidP="000A4318">
      <w:r>
        <w:t xml:space="preserve">Additionally, intelligence officer will collect risk details from various sources and update the profile to identify the vulnerable / fraudulent transaction which tries to enter the country. </w:t>
      </w:r>
    </w:p>
    <w:p w14:paraId="4869751B" w14:textId="77777777" w:rsidR="006B736F" w:rsidRDefault="006B736F" w:rsidP="000A4318"/>
    <w:p w14:paraId="10BE6707" w14:textId="77777777" w:rsidR="006B736F" w:rsidRDefault="006B736F" w:rsidP="000A4318"/>
    <w:p w14:paraId="73831F54" w14:textId="77777777" w:rsidR="006B736F" w:rsidRDefault="006B736F" w:rsidP="000A4318"/>
    <w:p w14:paraId="3A64E27D" w14:textId="6C678E12" w:rsidR="004C0586" w:rsidRDefault="004C0586" w:rsidP="000A4318"/>
    <w:p w14:paraId="5BC240F3" w14:textId="46428038" w:rsidR="004C0586" w:rsidRDefault="004C0586" w:rsidP="000A4318"/>
    <w:p w14:paraId="003DCB4D" w14:textId="77777777" w:rsidR="004C0586" w:rsidRDefault="004C0586" w:rsidP="000A4318"/>
    <w:p w14:paraId="5D667E01" w14:textId="77777777" w:rsidR="006B736F" w:rsidRDefault="006B736F" w:rsidP="000A4318"/>
    <w:p w14:paraId="3FFCDACF" w14:textId="77777777" w:rsidR="006B736F" w:rsidRDefault="006B736F" w:rsidP="000A4318"/>
    <w:p w14:paraId="626306FF" w14:textId="77777777" w:rsidR="006B736F" w:rsidRDefault="006B736F" w:rsidP="000A4318"/>
    <w:p w14:paraId="0C104FA3" w14:textId="77777777" w:rsidR="006B736F" w:rsidRDefault="006B736F" w:rsidP="000A4318"/>
    <w:p w14:paraId="7AB02050" w14:textId="77777777" w:rsidR="000A4318" w:rsidRDefault="000A4318" w:rsidP="000A4318">
      <w:pPr>
        <w:pStyle w:val="Heading2"/>
        <w:numPr>
          <w:ilvl w:val="1"/>
          <w:numId w:val="12"/>
        </w:numPr>
        <w:tabs>
          <w:tab w:val="num" w:pos="426"/>
        </w:tabs>
        <w:spacing w:after="60"/>
        <w:ind w:left="0" w:firstLine="0"/>
        <w:jc w:val="left"/>
      </w:pPr>
      <w:bookmarkStart w:id="118" w:name="_Toc77013330"/>
      <w:r>
        <w:lastRenderedPageBreak/>
        <w:t>Use Cases</w:t>
      </w:r>
      <w:bookmarkEnd w:id="118"/>
      <w:r>
        <w:t xml:space="preserve"> </w:t>
      </w:r>
    </w:p>
    <w:p w14:paraId="66501945" w14:textId="77777777" w:rsidR="00F43CC9" w:rsidRDefault="00F43CC9" w:rsidP="00F43CC9"/>
    <w:p w14:paraId="50152A1B" w14:textId="77777777" w:rsidR="004C0586" w:rsidRDefault="004C0586" w:rsidP="004C0586">
      <w:pPr>
        <w:pStyle w:val="Heading3"/>
        <w:numPr>
          <w:ilvl w:val="2"/>
          <w:numId w:val="12"/>
        </w:numPr>
      </w:pPr>
      <w:bookmarkStart w:id="119" w:name="_Toc77013331"/>
      <w:r>
        <w:t>Lane Management Use Cases</w:t>
      </w:r>
      <w:bookmarkEnd w:id="119"/>
    </w:p>
    <w:p w14:paraId="56FD2327" w14:textId="77777777" w:rsidR="004C0586" w:rsidRDefault="004C0586" w:rsidP="004C0586"/>
    <w:p w14:paraId="483A64BC" w14:textId="77777777" w:rsidR="004C0586" w:rsidRDefault="004C0586" w:rsidP="004C0586">
      <w:r>
        <w:rPr>
          <w:noProof/>
        </w:rPr>
        <mc:AlternateContent>
          <mc:Choice Requires="wps">
            <w:drawing>
              <wp:anchor distT="0" distB="0" distL="114300" distR="114300" simplePos="0" relativeHeight="251758592" behindDoc="0" locked="0" layoutInCell="1" allowOverlap="1" wp14:anchorId="6604D599" wp14:editId="62834B1C">
                <wp:simplePos x="0" y="0"/>
                <wp:positionH relativeFrom="margin">
                  <wp:align>center</wp:align>
                </wp:positionH>
                <wp:positionV relativeFrom="paragraph">
                  <wp:posOffset>9525</wp:posOffset>
                </wp:positionV>
                <wp:extent cx="3975735" cy="297815"/>
                <wp:effectExtent l="0" t="0" r="24765" b="26035"/>
                <wp:wrapNone/>
                <wp:docPr id="68" name="Rectangle: Folded Corner 68"/>
                <wp:cNvGraphicFramePr/>
                <a:graphic xmlns:a="http://schemas.openxmlformats.org/drawingml/2006/main">
                  <a:graphicData uri="http://schemas.microsoft.com/office/word/2010/wordprocessingShape">
                    <wps:wsp>
                      <wps:cNvSpPr/>
                      <wps:spPr>
                        <a:xfrm>
                          <a:off x="0" y="0"/>
                          <a:ext cx="3975735" cy="297815"/>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263281" w14:textId="77777777" w:rsidR="004C0586" w:rsidRDefault="004C0586" w:rsidP="004C0586">
                            <w:pPr>
                              <w:jc w:val="center"/>
                            </w:pPr>
                            <w:r>
                              <w:rPr>
                                <w:rFonts w:asciiTheme="minorHAnsi" w:hAnsi="Calibri" w:cstheme="minorBidi"/>
                                <w:b/>
                                <w:bCs/>
                                <w:color w:val="000000" w:themeColor="text1"/>
                                <w:kern w:val="24"/>
                                <w:sz w:val="18"/>
                                <w:szCs w:val="18"/>
                              </w:rPr>
                              <w:t>Lane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04D599"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68" o:spid="_x0000_s1026" type="#_x0000_t65" style="position:absolute;left:0;text-align:left;margin-left:0;margin-top:.75pt;width:313.05pt;height:23.45pt;z-index:2517585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" adj="18000" fillcolor="#d8d8d8 [2732]" strokecolor="gray [1629]" strokeweight=".5pt">
                <v:textbox>
                  <w:txbxContent>
                    <w:p w14:paraId="13263281" w14:textId="77777777" w:rsidR="004C0586" w:rsidRDefault="004C0586" w:rsidP="004C0586">
                      <w:pPr>
                        <w:jc w:val="center"/>
                      </w:pPr>
                      <w:r>
                        <w:rPr>
                          <w:rFonts w:asciiTheme="minorHAnsi" w:hAnsi="Calibri" w:cstheme="minorBidi"/>
                          <w:b/>
                          <w:bCs/>
                          <w:color w:val="000000" w:themeColor="text1"/>
                          <w:kern w:val="24"/>
                          <w:sz w:val="18"/>
                          <w:szCs w:val="18"/>
                        </w:rPr>
                        <w:t>Lane Management</w:t>
                      </w:r>
                    </w:p>
                  </w:txbxContent>
                </v:textbox>
                <w10:wrap anchorx="margin"/>
              </v:shape>
            </w:pict>
          </mc:Fallback>
        </mc:AlternateContent>
      </w:r>
    </w:p>
    <w:p w14:paraId="03376AC6" w14:textId="77777777" w:rsidR="004C0586" w:rsidRDefault="004C0586" w:rsidP="004C0586"/>
    <w:p w14:paraId="0007E5AE" w14:textId="77777777" w:rsidR="004C0586" w:rsidRDefault="004C0586" w:rsidP="004C0586"/>
    <w:p w14:paraId="4A02FD15" w14:textId="77777777" w:rsidR="004C0586" w:rsidRDefault="004C0586" w:rsidP="004C0586">
      <w:r w:rsidRPr="00FC7956">
        <w:rPr>
          <w:noProof/>
        </w:rPr>
        <mc:AlternateContent>
          <mc:Choice Requires="wps">
            <w:drawing>
              <wp:anchor distT="0" distB="0" distL="114300" distR="114300" simplePos="0" relativeHeight="251752448" behindDoc="0" locked="0" layoutInCell="1" allowOverlap="1" wp14:anchorId="61E56D07" wp14:editId="3994890C">
                <wp:simplePos x="0" y="0"/>
                <wp:positionH relativeFrom="column">
                  <wp:posOffset>4634166</wp:posOffset>
                </wp:positionH>
                <wp:positionV relativeFrom="paragraph">
                  <wp:posOffset>40640</wp:posOffset>
                </wp:positionV>
                <wp:extent cx="45719" cy="2166897"/>
                <wp:effectExtent l="0" t="0" r="0" b="5080"/>
                <wp:wrapNone/>
                <wp:docPr id="61" name="Rectangle 4"/>
                <wp:cNvGraphicFramePr/>
                <a:graphic xmlns:a="http://schemas.openxmlformats.org/drawingml/2006/main">
                  <a:graphicData uri="http://schemas.microsoft.com/office/word/2010/wordprocessingShape">
                    <wps:wsp>
                      <wps:cNvSpPr/>
                      <wps:spPr>
                        <a:xfrm>
                          <a:off x="0" y="0"/>
                          <a:ext cx="45719" cy="2166897"/>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410C7EC" id="Rectangle 4" o:spid="_x0000_s1026" style="position:absolute;margin-left:364.9pt;margin-top:3.2pt;width:3.6pt;height:170.6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" fillcolor="#d8d8d8 [2732]" stroked="f" strokeweight="2pt"/>
            </w:pict>
          </mc:Fallback>
        </mc:AlternateContent>
      </w:r>
      <w:r w:rsidRPr="00FC7956">
        <w:rPr>
          <w:noProof/>
        </w:rPr>
        <mc:AlternateContent>
          <mc:Choice Requires="wps">
            <w:drawing>
              <wp:anchor distT="0" distB="0" distL="114300" distR="114300" simplePos="0" relativeHeight="251751424" behindDoc="0" locked="0" layoutInCell="1" allowOverlap="1" wp14:anchorId="125A7398" wp14:editId="331146B7">
                <wp:simplePos x="0" y="0"/>
                <wp:positionH relativeFrom="column">
                  <wp:posOffset>708852</wp:posOffset>
                </wp:positionH>
                <wp:positionV relativeFrom="paragraph">
                  <wp:posOffset>40998</wp:posOffset>
                </wp:positionV>
                <wp:extent cx="3975735" cy="2197633"/>
                <wp:effectExtent l="0" t="0" r="24765" b="12700"/>
                <wp:wrapNone/>
                <wp:docPr id="38" name="Rectangle 3"/>
                <wp:cNvGraphicFramePr/>
                <a:graphic xmlns:a="http://schemas.openxmlformats.org/drawingml/2006/main">
                  <a:graphicData uri="http://schemas.microsoft.com/office/word/2010/wordprocessingShape">
                    <wps:wsp>
                      <wps:cNvSpPr/>
                      <wps:spPr>
                        <a:xfrm>
                          <a:off x="0" y="0"/>
                          <a:ext cx="3975735" cy="2197633"/>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1335F35B" id="Rectangle 3" o:spid="_x0000_s1026" style="position:absolute;margin-left:55.8pt;margin-top:3.25pt;width:313.05pt;height:173.05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" filled="f" strokecolor="gray [1629]" strokeweight="2pt">
                <v:stroke dashstyle="1 1"/>
              </v:rect>
            </w:pict>
          </mc:Fallback>
        </mc:AlternateContent>
      </w:r>
    </w:p>
    <w:p w14:paraId="6FB3FA4B" w14:textId="77777777" w:rsidR="004C0586" w:rsidRDefault="004C0586" w:rsidP="004C0586"/>
    <w:p w14:paraId="6695FF30" w14:textId="77777777" w:rsidR="004C0586" w:rsidRDefault="004C0586" w:rsidP="004C0586"/>
    <w:p w14:paraId="236BBCAA" w14:textId="77777777" w:rsidR="004C0586" w:rsidRDefault="004C0586" w:rsidP="004C0586"/>
    <w:p w14:paraId="773192A2" w14:textId="77777777" w:rsidR="004C0586" w:rsidRDefault="004C0586" w:rsidP="004C0586">
      <w:r w:rsidRPr="00FC7956">
        <w:rPr>
          <w:noProof/>
        </w:rPr>
        <mc:AlternateContent>
          <mc:Choice Requires="wps">
            <w:drawing>
              <wp:anchor distT="0" distB="0" distL="114300" distR="114300" simplePos="0" relativeHeight="251755520" behindDoc="0" locked="0" layoutInCell="1" allowOverlap="1" wp14:anchorId="38D2B2AC" wp14:editId="061D424F">
                <wp:simplePos x="0" y="0"/>
                <wp:positionH relativeFrom="column">
                  <wp:posOffset>3210560</wp:posOffset>
                </wp:positionH>
                <wp:positionV relativeFrom="paragraph">
                  <wp:posOffset>10064</wp:posOffset>
                </wp:positionV>
                <wp:extent cx="1400797" cy="842105"/>
                <wp:effectExtent l="0" t="0" r="28575" b="15240"/>
                <wp:wrapNone/>
                <wp:docPr id="65" name="Oval 9"/>
                <wp:cNvGraphicFramePr/>
                <a:graphic xmlns:a="http://schemas.openxmlformats.org/drawingml/2006/main">
                  <a:graphicData uri="http://schemas.microsoft.com/office/word/2010/wordprocessingShape">
                    <wps:wsp>
                      <wps:cNvSpPr/>
                      <wps:spPr>
                        <a:xfrm>
                          <a:off x="0" y="0"/>
                          <a:ext cx="1400797" cy="84210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6C33C3" w14:textId="77777777" w:rsidR="004C0586" w:rsidRDefault="004C0586" w:rsidP="004C0586">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Lanes</w:t>
                            </w:r>
                          </w:p>
                        </w:txbxContent>
                      </wps:txbx>
                      <wps:bodyPr rtlCol="0" anchor="ctr"/>
                    </wps:wsp>
                  </a:graphicData>
                </a:graphic>
              </wp:anchor>
            </w:drawing>
          </mc:Choice>
          <mc:Fallback>
            <w:pict>
              <v:oval w14:anchorId="38D2B2AC" id="Oval 9" o:spid="_x0000_s1027" style="position:absolute;left:0;text-align:left;margin-left:252.8pt;margin-top:.8pt;width:110.3pt;height:66.3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" fillcolor="#d8d8d8 [2732]" strokecolor="black [3213]" strokeweight=".5pt">
                <v:textbox>
                  <w:txbxContent>
                    <w:p w14:paraId="3B6C33C3" w14:textId="77777777" w:rsidR="004C0586" w:rsidRDefault="004C0586" w:rsidP="004C0586">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Lanes</w:t>
                      </w:r>
                    </w:p>
                  </w:txbxContent>
                </v:textbox>
              </v:oval>
            </w:pict>
          </mc:Fallback>
        </mc:AlternateContent>
      </w:r>
      <w:r w:rsidRPr="00FC7956">
        <w:rPr>
          <w:noProof/>
        </w:rPr>
        <mc:AlternateContent>
          <mc:Choice Requires="wps">
            <w:drawing>
              <wp:anchor distT="0" distB="0" distL="114300" distR="114300" simplePos="0" relativeHeight="251753472" behindDoc="0" locked="0" layoutInCell="1" allowOverlap="1" wp14:anchorId="2B8591AA" wp14:editId="3E31ECBE">
                <wp:simplePos x="0" y="0"/>
                <wp:positionH relativeFrom="column">
                  <wp:posOffset>1097605</wp:posOffset>
                </wp:positionH>
                <wp:positionV relativeFrom="paragraph">
                  <wp:posOffset>9306</wp:posOffset>
                </wp:positionV>
                <wp:extent cx="1400797" cy="954065"/>
                <wp:effectExtent l="0" t="0" r="28575" b="17780"/>
                <wp:wrapNone/>
                <wp:docPr id="63" name="Oval 7"/>
                <wp:cNvGraphicFramePr/>
                <a:graphic xmlns:a="http://schemas.openxmlformats.org/drawingml/2006/main">
                  <a:graphicData uri="http://schemas.microsoft.com/office/word/2010/wordprocessingShape">
                    <wps:wsp>
                      <wps:cNvSpPr/>
                      <wps:spPr>
                        <a:xfrm>
                          <a:off x="0" y="0"/>
                          <a:ext cx="1400797" cy="954065"/>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0AA2D2" w14:textId="77777777" w:rsidR="004C0586" w:rsidRDefault="004C0586" w:rsidP="004C0586">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Configure Lane (Green, Blue, Yellow and Red)</w:t>
                            </w:r>
                          </w:p>
                        </w:txbxContent>
                      </wps:txbx>
                      <wps:bodyPr rtlCol="0" anchor="ctr"/>
                    </wps:wsp>
                  </a:graphicData>
                </a:graphic>
              </wp:anchor>
            </w:drawing>
          </mc:Choice>
          <mc:Fallback>
            <w:pict>
              <v:oval w14:anchorId="2B8591AA" id="Oval 7" o:spid="_x0000_s1028" style="position:absolute;left:0;text-align:left;margin-left:86.45pt;margin-top:.75pt;width:110.3pt;height:75.1pt;z-index:25175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" fillcolor="#d8d8d8 [2732]" strokecolor="black [3213]" strokeweight=".5pt">
                <v:textbox>
                  <w:txbxContent>
                    <w:p w14:paraId="410AA2D2" w14:textId="77777777" w:rsidR="004C0586" w:rsidRDefault="004C0586" w:rsidP="004C0586">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Configure Lane (Green, Blue, Yellow and Red)</w:t>
                      </w:r>
                    </w:p>
                  </w:txbxContent>
                </v:textbox>
              </v:oval>
            </w:pict>
          </mc:Fallback>
        </mc:AlternateContent>
      </w:r>
    </w:p>
    <w:p w14:paraId="43D338A1" w14:textId="77777777" w:rsidR="004C0586" w:rsidRDefault="004C0586" w:rsidP="004C0586">
      <w:r w:rsidRPr="00FC7956">
        <w:rPr>
          <w:noProof/>
        </w:rPr>
        <w:drawing>
          <wp:anchor distT="0" distB="0" distL="114300" distR="114300" simplePos="0" relativeHeight="251757568" behindDoc="0" locked="0" layoutInCell="1" allowOverlap="1" wp14:anchorId="1C540187" wp14:editId="5DCB5CFA">
            <wp:simplePos x="0" y="0"/>
            <wp:positionH relativeFrom="margin">
              <wp:align>left</wp:align>
            </wp:positionH>
            <wp:positionV relativeFrom="paragraph">
              <wp:posOffset>6985</wp:posOffset>
            </wp:positionV>
            <wp:extent cx="370205" cy="619125"/>
            <wp:effectExtent l="0" t="0" r="0" b="9525"/>
            <wp:wrapNone/>
            <wp:docPr id="67" name="Picture 14">
              <a:extLst xmlns:a="http://schemas.openxmlformats.org/drawingml/2006/main">
                <a:ext uri="{FF2B5EF4-FFF2-40B4-BE49-F238E27FC236}">
                  <a16:creationId xmlns:a16="http://schemas.microsoft.com/office/drawing/2014/main" id="{75036FF2-3DA2-43E4-81AA-0C46AD7C0D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75036FF2-3DA2-43E4-81AA-0C46AD7C0D4D}"/>
                        </a:ext>
                      </a:extLst>
                    </pic:cNvPr>
                    <pic:cNvPicPr>
                      <a:picLocks noChangeAspect="1"/>
                    </pic:cNvPicPr>
                  </pic:nvPicPr>
                  <pic:blipFill>
                    <a:blip r:embed="rId26"/>
                    <a:stretch>
                      <a:fillRect/>
                    </a:stretch>
                  </pic:blipFill>
                  <pic:spPr>
                    <a:xfrm>
                      <a:off x="0" y="0"/>
                      <a:ext cx="370205" cy="619125"/>
                    </a:xfrm>
                    <a:prstGeom prst="rect">
                      <a:avLst/>
                    </a:prstGeom>
                  </pic:spPr>
                </pic:pic>
              </a:graphicData>
            </a:graphic>
          </wp:anchor>
        </w:drawing>
      </w:r>
    </w:p>
    <w:p w14:paraId="193041FF" w14:textId="77777777" w:rsidR="004C0586" w:rsidRDefault="004C0586" w:rsidP="004C0586">
      <w:r w:rsidRPr="00FC7956">
        <w:rPr>
          <w:noProof/>
        </w:rPr>
        <mc:AlternateContent>
          <mc:Choice Requires="wps">
            <w:drawing>
              <wp:anchor distT="0" distB="0" distL="114300" distR="114300" simplePos="0" relativeHeight="251756544" behindDoc="0" locked="0" layoutInCell="1" allowOverlap="1" wp14:anchorId="5DBAC0DB" wp14:editId="608569D3">
                <wp:simplePos x="0" y="0"/>
                <wp:positionH relativeFrom="column">
                  <wp:posOffset>2501900</wp:posOffset>
                </wp:positionH>
                <wp:positionV relativeFrom="paragraph">
                  <wp:posOffset>128270</wp:posOffset>
                </wp:positionV>
                <wp:extent cx="708025" cy="5715"/>
                <wp:effectExtent l="0" t="0" r="34925" b="32385"/>
                <wp:wrapNone/>
                <wp:docPr id="66"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8025" cy="5715"/>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1A8CC9" id="Straight Connector 10" o:spid="_x0000_s1026" style="position:absolute;z-index:251756544;visibility:visible;mso-wrap-style:square;mso-wrap-distance-left:9pt;mso-wrap-distance-top:0;mso-wrap-distance-right:9pt;mso-wrap-distance-bottom:0;mso-position-horizontal:absolute;mso-position-horizontal-relative:text;mso-position-vertical:absolute;mso-position-vertical-relative:text" from="197pt,10.1pt" to="252.7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" strokecolor="#404040 [2429]">
                <v:stroke dashstyle="dash"/>
                <o:lock v:ext="edit" shapetype="f"/>
              </v:line>
            </w:pict>
          </mc:Fallback>
        </mc:AlternateContent>
      </w:r>
    </w:p>
    <w:p w14:paraId="6B608E61" w14:textId="77777777" w:rsidR="004C0586" w:rsidRDefault="004C0586" w:rsidP="004C0586">
      <w:r w:rsidRPr="00FC7956">
        <w:rPr>
          <w:noProof/>
        </w:rPr>
        <mc:AlternateContent>
          <mc:Choice Requires="wps">
            <w:drawing>
              <wp:anchor distT="0" distB="0" distL="114300" distR="114300" simplePos="0" relativeHeight="251754496" behindDoc="0" locked="0" layoutInCell="1" allowOverlap="1" wp14:anchorId="79399C70" wp14:editId="32337E42">
                <wp:simplePos x="0" y="0"/>
                <wp:positionH relativeFrom="column">
                  <wp:posOffset>342201</wp:posOffset>
                </wp:positionH>
                <wp:positionV relativeFrom="paragraph">
                  <wp:posOffset>106680</wp:posOffset>
                </wp:positionV>
                <wp:extent cx="795655" cy="0"/>
                <wp:effectExtent l="0" t="0" r="0" b="0"/>
                <wp:wrapNone/>
                <wp:docPr id="6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9565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4A4439" id="Straight Connector 8" o:spid="_x0000_s1026" style="position:absolute;z-index:251754496;visibility:visible;mso-wrap-style:square;mso-wrap-distance-left:9pt;mso-wrap-distance-top:0;mso-wrap-distance-right:9pt;mso-wrap-distance-bottom:0;mso-position-horizontal:absolute;mso-position-horizontal-relative:text;mso-position-vertical:absolute;mso-position-vertical-relative:text" from="26.95pt,8.4pt" to="89.6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" strokecolor="#404040 [2429]">
                <o:lock v:ext="edit" shapetype="f"/>
              </v:line>
            </w:pict>
          </mc:Fallback>
        </mc:AlternateContent>
      </w:r>
    </w:p>
    <w:p w14:paraId="724308A9" w14:textId="77777777" w:rsidR="004C0586" w:rsidRDefault="004C0586" w:rsidP="004C0586"/>
    <w:p w14:paraId="10B02B1E" w14:textId="77777777" w:rsidR="004C0586" w:rsidRDefault="004C0586" w:rsidP="004C0586"/>
    <w:p w14:paraId="5172CAC8" w14:textId="77777777" w:rsidR="004C0586" w:rsidRDefault="004C0586" w:rsidP="004C0586"/>
    <w:p w14:paraId="3BDA2CEE" w14:textId="77777777" w:rsidR="004C0586" w:rsidRDefault="004C0586" w:rsidP="004C0586"/>
    <w:p w14:paraId="3BFA6ADF" w14:textId="77777777" w:rsidR="004C0586" w:rsidRDefault="004C0586" w:rsidP="004C0586"/>
    <w:p w14:paraId="10E2C0A3" w14:textId="77777777" w:rsidR="004C0586" w:rsidRDefault="004C0586" w:rsidP="004C0586"/>
    <w:p w14:paraId="3F393933" w14:textId="77777777" w:rsidR="00955671" w:rsidRPr="00100219" w:rsidRDefault="00955671" w:rsidP="00100219"/>
    <w:p w14:paraId="40055C39" w14:textId="77777777" w:rsidR="004C0586" w:rsidRDefault="004C0586" w:rsidP="004C0586">
      <w:pPr>
        <w:pStyle w:val="Heading3"/>
        <w:numPr>
          <w:ilvl w:val="0"/>
          <w:numId w:val="0"/>
        </w:numPr>
        <w:ind w:left="720"/>
      </w:pPr>
    </w:p>
    <w:p w14:paraId="0C55CFCD" w14:textId="7C7F7055" w:rsidR="00255677" w:rsidRDefault="00255677" w:rsidP="00255677">
      <w:pPr>
        <w:pStyle w:val="Heading3"/>
        <w:numPr>
          <w:ilvl w:val="2"/>
          <w:numId w:val="12"/>
        </w:numPr>
      </w:pPr>
      <w:bookmarkStart w:id="120" w:name="_Toc77013332"/>
      <w:r>
        <w:t>Profile Management Use Cases</w:t>
      </w:r>
      <w:bookmarkEnd w:id="120"/>
    </w:p>
    <w:p w14:paraId="5311AB16" w14:textId="77777777" w:rsidR="00100219" w:rsidRDefault="00100219" w:rsidP="00100219"/>
    <w:p w14:paraId="67DD4CFF" w14:textId="77777777" w:rsidR="000555B4" w:rsidRDefault="000555B4" w:rsidP="00100219">
      <w:r>
        <w:rPr>
          <w:noProof/>
        </w:rPr>
        <mc:AlternateContent>
          <mc:Choice Requires="wps">
            <w:drawing>
              <wp:anchor distT="0" distB="0" distL="114300" distR="114300" simplePos="0" relativeHeight="251712512" behindDoc="0" locked="0" layoutInCell="1" allowOverlap="1" wp14:anchorId="424E23BA" wp14:editId="5550AC0E">
                <wp:simplePos x="0" y="0"/>
                <wp:positionH relativeFrom="margin">
                  <wp:posOffset>683879</wp:posOffset>
                </wp:positionH>
                <wp:positionV relativeFrom="paragraph">
                  <wp:posOffset>9578</wp:posOffset>
                </wp:positionV>
                <wp:extent cx="3975735" cy="297815"/>
                <wp:effectExtent l="0" t="0" r="24765" b="26035"/>
                <wp:wrapNone/>
                <wp:docPr id="35" name="Rectangle: Folded Corner 35"/>
                <wp:cNvGraphicFramePr/>
                <a:graphic xmlns:a="http://schemas.openxmlformats.org/drawingml/2006/main">
                  <a:graphicData uri="http://schemas.microsoft.com/office/word/2010/wordprocessingShape">
                    <wps:wsp>
                      <wps:cNvSpPr/>
                      <wps:spPr>
                        <a:xfrm>
                          <a:off x="0" y="0"/>
                          <a:ext cx="3975735" cy="297815"/>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42EB65" w14:textId="77777777" w:rsidR="000555B4" w:rsidRDefault="000555B4" w:rsidP="000555B4">
                            <w:pPr>
                              <w:jc w:val="center"/>
                            </w:pPr>
                            <w:r>
                              <w:rPr>
                                <w:rFonts w:asciiTheme="minorHAnsi" w:hAnsi="Calibri" w:cstheme="minorBidi"/>
                                <w:b/>
                                <w:bCs/>
                                <w:color w:val="000000" w:themeColor="text1"/>
                                <w:kern w:val="24"/>
                                <w:sz w:val="18"/>
                                <w:szCs w:val="18"/>
                              </w:rPr>
                              <w:t>Risk Profile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4E23BA" id="Rectangle: Folded Corner 35" o:spid="_x0000_s1029" type="#_x0000_t65" style="position:absolute;left:0;text-align:left;margin-left:53.85pt;margin-top:.75pt;width:313.05pt;height:23.4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" adj="18000" fillcolor="#d8d8d8 [2732]" strokecolor="gray [1629]" strokeweight=".5pt">
                <v:textbox>
                  <w:txbxContent>
                    <w:p w14:paraId="3F42EB65" w14:textId="77777777" w:rsidR="000555B4" w:rsidRDefault="000555B4" w:rsidP="000555B4">
                      <w:pPr>
                        <w:jc w:val="center"/>
                      </w:pPr>
                      <w:r>
                        <w:rPr>
                          <w:rFonts w:asciiTheme="minorHAnsi" w:hAnsi="Calibri" w:cstheme="minorBidi"/>
                          <w:b/>
                          <w:bCs/>
                          <w:color w:val="000000" w:themeColor="text1"/>
                          <w:kern w:val="24"/>
                          <w:sz w:val="18"/>
                          <w:szCs w:val="18"/>
                        </w:rPr>
                        <w:t>Risk Profile Management</w:t>
                      </w:r>
                    </w:p>
                  </w:txbxContent>
                </v:textbox>
                <w10:wrap anchorx="margin"/>
              </v:shape>
            </w:pict>
          </mc:Fallback>
        </mc:AlternateContent>
      </w:r>
      <w:r w:rsidRPr="000555B4">
        <w:rPr>
          <w:noProof/>
        </w:rPr>
        <mc:AlternateContent>
          <mc:Choice Requires="wps">
            <w:drawing>
              <wp:anchor distT="0" distB="0" distL="114300" distR="114300" simplePos="0" relativeHeight="251702272" behindDoc="0" locked="0" layoutInCell="1" allowOverlap="1" wp14:anchorId="60C2864D" wp14:editId="2E1EAF32">
                <wp:simplePos x="0" y="0"/>
                <wp:positionH relativeFrom="column">
                  <wp:posOffset>370205</wp:posOffset>
                </wp:positionH>
                <wp:positionV relativeFrom="paragraph">
                  <wp:posOffset>1052195</wp:posOffset>
                </wp:positionV>
                <wp:extent cx="797942" cy="1102072"/>
                <wp:effectExtent l="0" t="0" r="21590" b="22225"/>
                <wp:wrapNone/>
                <wp:docPr id="2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97942" cy="1102072"/>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79B06F" id="Straight Connector 6" o:spid="_x0000_s1026" style="position:absolute;flip:y;z-index:251702272;visibility:visible;mso-wrap-style:square;mso-wrap-distance-left:9pt;mso-wrap-distance-top:0;mso-wrap-distance-right:9pt;mso-wrap-distance-bottom:0;mso-position-horizontal:absolute;mso-position-horizontal-relative:text;mso-position-vertical:absolute;mso-position-vertical-relative:text" from="29.15pt,82.85pt" to="92pt,1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" strokecolor="#404040 [2429]">
                <o:lock v:ext="edit" shapetype="f"/>
              </v:line>
            </w:pict>
          </mc:Fallback>
        </mc:AlternateContent>
      </w:r>
    </w:p>
    <w:p w14:paraId="2FDFC2F5" w14:textId="77777777" w:rsidR="00100219" w:rsidRDefault="00100219" w:rsidP="00100219"/>
    <w:p w14:paraId="3646EF32" w14:textId="77777777" w:rsidR="000555B4" w:rsidRDefault="000555B4" w:rsidP="00100219"/>
    <w:p w14:paraId="5A5321DC" w14:textId="77777777" w:rsidR="000555B4" w:rsidRDefault="000555B4" w:rsidP="00100219">
      <w:r w:rsidRPr="000555B4">
        <w:rPr>
          <w:noProof/>
        </w:rPr>
        <mc:AlternateContent>
          <mc:Choice Requires="wps">
            <w:drawing>
              <wp:anchor distT="0" distB="0" distL="114300" distR="114300" simplePos="0" relativeHeight="251700224" behindDoc="0" locked="0" layoutInCell="1" allowOverlap="1" wp14:anchorId="4D632888" wp14:editId="0C1F7AB3">
                <wp:simplePos x="0" y="0"/>
                <wp:positionH relativeFrom="column">
                  <wp:posOffset>4596829</wp:posOffset>
                </wp:positionH>
                <wp:positionV relativeFrom="paragraph">
                  <wp:posOffset>39370</wp:posOffset>
                </wp:positionV>
                <wp:extent cx="45719" cy="2958353"/>
                <wp:effectExtent l="0" t="0" r="0" b="0"/>
                <wp:wrapNone/>
                <wp:docPr id="19" name="Rectangle 4"/>
                <wp:cNvGraphicFramePr/>
                <a:graphic xmlns:a="http://schemas.openxmlformats.org/drawingml/2006/main">
                  <a:graphicData uri="http://schemas.microsoft.com/office/word/2010/wordprocessingShape">
                    <wps:wsp>
                      <wps:cNvSpPr/>
                      <wps:spPr>
                        <a:xfrm flipH="1">
                          <a:off x="0" y="0"/>
                          <a:ext cx="45719" cy="2958353"/>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0A350509" id="Rectangle 4" o:spid="_x0000_s1026" style="position:absolute;margin-left:361.95pt;margin-top:3.1pt;width:3.6pt;height:232.9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" fillcolor="#d8d8d8 [2732]" stroked="f" strokeweight="2pt"/>
            </w:pict>
          </mc:Fallback>
        </mc:AlternateContent>
      </w:r>
      <w:r w:rsidRPr="000555B4">
        <w:rPr>
          <w:noProof/>
        </w:rPr>
        <mc:AlternateContent>
          <mc:Choice Requires="wps">
            <w:drawing>
              <wp:anchor distT="0" distB="0" distL="114300" distR="114300" simplePos="0" relativeHeight="251699200" behindDoc="0" locked="0" layoutInCell="1" allowOverlap="1" wp14:anchorId="57590982" wp14:editId="228C217A">
                <wp:simplePos x="0" y="0"/>
                <wp:positionH relativeFrom="column">
                  <wp:posOffset>670432</wp:posOffset>
                </wp:positionH>
                <wp:positionV relativeFrom="paragraph">
                  <wp:posOffset>39631</wp:posOffset>
                </wp:positionV>
                <wp:extent cx="3975735" cy="2981406"/>
                <wp:effectExtent l="0" t="0" r="24765" b="28575"/>
                <wp:wrapNone/>
                <wp:docPr id="18" name="Rectangle 3"/>
                <wp:cNvGraphicFramePr/>
                <a:graphic xmlns:a="http://schemas.openxmlformats.org/drawingml/2006/main">
                  <a:graphicData uri="http://schemas.microsoft.com/office/word/2010/wordprocessingShape">
                    <wps:wsp>
                      <wps:cNvSpPr/>
                      <wps:spPr>
                        <a:xfrm>
                          <a:off x="0" y="0"/>
                          <a:ext cx="3975735" cy="2981406"/>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3EF1E222" id="Rectangle 3" o:spid="_x0000_s1026" style="position:absolute;margin-left:52.8pt;margin-top:3.1pt;width:313.05pt;height:234.75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" filled="f" strokecolor="gray [1629]" strokeweight="2pt">
                <v:stroke dashstyle="1 1"/>
              </v:rect>
            </w:pict>
          </mc:Fallback>
        </mc:AlternateContent>
      </w:r>
    </w:p>
    <w:p w14:paraId="4246E6D0" w14:textId="77777777" w:rsidR="000555B4" w:rsidRDefault="000555B4" w:rsidP="00100219">
      <w:r w:rsidRPr="000555B4">
        <w:rPr>
          <w:noProof/>
        </w:rPr>
        <mc:AlternateContent>
          <mc:Choice Requires="wps">
            <w:drawing>
              <wp:anchor distT="0" distB="0" distL="114300" distR="114300" simplePos="0" relativeHeight="251698176" behindDoc="0" locked="0" layoutInCell="1" allowOverlap="1" wp14:anchorId="2B76E391" wp14:editId="039F54AA">
                <wp:simplePos x="0" y="0"/>
                <wp:positionH relativeFrom="column">
                  <wp:posOffset>1167765</wp:posOffset>
                </wp:positionH>
                <wp:positionV relativeFrom="paragraph">
                  <wp:posOffset>9840</wp:posOffset>
                </wp:positionV>
                <wp:extent cx="1400797" cy="762743"/>
                <wp:effectExtent l="0" t="0" r="28575" b="18415"/>
                <wp:wrapNone/>
                <wp:docPr id="17" name="Oval 2"/>
                <wp:cNvGraphicFramePr/>
                <a:graphic xmlns:a="http://schemas.openxmlformats.org/drawingml/2006/main">
                  <a:graphicData uri="http://schemas.microsoft.com/office/word/2010/wordprocessingShape">
                    <wps:wsp>
                      <wps:cNvSpPr/>
                      <wps:spPr>
                        <a:xfrm>
                          <a:off x="0" y="0"/>
                          <a:ext cx="1400797" cy="762743"/>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D9A9C5" w14:textId="77777777" w:rsidR="000555B4" w:rsidRDefault="000555B4" w:rsidP="000555B4">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Create Risk Profile</w:t>
                            </w:r>
                          </w:p>
                        </w:txbxContent>
                      </wps:txbx>
                      <wps:bodyPr rtlCol="0" anchor="ctr"/>
                    </wps:wsp>
                  </a:graphicData>
                </a:graphic>
              </wp:anchor>
            </w:drawing>
          </mc:Choice>
          <mc:Fallback>
            <w:pict>
              <v:oval w14:anchorId="2B76E391" id="Oval 2" o:spid="_x0000_s1030" style="position:absolute;left:0;text-align:left;margin-left:91.95pt;margin-top:.75pt;width:110.3pt;height:60.0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" fillcolor="#d8d8d8 [2732]" strokecolor="black [3213]" strokeweight=".5pt">
                <v:textbox>
                  <w:txbxContent>
                    <w:p w14:paraId="05D9A9C5" w14:textId="77777777" w:rsidR="000555B4" w:rsidRDefault="000555B4" w:rsidP="000555B4">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Create Risk Profile</w:t>
                      </w:r>
                    </w:p>
                  </w:txbxContent>
                </v:textbox>
              </v:oval>
            </w:pict>
          </mc:Fallback>
        </mc:AlternateContent>
      </w:r>
    </w:p>
    <w:p w14:paraId="35119700" w14:textId="77777777" w:rsidR="00100219" w:rsidRDefault="00100219" w:rsidP="00100219"/>
    <w:p w14:paraId="7EDAA1E1" w14:textId="77777777" w:rsidR="00100219" w:rsidRDefault="00100219" w:rsidP="00100219"/>
    <w:p w14:paraId="24812E80" w14:textId="77777777" w:rsidR="00100219" w:rsidRDefault="00100219" w:rsidP="00100219"/>
    <w:p w14:paraId="0AE19E6C" w14:textId="77777777" w:rsidR="00100219" w:rsidRDefault="00100219" w:rsidP="00100219"/>
    <w:p w14:paraId="0C875860" w14:textId="77777777" w:rsidR="00100219" w:rsidRDefault="00100219" w:rsidP="00100219"/>
    <w:p w14:paraId="3F5604C3" w14:textId="77777777" w:rsidR="00100219" w:rsidRDefault="000555B4" w:rsidP="00100219">
      <w:r w:rsidRPr="000555B4">
        <w:rPr>
          <w:noProof/>
        </w:rPr>
        <mc:AlternateContent>
          <mc:Choice Requires="wps">
            <w:drawing>
              <wp:anchor distT="0" distB="0" distL="114300" distR="114300" simplePos="0" relativeHeight="251705344" behindDoc="0" locked="0" layoutInCell="1" allowOverlap="1" wp14:anchorId="17199B00" wp14:editId="4E506DFC">
                <wp:simplePos x="0" y="0"/>
                <wp:positionH relativeFrom="column">
                  <wp:posOffset>3107055</wp:posOffset>
                </wp:positionH>
                <wp:positionV relativeFrom="paragraph">
                  <wp:posOffset>8255</wp:posOffset>
                </wp:positionV>
                <wp:extent cx="1400175" cy="763270"/>
                <wp:effectExtent l="0" t="0" r="28575" b="17780"/>
                <wp:wrapNone/>
                <wp:docPr id="24" name="Oval 9"/>
                <wp:cNvGraphicFramePr/>
                <a:graphic xmlns:a="http://schemas.openxmlformats.org/drawingml/2006/main">
                  <a:graphicData uri="http://schemas.microsoft.com/office/word/2010/wordprocessingShape">
                    <wps:wsp>
                      <wps:cNvSpPr/>
                      <wps:spPr>
                        <a:xfrm>
                          <a:off x="0" y="0"/>
                          <a:ext cx="1400175" cy="76327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552B61" w14:textId="77777777" w:rsidR="000555B4" w:rsidRDefault="000555B4" w:rsidP="000555B4">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Risk Profile</w:t>
                            </w:r>
                          </w:p>
                        </w:txbxContent>
                      </wps:txbx>
                      <wps:bodyPr rtlCol="0" anchor="ctr"/>
                    </wps:wsp>
                  </a:graphicData>
                </a:graphic>
              </wp:anchor>
            </w:drawing>
          </mc:Choice>
          <mc:Fallback>
            <w:pict>
              <v:oval w14:anchorId="17199B00" id="_x0000_s1031" style="position:absolute;left:0;text-align:left;margin-left:244.65pt;margin-top:.65pt;width:110.25pt;height:60.1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" fillcolor="#d8d8d8 [2732]" strokecolor="black [3213]" strokeweight=".5pt">
                <v:textbox>
                  <w:txbxContent>
                    <w:p w14:paraId="1D552B61" w14:textId="77777777" w:rsidR="000555B4" w:rsidRDefault="000555B4" w:rsidP="000555B4">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Risk Profile</w:t>
                      </w:r>
                    </w:p>
                  </w:txbxContent>
                </v:textbox>
              </v:oval>
            </w:pict>
          </mc:Fallback>
        </mc:AlternateContent>
      </w:r>
      <w:r w:rsidRPr="000555B4">
        <w:rPr>
          <w:noProof/>
        </w:rPr>
        <mc:AlternateContent>
          <mc:Choice Requires="wps">
            <w:drawing>
              <wp:anchor distT="0" distB="0" distL="114300" distR="114300" simplePos="0" relativeHeight="251703296" behindDoc="0" locked="0" layoutInCell="1" allowOverlap="1" wp14:anchorId="218B686D" wp14:editId="50E10084">
                <wp:simplePos x="0" y="0"/>
                <wp:positionH relativeFrom="column">
                  <wp:posOffset>1235075</wp:posOffset>
                </wp:positionH>
                <wp:positionV relativeFrom="paragraph">
                  <wp:posOffset>12294</wp:posOffset>
                </wp:positionV>
                <wp:extent cx="1400797" cy="763430"/>
                <wp:effectExtent l="0" t="0" r="28575" b="17780"/>
                <wp:wrapNone/>
                <wp:docPr id="22" name="Oval 7"/>
                <wp:cNvGraphicFramePr/>
                <a:graphic xmlns:a="http://schemas.openxmlformats.org/drawingml/2006/main">
                  <a:graphicData uri="http://schemas.microsoft.com/office/word/2010/wordprocessingShape">
                    <wps:wsp>
                      <wps:cNvSpPr/>
                      <wps:spPr>
                        <a:xfrm>
                          <a:off x="0" y="0"/>
                          <a:ext cx="1400797" cy="76343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BAB451" w14:textId="77777777" w:rsidR="000555B4" w:rsidRDefault="000555B4" w:rsidP="000555B4">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Risk Profile</w:t>
                            </w:r>
                          </w:p>
                        </w:txbxContent>
                      </wps:txbx>
                      <wps:bodyPr rtlCol="0" anchor="ctr"/>
                    </wps:wsp>
                  </a:graphicData>
                </a:graphic>
              </wp:anchor>
            </w:drawing>
          </mc:Choice>
          <mc:Fallback>
            <w:pict>
              <v:oval w14:anchorId="218B686D" id="_x0000_s1032" style="position:absolute;left:0;text-align:left;margin-left:97.25pt;margin-top:.95pt;width:110.3pt;height:60.1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" fillcolor="#d8d8d8 [2732]" strokecolor="black [3213]" strokeweight=".5pt">
                <v:textbox>
                  <w:txbxContent>
                    <w:p w14:paraId="7EBAB451" w14:textId="77777777" w:rsidR="000555B4" w:rsidRDefault="000555B4" w:rsidP="000555B4">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Update Risk Profile</w:t>
                      </w:r>
                    </w:p>
                  </w:txbxContent>
                </v:textbox>
              </v:oval>
            </w:pict>
          </mc:Fallback>
        </mc:AlternateContent>
      </w:r>
    </w:p>
    <w:p w14:paraId="620174EB" w14:textId="77777777" w:rsidR="00100219" w:rsidRDefault="00D60782" w:rsidP="00100219">
      <w:r w:rsidRPr="000555B4">
        <w:rPr>
          <w:noProof/>
        </w:rPr>
        <w:drawing>
          <wp:anchor distT="0" distB="0" distL="114300" distR="114300" simplePos="0" relativeHeight="251710464" behindDoc="0" locked="0" layoutInCell="1" allowOverlap="1" wp14:anchorId="020C80C7" wp14:editId="2EB889F6">
            <wp:simplePos x="0" y="0"/>
            <wp:positionH relativeFrom="margin">
              <wp:align>left</wp:align>
            </wp:positionH>
            <wp:positionV relativeFrom="paragraph">
              <wp:posOffset>8500</wp:posOffset>
            </wp:positionV>
            <wp:extent cx="370335" cy="619744"/>
            <wp:effectExtent l="0" t="0" r="0" b="9525"/>
            <wp:wrapNone/>
            <wp:docPr id="33" name="Picture 29">
              <a:extLst xmlns:a="http://schemas.openxmlformats.org/drawingml/2006/main">
                <a:ext uri="{FF2B5EF4-FFF2-40B4-BE49-F238E27FC236}">
                  <a16:creationId xmlns:a16="http://schemas.microsoft.com/office/drawing/2014/main" id="{7CF715E9-F165-4C3C-AF55-5384AA9670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7CF715E9-F165-4C3C-AF55-5384AA967034}"/>
                        </a:ext>
                      </a:extLst>
                    </pic:cNvPr>
                    <pic:cNvPicPr>
                      <a:picLocks noChangeAspect="1"/>
                    </pic:cNvPicPr>
                  </pic:nvPicPr>
                  <pic:blipFill>
                    <a:blip r:embed="rId26"/>
                    <a:stretch>
                      <a:fillRect/>
                    </a:stretch>
                  </pic:blipFill>
                  <pic:spPr>
                    <a:xfrm>
                      <a:off x="0" y="0"/>
                      <a:ext cx="370335" cy="619744"/>
                    </a:xfrm>
                    <a:prstGeom prst="rect">
                      <a:avLst/>
                    </a:prstGeom>
                  </pic:spPr>
                </pic:pic>
              </a:graphicData>
            </a:graphic>
          </wp:anchor>
        </w:drawing>
      </w:r>
    </w:p>
    <w:p w14:paraId="6CEF5188" w14:textId="77777777" w:rsidR="00100219" w:rsidRDefault="000555B4" w:rsidP="00100219">
      <w:r w:rsidRPr="000555B4">
        <w:rPr>
          <w:noProof/>
        </w:rPr>
        <mc:AlternateContent>
          <mc:Choice Requires="wps">
            <w:drawing>
              <wp:anchor distT="0" distB="0" distL="114300" distR="114300" simplePos="0" relativeHeight="251708416" behindDoc="0" locked="0" layoutInCell="1" allowOverlap="1" wp14:anchorId="3EB322B4" wp14:editId="1366D55F">
                <wp:simplePos x="0" y="0"/>
                <wp:positionH relativeFrom="column">
                  <wp:posOffset>2652912</wp:posOffset>
                </wp:positionH>
                <wp:positionV relativeFrom="paragraph">
                  <wp:posOffset>52049</wp:posOffset>
                </wp:positionV>
                <wp:extent cx="445321" cy="952820"/>
                <wp:effectExtent l="0" t="0" r="31115" b="19050"/>
                <wp:wrapNone/>
                <wp:docPr id="30"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45321" cy="952820"/>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119548" id="Straight Connector 12" o:spid="_x0000_s1026"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9pt,4.1pt" to="243.95pt,7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" strokecolor="#404040 [2429]">
                <v:stroke dashstyle="dash"/>
                <o:lock v:ext="edit" shapetype="f"/>
              </v:line>
            </w:pict>
          </mc:Fallback>
        </mc:AlternateContent>
      </w:r>
      <w:r w:rsidRPr="000555B4">
        <w:rPr>
          <w:noProof/>
        </w:rPr>
        <mc:AlternateContent>
          <mc:Choice Requires="wps">
            <w:drawing>
              <wp:anchor distT="0" distB="0" distL="114300" distR="114300" simplePos="0" relativeHeight="251706368" behindDoc="0" locked="0" layoutInCell="1" allowOverlap="1" wp14:anchorId="0497E8CD" wp14:editId="4D7C79E7">
                <wp:simplePos x="0" y="0"/>
                <wp:positionH relativeFrom="column">
                  <wp:posOffset>2597464</wp:posOffset>
                </wp:positionH>
                <wp:positionV relativeFrom="paragraph">
                  <wp:posOffset>43725</wp:posOffset>
                </wp:positionV>
                <wp:extent cx="540092" cy="11462"/>
                <wp:effectExtent l="0" t="0" r="31750" b="26670"/>
                <wp:wrapNone/>
                <wp:docPr id="27"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0092" cy="11462"/>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0A7239" id="Straight Connector 10"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204.5pt,3.45pt" to="247.0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" strokecolor="#404040 [2429]">
                <v:stroke dashstyle="dash"/>
                <o:lock v:ext="edit" shapetype="f"/>
              </v:line>
            </w:pict>
          </mc:Fallback>
        </mc:AlternateContent>
      </w:r>
    </w:p>
    <w:p w14:paraId="3417B968" w14:textId="77777777" w:rsidR="00100219" w:rsidRDefault="000555B4" w:rsidP="00100219">
      <w:r w:rsidRPr="000555B4">
        <w:rPr>
          <w:noProof/>
        </w:rPr>
        <mc:AlternateContent>
          <mc:Choice Requires="wps">
            <w:drawing>
              <wp:anchor distT="0" distB="0" distL="114300" distR="114300" simplePos="0" relativeHeight="251709440" behindDoc="0" locked="0" layoutInCell="1" allowOverlap="1" wp14:anchorId="37B3A3BB" wp14:editId="3722BA0D">
                <wp:simplePos x="0" y="0"/>
                <wp:positionH relativeFrom="column">
                  <wp:posOffset>370755</wp:posOffset>
                </wp:positionH>
                <wp:positionV relativeFrom="paragraph">
                  <wp:posOffset>126995</wp:posOffset>
                </wp:positionV>
                <wp:extent cx="914400" cy="760719"/>
                <wp:effectExtent l="0" t="0" r="19050" b="20955"/>
                <wp:wrapNone/>
                <wp:docPr id="3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14400" cy="760719"/>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575633" id="Straight Connector 13"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pt,10pt" to="101.2pt,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" strokecolor="#404040 [2429]">
                <o:lock v:ext="edit" shapetype="f"/>
              </v:line>
            </w:pict>
          </mc:Fallback>
        </mc:AlternateContent>
      </w:r>
      <w:r w:rsidRPr="000555B4">
        <w:rPr>
          <w:noProof/>
        </w:rPr>
        <mc:AlternateContent>
          <mc:Choice Requires="wps">
            <w:drawing>
              <wp:anchor distT="0" distB="0" distL="114300" distR="114300" simplePos="0" relativeHeight="251704320" behindDoc="0" locked="0" layoutInCell="1" allowOverlap="1" wp14:anchorId="20F77781" wp14:editId="0D6A46A4">
                <wp:simplePos x="0" y="0"/>
                <wp:positionH relativeFrom="column">
                  <wp:posOffset>370754</wp:posOffset>
                </wp:positionH>
                <wp:positionV relativeFrom="paragraph">
                  <wp:posOffset>4050</wp:posOffset>
                </wp:positionV>
                <wp:extent cx="883663" cy="122945"/>
                <wp:effectExtent l="0" t="0" r="31115" b="29845"/>
                <wp:wrapNone/>
                <wp:docPr id="23"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83663" cy="12294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D4C095" id="Straight Connector 8"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pt,.3pt" to="98.8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" strokecolor="#404040 [2429]">
                <o:lock v:ext="edit" shapetype="f"/>
              </v:line>
            </w:pict>
          </mc:Fallback>
        </mc:AlternateContent>
      </w:r>
    </w:p>
    <w:p w14:paraId="0D308CF2" w14:textId="77777777" w:rsidR="00100219" w:rsidRDefault="00D60782" w:rsidP="00100219">
      <w:r w:rsidRPr="00D60782">
        <w:rPr>
          <w:noProof/>
        </w:rPr>
        <mc:AlternateContent>
          <mc:Choice Requires="wps">
            <w:drawing>
              <wp:anchor distT="0" distB="0" distL="114300" distR="114300" simplePos="0" relativeHeight="251714560" behindDoc="0" locked="0" layoutInCell="1" allowOverlap="1" wp14:anchorId="4E691EC6" wp14:editId="79A7AFF0">
                <wp:simplePos x="0" y="0"/>
                <wp:positionH relativeFrom="column">
                  <wp:posOffset>-138312</wp:posOffset>
                </wp:positionH>
                <wp:positionV relativeFrom="paragraph">
                  <wp:posOffset>113259</wp:posOffset>
                </wp:positionV>
                <wp:extent cx="919243" cy="307777"/>
                <wp:effectExtent l="0" t="0" r="0" b="0"/>
                <wp:wrapNone/>
                <wp:docPr id="37" name="TextBox 30"/>
                <wp:cNvGraphicFramePr/>
                <a:graphic xmlns:a="http://schemas.openxmlformats.org/drawingml/2006/main">
                  <a:graphicData uri="http://schemas.microsoft.com/office/word/2010/wordprocessingShape">
                    <wps:wsp>
                      <wps:cNvSpPr txBox="1"/>
                      <wps:spPr>
                        <a:xfrm>
                          <a:off x="0" y="0"/>
                          <a:ext cx="919243" cy="307777"/>
                        </a:xfrm>
                        <a:prstGeom prst="rect">
                          <a:avLst/>
                        </a:prstGeom>
                        <a:noFill/>
                      </wps:spPr>
                      <wps:txbx>
                        <w:txbxContent>
                          <w:p w14:paraId="540AA52E" w14:textId="77777777" w:rsidR="00D60782" w:rsidRDefault="00D60782" w:rsidP="00D60782">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Risk Officer</w:t>
                            </w:r>
                          </w:p>
                        </w:txbxContent>
                      </wps:txbx>
                      <wps:bodyPr wrap="square" rtlCol="0">
                        <a:spAutoFit/>
                      </wps:bodyPr>
                    </wps:wsp>
                  </a:graphicData>
                </a:graphic>
              </wp:anchor>
            </w:drawing>
          </mc:Choice>
          <mc:Fallback>
            <w:pict>
              <v:shapetype w14:anchorId="4E691EC6" id="_x0000_t202" coordsize="21600,21600" o:spt="202" path="m,l,21600r21600,l21600,xe">
                <v:stroke joinstyle="miter"/>
                <v:path gradientshapeok="t" o:connecttype="rect"/>
              </v:shapetype>
              <v:shape id="TextBox 30" o:spid="_x0000_s1033" type="#_x0000_t202" style="position:absolute;left:0;text-align:left;margin-left:-10.9pt;margin-top:8.9pt;width:72.4pt;height:24.2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" filled="f" stroked="f">
                <v:textbox style="mso-fit-shape-to-text:t">
                  <w:txbxContent>
                    <w:p w14:paraId="540AA52E" w14:textId="77777777" w:rsidR="00D60782" w:rsidRDefault="00D60782" w:rsidP="00D60782">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Risk Officer</w:t>
                      </w:r>
                    </w:p>
                  </w:txbxContent>
                </v:textbox>
              </v:shape>
            </w:pict>
          </mc:Fallback>
        </mc:AlternateContent>
      </w:r>
    </w:p>
    <w:p w14:paraId="1A9BE24E" w14:textId="77777777" w:rsidR="00100219" w:rsidRDefault="00100219" w:rsidP="00100219"/>
    <w:p w14:paraId="69457B43" w14:textId="77777777" w:rsidR="00100219" w:rsidRDefault="000555B4" w:rsidP="00100219">
      <w:r w:rsidRPr="000555B4">
        <w:rPr>
          <w:noProof/>
        </w:rPr>
        <mc:AlternateContent>
          <mc:Choice Requires="wps">
            <w:drawing>
              <wp:anchor distT="0" distB="0" distL="114300" distR="114300" simplePos="0" relativeHeight="251707392" behindDoc="0" locked="0" layoutInCell="1" allowOverlap="1" wp14:anchorId="46073BB5" wp14:editId="60890E73">
                <wp:simplePos x="0" y="0"/>
                <wp:positionH relativeFrom="column">
                  <wp:posOffset>1270635</wp:posOffset>
                </wp:positionH>
                <wp:positionV relativeFrom="paragraph">
                  <wp:posOffset>2465</wp:posOffset>
                </wp:positionV>
                <wp:extent cx="1400797" cy="763430"/>
                <wp:effectExtent l="0" t="0" r="28575" b="17780"/>
                <wp:wrapNone/>
                <wp:docPr id="29" name="Oval 11"/>
                <wp:cNvGraphicFramePr/>
                <a:graphic xmlns:a="http://schemas.openxmlformats.org/drawingml/2006/main">
                  <a:graphicData uri="http://schemas.microsoft.com/office/word/2010/wordprocessingShape">
                    <wps:wsp>
                      <wps:cNvSpPr/>
                      <wps:spPr>
                        <a:xfrm>
                          <a:off x="0" y="0"/>
                          <a:ext cx="1400797" cy="76343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C55959" w14:textId="77777777" w:rsidR="000555B4" w:rsidRDefault="000555B4" w:rsidP="000555B4">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View Risk Profile</w:t>
                            </w:r>
                          </w:p>
                        </w:txbxContent>
                      </wps:txbx>
                      <wps:bodyPr rtlCol="0" anchor="ctr"/>
                    </wps:wsp>
                  </a:graphicData>
                </a:graphic>
              </wp:anchor>
            </w:drawing>
          </mc:Choice>
          <mc:Fallback>
            <w:pict>
              <v:oval w14:anchorId="46073BB5" id="Oval 11" o:spid="_x0000_s1034" style="position:absolute;left:0;text-align:left;margin-left:100.05pt;margin-top:.2pt;width:110.3pt;height:60.1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" fillcolor="#d8d8d8 [2732]" strokecolor="black [3213]" strokeweight=".5pt">
                <v:textbox>
                  <w:txbxContent>
                    <w:p w14:paraId="53C55959" w14:textId="77777777" w:rsidR="000555B4" w:rsidRDefault="000555B4" w:rsidP="000555B4">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View Risk Profile</w:t>
                      </w:r>
                    </w:p>
                  </w:txbxContent>
                </v:textbox>
              </v:oval>
            </w:pict>
          </mc:Fallback>
        </mc:AlternateContent>
      </w:r>
    </w:p>
    <w:p w14:paraId="2996AAA2" w14:textId="77777777" w:rsidR="00100219" w:rsidRDefault="00100219" w:rsidP="00100219"/>
    <w:p w14:paraId="141CD4E8" w14:textId="77777777" w:rsidR="000555B4" w:rsidRDefault="000555B4" w:rsidP="00100219"/>
    <w:p w14:paraId="312089C5" w14:textId="77777777" w:rsidR="000555B4" w:rsidRDefault="000555B4" w:rsidP="00100219"/>
    <w:p w14:paraId="48521AF7" w14:textId="77777777" w:rsidR="000555B4" w:rsidRDefault="000555B4" w:rsidP="00100219"/>
    <w:p w14:paraId="10E14BC0" w14:textId="77777777" w:rsidR="000555B4" w:rsidRDefault="000555B4" w:rsidP="00100219"/>
    <w:p w14:paraId="2E23CC4F" w14:textId="77777777" w:rsidR="000555B4" w:rsidRDefault="000555B4" w:rsidP="00100219">
      <w:r w:rsidRPr="000555B4">
        <w:rPr>
          <w:noProof/>
        </w:rPr>
        <mc:AlternateContent>
          <mc:Choice Requires="wps">
            <w:drawing>
              <wp:anchor distT="0" distB="0" distL="114300" distR="114300" simplePos="0" relativeHeight="251701248" behindDoc="0" locked="0" layoutInCell="1" allowOverlap="1" wp14:anchorId="3635C393" wp14:editId="103AA324">
                <wp:simplePos x="0" y="0"/>
                <wp:positionH relativeFrom="column">
                  <wp:posOffset>726264</wp:posOffset>
                </wp:positionH>
                <wp:positionV relativeFrom="paragraph">
                  <wp:posOffset>14605</wp:posOffset>
                </wp:positionV>
                <wp:extent cx="3891993" cy="45719"/>
                <wp:effectExtent l="0" t="0" r="0" b="0"/>
                <wp:wrapNone/>
                <wp:docPr id="20" name="Rectangle 5"/>
                <wp:cNvGraphicFramePr/>
                <a:graphic xmlns:a="http://schemas.openxmlformats.org/drawingml/2006/main">
                  <a:graphicData uri="http://schemas.microsoft.com/office/word/2010/wordprocessingShape">
                    <wps:wsp>
                      <wps:cNvSpPr/>
                      <wps:spPr>
                        <a:xfrm>
                          <a:off x="0" y="0"/>
                          <a:ext cx="3891993" cy="4571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99F5833" id="Rectangle 5" o:spid="_x0000_s1026" style="position:absolute;margin-left:57.2pt;margin-top:1.15pt;width:306.45pt;height:3.6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" fillcolor="#d8d8d8 [2732]" stroked="f" strokeweight="2pt"/>
            </w:pict>
          </mc:Fallback>
        </mc:AlternateContent>
      </w:r>
    </w:p>
    <w:p w14:paraId="2E61B816" w14:textId="77777777" w:rsidR="000555B4" w:rsidRPr="00100219" w:rsidRDefault="000555B4" w:rsidP="00100219"/>
    <w:p w14:paraId="5C36DD58" w14:textId="77777777" w:rsidR="00F15746" w:rsidRDefault="00F87A84" w:rsidP="00100219">
      <w:r w:rsidRPr="00FC7956">
        <w:rPr>
          <w:noProof/>
        </w:rPr>
        <mc:AlternateContent>
          <mc:Choice Requires="wps">
            <w:drawing>
              <wp:anchor distT="0" distB="0" distL="114300" distR="114300" simplePos="0" relativeHeight="251719680" behindDoc="0" locked="0" layoutInCell="1" allowOverlap="1" wp14:anchorId="07949605" wp14:editId="12F4BF87">
                <wp:simplePos x="0" y="0"/>
                <wp:positionH relativeFrom="column">
                  <wp:posOffset>752475</wp:posOffset>
                </wp:positionH>
                <wp:positionV relativeFrom="paragraph">
                  <wp:posOffset>1270</wp:posOffset>
                </wp:positionV>
                <wp:extent cx="3887470" cy="45085"/>
                <wp:effectExtent l="0" t="0" r="0" b="0"/>
                <wp:wrapNone/>
                <wp:docPr id="62" name="Rectangle 5"/>
                <wp:cNvGraphicFramePr/>
                <a:graphic xmlns:a="http://schemas.openxmlformats.org/drawingml/2006/main">
                  <a:graphicData uri="http://schemas.microsoft.com/office/word/2010/wordprocessingShape">
                    <wps:wsp>
                      <wps:cNvSpPr/>
                      <wps:spPr>
                        <a:xfrm>
                          <a:off x="0" y="0"/>
                          <a:ext cx="3887470" cy="45085"/>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6013E124" id="Rectangle 5" o:spid="_x0000_s1026" style="position:absolute;margin-left:59.25pt;margin-top:.1pt;width:306.1pt;height:3.5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" fillcolor="#d8d8d8 [2732]" stroked="f" strokeweight="2pt"/>
            </w:pict>
          </mc:Fallback>
        </mc:AlternateContent>
      </w:r>
    </w:p>
    <w:p w14:paraId="3FD667A3" w14:textId="77777777" w:rsidR="00F15746" w:rsidRDefault="00F15746" w:rsidP="00100219"/>
    <w:p w14:paraId="44266201" w14:textId="77777777" w:rsidR="00100219" w:rsidRPr="00100219" w:rsidRDefault="00100219" w:rsidP="00100219"/>
    <w:p w14:paraId="0F8AAA04" w14:textId="77777777" w:rsidR="00255677" w:rsidRDefault="00255677" w:rsidP="00255677">
      <w:pPr>
        <w:pStyle w:val="Heading3"/>
        <w:numPr>
          <w:ilvl w:val="2"/>
          <w:numId w:val="12"/>
        </w:numPr>
      </w:pPr>
      <w:bookmarkStart w:id="121" w:name="_Toc77013333"/>
      <w:r>
        <w:t>Risk Assessment on Declaration Use Cases</w:t>
      </w:r>
      <w:bookmarkEnd w:id="121"/>
      <w:r>
        <w:t xml:space="preserve"> </w:t>
      </w:r>
    </w:p>
    <w:p w14:paraId="55A91346" w14:textId="77777777" w:rsidR="00B12611" w:rsidRPr="00B12611" w:rsidRDefault="00B12611" w:rsidP="00B12611"/>
    <w:p w14:paraId="52554AA2" w14:textId="77777777" w:rsidR="00E24B24" w:rsidRDefault="0008623B" w:rsidP="00DB3767">
      <w:pPr>
        <w:pStyle w:val="StyleBodyTextCharCenturyGothic10ptNotItalicAuto"/>
      </w:pPr>
      <w:r>
        <w:rPr>
          <w:noProof/>
        </w:rPr>
        <mc:AlternateContent>
          <mc:Choice Requires="wps">
            <w:drawing>
              <wp:anchor distT="0" distB="0" distL="114300" distR="114300" simplePos="0" relativeHeight="251749376" behindDoc="0" locked="0" layoutInCell="1" allowOverlap="1" wp14:anchorId="6F21B96C" wp14:editId="20A7A2A9">
                <wp:simplePos x="0" y="0"/>
                <wp:positionH relativeFrom="margin">
                  <wp:posOffset>1077686</wp:posOffset>
                </wp:positionH>
                <wp:positionV relativeFrom="paragraph">
                  <wp:posOffset>7529</wp:posOffset>
                </wp:positionV>
                <wp:extent cx="4218534" cy="297815"/>
                <wp:effectExtent l="0" t="0" r="10795" b="26035"/>
                <wp:wrapNone/>
                <wp:docPr id="114" name="Rectangle: Folded Corner 114"/>
                <wp:cNvGraphicFramePr/>
                <a:graphic xmlns:a="http://schemas.openxmlformats.org/drawingml/2006/main">
                  <a:graphicData uri="http://schemas.microsoft.com/office/word/2010/wordprocessingShape">
                    <wps:wsp>
                      <wps:cNvSpPr/>
                      <wps:spPr>
                        <a:xfrm>
                          <a:off x="0" y="0"/>
                          <a:ext cx="4218534" cy="297815"/>
                        </a:xfrm>
                        <a:prstGeom prst="foldedCorner">
                          <a:avLst/>
                        </a:prstGeom>
                        <a:solidFill>
                          <a:schemeClr val="bg1">
                            <a:lumMod val="85000"/>
                          </a:schemeClr>
                        </a:solidFill>
                        <a:ln w="6350">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FA3EA3" w14:textId="77777777" w:rsidR="0008623B" w:rsidRDefault="0008623B" w:rsidP="0008623B">
                            <w:pPr>
                              <w:jc w:val="center"/>
                            </w:pPr>
                            <w:r>
                              <w:rPr>
                                <w:rFonts w:asciiTheme="minorHAnsi" w:hAnsi="Calibri" w:cstheme="minorBidi"/>
                                <w:b/>
                                <w:bCs/>
                                <w:color w:val="000000" w:themeColor="text1"/>
                                <w:kern w:val="24"/>
                                <w:sz w:val="18"/>
                                <w:szCs w:val="18"/>
                              </w:rPr>
                              <w:t>Risk Assessment on Declaration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1B96C" id="Rectangle: Folded Corner 114" o:spid="_x0000_s1035" type="#_x0000_t65" style="position:absolute;left:0;text-align:left;margin-left:84.85pt;margin-top:.6pt;width:332.15pt;height:23.45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" adj="18000" fillcolor="#d8d8d8 [2732]" strokecolor="gray [1629]" strokeweight=".5pt">
                <v:textbox>
                  <w:txbxContent>
                    <w:p w14:paraId="3FFA3EA3" w14:textId="77777777" w:rsidR="0008623B" w:rsidRDefault="0008623B" w:rsidP="0008623B">
                      <w:pPr>
                        <w:jc w:val="center"/>
                      </w:pPr>
                      <w:r>
                        <w:rPr>
                          <w:rFonts w:asciiTheme="minorHAnsi" w:hAnsi="Calibri" w:cstheme="minorBidi"/>
                          <w:b/>
                          <w:bCs/>
                          <w:color w:val="000000" w:themeColor="text1"/>
                          <w:kern w:val="24"/>
                          <w:sz w:val="18"/>
                          <w:szCs w:val="18"/>
                        </w:rPr>
                        <w:t>Risk Assessment on Declaration</w:t>
                      </w:r>
                    </w:p>
                  </w:txbxContent>
                </v:textbox>
                <w10:wrap anchorx="margin"/>
              </v:shape>
            </w:pict>
          </mc:Fallback>
        </mc:AlternateContent>
      </w:r>
      <w:r w:rsidRPr="0008623B">
        <w:rPr>
          <w:noProof/>
        </w:rPr>
        <mc:AlternateContent>
          <mc:Choice Requires="wps">
            <w:drawing>
              <wp:anchor distT="0" distB="0" distL="114300" distR="114300" simplePos="0" relativeHeight="251729920" behindDoc="0" locked="0" layoutInCell="1" allowOverlap="1" wp14:anchorId="4F3A2F95" wp14:editId="68BB55B4">
                <wp:simplePos x="0" y="0"/>
                <wp:positionH relativeFrom="column">
                  <wp:posOffset>1550670</wp:posOffset>
                </wp:positionH>
                <wp:positionV relativeFrom="paragraph">
                  <wp:posOffset>671195</wp:posOffset>
                </wp:positionV>
                <wp:extent cx="1400797" cy="762743"/>
                <wp:effectExtent l="0" t="0" r="28575" b="18415"/>
                <wp:wrapNone/>
                <wp:docPr id="70" name="Oval 15"/>
                <wp:cNvGraphicFramePr/>
                <a:graphic xmlns:a="http://schemas.openxmlformats.org/drawingml/2006/main">
                  <a:graphicData uri="http://schemas.microsoft.com/office/word/2010/wordprocessingShape">
                    <wps:wsp>
                      <wps:cNvSpPr/>
                      <wps:spPr>
                        <a:xfrm>
                          <a:off x="0" y="0"/>
                          <a:ext cx="1400797" cy="762743"/>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ABE981" w14:textId="77777777" w:rsidR="0008623B" w:rsidRDefault="0008623B" w:rsidP="0008623B">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Process Declaration for Risk Assessment</w:t>
                            </w:r>
                          </w:p>
                        </w:txbxContent>
                      </wps:txbx>
                      <wps:bodyPr rtlCol="0" anchor="ctr"/>
                    </wps:wsp>
                  </a:graphicData>
                </a:graphic>
              </wp:anchor>
            </w:drawing>
          </mc:Choice>
          <mc:Fallback>
            <w:pict>
              <v:oval w14:anchorId="4F3A2F95" id="Oval 15" o:spid="_x0000_s1036" style="position:absolute;left:0;text-align:left;margin-left:122.1pt;margin-top:52.85pt;width:110.3pt;height:60.0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" fillcolor="#d8d8d8 [2732]" strokecolor="black [3213]" strokeweight=".5pt">
                <v:textbox>
                  <w:txbxContent>
                    <w:p w14:paraId="3FABE981" w14:textId="77777777" w:rsidR="0008623B" w:rsidRDefault="0008623B" w:rsidP="0008623B">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Process Declaration for Risk Assessment</w:t>
                      </w:r>
                    </w:p>
                  </w:txbxContent>
                </v:textbox>
              </v:oval>
            </w:pict>
          </mc:Fallback>
        </mc:AlternateContent>
      </w:r>
    </w:p>
    <w:p w14:paraId="2D1CF967" w14:textId="77777777" w:rsidR="0008623B" w:rsidRDefault="0008623B" w:rsidP="00DB3767">
      <w:pPr>
        <w:pStyle w:val="StyleBodyTextCharCenturyGothic10ptNotItalicAuto"/>
      </w:pPr>
    </w:p>
    <w:p w14:paraId="4B98A202" w14:textId="77777777" w:rsidR="0008623B" w:rsidRDefault="0008623B" w:rsidP="00DB3767">
      <w:pPr>
        <w:pStyle w:val="StyleBodyTextCharCenturyGothic10ptNotItalicAuto"/>
      </w:pPr>
    </w:p>
    <w:p w14:paraId="398C0C68" w14:textId="77777777" w:rsidR="00C6652C" w:rsidRDefault="002E09D2" w:rsidP="00DB3767">
      <w:pPr>
        <w:pStyle w:val="StyleBodyTextCharCenturyGothic10ptNotItalicAuto"/>
      </w:pPr>
      <w:r w:rsidRPr="0008623B">
        <w:rPr>
          <w:noProof/>
        </w:rPr>
        <mc:AlternateContent>
          <mc:Choice Requires="wps">
            <w:drawing>
              <wp:anchor distT="0" distB="0" distL="114300" distR="114300" simplePos="0" relativeHeight="251731968" behindDoc="0" locked="0" layoutInCell="1" allowOverlap="1" wp14:anchorId="375E6DF0" wp14:editId="421ABA33">
                <wp:simplePos x="0" y="0"/>
                <wp:positionH relativeFrom="column">
                  <wp:posOffset>5239449</wp:posOffset>
                </wp:positionH>
                <wp:positionV relativeFrom="paragraph">
                  <wp:posOffset>69850</wp:posOffset>
                </wp:positionV>
                <wp:extent cx="45719" cy="4103274"/>
                <wp:effectExtent l="0" t="0" r="0" b="0"/>
                <wp:wrapNone/>
                <wp:docPr id="72" name="Rectangle 17"/>
                <wp:cNvGraphicFramePr/>
                <a:graphic xmlns:a="http://schemas.openxmlformats.org/drawingml/2006/main">
                  <a:graphicData uri="http://schemas.microsoft.com/office/word/2010/wordprocessingShape">
                    <wps:wsp>
                      <wps:cNvSpPr/>
                      <wps:spPr>
                        <a:xfrm>
                          <a:off x="0" y="0"/>
                          <a:ext cx="45719" cy="4103274"/>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1A88962F" id="Rectangle 17" o:spid="_x0000_s1026" style="position:absolute;margin-left:412.55pt;margin-top:5.5pt;width:3.6pt;height:323.1pt;z-index:251731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" fillcolor="#d8d8d8 [2732]" stroked="f" strokeweight="2pt"/>
            </w:pict>
          </mc:Fallback>
        </mc:AlternateContent>
      </w:r>
      <w:r w:rsidRPr="0008623B">
        <w:rPr>
          <w:noProof/>
        </w:rPr>
        <mc:AlternateContent>
          <mc:Choice Requires="wps">
            <w:drawing>
              <wp:anchor distT="0" distB="0" distL="114300" distR="114300" simplePos="0" relativeHeight="251730944" behindDoc="0" locked="0" layoutInCell="1" allowOverlap="1" wp14:anchorId="6C8D1ECB" wp14:editId="38151D0B">
                <wp:simplePos x="0" y="0"/>
                <wp:positionH relativeFrom="column">
                  <wp:posOffset>1054634</wp:posOffset>
                </wp:positionH>
                <wp:positionV relativeFrom="paragraph">
                  <wp:posOffset>39631</wp:posOffset>
                </wp:positionV>
                <wp:extent cx="4230370" cy="4187799"/>
                <wp:effectExtent l="0" t="0" r="17780" b="22860"/>
                <wp:wrapNone/>
                <wp:docPr id="71" name="Rectangle 16"/>
                <wp:cNvGraphicFramePr/>
                <a:graphic xmlns:a="http://schemas.openxmlformats.org/drawingml/2006/main">
                  <a:graphicData uri="http://schemas.microsoft.com/office/word/2010/wordprocessingShape">
                    <wps:wsp>
                      <wps:cNvSpPr/>
                      <wps:spPr>
                        <a:xfrm>
                          <a:off x="0" y="0"/>
                          <a:ext cx="4230370" cy="4187799"/>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28D306BD" id="Rectangle 16" o:spid="_x0000_s1026" style="position:absolute;margin-left:83.05pt;margin-top:3.1pt;width:333.1pt;height:329.75pt;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" filled="f" strokecolor="gray [1629]" strokeweight="2pt">
                <v:stroke dashstyle="1 1"/>
              </v:rect>
            </w:pict>
          </mc:Fallback>
        </mc:AlternateContent>
      </w:r>
    </w:p>
    <w:p w14:paraId="4CC4B7EA" w14:textId="77777777" w:rsidR="00C6652C" w:rsidRDefault="00C6652C" w:rsidP="00DB3767">
      <w:pPr>
        <w:pStyle w:val="StyleBodyTextCharCenturyGothic10ptNotItalicAuto"/>
      </w:pPr>
    </w:p>
    <w:p w14:paraId="31D06673" w14:textId="77777777" w:rsidR="00C6652C" w:rsidRDefault="00C6652C" w:rsidP="00DB3767">
      <w:pPr>
        <w:pStyle w:val="StyleBodyTextCharCenturyGothic10ptNotItalicAuto"/>
      </w:pPr>
    </w:p>
    <w:p w14:paraId="22F70679" w14:textId="77777777" w:rsidR="00C6652C" w:rsidRDefault="00C6652C" w:rsidP="00DB3767">
      <w:pPr>
        <w:pStyle w:val="StyleBodyTextCharCenturyGothic10ptNotItalicAuto"/>
      </w:pPr>
    </w:p>
    <w:p w14:paraId="79C00860" w14:textId="77777777" w:rsidR="00C6652C" w:rsidRDefault="00C6652C" w:rsidP="00DB3767">
      <w:pPr>
        <w:pStyle w:val="StyleBodyTextCharCenturyGothic10ptNotItalicAuto"/>
      </w:pPr>
    </w:p>
    <w:p w14:paraId="570E4276" w14:textId="77777777" w:rsidR="00E24B24" w:rsidRDefault="00E24B24" w:rsidP="00DB3767">
      <w:pPr>
        <w:pStyle w:val="StyleBodyTextCharCenturyGothic10ptNotItalicAuto"/>
      </w:pPr>
    </w:p>
    <w:p w14:paraId="59187ECF" w14:textId="77777777" w:rsidR="00E24B24" w:rsidRDefault="0008623B" w:rsidP="00DB3767">
      <w:pPr>
        <w:pStyle w:val="StyleBodyTextCharCenturyGothic10ptNotItalicAuto"/>
      </w:pPr>
      <w:r w:rsidRPr="0008623B">
        <w:rPr>
          <w:noProof/>
        </w:rPr>
        <mc:AlternateContent>
          <mc:Choice Requires="wps">
            <w:drawing>
              <wp:anchor distT="0" distB="0" distL="114300" distR="114300" simplePos="0" relativeHeight="251739136" behindDoc="0" locked="0" layoutInCell="1" allowOverlap="1" wp14:anchorId="59269233" wp14:editId="13DF9628">
                <wp:simplePos x="0" y="0"/>
                <wp:positionH relativeFrom="column">
                  <wp:posOffset>2245659</wp:posOffset>
                </wp:positionH>
                <wp:positionV relativeFrom="paragraph">
                  <wp:posOffset>35315</wp:posOffset>
                </wp:positionV>
                <wp:extent cx="7684" cy="345781"/>
                <wp:effectExtent l="0" t="0" r="30480" b="35560"/>
                <wp:wrapNone/>
                <wp:docPr id="87"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684" cy="345781"/>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BD0C87" id="Straight Connector 33" o:spid="_x0000_s1026" style="position:absolute;flip:x;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8pt,2.8pt" to="177.4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" strokecolor="#404040 [2429]">
                <v:stroke dashstyle="dash"/>
                <o:lock v:ext="edit" shapetype="f"/>
              </v:line>
            </w:pict>
          </mc:Fallback>
        </mc:AlternateContent>
      </w:r>
    </w:p>
    <w:p w14:paraId="1BC5B227" w14:textId="77777777" w:rsidR="00E24B24" w:rsidRDefault="00314748" w:rsidP="00DB3767">
      <w:pPr>
        <w:pStyle w:val="StyleBodyTextCharCenturyGothic10ptNotItalicAuto"/>
      </w:pPr>
      <w:r w:rsidRPr="0008623B">
        <w:rPr>
          <w:noProof/>
        </w:rPr>
        <w:drawing>
          <wp:anchor distT="0" distB="0" distL="114300" distR="114300" simplePos="0" relativeHeight="251745280" behindDoc="0" locked="0" layoutInCell="1" allowOverlap="1" wp14:anchorId="1E051663" wp14:editId="28F556FC">
            <wp:simplePos x="0" y="0"/>
            <wp:positionH relativeFrom="column">
              <wp:posOffset>77155</wp:posOffset>
            </wp:positionH>
            <wp:positionV relativeFrom="paragraph">
              <wp:posOffset>13058</wp:posOffset>
            </wp:positionV>
            <wp:extent cx="819264" cy="809738"/>
            <wp:effectExtent l="0" t="0" r="0" b="9525"/>
            <wp:wrapNone/>
            <wp:docPr id="50" name="Picture 49" descr="A close-up of a basketball hoop&#10;&#10;Description automatically generated with medium confidence">
              <a:extLst xmlns:a="http://schemas.openxmlformats.org/drawingml/2006/main">
                <a:ext uri="{FF2B5EF4-FFF2-40B4-BE49-F238E27FC236}">
                  <a16:creationId xmlns:a16="http://schemas.microsoft.com/office/drawing/2014/main" id="{9C6B6D32-8439-4D16-8B3A-36424C24CD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9" descr="A close-up of a basketball hoop&#10;&#10;Description automatically generated with medium confidence">
                      <a:extLst>
                        <a:ext uri="{FF2B5EF4-FFF2-40B4-BE49-F238E27FC236}">
                          <a16:creationId xmlns:a16="http://schemas.microsoft.com/office/drawing/2014/main" id="{9C6B6D32-8439-4D16-8B3A-36424C24CD02}"/>
                        </a:ext>
                      </a:extLst>
                    </pic:cNvPr>
                    <pic:cNvPicPr>
                      <a:picLocks noChangeAspect="1"/>
                    </pic:cNvPicPr>
                  </pic:nvPicPr>
                  <pic:blipFill>
                    <a:blip r:embed="rId27"/>
                    <a:stretch>
                      <a:fillRect/>
                    </a:stretch>
                  </pic:blipFill>
                  <pic:spPr>
                    <a:xfrm>
                      <a:off x="0" y="0"/>
                      <a:ext cx="819264" cy="809738"/>
                    </a:xfrm>
                    <a:prstGeom prst="rect">
                      <a:avLst/>
                    </a:prstGeom>
                  </pic:spPr>
                </pic:pic>
              </a:graphicData>
            </a:graphic>
          </wp:anchor>
        </w:drawing>
      </w:r>
    </w:p>
    <w:p w14:paraId="0A504BAD" w14:textId="77777777" w:rsidR="00E24B24" w:rsidRDefault="0008623B" w:rsidP="00DB3767">
      <w:pPr>
        <w:pStyle w:val="StyleBodyTextCharCenturyGothic10ptNotItalicAuto"/>
      </w:pPr>
      <w:r w:rsidRPr="0008623B">
        <w:rPr>
          <w:noProof/>
        </w:rPr>
        <mc:AlternateContent>
          <mc:Choice Requires="wps">
            <w:drawing>
              <wp:anchor distT="0" distB="0" distL="114300" distR="114300" simplePos="0" relativeHeight="251734016" behindDoc="0" locked="0" layoutInCell="1" allowOverlap="1" wp14:anchorId="1CE68019" wp14:editId="0CD9A9DE">
                <wp:simplePos x="0" y="0"/>
                <wp:positionH relativeFrom="column">
                  <wp:posOffset>1565910</wp:posOffset>
                </wp:positionH>
                <wp:positionV relativeFrom="paragraph">
                  <wp:posOffset>28575</wp:posOffset>
                </wp:positionV>
                <wp:extent cx="1400175" cy="763270"/>
                <wp:effectExtent l="0" t="0" r="28575" b="17780"/>
                <wp:wrapNone/>
                <wp:docPr id="74" name="Oval 20"/>
                <wp:cNvGraphicFramePr/>
                <a:graphic xmlns:a="http://schemas.openxmlformats.org/drawingml/2006/main">
                  <a:graphicData uri="http://schemas.microsoft.com/office/word/2010/wordprocessingShape">
                    <wps:wsp>
                      <wps:cNvSpPr/>
                      <wps:spPr>
                        <a:xfrm>
                          <a:off x="0" y="0"/>
                          <a:ext cx="1400175" cy="76327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B9A5E7" w14:textId="02C414F2" w:rsidR="0008623B" w:rsidRDefault="0008623B" w:rsidP="0008623B">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Random Selectivity for Green Lane</w:t>
                            </w:r>
                          </w:p>
                        </w:txbxContent>
                      </wps:txbx>
                      <wps:bodyPr rtlCol="0" anchor="ctr"/>
                    </wps:wsp>
                  </a:graphicData>
                </a:graphic>
              </wp:anchor>
            </w:drawing>
          </mc:Choice>
          <mc:Fallback>
            <w:pict>
              <v:oval w14:anchorId="1CE68019" id="Oval 20" o:spid="_x0000_s1037" style="position:absolute;left:0;text-align:left;margin-left:123.3pt;margin-top:2.25pt;width:110.25pt;height:60.1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" fillcolor="#d8d8d8 [2732]" strokecolor="black [3213]" strokeweight=".5pt">
                <v:textbox>
                  <w:txbxContent>
                    <w:p w14:paraId="7DB9A5E7" w14:textId="02C414F2" w:rsidR="0008623B" w:rsidRDefault="0008623B" w:rsidP="0008623B">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Random Selectivity for Green Lane</w:t>
                      </w:r>
                    </w:p>
                  </w:txbxContent>
                </v:textbox>
              </v:oval>
            </w:pict>
          </mc:Fallback>
        </mc:AlternateContent>
      </w:r>
    </w:p>
    <w:p w14:paraId="4573E697" w14:textId="77777777" w:rsidR="000D3461" w:rsidRDefault="000D3461" w:rsidP="00DB3767">
      <w:pPr>
        <w:pStyle w:val="StyleBodyTextCharCenturyGothic10ptNotItalicAuto"/>
      </w:pPr>
    </w:p>
    <w:p w14:paraId="0A621848" w14:textId="77777777" w:rsidR="00E24B24" w:rsidRDefault="00314748" w:rsidP="00DB3767">
      <w:pPr>
        <w:pStyle w:val="StyleBodyTextCharCenturyGothic10ptNotItalicAuto"/>
      </w:pPr>
      <w:r w:rsidRPr="0008623B">
        <w:rPr>
          <w:noProof/>
        </w:rPr>
        <mc:AlternateContent>
          <mc:Choice Requires="wps">
            <w:drawing>
              <wp:anchor distT="0" distB="0" distL="114300" distR="114300" simplePos="0" relativeHeight="251747328" behindDoc="0" locked="0" layoutInCell="1" allowOverlap="1" wp14:anchorId="6D4FCADF" wp14:editId="5C41666E">
                <wp:simplePos x="0" y="0"/>
                <wp:positionH relativeFrom="column">
                  <wp:posOffset>879475</wp:posOffset>
                </wp:positionH>
                <wp:positionV relativeFrom="paragraph">
                  <wp:posOffset>73527</wp:posOffset>
                </wp:positionV>
                <wp:extent cx="692988" cy="2479"/>
                <wp:effectExtent l="0" t="0" r="31115" b="36195"/>
                <wp:wrapNone/>
                <wp:docPr id="10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2988" cy="2479"/>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220730" id="Straight Connector 51"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69.25pt,5.8pt" to="123.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" strokecolor="#404040 [2429]">
                <o:lock v:ext="edit" shapetype="f"/>
              </v:line>
            </w:pict>
          </mc:Fallback>
        </mc:AlternateContent>
      </w:r>
    </w:p>
    <w:p w14:paraId="704A4B6F" w14:textId="77777777" w:rsidR="00FF5D9B" w:rsidRDefault="00FF5D9B" w:rsidP="00DB3767">
      <w:pPr>
        <w:pStyle w:val="StyleBodyTextCharCenturyGothic10ptNotItalicAuto"/>
      </w:pPr>
    </w:p>
    <w:p w14:paraId="6D3CD3E3" w14:textId="77777777" w:rsidR="00FF5D9B" w:rsidRDefault="00314748" w:rsidP="00DB3767">
      <w:pPr>
        <w:pStyle w:val="StyleBodyTextCharCenturyGothic10ptNotItalicAuto"/>
      </w:pPr>
      <w:r w:rsidRPr="0008623B">
        <w:rPr>
          <w:noProof/>
        </w:rPr>
        <mc:AlternateContent>
          <mc:Choice Requires="wps">
            <w:drawing>
              <wp:anchor distT="0" distB="0" distL="114300" distR="114300" simplePos="0" relativeHeight="251746304" behindDoc="0" locked="0" layoutInCell="1" allowOverlap="1" wp14:anchorId="4993B5FF" wp14:editId="04F40B1B">
                <wp:simplePos x="0" y="0"/>
                <wp:positionH relativeFrom="margin">
                  <wp:align>left</wp:align>
                </wp:positionH>
                <wp:positionV relativeFrom="paragraph">
                  <wp:posOffset>27028</wp:posOffset>
                </wp:positionV>
                <wp:extent cx="919243" cy="200055"/>
                <wp:effectExtent l="0" t="0" r="0" b="0"/>
                <wp:wrapNone/>
                <wp:docPr id="100" name="TextBox 50"/>
                <wp:cNvGraphicFramePr/>
                <a:graphic xmlns:a="http://schemas.openxmlformats.org/drawingml/2006/main">
                  <a:graphicData uri="http://schemas.microsoft.com/office/word/2010/wordprocessingShape">
                    <wps:wsp>
                      <wps:cNvSpPr txBox="1"/>
                      <wps:spPr>
                        <a:xfrm>
                          <a:off x="0" y="0"/>
                          <a:ext cx="919243" cy="200055"/>
                        </a:xfrm>
                        <a:prstGeom prst="rect">
                          <a:avLst/>
                        </a:prstGeom>
                        <a:noFill/>
                      </wps:spPr>
                      <wps:txbx>
                        <w:txbxContent>
                          <w:p w14:paraId="6CC47140" w14:textId="77777777" w:rsidR="0008623B" w:rsidRDefault="0008623B" w:rsidP="0008623B">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System</w:t>
                            </w:r>
                          </w:p>
                        </w:txbxContent>
                      </wps:txbx>
                      <wps:bodyPr wrap="square" rtlCol="0">
                        <a:spAutoFit/>
                      </wps:bodyPr>
                    </wps:wsp>
                  </a:graphicData>
                </a:graphic>
              </wp:anchor>
            </w:drawing>
          </mc:Choice>
          <mc:Fallback>
            <w:pict>
              <v:shape w14:anchorId="4993B5FF" id="TextBox 50" o:spid="_x0000_s1038" type="#_x0000_t202" style="position:absolute;left:0;text-align:left;margin-left:0;margin-top:2.15pt;width:72.4pt;height:15.75pt;z-index:2517463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" filled="f" stroked="f">
                <v:textbox style="mso-fit-shape-to-text:t">
                  <w:txbxContent>
                    <w:p w14:paraId="6CC47140" w14:textId="77777777" w:rsidR="0008623B" w:rsidRDefault="0008623B" w:rsidP="0008623B">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System</w:t>
                      </w:r>
                    </w:p>
                  </w:txbxContent>
                </v:textbox>
                <w10:wrap anchorx="margin"/>
              </v:shape>
            </w:pict>
          </mc:Fallback>
        </mc:AlternateContent>
      </w:r>
    </w:p>
    <w:p w14:paraId="5199A154" w14:textId="77777777" w:rsidR="00404126" w:rsidRDefault="00404126" w:rsidP="00DB3767">
      <w:pPr>
        <w:pStyle w:val="StyleBodyTextCharCenturyGothic10ptNotItalicAuto"/>
      </w:pPr>
    </w:p>
    <w:p w14:paraId="0DCEE2B8" w14:textId="77777777" w:rsidR="00404126" w:rsidRDefault="0008623B" w:rsidP="00DB3767">
      <w:pPr>
        <w:pStyle w:val="StyleBodyTextCharCenturyGothic10ptNotItalicAuto"/>
      </w:pPr>
      <w:r w:rsidRPr="0008623B">
        <w:rPr>
          <w:noProof/>
        </w:rPr>
        <mc:AlternateContent>
          <mc:Choice Requires="wps">
            <w:drawing>
              <wp:anchor distT="0" distB="0" distL="114300" distR="114300" simplePos="0" relativeHeight="251736064" behindDoc="0" locked="0" layoutInCell="1" allowOverlap="1" wp14:anchorId="6879E743" wp14:editId="24EE9BD5">
                <wp:simplePos x="0" y="0"/>
                <wp:positionH relativeFrom="column">
                  <wp:posOffset>1592644</wp:posOffset>
                </wp:positionH>
                <wp:positionV relativeFrom="paragraph">
                  <wp:posOffset>65197</wp:posOffset>
                </wp:positionV>
                <wp:extent cx="1400797" cy="763430"/>
                <wp:effectExtent l="0" t="0" r="28575" b="17780"/>
                <wp:wrapNone/>
                <wp:docPr id="76" name="Oval 25"/>
                <wp:cNvGraphicFramePr/>
                <a:graphic xmlns:a="http://schemas.openxmlformats.org/drawingml/2006/main">
                  <a:graphicData uri="http://schemas.microsoft.com/office/word/2010/wordprocessingShape">
                    <wps:wsp>
                      <wps:cNvSpPr/>
                      <wps:spPr>
                        <a:xfrm>
                          <a:off x="0" y="0"/>
                          <a:ext cx="1400797" cy="76343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B81DE5" w14:textId="77777777" w:rsidR="0008623B" w:rsidRDefault="0008623B" w:rsidP="0008623B">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 xml:space="preserve">Update system Decision </w:t>
                            </w:r>
                          </w:p>
                        </w:txbxContent>
                      </wps:txbx>
                      <wps:bodyPr rtlCol="0" anchor="ctr"/>
                    </wps:wsp>
                  </a:graphicData>
                </a:graphic>
              </wp:anchor>
            </w:drawing>
          </mc:Choice>
          <mc:Fallback>
            <w:pict>
              <v:oval w14:anchorId="6879E743" id="Oval 25" o:spid="_x0000_s1039" style="position:absolute;left:0;text-align:left;margin-left:125.4pt;margin-top:5.15pt;width:110.3pt;height:60.1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" fillcolor="#d8d8d8 [2732]" strokecolor="black [3213]" strokeweight=".5pt">
                <v:textbox>
                  <w:txbxContent>
                    <w:p w14:paraId="04B81DE5" w14:textId="77777777" w:rsidR="0008623B" w:rsidRDefault="0008623B" w:rsidP="0008623B">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 xml:space="preserve">Update system Decision </w:t>
                      </w:r>
                    </w:p>
                  </w:txbxContent>
                </v:textbox>
              </v:oval>
            </w:pict>
          </mc:Fallback>
        </mc:AlternateContent>
      </w:r>
    </w:p>
    <w:p w14:paraId="54DC6018" w14:textId="77777777" w:rsidR="00FE7404" w:rsidRDefault="00FE7404" w:rsidP="00DB3767">
      <w:pPr>
        <w:pStyle w:val="StyleBodyTextCharCenturyGothic10ptNotItalicAuto"/>
      </w:pPr>
    </w:p>
    <w:p w14:paraId="255F5BDA" w14:textId="77777777" w:rsidR="00FE7404" w:rsidRDefault="0008623B" w:rsidP="00DB3767">
      <w:pPr>
        <w:pStyle w:val="StyleBodyTextCharCenturyGothic10ptNotItalicAuto"/>
      </w:pPr>
      <w:r w:rsidRPr="0008623B">
        <w:rPr>
          <w:noProof/>
        </w:rPr>
        <mc:AlternateContent>
          <mc:Choice Requires="wps">
            <w:drawing>
              <wp:anchor distT="0" distB="0" distL="114300" distR="114300" simplePos="0" relativeHeight="251735040" behindDoc="0" locked="0" layoutInCell="1" allowOverlap="1" wp14:anchorId="428746D3" wp14:editId="2B0BA04B">
                <wp:simplePos x="0" y="0"/>
                <wp:positionH relativeFrom="column">
                  <wp:posOffset>3700780</wp:posOffset>
                </wp:positionH>
                <wp:positionV relativeFrom="paragraph">
                  <wp:posOffset>93980</wp:posOffset>
                </wp:positionV>
                <wp:extent cx="1400175" cy="763270"/>
                <wp:effectExtent l="0" t="0" r="28575" b="17780"/>
                <wp:wrapNone/>
                <wp:docPr id="75" name="Oval 22"/>
                <wp:cNvGraphicFramePr/>
                <a:graphic xmlns:a="http://schemas.openxmlformats.org/drawingml/2006/main">
                  <a:graphicData uri="http://schemas.microsoft.com/office/word/2010/wordprocessingShape">
                    <wps:wsp>
                      <wps:cNvSpPr/>
                      <wps:spPr>
                        <a:xfrm>
                          <a:off x="0" y="0"/>
                          <a:ext cx="1400175" cy="76327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A24118" w14:textId="77777777" w:rsidR="0008623B" w:rsidRDefault="0008623B" w:rsidP="0008623B">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Declaration Risk Assessment</w:t>
                            </w:r>
                          </w:p>
                        </w:txbxContent>
                      </wps:txbx>
                      <wps:bodyPr rtlCol="0" anchor="ctr"/>
                    </wps:wsp>
                  </a:graphicData>
                </a:graphic>
              </wp:anchor>
            </w:drawing>
          </mc:Choice>
          <mc:Fallback>
            <w:pict>
              <v:oval w14:anchorId="428746D3" id="Oval 22" o:spid="_x0000_s1040" style="position:absolute;left:0;text-align:left;margin-left:291.4pt;margin-top:7.4pt;width:110.25pt;height:60.1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" fillcolor="#d8d8d8 [2732]" strokecolor="black [3213]" strokeweight=".5pt">
                <v:textbox>
                  <w:txbxContent>
                    <w:p w14:paraId="3BA24118" w14:textId="77777777" w:rsidR="0008623B" w:rsidRDefault="0008623B" w:rsidP="0008623B">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Search Declaration Risk Assessment</w:t>
                      </w:r>
                    </w:p>
                  </w:txbxContent>
                </v:textbox>
              </v:oval>
            </w:pict>
          </mc:Fallback>
        </mc:AlternateContent>
      </w:r>
    </w:p>
    <w:p w14:paraId="56537995" w14:textId="77777777" w:rsidR="00755DD1" w:rsidRDefault="0008623B" w:rsidP="00DB3767">
      <w:pPr>
        <w:pStyle w:val="StyleBodyTextCharCenturyGothic10ptNotItalicAuto"/>
      </w:pPr>
      <w:r w:rsidRPr="0008623B">
        <w:rPr>
          <w:noProof/>
        </w:rPr>
        <mc:AlternateContent>
          <mc:Choice Requires="wps">
            <w:drawing>
              <wp:anchor distT="0" distB="0" distL="114300" distR="114300" simplePos="0" relativeHeight="251738112" behindDoc="0" locked="0" layoutInCell="1" allowOverlap="1" wp14:anchorId="1DC41CDE" wp14:editId="7BA89F87">
                <wp:simplePos x="0" y="0"/>
                <wp:positionH relativeFrom="column">
                  <wp:posOffset>639696</wp:posOffset>
                </wp:positionH>
                <wp:positionV relativeFrom="paragraph">
                  <wp:posOffset>4888</wp:posOffset>
                </wp:positionV>
                <wp:extent cx="975803" cy="599355"/>
                <wp:effectExtent l="0" t="0" r="34290" b="29845"/>
                <wp:wrapNone/>
                <wp:docPr id="78"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75803" cy="599355"/>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639152" id="Straight Connector 27" o:spid="_x0000_s1026" style="position:absolute;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35pt,.4pt" to="127.2pt,4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" strokecolor="#404040 [2429]">
                <o:lock v:ext="edit" shapetype="f"/>
              </v:line>
            </w:pict>
          </mc:Fallback>
        </mc:AlternateContent>
      </w:r>
      <w:r w:rsidRPr="0008623B">
        <w:rPr>
          <w:noProof/>
        </w:rPr>
        <mc:AlternateContent>
          <mc:Choice Requires="wps">
            <w:drawing>
              <wp:anchor distT="0" distB="0" distL="114300" distR="114300" simplePos="0" relativeHeight="251737088" behindDoc="0" locked="0" layoutInCell="1" allowOverlap="1" wp14:anchorId="3D3812F0" wp14:editId="7DB247B2">
                <wp:simplePos x="0" y="0"/>
                <wp:positionH relativeFrom="column">
                  <wp:posOffset>2969640</wp:posOffset>
                </wp:positionH>
                <wp:positionV relativeFrom="paragraph">
                  <wp:posOffset>20256</wp:posOffset>
                </wp:positionV>
                <wp:extent cx="728126" cy="368247"/>
                <wp:effectExtent l="0" t="0" r="34290" b="32385"/>
                <wp:wrapNone/>
                <wp:docPr id="77"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8126" cy="368247"/>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5517E7" id="Straight Connector 26"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3.85pt,1.6pt" to="291.2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" strokecolor="#404040 [2429]">
                <v:stroke dashstyle="dash"/>
                <o:lock v:ext="edit" shapetype="f"/>
              </v:line>
            </w:pict>
          </mc:Fallback>
        </mc:AlternateContent>
      </w:r>
    </w:p>
    <w:p w14:paraId="5B6C3C98" w14:textId="77777777" w:rsidR="00755DD1" w:rsidRDefault="0008623B" w:rsidP="00DB3767">
      <w:pPr>
        <w:pStyle w:val="StyleBodyTextCharCenturyGothic10ptNotItalicAuto"/>
      </w:pPr>
      <w:r w:rsidRPr="0008623B">
        <w:rPr>
          <w:noProof/>
        </w:rPr>
        <w:drawing>
          <wp:anchor distT="0" distB="0" distL="114300" distR="114300" simplePos="0" relativeHeight="251742208" behindDoc="0" locked="0" layoutInCell="1" allowOverlap="1" wp14:anchorId="52CF4991" wp14:editId="0D8078EB">
            <wp:simplePos x="0" y="0"/>
            <wp:positionH relativeFrom="column">
              <wp:posOffset>303343</wp:posOffset>
            </wp:positionH>
            <wp:positionV relativeFrom="paragraph">
              <wp:posOffset>19914</wp:posOffset>
            </wp:positionV>
            <wp:extent cx="370335" cy="619744"/>
            <wp:effectExtent l="0" t="0" r="0" b="9525"/>
            <wp:wrapNone/>
            <wp:docPr id="102" name="Picture 43">
              <a:extLst xmlns:a="http://schemas.openxmlformats.org/drawingml/2006/main">
                <a:ext uri="{FF2B5EF4-FFF2-40B4-BE49-F238E27FC236}">
                  <a16:creationId xmlns:a16="http://schemas.microsoft.com/office/drawing/2014/main" id="{3057FC6B-A3EA-4BCC-9126-807D07F1E4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43">
                      <a:extLst>
                        <a:ext uri="{FF2B5EF4-FFF2-40B4-BE49-F238E27FC236}">
                          <a16:creationId xmlns:a16="http://schemas.microsoft.com/office/drawing/2014/main" id="{3057FC6B-A3EA-4BCC-9126-807D07F1E42F}"/>
                        </a:ext>
                      </a:extLst>
                    </pic:cNvPr>
                    <pic:cNvPicPr>
                      <a:picLocks noChangeAspect="1"/>
                    </pic:cNvPicPr>
                  </pic:nvPicPr>
                  <pic:blipFill>
                    <a:blip r:embed="rId26"/>
                    <a:stretch>
                      <a:fillRect/>
                    </a:stretch>
                  </pic:blipFill>
                  <pic:spPr>
                    <a:xfrm>
                      <a:off x="0" y="0"/>
                      <a:ext cx="370335" cy="619744"/>
                    </a:xfrm>
                    <a:prstGeom prst="rect">
                      <a:avLst/>
                    </a:prstGeom>
                  </pic:spPr>
                </pic:pic>
              </a:graphicData>
            </a:graphic>
          </wp:anchor>
        </w:drawing>
      </w:r>
    </w:p>
    <w:p w14:paraId="625D6989" w14:textId="77777777" w:rsidR="00755DD1" w:rsidRDefault="0008623B" w:rsidP="00DB3767">
      <w:pPr>
        <w:pStyle w:val="StyleBodyTextCharCenturyGothic10ptNotItalicAuto"/>
      </w:pPr>
      <w:r w:rsidRPr="0008623B">
        <w:rPr>
          <w:noProof/>
        </w:rPr>
        <mc:AlternateContent>
          <mc:Choice Requires="wps">
            <w:drawing>
              <wp:anchor distT="0" distB="0" distL="114300" distR="114300" simplePos="0" relativeHeight="251741184" behindDoc="0" locked="0" layoutInCell="1" allowOverlap="1" wp14:anchorId="5EFD1248" wp14:editId="18E688F1">
                <wp:simplePos x="0" y="0"/>
                <wp:positionH relativeFrom="column">
                  <wp:posOffset>3082861</wp:posOffset>
                </wp:positionH>
                <wp:positionV relativeFrom="paragraph">
                  <wp:posOffset>77470</wp:posOffset>
                </wp:positionV>
                <wp:extent cx="668085" cy="607038"/>
                <wp:effectExtent l="0" t="0" r="36830" b="22225"/>
                <wp:wrapNone/>
                <wp:docPr id="41" name="Straight Connector 40">
                  <a:extLst xmlns:a="http://schemas.openxmlformats.org/drawingml/2006/main">
                    <a:ext uri="{FF2B5EF4-FFF2-40B4-BE49-F238E27FC236}">
                      <a16:creationId xmlns:a16="http://schemas.microsoft.com/office/drawing/2014/main" id="{46394E27-912F-4CC5-B6EB-4388DBA83AC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8085" cy="607038"/>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3FE1F5" id="Straight Connector 40" o:spid="_x0000_s1026" style="position:absolute;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75pt,6.1pt" to="295.35pt,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" strokecolor="#404040 [2429]">
                <v:stroke dashstyle="dash"/>
                <o:lock v:ext="edit" shapetype="f"/>
              </v:line>
            </w:pict>
          </mc:Fallback>
        </mc:AlternateContent>
      </w:r>
    </w:p>
    <w:p w14:paraId="34A69033" w14:textId="77777777" w:rsidR="00755DD1" w:rsidRDefault="0008623B" w:rsidP="00DB3767">
      <w:pPr>
        <w:pStyle w:val="StyleBodyTextCharCenturyGothic10ptNotItalicAuto"/>
      </w:pPr>
      <w:r w:rsidRPr="0008623B">
        <w:rPr>
          <w:noProof/>
        </w:rPr>
        <mc:AlternateContent>
          <mc:Choice Requires="wps">
            <w:drawing>
              <wp:anchor distT="0" distB="0" distL="114300" distR="114300" simplePos="0" relativeHeight="251743232" behindDoc="0" locked="0" layoutInCell="1" allowOverlap="1" wp14:anchorId="214460FA" wp14:editId="5CEB081E">
                <wp:simplePos x="0" y="0"/>
                <wp:positionH relativeFrom="column">
                  <wp:posOffset>624328</wp:posOffset>
                </wp:positionH>
                <wp:positionV relativeFrom="paragraph">
                  <wp:posOffset>106781</wp:posOffset>
                </wp:positionV>
                <wp:extent cx="1090167" cy="509206"/>
                <wp:effectExtent l="0" t="0" r="34290" b="24765"/>
                <wp:wrapNone/>
                <wp:docPr id="88"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90167" cy="509206"/>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8982AA" id="Straight Connector 45"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15pt,8.4pt" to="13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" strokecolor="#404040 [2429]">
                <o:lock v:ext="edit" shapetype="f"/>
              </v:line>
            </w:pict>
          </mc:Fallback>
        </mc:AlternateContent>
      </w:r>
    </w:p>
    <w:p w14:paraId="74F6CFC9" w14:textId="77777777" w:rsidR="00FE7404" w:rsidRDefault="0008623B" w:rsidP="00DB3767">
      <w:pPr>
        <w:pStyle w:val="StyleBodyTextCharCenturyGothic10ptNotItalicAuto"/>
      </w:pPr>
      <w:r w:rsidRPr="0008623B">
        <w:rPr>
          <w:noProof/>
        </w:rPr>
        <mc:AlternateContent>
          <mc:Choice Requires="wps">
            <w:drawing>
              <wp:anchor distT="0" distB="0" distL="114300" distR="114300" simplePos="0" relativeHeight="251744256" behindDoc="0" locked="0" layoutInCell="1" allowOverlap="1" wp14:anchorId="288452A1" wp14:editId="55148DC0">
                <wp:simplePos x="0" y="0"/>
                <wp:positionH relativeFrom="column">
                  <wp:posOffset>73473</wp:posOffset>
                </wp:positionH>
                <wp:positionV relativeFrom="paragraph">
                  <wp:posOffset>104305</wp:posOffset>
                </wp:positionV>
                <wp:extent cx="919243" cy="307777"/>
                <wp:effectExtent l="0" t="0" r="0" b="0"/>
                <wp:wrapNone/>
                <wp:docPr id="99" name="TextBox 48"/>
                <wp:cNvGraphicFramePr/>
                <a:graphic xmlns:a="http://schemas.openxmlformats.org/drawingml/2006/main">
                  <a:graphicData uri="http://schemas.microsoft.com/office/word/2010/wordprocessingShape">
                    <wps:wsp>
                      <wps:cNvSpPr txBox="1"/>
                      <wps:spPr>
                        <a:xfrm>
                          <a:off x="0" y="0"/>
                          <a:ext cx="919243" cy="307777"/>
                        </a:xfrm>
                        <a:prstGeom prst="rect">
                          <a:avLst/>
                        </a:prstGeom>
                        <a:noFill/>
                      </wps:spPr>
                      <wps:txbx>
                        <w:txbxContent>
                          <w:p w14:paraId="7C051725" w14:textId="77777777" w:rsidR="0008623B" w:rsidRDefault="0008623B" w:rsidP="0008623B">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Risk Officer</w:t>
                            </w:r>
                          </w:p>
                        </w:txbxContent>
                      </wps:txbx>
                      <wps:bodyPr wrap="square" rtlCol="0">
                        <a:spAutoFit/>
                      </wps:bodyPr>
                    </wps:wsp>
                  </a:graphicData>
                </a:graphic>
              </wp:anchor>
            </w:drawing>
          </mc:Choice>
          <mc:Fallback>
            <w:pict>
              <v:shape w14:anchorId="288452A1" id="TextBox 48" o:spid="_x0000_s1041" type="#_x0000_t202" style="position:absolute;left:0;text-align:left;margin-left:5.8pt;margin-top:8.2pt;width:72.4pt;height:24.2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" filled="f" stroked="f">
                <v:textbox style="mso-fit-shape-to-text:t">
                  <w:txbxContent>
                    <w:p w14:paraId="7C051725" w14:textId="77777777" w:rsidR="0008623B" w:rsidRDefault="0008623B" w:rsidP="0008623B">
                      <w:pPr>
                        <w:jc w:val="center"/>
                        <w:rPr>
                          <w:rFonts w:asciiTheme="minorHAnsi" w:hAnsi="Calibri" w:cstheme="minorBidi"/>
                          <w:b/>
                          <w:bCs/>
                          <w:color w:val="000000" w:themeColor="text1"/>
                          <w:kern w:val="24"/>
                          <w:sz w:val="14"/>
                          <w:szCs w:val="14"/>
                          <w:lang w:val="en-IN"/>
                        </w:rPr>
                      </w:pPr>
                      <w:r>
                        <w:rPr>
                          <w:rFonts w:asciiTheme="minorHAnsi" w:hAnsi="Calibri" w:cstheme="minorBidi"/>
                          <w:b/>
                          <w:bCs/>
                          <w:color w:val="000000" w:themeColor="text1"/>
                          <w:kern w:val="24"/>
                          <w:sz w:val="14"/>
                          <w:szCs w:val="14"/>
                          <w:lang w:val="en-IN"/>
                        </w:rPr>
                        <w:t>Customs Risk Officer</w:t>
                      </w:r>
                    </w:p>
                  </w:txbxContent>
                </v:textbox>
              </v:shape>
            </w:pict>
          </mc:Fallback>
        </mc:AlternateContent>
      </w:r>
      <w:r w:rsidRPr="0008623B">
        <w:rPr>
          <w:noProof/>
        </w:rPr>
        <mc:AlternateContent>
          <mc:Choice Requires="wps">
            <w:drawing>
              <wp:anchor distT="0" distB="0" distL="114300" distR="114300" simplePos="0" relativeHeight="251740160" behindDoc="0" locked="0" layoutInCell="1" allowOverlap="1" wp14:anchorId="6794BECE" wp14:editId="04A9BF5F">
                <wp:simplePos x="0" y="0"/>
                <wp:positionH relativeFrom="column">
                  <wp:posOffset>1690370</wp:posOffset>
                </wp:positionH>
                <wp:positionV relativeFrom="paragraph">
                  <wp:posOffset>14605</wp:posOffset>
                </wp:positionV>
                <wp:extent cx="1400175" cy="763270"/>
                <wp:effectExtent l="0" t="0" r="28575" b="17780"/>
                <wp:wrapNone/>
                <wp:docPr id="39" name="Oval 38">
                  <a:extLst xmlns:a="http://schemas.openxmlformats.org/drawingml/2006/main">
                    <a:ext uri="{FF2B5EF4-FFF2-40B4-BE49-F238E27FC236}">
                      <a16:creationId xmlns:a16="http://schemas.microsoft.com/office/drawing/2014/main" id="{E96A851C-08BF-4E4C-B3ED-66CB8B57A174}"/>
                    </a:ext>
                  </a:extLst>
                </wp:docPr>
                <wp:cNvGraphicFramePr/>
                <a:graphic xmlns:a="http://schemas.openxmlformats.org/drawingml/2006/main">
                  <a:graphicData uri="http://schemas.microsoft.com/office/word/2010/wordprocessingShape">
                    <wps:wsp>
                      <wps:cNvSpPr/>
                      <wps:spPr>
                        <a:xfrm>
                          <a:off x="0" y="0"/>
                          <a:ext cx="1400175" cy="76327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0B4A71" w14:textId="77777777" w:rsidR="0008623B" w:rsidRDefault="0008623B" w:rsidP="0008623B">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View Declaration Risk Assessment</w:t>
                            </w:r>
                          </w:p>
                        </w:txbxContent>
                      </wps:txbx>
                      <wps:bodyPr rtlCol="0" anchor="ctr"/>
                    </wps:wsp>
                  </a:graphicData>
                </a:graphic>
              </wp:anchor>
            </w:drawing>
          </mc:Choice>
          <mc:Fallback>
            <w:pict>
              <v:oval w14:anchorId="6794BECE" id="Oval 38" o:spid="_x0000_s1042" style="position:absolute;left:0;text-align:left;margin-left:133.1pt;margin-top:1.15pt;width:110.25pt;height:60.1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" fillcolor="#d8d8d8 [2732]" strokecolor="black [3213]" strokeweight=".5pt">
                <v:textbox>
                  <w:txbxContent>
                    <w:p w14:paraId="7B0B4A71" w14:textId="77777777" w:rsidR="0008623B" w:rsidRDefault="0008623B" w:rsidP="0008623B">
                      <w:pPr>
                        <w:jc w:val="center"/>
                        <w:rPr>
                          <w:rFonts w:asciiTheme="minorHAnsi" w:hAnsi="Calibri" w:cstheme="minorBidi"/>
                          <w:color w:val="000000" w:themeColor="text1"/>
                          <w:kern w:val="24"/>
                          <w:sz w:val="16"/>
                          <w:szCs w:val="16"/>
                          <w:lang w:val="en-IN"/>
                        </w:rPr>
                      </w:pPr>
                      <w:r>
                        <w:rPr>
                          <w:rFonts w:asciiTheme="minorHAnsi" w:hAnsi="Calibri" w:cstheme="minorBidi"/>
                          <w:color w:val="000000" w:themeColor="text1"/>
                          <w:kern w:val="24"/>
                          <w:sz w:val="16"/>
                          <w:szCs w:val="16"/>
                          <w:lang w:val="en-IN"/>
                        </w:rPr>
                        <w:t>View Declaration Risk Assessment</w:t>
                      </w:r>
                    </w:p>
                  </w:txbxContent>
                </v:textbox>
              </v:oval>
            </w:pict>
          </mc:Fallback>
        </mc:AlternateContent>
      </w:r>
    </w:p>
    <w:p w14:paraId="3B8E5B5D" w14:textId="77777777" w:rsidR="005D0D8E" w:rsidRDefault="005D0D8E" w:rsidP="00DB3767">
      <w:pPr>
        <w:pStyle w:val="StyleBodyTextCharCenturyGothic10ptNotItalicAuto"/>
      </w:pPr>
    </w:p>
    <w:p w14:paraId="5F53D6AD" w14:textId="77777777" w:rsidR="005D0D8E" w:rsidRDefault="005D0D8E" w:rsidP="00DB3767">
      <w:pPr>
        <w:pStyle w:val="StyleBodyTextCharCenturyGothic10ptNotItalicAuto"/>
      </w:pPr>
    </w:p>
    <w:p w14:paraId="2E5F8729" w14:textId="77777777" w:rsidR="000D3461" w:rsidRDefault="000D3461" w:rsidP="00DB3767">
      <w:pPr>
        <w:pStyle w:val="StyleBodyTextCharCenturyGothic10ptNotItalicAuto"/>
      </w:pPr>
    </w:p>
    <w:p w14:paraId="21D10158" w14:textId="77777777" w:rsidR="00FE7404" w:rsidRDefault="00FE7404" w:rsidP="00DB3767">
      <w:pPr>
        <w:pStyle w:val="StyleBodyTextCharCenturyGothic10ptNotItalicAuto"/>
      </w:pPr>
    </w:p>
    <w:p w14:paraId="6A2D5173" w14:textId="77777777" w:rsidR="00FE7404" w:rsidRDefault="002E09D2" w:rsidP="00DB3767">
      <w:pPr>
        <w:pStyle w:val="StyleBodyTextCharCenturyGothic10ptNotItalicAuto"/>
      </w:pPr>
      <w:r w:rsidRPr="0008623B">
        <w:rPr>
          <w:noProof/>
        </w:rPr>
        <mc:AlternateContent>
          <mc:Choice Requires="wps">
            <w:drawing>
              <wp:anchor distT="0" distB="0" distL="114300" distR="114300" simplePos="0" relativeHeight="251732992" behindDoc="0" locked="0" layoutInCell="1" allowOverlap="1" wp14:anchorId="3EE20F67" wp14:editId="4B466C86">
                <wp:simplePos x="0" y="0"/>
                <wp:positionH relativeFrom="column">
                  <wp:posOffset>1031875</wp:posOffset>
                </wp:positionH>
                <wp:positionV relativeFrom="paragraph">
                  <wp:posOffset>121984</wp:posOffset>
                </wp:positionV>
                <wp:extent cx="4263634" cy="45719"/>
                <wp:effectExtent l="0" t="0" r="3810" b="0"/>
                <wp:wrapNone/>
                <wp:docPr id="73" name="Rectangle 18"/>
                <wp:cNvGraphicFramePr/>
                <a:graphic xmlns:a="http://schemas.openxmlformats.org/drawingml/2006/main">
                  <a:graphicData uri="http://schemas.microsoft.com/office/word/2010/wordprocessingShape">
                    <wps:wsp>
                      <wps:cNvSpPr/>
                      <wps:spPr>
                        <a:xfrm>
                          <a:off x="0" y="0"/>
                          <a:ext cx="4263634" cy="45719"/>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383F440F" id="Rectangle 18" o:spid="_x0000_s1026" style="position:absolute;margin-left:81.25pt;margin-top:9.6pt;width:335.7pt;height:3.6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" fillcolor="#d8d8d8 [2732]" stroked="f" strokeweight="2pt"/>
            </w:pict>
          </mc:Fallback>
        </mc:AlternateContent>
      </w:r>
    </w:p>
    <w:bookmarkEnd w:id="103"/>
    <w:p w14:paraId="679AA9BA" w14:textId="77777777" w:rsidR="00DB4A53" w:rsidRDefault="00DB4A53" w:rsidP="00D077D4"/>
    <w:p w14:paraId="336E3590" w14:textId="77777777" w:rsidR="00DB4A53" w:rsidRDefault="00DB4A53" w:rsidP="00D077D4"/>
    <w:p w14:paraId="2609ABDB" w14:textId="77777777" w:rsidR="002C3755" w:rsidRDefault="002C3755" w:rsidP="00D077D4"/>
    <w:p w14:paraId="5C12C287" w14:textId="77777777" w:rsidR="00C148C8" w:rsidRDefault="00C148C8" w:rsidP="00D077D4"/>
    <w:p w14:paraId="56BDAA4E" w14:textId="77777777" w:rsidR="00C148C8" w:rsidRDefault="00C148C8" w:rsidP="00D077D4"/>
    <w:p w14:paraId="453B5671" w14:textId="77777777" w:rsidR="00C148C8" w:rsidRDefault="00C148C8" w:rsidP="00D077D4"/>
    <w:p w14:paraId="106FFA4E" w14:textId="77777777" w:rsidR="00C6652C" w:rsidRDefault="00C6652C" w:rsidP="00D077D4"/>
    <w:p w14:paraId="32E2403A" w14:textId="77777777" w:rsidR="00C6652C" w:rsidRDefault="00C6652C" w:rsidP="00D077D4"/>
    <w:p w14:paraId="2CC6CC42" w14:textId="77777777" w:rsidR="00C6652C" w:rsidRDefault="00C6652C" w:rsidP="00D077D4"/>
    <w:p w14:paraId="6196DBFD" w14:textId="77777777" w:rsidR="00C6652C" w:rsidRDefault="00C6652C" w:rsidP="00D077D4"/>
    <w:p w14:paraId="738254D8" w14:textId="77777777" w:rsidR="00C6652C" w:rsidRDefault="00C6652C" w:rsidP="00D077D4"/>
    <w:p w14:paraId="69FDDDCC" w14:textId="77777777" w:rsidR="00C6652C" w:rsidRDefault="00C6652C" w:rsidP="00D077D4"/>
    <w:p w14:paraId="4B32DAB6" w14:textId="77777777" w:rsidR="00C6652C" w:rsidRDefault="00C6652C" w:rsidP="00D077D4"/>
    <w:p w14:paraId="78FD5EC4" w14:textId="77777777" w:rsidR="00C6652C" w:rsidRDefault="00C6652C" w:rsidP="00D077D4"/>
    <w:p w14:paraId="2B297F90" w14:textId="77777777" w:rsidR="00C6652C" w:rsidRDefault="00C6652C" w:rsidP="00D077D4"/>
    <w:p w14:paraId="720F829D" w14:textId="77777777" w:rsidR="00C6652C" w:rsidRDefault="00C6652C" w:rsidP="00D077D4"/>
    <w:p w14:paraId="5812AFEE" w14:textId="77777777" w:rsidR="00D56763" w:rsidRPr="00006A96" w:rsidRDefault="00D56763" w:rsidP="003E2550">
      <w:pPr>
        <w:pStyle w:val="Heading1"/>
      </w:pPr>
      <w:bookmarkStart w:id="122" w:name="_Toc448928524"/>
      <w:bookmarkStart w:id="123" w:name="_Toc448930353"/>
      <w:bookmarkStart w:id="124" w:name="_Toc449085117"/>
      <w:bookmarkStart w:id="125" w:name="_Toc449098165"/>
      <w:bookmarkStart w:id="126" w:name="_Toc448928525"/>
      <w:bookmarkStart w:id="127" w:name="_Toc448930354"/>
      <w:bookmarkStart w:id="128" w:name="_Toc449085118"/>
      <w:bookmarkStart w:id="129" w:name="_Toc449098166"/>
      <w:bookmarkStart w:id="130" w:name="_Toc448923500"/>
      <w:bookmarkStart w:id="131" w:name="_Toc448928526"/>
      <w:bookmarkStart w:id="132" w:name="_Toc448923887"/>
      <w:bookmarkStart w:id="133" w:name="_Toc448929322"/>
      <w:bookmarkStart w:id="134" w:name="_Toc448930087"/>
      <w:bookmarkStart w:id="135" w:name="_Toc448930471"/>
      <w:bookmarkStart w:id="136" w:name="_Toc448930355"/>
      <w:bookmarkStart w:id="137" w:name="_Toc449023471"/>
      <w:bookmarkStart w:id="138" w:name="_Toc449085119"/>
      <w:bookmarkStart w:id="139" w:name="_Toc449087008"/>
      <w:bookmarkStart w:id="140" w:name="_Toc449087661"/>
      <w:bookmarkStart w:id="141" w:name="_Toc449088314"/>
      <w:bookmarkStart w:id="142" w:name="_Toc449088967"/>
      <w:bookmarkStart w:id="143" w:name="_Toc449097516"/>
      <w:bookmarkStart w:id="144" w:name="_Toc449098167"/>
      <w:bookmarkStart w:id="145" w:name="_Toc448928527"/>
      <w:bookmarkStart w:id="146" w:name="_Toc448930356"/>
      <w:bookmarkStart w:id="147" w:name="_Toc449085120"/>
      <w:bookmarkStart w:id="148" w:name="_Toc449098168"/>
      <w:bookmarkStart w:id="149" w:name="_Toc448928528"/>
      <w:bookmarkStart w:id="150" w:name="_Toc448930357"/>
      <w:bookmarkStart w:id="151" w:name="_Toc449085121"/>
      <w:bookmarkStart w:id="152" w:name="_Toc449098169"/>
      <w:bookmarkStart w:id="153" w:name="_Toc448928529"/>
      <w:bookmarkStart w:id="154" w:name="_Toc448930358"/>
      <w:bookmarkStart w:id="155" w:name="_Toc449085122"/>
      <w:bookmarkStart w:id="156" w:name="_Toc449098170"/>
      <w:bookmarkStart w:id="157" w:name="_Toc448923531"/>
      <w:bookmarkStart w:id="158" w:name="_Toc448928566"/>
      <w:bookmarkStart w:id="159" w:name="_Toc448923918"/>
      <w:bookmarkStart w:id="160" w:name="_Toc448929353"/>
      <w:bookmarkStart w:id="161" w:name="_Toc448930118"/>
      <w:bookmarkStart w:id="162" w:name="_Toc448930502"/>
      <w:bookmarkStart w:id="163" w:name="_Toc448930395"/>
      <w:bookmarkStart w:id="164" w:name="_Toc449023502"/>
      <w:bookmarkStart w:id="165" w:name="_Toc449085159"/>
      <w:bookmarkStart w:id="166" w:name="_Toc449087039"/>
      <w:bookmarkStart w:id="167" w:name="_Toc449087692"/>
      <w:bookmarkStart w:id="168" w:name="_Toc449088345"/>
      <w:bookmarkStart w:id="169" w:name="_Toc449088998"/>
      <w:bookmarkStart w:id="170" w:name="_Toc449097547"/>
      <w:bookmarkStart w:id="171" w:name="_Toc449098207"/>
      <w:bookmarkStart w:id="172" w:name="_Toc448928567"/>
      <w:bookmarkStart w:id="173" w:name="_Toc448930396"/>
      <w:bookmarkStart w:id="174" w:name="_Toc449085160"/>
      <w:bookmarkStart w:id="175" w:name="_Toc449098208"/>
      <w:bookmarkStart w:id="176" w:name="_Toc448923560"/>
      <w:bookmarkStart w:id="177" w:name="_Toc448928604"/>
      <w:bookmarkStart w:id="178" w:name="_Toc448923947"/>
      <w:bookmarkStart w:id="179" w:name="_Toc448929382"/>
      <w:bookmarkStart w:id="180" w:name="_Toc448930147"/>
      <w:bookmarkStart w:id="181" w:name="_Toc448930531"/>
      <w:bookmarkStart w:id="182" w:name="_Toc448930433"/>
      <w:bookmarkStart w:id="183" w:name="_Toc449023531"/>
      <w:bookmarkStart w:id="184" w:name="_Toc449085197"/>
      <w:bookmarkStart w:id="185" w:name="_Toc449087068"/>
      <w:bookmarkStart w:id="186" w:name="_Toc449087721"/>
      <w:bookmarkStart w:id="187" w:name="_Toc449088374"/>
      <w:bookmarkStart w:id="188" w:name="_Toc449089027"/>
      <w:bookmarkStart w:id="189" w:name="_Toc449097576"/>
      <w:bookmarkStart w:id="190" w:name="_Toc449098245"/>
      <w:bookmarkStart w:id="191" w:name="_Toc448928605"/>
      <w:bookmarkStart w:id="192" w:name="_Toc448930434"/>
      <w:bookmarkStart w:id="193" w:name="_Toc449085198"/>
      <w:bookmarkStart w:id="194" w:name="_Toc449098246"/>
      <w:bookmarkStart w:id="195" w:name="_Toc448923604"/>
      <w:bookmarkStart w:id="196" w:name="_Toc448928662"/>
      <w:bookmarkStart w:id="197" w:name="_Toc448923991"/>
      <w:bookmarkStart w:id="198" w:name="_Toc448929426"/>
      <w:bookmarkStart w:id="199" w:name="_Toc448930191"/>
      <w:bookmarkStart w:id="200" w:name="_Toc448930575"/>
      <w:bookmarkStart w:id="201" w:name="_Toc448930875"/>
      <w:bookmarkStart w:id="202" w:name="_Toc449023575"/>
      <w:bookmarkStart w:id="203" w:name="_Toc449085255"/>
      <w:bookmarkStart w:id="204" w:name="_Toc449087112"/>
      <w:bookmarkStart w:id="205" w:name="_Toc449087765"/>
      <w:bookmarkStart w:id="206" w:name="_Toc449088418"/>
      <w:bookmarkStart w:id="207" w:name="_Toc449089071"/>
      <w:bookmarkStart w:id="208" w:name="_Toc449097620"/>
      <w:bookmarkStart w:id="209" w:name="_Toc449098303"/>
      <w:bookmarkStart w:id="210" w:name="_Toc448923605"/>
      <w:bookmarkStart w:id="211" w:name="_Toc448928663"/>
      <w:bookmarkStart w:id="212" w:name="_Toc448923992"/>
      <w:bookmarkStart w:id="213" w:name="_Toc448929427"/>
      <w:bookmarkStart w:id="214" w:name="_Toc448930192"/>
      <w:bookmarkStart w:id="215" w:name="_Toc448930576"/>
      <w:bookmarkStart w:id="216" w:name="_Toc448930876"/>
      <w:bookmarkStart w:id="217" w:name="_Toc449023576"/>
      <w:bookmarkStart w:id="218" w:name="_Toc449085256"/>
      <w:bookmarkStart w:id="219" w:name="_Toc449087113"/>
      <w:bookmarkStart w:id="220" w:name="_Toc449087766"/>
      <w:bookmarkStart w:id="221" w:name="_Toc449088419"/>
      <w:bookmarkStart w:id="222" w:name="_Toc449089072"/>
      <w:bookmarkStart w:id="223" w:name="_Toc449097621"/>
      <w:bookmarkStart w:id="224" w:name="_Toc449098304"/>
      <w:bookmarkStart w:id="225" w:name="_Toc448923606"/>
      <w:bookmarkStart w:id="226" w:name="_Toc448928664"/>
      <w:bookmarkStart w:id="227" w:name="_Toc448923993"/>
      <w:bookmarkStart w:id="228" w:name="_Toc448929428"/>
      <w:bookmarkStart w:id="229" w:name="_Toc448930193"/>
      <w:bookmarkStart w:id="230" w:name="_Toc448930577"/>
      <w:bookmarkStart w:id="231" w:name="_Toc448930877"/>
      <w:bookmarkStart w:id="232" w:name="_Toc449023577"/>
      <w:bookmarkStart w:id="233" w:name="_Toc449085257"/>
      <w:bookmarkStart w:id="234" w:name="_Toc449087114"/>
      <w:bookmarkStart w:id="235" w:name="_Toc449087767"/>
      <w:bookmarkStart w:id="236" w:name="_Toc449088420"/>
      <w:bookmarkStart w:id="237" w:name="_Toc449089073"/>
      <w:bookmarkStart w:id="238" w:name="_Toc449097622"/>
      <w:bookmarkStart w:id="239" w:name="_Toc449098305"/>
      <w:bookmarkStart w:id="240" w:name="_Toc448923607"/>
      <w:bookmarkStart w:id="241" w:name="_Toc448928665"/>
      <w:bookmarkStart w:id="242" w:name="_Toc448923994"/>
      <w:bookmarkStart w:id="243" w:name="_Toc448929429"/>
      <w:bookmarkStart w:id="244" w:name="_Toc448930194"/>
      <w:bookmarkStart w:id="245" w:name="_Toc448930578"/>
      <w:bookmarkStart w:id="246" w:name="_Toc448930878"/>
      <w:bookmarkStart w:id="247" w:name="_Toc449023578"/>
      <w:bookmarkStart w:id="248" w:name="_Toc449085258"/>
      <w:bookmarkStart w:id="249" w:name="_Toc449087115"/>
      <w:bookmarkStart w:id="250" w:name="_Toc449087768"/>
      <w:bookmarkStart w:id="251" w:name="_Toc449088421"/>
      <w:bookmarkStart w:id="252" w:name="_Toc449089074"/>
      <w:bookmarkStart w:id="253" w:name="_Toc449097623"/>
      <w:bookmarkStart w:id="254" w:name="_Toc449098306"/>
      <w:bookmarkStart w:id="255" w:name="_Toc448923608"/>
      <w:bookmarkStart w:id="256" w:name="_Toc448928666"/>
      <w:bookmarkStart w:id="257" w:name="_Toc448923995"/>
      <w:bookmarkStart w:id="258" w:name="_Toc448929430"/>
      <w:bookmarkStart w:id="259" w:name="_Toc448930195"/>
      <w:bookmarkStart w:id="260" w:name="_Toc448930579"/>
      <w:bookmarkStart w:id="261" w:name="_Toc448930879"/>
      <w:bookmarkStart w:id="262" w:name="_Toc449023579"/>
      <w:bookmarkStart w:id="263" w:name="_Toc449085259"/>
      <w:bookmarkStart w:id="264" w:name="_Toc449087116"/>
      <w:bookmarkStart w:id="265" w:name="_Toc449087769"/>
      <w:bookmarkStart w:id="266" w:name="_Toc449088422"/>
      <w:bookmarkStart w:id="267" w:name="_Toc449089075"/>
      <w:bookmarkStart w:id="268" w:name="_Toc449097624"/>
      <w:bookmarkStart w:id="269" w:name="_Toc449098307"/>
      <w:bookmarkStart w:id="270" w:name="_Toc448928667"/>
      <w:bookmarkStart w:id="271" w:name="_Toc448930880"/>
      <w:bookmarkStart w:id="272" w:name="_Toc449085260"/>
      <w:bookmarkStart w:id="273" w:name="_Toc449098308"/>
      <w:bookmarkStart w:id="274" w:name="_Toc448923610"/>
      <w:bookmarkStart w:id="275" w:name="_Toc448928668"/>
      <w:bookmarkStart w:id="276" w:name="_Toc448923997"/>
      <w:bookmarkStart w:id="277" w:name="_Toc448929432"/>
      <w:bookmarkStart w:id="278" w:name="_Toc448930197"/>
      <w:bookmarkStart w:id="279" w:name="_Toc448930581"/>
      <w:bookmarkStart w:id="280" w:name="_Toc448930881"/>
      <w:bookmarkStart w:id="281" w:name="_Toc449023581"/>
      <w:bookmarkStart w:id="282" w:name="_Toc449085261"/>
      <w:bookmarkStart w:id="283" w:name="_Toc449087118"/>
      <w:bookmarkStart w:id="284" w:name="_Toc449087771"/>
      <w:bookmarkStart w:id="285" w:name="_Toc449088424"/>
      <w:bookmarkStart w:id="286" w:name="_Toc449089077"/>
      <w:bookmarkStart w:id="287" w:name="_Toc449097626"/>
      <w:bookmarkStart w:id="288" w:name="_Toc449098309"/>
      <w:bookmarkStart w:id="289" w:name="_Toc448928669"/>
      <w:bookmarkStart w:id="290" w:name="_Toc448930882"/>
      <w:bookmarkStart w:id="291" w:name="_Toc449085262"/>
      <w:bookmarkStart w:id="292" w:name="_Toc449098310"/>
      <w:bookmarkStart w:id="293" w:name="_Toc448923612"/>
      <w:bookmarkStart w:id="294" w:name="_Toc448928670"/>
      <w:bookmarkStart w:id="295" w:name="_Toc448923999"/>
      <w:bookmarkStart w:id="296" w:name="_Toc448929434"/>
      <w:bookmarkStart w:id="297" w:name="_Toc448930199"/>
      <w:bookmarkStart w:id="298" w:name="_Toc448930583"/>
      <w:bookmarkStart w:id="299" w:name="_Toc448930883"/>
      <w:bookmarkStart w:id="300" w:name="_Toc449023583"/>
      <w:bookmarkStart w:id="301" w:name="_Toc449085263"/>
      <w:bookmarkStart w:id="302" w:name="_Toc449087120"/>
      <w:bookmarkStart w:id="303" w:name="_Toc449087773"/>
      <w:bookmarkStart w:id="304" w:name="_Toc449088426"/>
      <w:bookmarkStart w:id="305" w:name="_Toc449089079"/>
      <w:bookmarkStart w:id="306" w:name="_Toc449097628"/>
      <w:bookmarkStart w:id="307" w:name="_Toc449098311"/>
      <w:bookmarkStart w:id="308" w:name="_Toc448928671"/>
      <w:bookmarkStart w:id="309" w:name="_Toc448930884"/>
      <w:bookmarkStart w:id="310" w:name="_Toc449085264"/>
      <w:bookmarkStart w:id="311" w:name="_Toc449098312"/>
      <w:bookmarkStart w:id="312" w:name="_Toc448923614"/>
      <w:bookmarkStart w:id="313" w:name="_Toc448928672"/>
      <w:bookmarkStart w:id="314" w:name="_Toc448924001"/>
      <w:bookmarkStart w:id="315" w:name="_Toc448929436"/>
      <w:bookmarkStart w:id="316" w:name="_Toc448930201"/>
      <w:bookmarkStart w:id="317" w:name="_Toc448930585"/>
      <w:bookmarkStart w:id="318" w:name="_Toc448930885"/>
      <w:bookmarkStart w:id="319" w:name="_Toc449023585"/>
      <w:bookmarkStart w:id="320" w:name="_Toc449085265"/>
      <w:bookmarkStart w:id="321" w:name="_Toc449087122"/>
      <w:bookmarkStart w:id="322" w:name="_Toc449087775"/>
      <w:bookmarkStart w:id="323" w:name="_Toc449088428"/>
      <w:bookmarkStart w:id="324" w:name="_Toc449089081"/>
      <w:bookmarkStart w:id="325" w:name="_Toc449097630"/>
      <w:bookmarkStart w:id="326" w:name="_Toc449098313"/>
      <w:bookmarkStart w:id="327" w:name="_Toc448928673"/>
      <w:bookmarkStart w:id="328" w:name="_Toc448930886"/>
      <w:bookmarkStart w:id="329" w:name="_Toc449085266"/>
      <w:bookmarkStart w:id="330" w:name="_Toc449098314"/>
      <w:bookmarkStart w:id="331" w:name="_Toc448923616"/>
      <w:bookmarkStart w:id="332" w:name="_Toc448928674"/>
      <w:bookmarkStart w:id="333" w:name="_Toc448924003"/>
      <w:bookmarkStart w:id="334" w:name="_Toc448929438"/>
      <w:bookmarkStart w:id="335" w:name="_Toc448930203"/>
      <w:bookmarkStart w:id="336" w:name="_Toc448930587"/>
      <w:bookmarkStart w:id="337" w:name="_Toc448930887"/>
      <w:bookmarkStart w:id="338" w:name="_Toc449023587"/>
      <w:bookmarkStart w:id="339" w:name="_Toc449085267"/>
      <w:bookmarkStart w:id="340" w:name="_Toc449087124"/>
      <w:bookmarkStart w:id="341" w:name="_Toc449087777"/>
      <w:bookmarkStart w:id="342" w:name="_Toc449088430"/>
      <w:bookmarkStart w:id="343" w:name="_Toc449089083"/>
      <w:bookmarkStart w:id="344" w:name="_Toc449097632"/>
      <w:bookmarkStart w:id="345" w:name="_Toc449098315"/>
      <w:bookmarkStart w:id="346" w:name="_Toc448923628"/>
      <w:bookmarkStart w:id="347" w:name="_Toc448928692"/>
      <w:bookmarkStart w:id="348" w:name="_Toc448924015"/>
      <w:bookmarkStart w:id="349" w:name="_Toc448929450"/>
      <w:bookmarkStart w:id="350" w:name="_Toc448930215"/>
      <w:bookmarkStart w:id="351" w:name="_Toc448930599"/>
      <w:bookmarkStart w:id="352" w:name="_Toc448930905"/>
      <w:bookmarkStart w:id="353" w:name="_Toc449023599"/>
      <w:bookmarkStart w:id="354" w:name="_Toc449085285"/>
      <w:bookmarkStart w:id="355" w:name="_Toc449087136"/>
      <w:bookmarkStart w:id="356" w:name="_Toc449087789"/>
      <w:bookmarkStart w:id="357" w:name="_Toc449088442"/>
      <w:bookmarkStart w:id="358" w:name="_Toc449089095"/>
      <w:bookmarkStart w:id="359" w:name="_Toc449097644"/>
      <w:bookmarkStart w:id="360" w:name="_Toc449098333"/>
      <w:bookmarkStart w:id="361" w:name="_Toc448923634"/>
      <w:bookmarkStart w:id="362" w:name="_Toc448928701"/>
      <w:bookmarkStart w:id="363" w:name="_Toc448924021"/>
      <w:bookmarkStart w:id="364" w:name="_Toc448929456"/>
      <w:bookmarkStart w:id="365" w:name="_Toc448930221"/>
      <w:bookmarkStart w:id="366" w:name="_Toc448930605"/>
      <w:bookmarkStart w:id="367" w:name="_Toc448930914"/>
      <w:bookmarkStart w:id="368" w:name="_Toc449023605"/>
      <w:bookmarkStart w:id="369" w:name="_Toc449085294"/>
      <w:bookmarkStart w:id="370" w:name="_Toc449087142"/>
      <w:bookmarkStart w:id="371" w:name="_Toc449087795"/>
      <w:bookmarkStart w:id="372" w:name="_Toc449088448"/>
      <w:bookmarkStart w:id="373" w:name="_Toc449089101"/>
      <w:bookmarkStart w:id="374" w:name="_Toc449097650"/>
      <w:bookmarkStart w:id="375" w:name="_Toc449098342"/>
      <w:bookmarkStart w:id="376" w:name="_Toc448928702"/>
      <w:bookmarkStart w:id="377" w:name="_Toc448930915"/>
      <w:bookmarkStart w:id="378" w:name="_Toc449085295"/>
      <w:bookmarkStart w:id="379" w:name="_Toc449098343"/>
      <w:bookmarkStart w:id="380" w:name="_Toc448923636"/>
      <w:bookmarkStart w:id="381" w:name="_Toc448928703"/>
      <w:bookmarkStart w:id="382" w:name="_Toc448924023"/>
      <w:bookmarkStart w:id="383" w:name="_Toc448929458"/>
      <w:bookmarkStart w:id="384" w:name="_Toc448930223"/>
      <w:bookmarkStart w:id="385" w:name="_Toc448930607"/>
      <w:bookmarkStart w:id="386" w:name="_Toc448930916"/>
      <w:bookmarkStart w:id="387" w:name="_Toc449023607"/>
      <w:bookmarkStart w:id="388" w:name="_Toc449085296"/>
      <w:bookmarkStart w:id="389" w:name="_Toc449087144"/>
      <w:bookmarkStart w:id="390" w:name="_Toc449087797"/>
      <w:bookmarkStart w:id="391" w:name="_Toc449088450"/>
      <w:bookmarkStart w:id="392" w:name="_Toc449089103"/>
      <w:bookmarkStart w:id="393" w:name="_Toc449097652"/>
      <w:bookmarkStart w:id="394" w:name="_Toc449098344"/>
      <w:bookmarkStart w:id="395" w:name="_Toc448923637"/>
      <w:bookmarkStart w:id="396" w:name="_Toc448928704"/>
      <w:bookmarkStart w:id="397" w:name="_Toc448924024"/>
      <w:bookmarkStart w:id="398" w:name="_Toc448929459"/>
      <w:bookmarkStart w:id="399" w:name="_Toc448930224"/>
      <w:bookmarkStart w:id="400" w:name="_Toc448930608"/>
      <w:bookmarkStart w:id="401" w:name="_Toc448930917"/>
      <w:bookmarkStart w:id="402" w:name="_Toc449023608"/>
      <w:bookmarkStart w:id="403" w:name="_Toc449085297"/>
      <w:bookmarkStart w:id="404" w:name="_Toc449087145"/>
      <w:bookmarkStart w:id="405" w:name="_Toc449087798"/>
      <w:bookmarkStart w:id="406" w:name="_Toc449088451"/>
      <w:bookmarkStart w:id="407" w:name="_Toc449089104"/>
      <w:bookmarkStart w:id="408" w:name="_Toc449097653"/>
      <w:bookmarkStart w:id="409" w:name="_Toc449098345"/>
      <w:bookmarkStart w:id="410" w:name="_Toc448923638"/>
      <w:bookmarkStart w:id="411" w:name="_Toc448928705"/>
      <w:bookmarkStart w:id="412" w:name="_Toc448924025"/>
      <w:bookmarkStart w:id="413" w:name="_Toc448929460"/>
      <w:bookmarkStart w:id="414" w:name="_Toc448930225"/>
      <w:bookmarkStart w:id="415" w:name="_Toc448930609"/>
      <w:bookmarkStart w:id="416" w:name="_Toc448930918"/>
      <w:bookmarkStart w:id="417" w:name="_Toc449023609"/>
      <w:bookmarkStart w:id="418" w:name="_Toc449085298"/>
      <w:bookmarkStart w:id="419" w:name="_Toc449087146"/>
      <w:bookmarkStart w:id="420" w:name="_Toc449087799"/>
      <w:bookmarkStart w:id="421" w:name="_Toc449088452"/>
      <w:bookmarkStart w:id="422" w:name="_Toc449089105"/>
      <w:bookmarkStart w:id="423" w:name="_Toc449097654"/>
      <w:bookmarkStart w:id="424" w:name="_Toc449098346"/>
      <w:bookmarkStart w:id="425" w:name="_Toc448923639"/>
      <w:bookmarkStart w:id="426" w:name="_Toc448928706"/>
      <w:bookmarkStart w:id="427" w:name="_Toc448924026"/>
      <w:bookmarkStart w:id="428" w:name="_Toc448929461"/>
      <w:bookmarkStart w:id="429" w:name="_Toc448930226"/>
      <w:bookmarkStart w:id="430" w:name="_Toc448930610"/>
      <w:bookmarkStart w:id="431" w:name="_Toc448930919"/>
      <w:bookmarkStart w:id="432" w:name="_Toc449023610"/>
      <w:bookmarkStart w:id="433" w:name="_Toc449085299"/>
      <w:bookmarkStart w:id="434" w:name="_Toc449087147"/>
      <w:bookmarkStart w:id="435" w:name="_Toc449087800"/>
      <w:bookmarkStart w:id="436" w:name="_Toc449088453"/>
      <w:bookmarkStart w:id="437" w:name="_Toc449089106"/>
      <w:bookmarkStart w:id="438" w:name="_Toc449097655"/>
      <w:bookmarkStart w:id="439" w:name="_Toc449098347"/>
      <w:bookmarkStart w:id="440" w:name="_Toc448923640"/>
      <w:bookmarkStart w:id="441" w:name="_Toc448928707"/>
      <w:bookmarkStart w:id="442" w:name="_Toc448924027"/>
      <w:bookmarkStart w:id="443" w:name="_Toc448929462"/>
      <w:bookmarkStart w:id="444" w:name="_Toc448930227"/>
      <w:bookmarkStart w:id="445" w:name="_Toc448930611"/>
      <w:bookmarkStart w:id="446" w:name="_Toc448930920"/>
      <w:bookmarkStart w:id="447" w:name="_Toc449023611"/>
      <w:bookmarkStart w:id="448" w:name="_Toc449085300"/>
      <w:bookmarkStart w:id="449" w:name="_Toc449087148"/>
      <w:bookmarkStart w:id="450" w:name="_Toc449087801"/>
      <w:bookmarkStart w:id="451" w:name="_Toc449088454"/>
      <w:bookmarkStart w:id="452" w:name="_Toc449089107"/>
      <w:bookmarkStart w:id="453" w:name="_Toc449097656"/>
      <w:bookmarkStart w:id="454" w:name="_Toc449098348"/>
      <w:bookmarkStart w:id="455" w:name="_Toc448923641"/>
      <w:bookmarkStart w:id="456" w:name="_Toc448928708"/>
      <w:bookmarkStart w:id="457" w:name="_Toc448924028"/>
      <w:bookmarkStart w:id="458" w:name="_Toc448929463"/>
      <w:bookmarkStart w:id="459" w:name="_Toc448930228"/>
      <w:bookmarkStart w:id="460" w:name="_Toc448930612"/>
      <w:bookmarkStart w:id="461" w:name="_Toc448930921"/>
      <w:bookmarkStart w:id="462" w:name="_Toc449023612"/>
      <w:bookmarkStart w:id="463" w:name="_Toc449085301"/>
      <w:bookmarkStart w:id="464" w:name="_Toc449087149"/>
      <w:bookmarkStart w:id="465" w:name="_Toc449087802"/>
      <w:bookmarkStart w:id="466" w:name="_Toc449088455"/>
      <w:bookmarkStart w:id="467" w:name="_Toc449089108"/>
      <w:bookmarkStart w:id="468" w:name="_Toc449097657"/>
      <w:bookmarkStart w:id="469" w:name="_Toc449098349"/>
      <w:bookmarkStart w:id="470" w:name="_Toc448923642"/>
      <w:bookmarkStart w:id="471" w:name="_Toc448928709"/>
      <w:bookmarkStart w:id="472" w:name="_Toc448924029"/>
      <w:bookmarkStart w:id="473" w:name="_Toc448929464"/>
      <w:bookmarkStart w:id="474" w:name="_Toc448930229"/>
      <w:bookmarkStart w:id="475" w:name="_Toc448930613"/>
      <w:bookmarkStart w:id="476" w:name="_Toc448930922"/>
      <w:bookmarkStart w:id="477" w:name="_Toc449023613"/>
      <w:bookmarkStart w:id="478" w:name="_Toc449085302"/>
      <w:bookmarkStart w:id="479" w:name="_Toc449087150"/>
      <w:bookmarkStart w:id="480" w:name="_Toc449087803"/>
      <w:bookmarkStart w:id="481" w:name="_Toc449088456"/>
      <w:bookmarkStart w:id="482" w:name="_Toc449089109"/>
      <w:bookmarkStart w:id="483" w:name="_Toc449097658"/>
      <w:bookmarkStart w:id="484" w:name="_Toc449098350"/>
      <w:bookmarkStart w:id="485" w:name="_Toc448923643"/>
      <w:bookmarkStart w:id="486" w:name="_Toc448928710"/>
      <w:bookmarkStart w:id="487" w:name="_Toc448924030"/>
      <w:bookmarkStart w:id="488" w:name="_Toc448929465"/>
      <w:bookmarkStart w:id="489" w:name="_Toc448930230"/>
      <w:bookmarkStart w:id="490" w:name="_Toc448930614"/>
      <w:bookmarkStart w:id="491" w:name="_Toc448930923"/>
      <w:bookmarkStart w:id="492" w:name="_Toc449023614"/>
      <w:bookmarkStart w:id="493" w:name="_Toc449085303"/>
      <w:bookmarkStart w:id="494" w:name="_Toc449087151"/>
      <w:bookmarkStart w:id="495" w:name="_Toc449087804"/>
      <w:bookmarkStart w:id="496" w:name="_Toc449088457"/>
      <w:bookmarkStart w:id="497" w:name="_Toc449089110"/>
      <w:bookmarkStart w:id="498" w:name="_Toc449097659"/>
      <w:bookmarkStart w:id="499" w:name="_Toc449098351"/>
      <w:bookmarkStart w:id="500" w:name="_Toc448923644"/>
      <w:bookmarkStart w:id="501" w:name="_Toc448928711"/>
      <w:bookmarkStart w:id="502" w:name="_Toc448924031"/>
      <w:bookmarkStart w:id="503" w:name="_Toc448929466"/>
      <w:bookmarkStart w:id="504" w:name="_Toc448930231"/>
      <w:bookmarkStart w:id="505" w:name="_Toc448930615"/>
      <w:bookmarkStart w:id="506" w:name="_Toc448930924"/>
      <w:bookmarkStart w:id="507" w:name="_Toc449023615"/>
      <w:bookmarkStart w:id="508" w:name="_Toc449085304"/>
      <w:bookmarkStart w:id="509" w:name="_Toc449087152"/>
      <w:bookmarkStart w:id="510" w:name="_Toc449087805"/>
      <w:bookmarkStart w:id="511" w:name="_Toc449088458"/>
      <w:bookmarkStart w:id="512" w:name="_Toc449089111"/>
      <w:bookmarkStart w:id="513" w:name="_Toc449097660"/>
      <w:bookmarkStart w:id="514" w:name="_Toc449098352"/>
      <w:bookmarkStart w:id="515" w:name="_Toc448923645"/>
      <w:bookmarkStart w:id="516" w:name="_Toc448928712"/>
      <w:bookmarkStart w:id="517" w:name="_Toc448924032"/>
      <w:bookmarkStart w:id="518" w:name="_Toc448929467"/>
      <w:bookmarkStart w:id="519" w:name="_Toc448930232"/>
      <w:bookmarkStart w:id="520" w:name="_Toc448930616"/>
      <w:bookmarkStart w:id="521" w:name="_Toc448930925"/>
      <w:bookmarkStart w:id="522" w:name="_Toc449023616"/>
      <w:bookmarkStart w:id="523" w:name="_Toc449085305"/>
      <w:bookmarkStart w:id="524" w:name="_Toc449087153"/>
      <w:bookmarkStart w:id="525" w:name="_Toc449087806"/>
      <w:bookmarkStart w:id="526" w:name="_Toc449088459"/>
      <w:bookmarkStart w:id="527" w:name="_Toc449089112"/>
      <w:bookmarkStart w:id="528" w:name="_Toc449097661"/>
      <w:bookmarkStart w:id="529" w:name="_Toc449098353"/>
      <w:bookmarkStart w:id="530" w:name="_Toc448923646"/>
      <w:bookmarkStart w:id="531" w:name="_Toc448928713"/>
      <w:bookmarkStart w:id="532" w:name="_Toc448924033"/>
      <w:bookmarkStart w:id="533" w:name="_Toc448929468"/>
      <w:bookmarkStart w:id="534" w:name="_Toc448930233"/>
      <w:bookmarkStart w:id="535" w:name="_Toc448930617"/>
      <w:bookmarkStart w:id="536" w:name="_Toc448930926"/>
      <w:bookmarkStart w:id="537" w:name="_Toc449023617"/>
      <w:bookmarkStart w:id="538" w:name="_Toc449085306"/>
      <w:bookmarkStart w:id="539" w:name="_Toc449087154"/>
      <w:bookmarkStart w:id="540" w:name="_Toc449087807"/>
      <w:bookmarkStart w:id="541" w:name="_Toc449088460"/>
      <w:bookmarkStart w:id="542" w:name="_Toc449089113"/>
      <w:bookmarkStart w:id="543" w:name="_Toc449097662"/>
      <w:bookmarkStart w:id="544" w:name="_Toc449098354"/>
      <w:bookmarkStart w:id="545" w:name="_Toc448923647"/>
      <w:bookmarkStart w:id="546" w:name="_Toc448928714"/>
      <w:bookmarkStart w:id="547" w:name="_Toc448924034"/>
      <w:bookmarkStart w:id="548" w:name="_Toc448929469"/>
      <w:bookmarkStart w:id="549" w:name="_Toc448930234"/>
      <w:bookmarkStart w:id="550" w:name="_Toc448930618"/>
      <w:bookmarkStart w:id="551" w:name="_Toc448930927"/>
      <w:bookmarkStart w:id="552" w:name="_Toc449023618"/>
      <w:bookmarkStart w:id="553" w:name="_Toc449085307"/>
      <w:bookmarkStart w:id="554" w:name="_Toc449087155"/>
      <w:bookmarkStart w:id="555" w:name="_Toc449087808"/>
      <w:bookmarkStart w:id="556" w:name="_Toc449088461"/>
      <w:bookmarkStart w:id="557" w:name="_Toc449089114"/>
      <w:bookmarkStart w:id="558" w:name="_Toc449097663"/>
      <w:bookmarkStart w:id="559" w:name="_Toc449098355"/>
      <w:bookmarkStart w:id="560" w:name="_Toc448923648"/>
      <w:bookmarkStart w:id="561" w:name="_Toc448928715"/>
      <w:bookmarkStart w:id="562" w:name="_Toc448924035"/>
      <w:bookmarkStart w:id="563" w:name="_Toc448929470"/>
      <w:bookmarkStart w:id="564" w:name="_Toc448930235"/>
      <w:bookmarkStart w:id="565" w:name="_Toc448930619"/>
      <w:bookmarkStart w:id="566" w:name="_Toc448930928"/>
      <w:bookmarkStart w:id="567" w:name="_Toc449023619"/>
      <w:bookmarkStart w:id="568" w:name="_Toc449085308"/>
      <w:bookmarkStart w:id="569" w:name="_Toc449087156"/>
      <w:bookmarkStart w:id="570" w:name="_Toc449087809"/>
      <w:bookmarkStart w:id="571" w:name="_Toc449088462"/>
      <w:bookmarkStart w:id="572" w:name="_Toc449089115"/>
      <w:bookmarkStart w:id="573" w:name="_Toc449097664"/>
      <w:bookmarkStart w:id="574" w:name="_Toc449098356"/>
      <w:bookmarkStart w:id="575" w:name="_Toc448923649"/>
      <w:bookmarkStart w:id="576" w:name="_Toc448928716"/>
      <w:bookmarkStart w:id="577" w:name="_Toc448924036"/>
      <w:bookmarkStart w:id="578" w:name="_Toc448929471"/>
      <w:bookmarkStart w:id="579" w:name="_Toc448930236"/>
      <w:bookmarkStart w:id="580" w:name="_Toc448930620"/>
      <w:bookmarkStart w:id="581" w:name="_Toc448930929"/>
      <w:bookmarkStart w:id="582" w:name="_Toc449023620"/>
      <w:bookmarkStart w:id="583" w:name="_Toc449085309"/>
      <w:bookmarkStart w:id="584" w:name="_Toc449087157"/>
      <w:bookmarkStart w:id="585" w:name="_Toc449087810"/>
      <w:bookmarkStart w:id="586" w:name="_Toc449088463"/>
      <w:bookmarkStart w:id="587" w:name="_Toc449089116"/>
      <w:bookmarkStart w:id="588" w:name="_Toc449097665"/>
      <w:bookmarkStart w:id="589" w:name="_Toc449098357"/>
      <w:bookmarkStart w:id="590" w:name="_Toc448928717"/>
      <w:bookmarkStart w:id="591" w:name="_Toc448930930"/>
      <w:bookmarkStart w:id="592" w:name="_Toc449085310"/>
      <w:bookmarkStart w:id="593" w:name="_Toc449098358"/>
      <w:bookmarkStart w:id="594" w:name="_Toc448928718"/>
      <w:bookmarkStart w:id="595" w:name="_Toc448930931"/>
      <w:bookmarkStart w:id="596" w:name="_Toc449085311"/>
      <w:bookmarkStart w:id="597" w:name="_Toc449098359"/>
      <w:bookmarkStart w:id="598" w:name="_Toc448923652"/>
      <w:bookmarkStart w:id="599" w:name="_Toc448928719"/>
      <w:bookmarkStart w:id="600" w:name="_Toc448924039"/>
      <w:bookmarkStart w:id="601" w:name="_Toc448929474"/>
      <w:bookmarkStart w:id="602" w:name="_Toc448930239"/>
      <w:bookmarkStart w:id="603" w:name="_Toc448930623"/>
      <w:bookmarkStart w:id="604" w:name="_Toc448930932"/>
      <w:bookmarkStart w:id="605" w:name="_Toc449023623"/>
      <w:bookmarkStart w:id="606" w:name="_Toc449085312"/>
      <w:bookmarkStart w:id="607" w:name="_Toc449087160"/>
      <w:bookmarkStart w:id="608" w:name="_Toc449087813"/>
      <w:bookmarkStart w:id="609" w:name="_Toc449088466"/>
      <w:bookmarkStart w:id="610" w:name="_Toc449089119"/>
      <w:bookmarkStart w:id="611" w:name="_Toc449097668"/>
      <w:bookmarkStart w:id="612" w:name="_Toc449098360"/>
      <w:bookmarkStart w:id="613" w:name="_Toc448928720"/>
      <w:bookmarkStart w:id="614" w:name="_Toc448930933"/>
      <w:bookmarkStart w:id="615" w:name="_Toc449085313"/>
      <w:bookmarkStart w:id="616" w:name="_Toc449098361"/>
      <w:bookmarkStart w:id="617" w:name="_Toc448923654"/>
      <w:bookmarkStart w:id="618" w:name="_Toc448928721"/>
      <w:bookmarkStart w:id="619" w:name="_Toc448924041"/>
      <w:bookmarkStart w:id="620" w:name="_Toc448929476"/>
      <w:bookmarkStart w:id="621" w:name="_Toc448930241"/>
      <w:bookmarkStart w:id="622" w:name="_Toc448930625"/>
      <w:bookmarkStart w:id="623" w:name="_Toc448930934"/>
      <w:bookmarkStart w:id="624" w:name="_Toc449023625"/>
      <w:bookmarkStart w:id="625" w:name="_Toc449085314"/>
      <w:bookmarkStart w:id="626" w:name="_Toc449087162"/>
      <w:bookmarkStart w:id="627" w:name="_Toc449087815"/>
      <w:bookmarkStart w:id="628" w:name="_Toc449088468"/>
      <w:bookmarkStart w:id="629" w:name="_Toc449089121"/>
      <w:bookmarkStart w:id="630" w:name="_Toc449097670"/>
      <w:bookmarkStart w:id="631" w:name="_Toc449098362"/>
      <w:bookmarkStart w:id="632" w:name="_Toc448923655"/>
      <w:bookmarkStart w:id="633" w:name="_Toc448928722"/>
      <w:bookmarkStart w:id="634" w:name="_Toc448924042"/>
      <w:bookmarkStart w:id="635" w:name="_Toc448929477"/>
      <w:bookmarkStart w:id="636" w:name="_Toc448930242"/>
      <w:bookmarkStart w:id="637" w:name="_Toc448930626"/>
      <w:bookmarkStart w:id="638" w:name="_Toc448930935"/>
      <w:bookmarkStart w:id="639" w:name="_Toc449023626"/>
      <w:bookmarkStart w:id="640" w:name="_Toc449085315"/>
      <w:bookmarkStart w:id="641" w:name="_Toc449087163"/>
      <w:bookmarkStart w:id="642" w:name="_Toc449087816"/>
      <w:bookmarkStart w:id="643" w:name="_Toc449088469"/>
      <w:bookmarkStart w:id="644" w:name="_Toc449089122"/>
      <w:bookmarkStart w:id="645" w:name="_Toc449097671"/>
      <w:bookmarkStart w:id="646" w:name="_Toc449098363"/>
      <w:bookmarkStart w:id="647" w:name="_Toc448928723"/>
      <w:bookmarkStart w:id="648" w:name="_Toc448930936"/>
      <w:bookmarkStart w:id="649" w:name="_Toc449085316"/>
      <w:bookmarkStart w:id="650" w:name="_Toc449098364"/>
      <w:bookmarkStart w:id="651" w:name="_Toc448923657"/>
      <w:bookmarkStart w:id="652" w:name="_Toc448928724"/>
      <w:bookmarkStart w:id="653" w:name="_Toc448924044"/>
      <w:bookmarkStart w:id="654" w:name="_Toc448929479"/>
      <w:bookmarkStart w:id="655" w:name="_Toc448930244"/>
      <w:bookmarkStart w:id="656" w:name="_Toc448930628"/>
      <w:bookmarkStart w:id="657" w:name="_Toc448930937"/>
      <w:bookmarkStart w:id="658" w:name="_Toc449023628"/>
      <w:bookmarkStart w:id="659" w:name="_Toc449085317"/>
      <w:bookmarkStart w:id="660" w:name="_Toc449087165"/>
      <w:bookmarkStart w:id="661" w:name="_Toc449087818"/>
      <w:bookmarkStart w:id="662" w:name="_Toc449088471"/>
      <w:bookmarkStart w:id="663" w:name="_Toc449089124"/>
      <w:bookmarkStart w:id="664" w:name="_Toc449097673"/>
      <w:bookmarkStart w:id="665" w:name="_Toc449098365"/>
      <w:bookmarkStart w:id="666" w:name="_Toc448928725"/>
      <w:bookmarkStart w:id="667" w:name="_Toc448930938"/>
      <w:bookmarkStart w:id="668" w:name="_Toc449085318"/>
      <w:bookmarkStart w:id="669" w:name="_Toc449098366"/>
      <w:bookmarkStart w:id="670" w:name="_Toc448923659"/>
      <w:bookmarkStart w:id="671" w:name="_Toc448928726"/>
      <w:bookmarkStart w:id="672" w:name="_Toc448924046"/>
      <w:bookmarkStart w:id="673" w:name="_Toc448929481"/>
      <w:bookmarkStart w:id="674" w:name="_Toc448930246"/>
      <w:bookmarkStart w:id="675" w:name="_Toc448930630"/>
      <w:bookmarkStart w:id="676" w:name="_Toc448930939"/>
      <w:bookmarkStart w:id="677" w:name="_Toc449023630"/>
      <w:bookmarkStart w:id="678" w:name="_Toc449085319"/>
      <w:bookmarkStart w:id="679" w:name="_Toc449087167"/>
      <w:bookmarkStart w:id="680" w:name="_Toc449087820"/>
      <w:bookmarkStart w:id="681" w:name="_Toc449088473"/>
      <w:bookmarkStart w:id="682" w:name="_Toc449089126"/>
      <w:bookmarkStart w:id="683" w:name="_Toc449097675"/>
      <w:bookmarkStart w:id="684" w:name="_Toc449098367"/>
      <w:bookmarkStart w:id="685" w:name="_Toc448928727"/>
      <w:bookmarkStart w:id="686" w:name="_Toc448930940"/>
      <w:bookmarkStart w:id="687" w:name="_Toc449085320"/>
      <w:bookmarkStart w:id="688" w:name="_Toc449098368"/>
      <w:bookmarkStart w:id="689" w:name="_Toc448923661"/>
      <w:bookmarkStart w:id="690" w:name="_Toc448928728"/>
      <w:bookmarkStart w:id="691" w:name="_Toc448924048"/>
      <w:bookmarkStart w:id="692" w:name="_Toc448929483"/>
      <w:bookmarkStart w:id="693" w:name="_Toc448930248"/>
      <w:bookmarkStart w:id="694" w:name="_Toc448930632"/>
      <w:bookmarkStart w:id="695" w:name="_Toc448930941"/>
      <w:bookmarkStart w:id="696" w:name="_Toc449023632"/>
      <w:bookmarkStart w:id="697" w:name="_Toc449085321"/>
      <w:bookmarkStart w:id="698" w:name="_Toc449087169"/>
      <w:bookmarkStart w:id="699" w:name="_Toc449087822"/>
      <w:bookmarkStart w:id="700" w:name="_Toc449088475"/>
      <w:bookmarkStart w:id="701" w:name="_Toc449089128"/>
      <w:bookmarkStart w:id="702" w:name="_Toc449097677"/>
      <w:bookmarkStart w:id="703" w:name="_Toc449098369"/>
      <w:bookmarkStart w:id="704" w:name="_Toc448923673"/>
      <w:bookmarkStart w:id="705" w:name="_Toc448928746"/>
      <w:bookmarkStart w:id="706" w:name="_Toc448924060"/>
      <w:bookmarkStart w:id="707" w:name="_Toc448929495"/>
      <w:bookmarkStart w:id="708" w:name="_Toc448930260"/>
      <w:bookmarkStart w:id="709" w:name="_Toc448930644"/>
      <w:bookmarkStart w:id="710" w:name="_Toc448930959"/>
      <w:bookmarkStart w:id="711" w:name="_Toc449023644"/>
      <w:bookmarkStart w:id="712" w:name="_Toc449085339"/>
      <w:bookmarkStart w:id="713" w:name="_Toc449087181"/>
      <w:bookmarkStart w:id="714" w:name="_Toc449087834"/>
      <w:bookmarkStart w:id="715" w:name="_Toc449088487"/>
      <w:bookmarkStart w:id="716" w:name="_Toc449089140"/>
      <w:bookmarkStart w:id="717" w:name="_Toc449097689"/>
      <w:bookmarkStart w:id="718" w:name="_Toc449098387"/>
      <w:bookmarkStart w:id="719" w:name="_Toc448923679"/>
      <w:bookmarkStart w:id="720" w:name="_Toc448928755"/>
      <w:bookmarkStart w:id="721" w:name="_Toc448924066"/>
      <w:bookmarkStart w:id="722" w:name="_Toc448929501"/>
      <w:bookmarkStart w:id="723" w:name="_Toc448930266"/>
      <w:bookmarkStart w:id="724" w:name="_Toc448930650"/>
      <w:bookmarkStart w:id="725" w:name="_Toc448930968"/>
      <w:bookmarkStart w:id="726" w:name="_Toc449023650"/>
      <w:bookmarkStart w:id="727" w:name="_Toc449085348"/>
      <w:bookmarkStart w:id="728" w:name="_Toc449087187"/>
      <w:bookmarkStart w:id="729" w:name="_Toc449087840"/>
      <w:bookmarkStart w:id="730" w:name="_Toc449088493"/>
      <w:bookmarkStart w:id="731" w:name="_Toc449089146"/>
      <w:bookmarkStart w:id="732" w:name="_Toc449097695"/>
      <w:bookmarkStart w:id="733" w:name="_Toc449098396"/>
      <w:bookmarkStart w:id="734" w:name="_Toc448928756"/>
      <w:bookmarkStart w:id="735" w:name="_Toc448930969"/>
      <w:bookmarkStart w:id="736" w:name="_Toc449085349"/>
      <w:bookmarkStart w:id="737" w:name="_Toc449098397"/>
      <w:bookmarkStart w:id="738" w:name="_Toc448923681"/>
      <w:bookmarkStart w:id="739" w:name="_Toc448928757"/>
      <w:bookmarkStart w:id="740" w:name="_Toc448924068"/>
      <w:bookmarkStart w:id="741" w:name="_Toc448929503"/>
      <w:bookmarkStart w:id="742" w:name="_Toc448930268"/>
      <w:bookmarkStart w:id="743" w:name="_Toc448930652"/>
      <w:bookmarkStart w:id="744" w:name="_Toc448930970"/>
      <w:bookmarkStart w:id="745" w:name="_Toc449023652"/>
      <w:bookmarkStart w:id="746" w:name="_Toc449085350"/>
      <w:bookmarkStart w:id="747" w:name="_Toc449087189"/>
      <w:bookmarkStart w:id="748" w:name="_Toc449087842"/>
      <w:bookmarkStart w:id="749" w:name="_Toc449088495"/>
      <w:bookmarkStart w:id="750" w:name="_Toc449089148"/>
      <w:bookmarkStart w:id="751" w:name="_Toc449097697"/>
      <w:bookmarkStart w:id="752" w:name="_Toc449098398"/>
      <w:bookmarkStart w:id="753" w:name="_Toc448923682"/>
      <w:bookmarkStart w:id="754" w:name="_Toc448928758"/>
      <w:bookmarkStart w:id="755" w:name="_Toc448924069"/>
      <w:bookmarkStart w:id="756" w:name="_Toc448929504"/>
      <w:bookmarkStart w:id="757" w:name="_Toc448930269"/>
      <w:bookmarkStart w:id="758" w:name="_Toc448930653"/>
      <w:bookmarkStart w:id="759" w:name="_Toc448930971"/>
      <w:bookmarkStart w:id="760" w:name="_Toc449023653"/>
      <w:bookmarkStart w:id="761" w:name="_Toc449085351"/>
      <w:bookmarkStart w:id="762" w:name="_Toc449087190"/>
      <w:bookmarkStart w:id="763" w:name="_Toc449087843"/>
      <w:bookmarkStart w:id="764" w:name="_Toc449088496"/>
      <w:bookmarkStart w:id="765" w:name="_Toc449089149"/>
      <w:bookmarkStart w:id="766" w:name="_Toc449097698"/>
      <w:bookmarkStart w:id="767" w:name="_Toc449098399"/>
      <w:bookmarkStart w:id="768" w:name="_Toc448923683"/>
      <w:bookmarkStart w:id="769" w:name="_Toc448928759"/>
      <w:bookmarkStart w:id="770" w:name="_Toc448924070"/>
      <w:bookmarkStart w:id="771" w:name="_Toc448929505"/>
      <w:bookmarkStart w:id="772" w:name="_Toc448930270"/>
      <w:bookmarkStart w:id="773" w:name="_Toc448930654"/>
      <w:bookmarkStart w:id="774" w:name="_Toc448930972"/>
      <w:bookmarkStart w:id="775" w:name="_Toc449023654"/>
      <w:bookmarkStart w:id="776" w:name="_Toc449085352"/>
      <w:bookmarkStart w:id="777" w:name="_Toc449087191"/>
      <w:bookmarkStart w:id="778" w:name="_Toc449087844"/>
      <w:bookmarkStart w:id="779" w:name="_Toc449088497"/>
      <w:bookmarkStart w:id="780" w:name="_Toc449089150"/>
      <w:bookmarkStart w:id="781" w:name="_Toc449097699"/>
      <w:bookmarkStart w:id="782" w:name="_Toc449098400"/>
      <w:bookmarkStart w:id="783" w:name="_Toc448923684"/>
      <w:bookmarkStart w:id="784" w:name="_Toc448928760"/>
      <w:bookmarkStart w:id="785" w:name="_Toc448924071"/>
      <w:bookmarkStart w:id="786" w:name="_Toc448929506"/>
      <w:bookmarkStart w:id="787" w:name="_Toc448930271"/>
      <w:bookmarkStart w:id="788" w:name="_Toc448930655"/>
      <w:bookmarkStart w:id="789" w:name="_Toc448930973"/>
      <w:bookmarkStart w:id="790" w:name="_Toc449023655"/>
      <w:bookmarkStart w:id="791" w:name="_Toc449085353"/>
      <w:bookmarkStart w:id="792" w:name="_Toc449087192"/>
      <w:bookmarkStart w:id="793" w:name="_Toc449087845"/>
      <w:bookmarkStart w:id="794" w:name="_Toc449088498"/>
      <w:bookmarkStart w:id="795" w:name="_Toc449089151"/>
      <w:bookmarkStart w:id="796" w:name="_Toc449097700"/>
      <w:bookmarkStart w:id="797" w:name="_Toc449098401"/>
      <w:bookmarkStart w:id="798" w:name="_Toc448923685"/>
      <w:bookmarkStart w:id="799" w:name="_Toc448928761"/>
      <w:bookmarkStart w:id="800" w:name="_Toc448924072"/>
      <w:bookmarkStart w:id="801" w:name="_Toc448929507"/>
      <w:bookmarkStart w:id="802" w:name="_Toc448930272"/>
      <w:bookmarkStart w:id="803" w:name="_Toc448930656"/>
      <w:bookmarkStart w:id="804" w:name="_Toc448930974"/>
      <w:bookmarkStart w:id="805" w:name="_Toc449023656"/>
      <w:bookmarkStart w:id="806" w:name="_Toc449085354"/>
      <w:bookmarkStart w:id="807" w:name="_Toc449087193"/>
      <w:bookmarkStart w:id="808" w:name="_Toc449087846"/>
      <w:bookmarkStart w:id="809" w:name="_Toc449088499"/>
      <w:bookmarkStart w:id="810" w:name="_Toc449089152"/>
      <w:bookmarkStart w:id="811" w:name="_Toc449097701"/>
      <w:bookmarkStart w:id="812" w:name="_Toc449098402"/>
      <w:bookmarkStart w:id="813" w:name="_Toc448923686"/>
      <w:bookmarkStart w:id="814" w:name="_Toc448928762"/>
      <w:bookmarkStart w:id="815" w:name="_Toc448924073"/>
      <w:bookmarkStart w:id="816" w:name="_Toc448929508"/>
      <w:bookmarkStart w:id="817" w:name="_Toc448930273"/>
      <w:bookmarkStart w:id="818" w:name="_Toc448930657"/>
      <w:bookmarkStart w:id="819" w:name="_Toc448930975"/>
      <w:bookmarkStart w:id="820" w:name="_Toc449023657"/>
      <w:bookmarkStart w:id="821" w:name="_Toc449085355"/>
      <w:bookmarkStart w:id="822" w:name="_Toc449087194"/>
      <w:bookmarkStart w:id="823" w:name="_Toc449087847"/>
      <w:bookmarkStart w:id="824" w:name="_Toc449088500"/>
      <w:bookmarkStart w:id="825" w:name="_Toc449089153"/>
      <w:bookmarkStart w:id="826" w:name="_Toc449097702"/>
      <w:bookmarkStart w:id="827" w:name="_Toc449098403"/>
      <w:bookmarkStart w:id="828" w:name="_Toc448923687"/>
      <w:bookmarkStart w:id="829" w:name="_Toc448928763"/>
      <w:bookmarkStart w:id="830" w:name="_Toc448924074"/>
      <w:bookmarkStart w:id="831" w:name="_Toc448929509"/>
      <w:bookmarkStart w:id="832" w:name="_Toc448930274"/>
      <w:bookmarkStart w:id="833" w:name="_Toc448930658"/>
      <w:bookmarkStart w:id="834" w:name="_Toc448930976"/>
      <w:bookmarkStart w:id="835" w:name="_Toc449023658"/>
      <w:bookmarkStart w:id="836" w:name="_Toc449085356"/>
      <w:bookmarkStart w:id="837" w:name="_Toc449087195"/>
      <w:bookmarkStart w:id="838" w:name="_Toc449087848"/>
      <w:bookmarkStart w:id="839" w:name="_Toc449088501"/>
      <w:bookmarkStart w:id="840" w:name="_Toc449089154"/>
      <w:bookmarkStart w:id="841" w:name="_Toc449097703"/>
      <w:bookmarkStart w:id="842" w:name="_Toc449098404"/>
      <w:bookmarkStart w:id="843" w:name="_Toc448923688"/>
      <w:bookmarkStart w:id="844" w:name="_Toc448928764"/>
      <w:bookmarkStart w:id="845" w:name="_Toc448924075"/>
      <w:bookmarkStart w:id="846" w:name="_Toc448929510"/>
      <w:bookmarkStart w:id="847" w:name="_Toc448930275"/>
      <w:bookmarkStart w:id="848" w:name="_Toc448930659"/>
      <w:bookmarkStart w:id="849" w:name="_Toc448930977"/>
      <w:bookmarkStart w:id="850" w:name="_Toc449023659"/>
      <w:bookmarkStart w:id="851" w:name="_Toc449085357"/>
      <w:bookmarkStart w:id="852" w:name="_Toc449087196"/>
      <w:bookmarkStart w:id="853" w:name="_Toc449087849"/>
      <w:bookmarkStart w:id="854" w:name="_Toc449088502"/>
      <w:bookmarkStart w:id="855" w:name="_Toc449089155"/>
      <w:bookmarkStart w:id="856" w:name="_Toc449097704"/>
      <w:bookmarkStart w:id="857" w:name="_Toc449098405"/>
      <w:bookmarkStart w:id="858" w:name="_Toc448923689"/>
      <w:bookmarkStart w:id="859" w:name="_Toc448928765"/>
      <w:bookmarkStart w:id="860" w:name="_Toc448924076"/>
      <w:bookmarkStart w:id="861" w:name="_Toc448929511"/>
      <w:bookmarkStart w:id="862" w:name="_Toc448930276"/>
      <w:bookmarkStart w:id="863" w:name="_Toc448930660"/>
      <w:bookmarkStart w:id="864" w:name="_Toc448930978"/>
      <w:bookmarkStart w:id="865" w:name="_Toc449023660"/>
      <w:bookmarkStart w:id="866" w:name="_Toc449085358"/>
      <w:bookmarkStart w:id="867" w:name="_Toc449087197"/>
      <w:bookmarkStart w:id="868" w:name="_Toc449087850"/>
      <w:bookmarkStart w:id="869" w:name="_Toc449088503"/>
      <w:bookmarkStart w:id="870" w:name="_Toc449089156"/>
      <w:bookmarkStart w:id="871" w:name="_Toc449097705"/>
      <w:bookmarkStart w:id="872" w:name="_Toc449098406"/>
      <w:bookmarkStart w:id="873" w:name="_Toc448923690"/>
      <w:bookmarkStart w:id="874" w:name="_Toc448928766"/>
      <w:bookmarkStart w:id="875" w:name="_Toc448924077"/>
      <w:bookmarkStart w:id="876" w:name="_Toc448929512"/>
      <w:bookmarkStart w:id="877" w:name="_Toc448930277"/>
      <w:bookmarkStart w:id="878" w:name="_Toc448930661"/>
      <w:bookmarkStart w:id="879" w:name="_Toc448930979"/>
      <w:bookmarkStart w:id="880" w:name="_Toc449023661"/>
      <w:bookmarkStart w:id="881" w:name="_Toc449085359"/>
      <w:bookmarkStart w:id="882" w:name="_Toc449087198"/>
      <w:bookmarkStart w:id="883" w:name="_Toc449087851"/>
      <w:bookmarkStart w:id="884" w:name="_Toc449088504"/>
      <w:bookmarkStart w:id="885" w:name="_Toc449089157"/>
      <w:bookmarkStart w:id="886" w:name="_Toc449097706"/>
      <w:bookmarkStart w:id="887" w:name="_Toc449098407"/>
      <w:bookmarkStart w:id="888" w:name="_Toc448923691"/>
      <w:bookmarkStart w:id="889" w:name="_Toc448928767"/>
      <w:bookmarkStart w:id="890" w:name="_Toc448924078"/>
      <w:bookmarkStart w:id="891" w:name="_Toc448929513"/>
      <w:bookmarkStart w:id="892" w:name="_Toc448930278"/>
      <w:bookmarkStart w:id="893" w:name="_Toc448930662"/>
      <w:bookmarkStart w:id="894" w:name="_Toc448930980"/>
      <w:bookmarkStart w:id="895" w:name="_Toc449023662"/>
      <w:bookmarkStart w:id="896" w:name="_Toc449085360"/>
      <w:bookmarkStart w:id="897" w:name="_Toc449087199"/>
      <w:bookmarkStart w:id="898" w:name="_Toc449087852"/>
      <w:bookmarkStart w:id="899" w:name="_Toc449088505"/>
      <w:bookmarkStart w:id="900" w:name="_Toc449089158"/>
      <w:bookmarkStart w:id="901" w:name="_Toc449097707"/>
      <w:bookmarkStart w:id="902" w:name="_Toc449098408"/>
      <w:bookmarkStart w:id="903" w:name="_Toc448923692"/>
      <w:bookmarkStart w:id="904" w:name="_Toc448928768"/>
      <w:bookmarkStart w:id="905" w:name="_Toc448924079"/>
      <w:bookmarkStart w:id="906" w:name="_Toc448929514"/>
      <w:bookmarkStart w:id="907" w:name="_Toc448930279"/>
      <w:bookmarkStart w:id="908" w:name="_Toc448930663"/>
      <w:bookmarkStart w:id="909" w:name="_Toc448930981"/>
      <w:bookmarkStart w:id="910" w:name="_Toc449023663"/>
      <w:bookmarkStart w:id="911" w:name="_Toc449085361"/>
      <w:bookmarkStart w:id="912" w:name="_Toc449087200"/>
      <w:bookmarkStart w:id="913" w:name="_Toc449087853"/>
      <w:bookmarkStart w:id="914" w:name="_Toc449088506"/>
      <w:bookmarkStart w:id="915" w:name="_Toc449089159"/>
      <w:bookmarkStart w:id="916" w:name="_Toc449097708"/>
      <w:bookmarkStart w:id="917" w:name="_Toc449098409"/>
      <w:bookmarkStart w:id="918" w:name="_Toc448923693"/>
      <w:bookmarkStart w:id="919" w:name="_Toc448928769"/>
      <w:bookmarkStart w:id="920" w:name="_Toc448924080"/>
      <w:bookmarkStart w:id="921" w:name="_Toc448929515"/>
      <w:bookmarkStart w:id="922" w:name="_Toc448930280"/>
      <w:bookmarkStart w:id="923" w:name="_Toc448930664"/>
      <w:bookmarkStart w:id="924" w:name="_Toc448930982"/>
      <w:bookmarkStart w:id="925" w:name="_Toc449023664"/>
      <w:bookmarkStart w:id="926" w:name="_Toc449085362"/>
      <w:bookmarkStart w:id="927" w:name="_Toc449087201"/>
      <w:bookmarkStart w:id="928" w:name="_Toc449087854"/>
      <w:bookmarkStart w:id="929" w:name="_Toc449088507"/>
      <w:bookmarkStart w:id="930" w:name="_Toc449089160"/>
      <w:bookmarkStart w:id="931" w:name="_Toc449097709"/>
      <w:bookmarkStart w:id="932" w:name="_Toc449098410"/>
      <w:bookmarkStart w:id="933" w:name="_Toc448928770"/>
      <w:bookmarkStart w:id="934" w:name="_Toc448930983"/>
      <w:bookmarkStart w:id="935" w:name="_Toc449085363"/>
      <w:bookmarkStart w:id="936" w:name="_Toc449098411"/>
      <w:bookmarkStart w:id="937" w:name="_Toc448928771"/>
      <w:bookmarkStart w:id="938" w:name="_Toc448930984"/>
      <w:bookmarkStart w:id="939" w:name="_Toc449085364"/>
      <w:bookmarkStart w:id="940" w:name="_Toc449098412"/>
      <w:bookmarkStart w:id="941" w:name="_Toc448923696"/>
      <w:bookmarkStart w:id="942" w:name="_Toc448928772"/>
      <w:bookmarkStart w:id="943" w:name="_Toc448924083"/>
      <w:bookmarkStart w:id="944" w:name="_Toc448929518"/>
      <w:bookmarkStart w:id="945" w:name="_Toc448930283"/>
      <w:bookmarkStart w:id="946" w:name="_Toc448930667"/>
      <w:bookmarkStart w:id="947" w:name="_Toc448930985"/>
      <w:bookmarkStart w:id="948" w:name="_Toc449023667"/>
      <w:bookmarkStart w:id="949" w:name="_Toc449085365"/>
      <w:bookmarkStart w:id="950" w:name="_Toc449087204"/>
      <w:bookmarkStart w:id="951" w:name="_Toc449087857"/>
      <w:bookmarkStart w:id="952" w:name="_Toc449088510"/>
      <w:bookmarkStart w:id="953" w:name="_Toc449089163"/>
      <w:bookmarkStart w:id="954" w:name="_Toc449097712"/>
      <w:bookmarkStart w:id="955" w:name="_Toc449098413"/>
      <w:bookmarkStart w:id="956" w:name="_Toc449098415"/>
      <w:bookmarkStart w:id="957" w:name="_Toc449098416"/>
      <w:bookmarkStart w:id="958" w:name="_Toc449098417"/>
      <w:bookmarkStart w:id="959" w:name="_Toc449098418"/>
      <w:bookmarkStart w:id="960" w:name="_Toc449098419"/>
      <w:bookmarkStart w:id="961" w:name="_Toc449098430"/>
      <w:bookmarkStart w:id="962" w:name="_Toc449098431"/>
      <w:bookmarkStart w:id="963" w:name="_Toc449098432"/>
      <w:bookmarkStart w:id="964" w:name="_Toc449098443"/>
      <w:bookmarkStart w:id="965" w:name="_Toc449098444"/>
      <w:bookmarkStart w:id="966" w:name="_Toc449098445"/>
      <w:bookmarkStart w:id="967" w:name="_Toc449098446"/>
      <w:bookmarkStart w:id="968" w:name="_Toc449098447"/>
      <w:bookmarkStart w:id="969" w:name="_Toc449098448"/>
      <w:bookmarkStart w:id="970" w:name="_Toc449098449"/>
      <w:bookmarkStart w:id="971" w:name="_Toc449098450"/>
      <w:bookmarkStart w:id="972" w:name="_Toc449098451"/>
      <w:bookmarkStart w:id="973" w:name="_Toc449098452"/>
      <w:bookmarkStart w:id="974" w:name="_Toc449098453"/>
      <w:bookmarkStart w:id="975" w:name="_Toc449098458"/>
      <w:bookmarkStart w:id="976" w:name="_Toc449098462"/>
      <w:bookmarkStart w:id="977" w:name="_Toc449098466"/>
      <w:bookmarkStart w:id="978" w:name="_Toc449098470"/>
      <w:bookmarkStart w:id="979" w:name="_Toc449098474"/>
      <w:bookmarkStart w:id="980" w:name="_Toc449098475"/>
      <w:bookmarkStart w:id="981" w:name="_Toc449098476"/>
      <w:bookmarkStart w:id="982" w:name="_Toc449098477"/>
      <w:bookmarkStart w:id="983" w:name="_Toc449098482"/>
      <w:bookmarkStart w:id="984" w:name="_Toc449098486"/>
      <w:bookmarkStart w:id="985" w:name="_Toc449098490"/>
      <w:bookmarkStart w:id="986" w:name="_Toc449098494"/>
      <w:bookmarkStart w:id="987" w:name="_Toc449098498"/>
      <w:bookmarkStart w:id="988" w:name="_Toc449098502"/>
      <w:bookmarkStart w:id="989" w:name="_Toc449098506"/>
      <w:bookmarkStart w:id="990" w:name="_Toc449098510"/>
      <w:bookmarkStart w:id="991" w:name="_Toc449098514"/>
      <w:bookmarkStart w:id="992" w:name="_Toc449098518"/>
      <w:bookmarkStart w:id="993" w:name="_Toc449098522"/>
      <w:bookmarkStart w:id="994" w:name="_Toc449098526"/>
      <w:bookmarkStart w:id="995" w:name="_Toc449098530"/>
      <w:bookmarkStart w:id="996" w:name="_Toc449098534"/>
      <w:bookmarkStart w:id="997" w:name="_Toc449098538"/>
      <w:bookmarkStart w:id="998" w:name="_Toc449098542"/>
      <w:bookmarkStart w:id="999" w:name="_Toc449098546"/>
      <w:bookmarkStart w:id="1000" w:name="_Toc449098550"/>
      <w:bookmarkStart w:id="1001" w:name="_Toc449098554"/>
      <w:bookmarkStart w:id="1002" w:name="_Toc449098558"/>
      <w:bookmarkStart w:id="1003" w:name="_Toc449098562"/>
      <w:bookmarkStart w:id="1004" w:name="_Toc449098566"/>
      <w:bookmarkStart w:id="1005" w:name="_Toc449098570"/>
      <w:bookmarkStart w:id="1006" w:name="_Toc449098574"/>
      <w:bookmarkStart w:id="1007" w:name="_Toc449098578"/>
      <w:bookmarkStart w:id="1008" w:name="_Toc449098582"/>
      <w:bookmarkStart w:id="1009" w:name="_Toc449098586"/>
      <w:bookmarkStart w:id="1010" w:name="_Toc449098590"/>
      <w:bookmarkStart w:id="1011" w:name="_Toc449098594"/>
      <w:bookmarkStart w:id="1012" w:name="_Toc449098598"/>
      <w:bookmarkStart w:id="1013" w:name="_Toc449098599"/>
      <w:bookmarkStart w:id="1014" w:name="_Toc449098600"/>
      <w:bookmarkStart w:id="1015" w:name="_Toc449098601"/>
      <w:bookmarkStart w:id="1016" w:name="_Toc449098602"/>
      <w:bookmarkStart w:id="1017" w:name="_Toc449098603"/>
      <w:bookmarkStart w:id="1018" w:name="_Toc449098604"/>
      <w:bookmarkStart w:id="1019" w:name="_Toc449098605"/>
      <w:bookmarkStart w:id="1020" w:name="_Toc449098606"/>
      <w:bookmarkStart w:id="1021" w:name="_Toc449098607"/>
      <w:bookmarkStart w:id="1022" w:name="_Toc449098608"/>
      <w:bookmarkStart w:id="1023" w:name="_Toc449098609"/>
      <w:bookmarkStart w:id="1024" w:name="_Toc449098610"/>
      <w:bookmarkStart w:id="1025" w:name="_Toc449098611"/>
      <w:bookmarkStart w:id="1026" w:name="_Toc449098612"/>
      <w:bookmarkStart w:id="1027" w:name="_Toc449098613"/>
      <w:bookmarkStart w:id="1028" w:name="_Toc449098614"/>
      <w:bookmarkStart w:id="1029" w:name="_Toc449098615"/>
      <w:bookmarkStart w:id="1030" w:name="_Toc449098616"/>
      <w:bookmarkStart w:id="1031" w:name="_Toc449098617"/>
      <w:bookmarkStart w:id="1032" w:name="_Toc449098618"/>
      <w:bookmarkStart w:id="1033" w:name="_Toc449098619"/>
      <w:bookmarkStart w:id="1034" w:name="_Toc449098620"/>
      <w:bookmarkStart w:id="1035" w:name="_Toc449098621"/>
      <w:bookmarkStart w:id="1036" w:name="_Toc449098622"/>
      <w:bookmarkStart w:id="1037" w:name="_Toc449098623"/>
      <w:bookmarkStart w:id="1038" w:name="_Toc449098624"/>
      <w:bookmarkStart w:id="1039" w:name="_Toc449098625"/>
      <w:bookmarkStart w:id="1040" w:name="_Toc449098626"/>
      <w:bookmarkStart w:id="1041" w:name="_Toc449098627"/>
      <w:bookmarkStart w:id="1042" w:name="_Toc449098628"/>
      <w:bookmarkStart w:id="1043" w:name="_Toc449098629"/>
      <w:bookmarkStart w:id="1044" w:name="_Toc449098630"/>
      <w:bookmarkStart w:id="1045" w:name="_Toc449098631"/>
      <w:bookmarkStart w:id="1046" w:name="_Toc449098632"/>
      <w:bookmarkStart w:id="1047" w:name="_Toc449098633"/>
      <w:bookmarkStart w:id="1048" w:name="_Toc449098634"/>
      <w:bookmarkStart w:id="1049" w:name="_Toc449098635"/>
      <w:bookmarkStart w:id="1050" w:name="_Toc449098636"/>
      <w:bookmarkStart w:id="1051" w:name="_Toc449098637"/>
      <w:bookmarkStart w:id="1052" w:name="_Toc449098638"/>
      <w:bookmarkStart w:id="1053" w:name="_Toc449098639"/>
      <w:bookmarkStart w:id="1054" w:name="_Toc449098640"/>
      <w:bookmarkStart w:id="1055" w:name="_Toc449098641"/>
      <w:bookmarkStart w:id="1056" w:name="_Toc449098642"/>
      <w:bookmarkStart w:id="1057" w:name="_Toc449098643"/>
      <w:bookmarkStart w:id="1058" w:name="_Toc449098644"/>
      <w:bookmarkStart w:id="1059" w:name="_Toc449098645"/>
      <w:bookmarkStart w:id="1060" w:name="_Toc449098646"/>
      <w:bookmarkStart w:id="1061" w:name="_Toc449098647"/>
      <w:bookmarkStart w:id="1062" w:name="_Toc449098648"/>
      <w:bookmarkStart w:id="1063" w:name="_Toc449098649"/>
      <w:bookmarkStart w:id="1064" w:name="_Toc449098650"/>
      <w:bookmarkStart w:id="1065" w:name="_Toc449098651"/>
      <w:bookmarkStart w:id="1066" w:name="_Toc449098652"/>
      <w:bookmarkStart w:id="1067" w:name="_Toc449098653"/>
      <w:bookmarkStart w:id="1068" w:name="_Toc449098654"/>
      <w:bookmarkStart w:id="1069" w:name="_Toc449098655"/>
      <w:bookmarkStart w:id="1070" w:name="_Toc449098656"/>
      <w:bookmarkStart w:id="1071" w:name="_Toc449098657"/>
      <w:bookmarkStart w:id="1072" w:name="_Toc449098658"/>
      <w:bookmarkStart w:id="1073" w:name="_Toc449098659"/>
      <w:bookmarkStart w:id="1074" w:name="_Toc449098660"/>
      <w:bookmarkStart w:id="1075" w:name="_Toc449098661"/>
      <w:bookmarkStart w:id="1076" w:name="_Toc449098662"/>
      <w:bookmarkStart w:id="1077" w:name="_Toc449098663"/>
      <w:bookmarkStart w:id="1078" w:name="_Toc449098664"/>
      <w:bookmarkStart w:id="1079" w:name="_Toc449098665"/>
      <w:bookmarkStart w:id="1080" w:name="_Toc449098666"/>
      <w:bookmarkStart w:id="1081" w:name="_Toc449098667"/>
      <w:bookmarkStart w:id="1082" w:name="_Toc449098668"/>
      <w:bookmarkStart w:id="1083" w:name="_Toc449098669"/>
      <w:bookmarkStart w:id="1084" w:name="_Toc449098670"/>
      <w:bookmarkStart w:id="1085" w:name="_Toc449098671"/>
      <w:bookmarkStart w:id="1086" w:name="_Toc449098672"/>
      <w:bookmarkStart w:id="1087" w:name="_Toc449098673"/>
      <w:bookmarkStart w:id="1088" w:name="_Toc449098674"/>
      <w:bookmarkStart w:id="1089" w:name="_Toc449098675"/>
      <w:bookmarkStart w:id="1090" w:name="_Toc449098676"/>
      <w:bookmarkStart w:id="1091" w:name="_Toc449098677"/>
      <w:bookmarkStart w:id="1092" w:name="_Toc449098678"/>
      <w:bookmarkStart w:id="1093" w:name="_Toc449098679"/>
      <w:bookmarkStart w:id="1094" w:name="_Toc449098680"/>
      <w:bookmarkStart w:id="1095" w:name="_Toc449098681"/>
      <w:bookmarkStart w:id="1096" w:name="_Toc449098682"/>
      <w:bookmarkStart w:id="1097" w:name="_Toc449098683"/>
      <w:bookmarkStart w:id="1098" w:name="_Toc449098684"/>
      <w:bookmarkStart w:id="1099" w:name="_Toc449098685"/>
      <w:bookmarkStart w:id="1100" w:name="_Toc449098686"/>
      <w:bookmarkStart w:id="1101" w:name="_Toc449098687"/>
      <w:bookmarkStart w:id="1102" w:name="_Toc449098688"/>
      <w:bookmarkStart w:id="1103" w:name="_Toc449098689"/>
      <w:bookmarkStart w:id="1104" w:name="_Toc449098690"/>
      <w:bookmarkStart w:id="1105" w:name="_Toc449098691"/>
      <w:bookmarkStart w:id="1106" w:name="_Toc449098692"/>
      <w:bookmarkStart w:id="1107" w:name="_Toc449098693"/>
      <w:bookmarkStart w:id="1108" w:name="_Toc449098694"/>
      <w:bookmarkStart w:id="1109" w:name="_Toc449098695"/>
      <w:bookmarkStart w:id="1110" w:name="_Toc449098696"/>
      <w:bookmarkStart w:id="1111" w:name="_Toc449098697"/>
      <w:bookmarkStart w:id="1112" w:name="_Toc449098698"/>
      <w:bookmarkStart w:id="1113" w:name="_Toc449098699"/>
      <w:bookmarkStart w:id="1114" w:name="_Toc449098700"/>
      <w:bookmarkStart w:id="1115" w:name="_Toc449098701"/>
      <w:bookmarkStart w:id="1116" w:name="_Toc449098702"/>
      <w:bookmarkStart w:id="1117" w:name="_Toc449098703"/>
      <w:bookmarkStart w:id="1118" w:name="_Toc449098704"/>
      <w:bookmarkStart w:id="1119" w:name="_Toc449098705"/>
      <w:bookmarkStart w:id="1120" w:name="_Toc449098706"/>
      <w:bookmarkStart w:id="1121" w:name="_Toc449098707"/>
      <w:bookmarkStart w:id="1122" w:name="_Toc449098708"/>
      <w:bookmarkStart w:id="1123" w:name="_Toc449098709"/>
      <w:bookmarkStart w:id="1124" w:name="_Toc449098710"/>
      <w:bookmarkStart w:id="1125" w:name="_Toc449098711"/>
      <w:bookmarkStart w:id="1126" w:name="_Toc449098712"/>
      <w:bookmarkStart w:id="1127" w:name="_Toc449098713"/>
      <w:bookmarkStart w:id="1128" w:name="_Toc449098714"/>
      <w:bookmarkStart w:id="1129" w:name="_Toc449098715"/>
      <w:bookmarkStart w:id="1130" w:name="_Toc449098716"/>
      <w:bookmarkStart w:id="1131" w:name="_Toc449098717"/>
      <w:bookmarkStart w:id="1132" w:name="_Toc449098718"/>
      <w:bookmarkStart w:id="1133" w:name="_Toc449098719"/>
      <w:bookmarkStart w:id="1134" w:name="_Toc449098720"/>
      <w:bookmarkStart w:id="1135" w:name="_Toc449098721"/>
      <w:bookmarkStart w:id="1136" w:name="_Toc449098722"/>
      <w:bookmarkStart w:id="1137" w:name="_Toc449098723"/>
      <w:bookmarkStart w:id="1138" w:name="_Toc449098724"/>
      <w:bookmarkStart w:id="1139" w:name="_Toc449098725"/>
      <w:bookmarkStart w:id="1140" w:name="_Toc449098726"/>
      <w:bookmarkStart w:id="1141" w:name="_Toc449098727"/>
      <w:bookmarkStart w:id="1142" w:name="_Toc449098728"/>
      <w:bookmarkStart w:id="1143" w:name="_Toc449098729"/>
      <w:bookmarkStart w:id="1144" w:name="_Toc449098730"/>
      <w:bookmarkStart w:id="1145" w:name="_Toc449098731"/>
      <w:bookmarkStart w:id="1146" w:name="_Toc449098732"/>
      <w:bookmarkStart w:id="1147" w:name="_Toc449098733"/>
      <w:bookmarkStart w:id="1148" w:name="_Toc449098734"/>
      <w:bookmarkStart w:id="1149" w:name="_Toc449098735"/>
      <w:bookmarkStart w:id="1150" w:name="_Toc449098736"/>
      <w:bookmarkStart w:id="1151" w:name="_Toc449098737"/>
      <w:bookmarkStart w:id="1152" w:name="_Toc449098738"/>
      <w:bookmarkStart w:id="1153" w:name="_Toc449098739"/>
      <w:bookmarkStart w:id="1154" w:name="_Toc449098740"/>
      <w:bookmarkStart w:id="1155" w:name="_Toc449098741"/>
      <w:bookmarkStart w:id="1156" w:name="_Toc449098742"/>
      <w:bookmarkStart w:id="1157" w:name="_Toc449098743"/>
      <w:bookmarkStart w:id="1158" w:name="_Toc449098744"/>
      <w:bookmarkStart w:id="1159" w:name="_Toc449098745"/>
      <w:bookmarkStart w:id="1160" w:name="_Toc449098746"/>
      <w:bookmarkStart w:id="1161" w:name="_Toc449098747"/>
      <w:bookmarkStart w:id="1162" w:name="_Toc449098748"/>
      <w:bookmarkStart w:id="1163" w:name="_Toc449098749"/>
      <w:bookmarkStart w:id="1164" w:name="_Toc449098750"/>
      <w:bookmarkStart w:id="1165" w:name="_Toc449098751"/>
      <w:bookmarkStart w:id="1166" w:name="_Toc449098752"/>
      <w:bookmarkStart w:id="1167" w:name="_Toc449098753"/>
      <w:bookmarkStart w:id="1168" w:name="_Toc449098754"/>
      <w:bookmarkStart w:id="1169" w:name="_Toc449098755"/>
      <w:bookmarkStart w:id="1170" w:name="_Toc449098756"/>
      <w:bookmarkStart w:id="1171" w:name="_Toc449098757"/>
      <w:bookmarkStart w:id="1172" w:name="_Toc449098758"/>
      <w:bookmarkStart w:id="1173" w:name="_Toc449098759"/>
      <w:bookmarkStart w:id="1174" w:name="_Toc449098760"/>
      <w:bookmarkStart w:id="1175" w:name="_Toc449098761"/>
      <w:bookmarkStart w:id="1176" w:name="_Toc449098762"/>
      <w:bookmarkStart w:id="1177" w:name="_Toc449098763"/>
      <w:bookmarkStart w:id="1178" w:name="_Toc449098764"/>
      <w:bookmarkStart w:id="1179" w:name="_Toc449098765"/>
      <w:bookmarkStart w:id="1180" w:name="_Toc449098766"/>
      <w:bookmarkStart w:id="1181" w:name="_Toc449098767"/>
      <w:bookmarkStart w:id="1182" w:name="_Toc449098768"/>
      <w:bookmarkStart w:id="1183" w:name="_Toc449098769"/>
      <w:bookmarkStart w:id="1184" w:name="_Toc449098770"/>
      <w:bookmarkStart w:id="1185" w:name="_Toc449098775"/>
      <w:bookmarkStart w:id="1186" w:name="_Toc449098779"/>
      <w:bookmarkStart w:id="1187" w:name="_Toc449098783"/>
      <w:bookmarkStart w:id="1188" w:name="_Toc449098787"/>
      <w:bookmarkStart w:id="1189" w:name="_Toc449098791"/>
      <w:bookmarkStart w:id="1190" w:name="_Toc449098795"/>
      <w:bookmarkStart w:id="1191" w:name="_Toc449098796"/>
      <w:bookmarkStart w:id="1192" w:name="_Toc449098797"/>
      <w:bookmarkStart w:id="1193" w:name="_Toc449098798"/>
      <w:bookmarkStart w:id="1194" w:name="_Toc449098799"/>
      <w:bookmarkStart w:id="1195" w:name="_Toc449098804"/>
      <w:bookmarkStart w:id="1196" w:name="_Toc449098808"/>
      <w:bookmarkStart w:id="1197" w:name="_Toc449098812"/>
      <w:bookmarkStart w:id="1198" w:name="_Toc449098816"/>
      <w:bookmarkStart w:id="1199" w:name="_Toc449098820"/>
      <w:bookmarkStart w:id="1200" w:name="_Toc449098824"/>
      <w:bookmarkStart w:id="1201" w:name="_Toc449098828"/>
      <w:bookmarkStart w:id="1202" w:name="_Toc449098832"/>
      <w:bookmarkStart w:id="1203" w:name="_Toc449098836"/>
      <w:bookmarkStart w:id="1204" w:name="_Toc449098840"/>
      <w:bookmarkStart w:id="1205" w:name="_Toc449098844"/>
      <w:bookmarkStart w:id="1206" w:name="_Toc449098848"/>
      <w:bookmarkStart w:id="1207" w:name="_Toc449098852"/>
      <w:bookmarkStart w:id="1208" w:name="_Toc449098856"/>
      <w:bookmarkStart w:id="1209" w:name="_Toc449098860"/>
      <w:bookmarkStart w:id="1210" w:name="_Toc449098864"/>
      <w:bookmarkStart w:id="1211" w:name="_Toc449098868"/>
      <w:bookmarkStart w:id="1212" w:name="_Toc449098869"/>
      <w:bookmarkStart w:id="1213" w:name="_Toc449098870"/>
      <w:bookmarkStart w:id="1214" w:name="_Toc449098871"/>
      <w:bookmarkStart w:id="1215" w:name="_Toc449098872"/>
      <w:bookmarkStart w:id="1216" w:name="_Toc449098873"/>
      <w:bookmarkStart w:id="1217" w:name="_Toc449098874"/>
      <w:bookmarkStart w:id="1218" w:name="_Toc449098875"/>
      <w:bookmarkStart w:id="1219" w:name="_Toc449098876"/>
      <w:bookmarkStart w:id="1220" w:name="_Toc449098877"/>
      <w:bookmarkStart w:id="1221" w:name="_Toc449098878"/>
      <w:bookmarkStart w:id="1222" w:name="_Toc449098879"/>
      <w:bookmarkStart w:id="1223" w:name="_Toc449098880"/>
      <w:bookmarkStart w:id="1224" w:name="_Toc449098881"/>
      <w:bookmarkStart w:id="1225" w:name="_Toc449098882"/>
      <w:bookmarkStart w:id="1226" w:name="_Toc449098883"/>
      <w:bookmarkStart w:id="1227" w:name="_Toc449098884"/>
      <w:bookmarkStart w:id="1228" w:name="_Toc449098885"/>
      <w:bookmarkStart w:id="1229" w:name="_Toc449098886"/>
      <w:bookmarkStart w:id="1230" w:name="_Toc449098887"/>
      <w:bookmarkStart w:id="1231" w:name="_Toc449098888"/>
      <w:bookmarkStart w:id="1232" w:name="_Toc449098889"/>
      <w:bookmarkStart w:id="1233" w:name="_Toc449098890"/>
      <w:bookmarkStart w:id="1234" w:name="_Toc449098891"/>
      <w:bookmarkStart w:id="1235" w:name="_Toc449098892"/>
      <w:bookmarkStart w:id="1236" w:name="_Toc449098893"/>
      <w:bookmarkStart w:id="1237" w:name="_Toc449098894"/>
      <w:bookmarkStart w:id="1238" w:name="_Toc449098895"/>
      <w:bookmarkStart w:id="1239" w:name="_Toc449098896"/>
      <w:bookmarkStart w:id="1240" w:name="_Toc449098897"/>
      <w:bookmarkStart w:id="1241" w:name="_Toc449098898"/>
      <w:bookmarkStart w:id="1242" w:name="_Toc449098899"/>
      <w:bookmarkStart w:id="1243" w:name="_Toc449098900"/>
      <w:bookmarkStart w:id="1244" w:name="_Toc449098901"/>
      <w:bookmarkStart w:id="1245" w:name="_Toc449098902"/>
      <w:bookmarkStart w:id="1246" w:name="_Toc449098903"/>
      <w:bookmarkStart w:id="1247" w:name="_Toc449098904"/>
      <w:bookmarkStart w:id="1248" w:name="_Toc449098905"/>
      <w:bookmarkStart w:id="1249" w:name="_Toc449098906"/>
      <w:bookmarkStart w:id="1250" w:name="_Toc449098907"/>
      <w:bookmarkStart w:id="1251" w:name="_Toc449098908"/>
      <w:bookmarkStart w:id="1252" w:name="_Toc449098909"/>
      <w:bookmarkStart w:id="1253" w:name="_Toc449098910"/>
      <w:bookmarkStart w:id="1254" w:name="_Toc449098911"/>
      <w:bookmarkStart w:id="1255" w:name="_Toc449098912"/>
      <w:bookmarkStart w:id="1256" w:name="_Toc449098913"/>
      <w:bookmarkStart w:id="1257" w:name="_Toc449098914"/>
      <w:bookmarkStart w:id="1258" w:name="_Toc449098915"/>
      <w:bookmarkStart w:id="1259" w:name="_Toc449098916"/>
      <w:bookmarkStart w:id="1260" w:name="_Toc449098917"/>
      <w:bookmarkStart w:id="1261" w:name="_Toc449098918"/>
      <w:bookmarkStart w:id="1262" w:name="_Toc449098919"/>
      <w:bookmarkStart w:id="1263" w:name="_Toc449098920"/>
      <w:bookmarkStart w:id="1264" w:name="_Toc449098921"/>
      <w:bookmarkStart w:id="1265" w:name="_Toc449098922"/>
      <w:bookmarkStart w:id="1266" w:name="_Toc449098923"/>
      <w:bookmarkStart w:id="1267" w:name="_Toc449098924"/>
      <w:bookmarkStart w:id="1268" w:name="_Toc449098925"/>
      <w:bookmarkStart w:id="1269" w:name="_Toc449098926"/>
      <w:bookmarkStart w:id="1270" w:name="_Toc449098927"/>
      <w:bookmarkStart w:id="1271" w:name="_Toc449098928"/>
      <w:bookmarkStart w:id="1272" w:name="_Toc449098929"/>
      <w:bookmarkStart w:id="1273" w:name="_Toc449098930"/>
      <w:bookmarkStart w:id="1274" w:name="_Toc449098931"/>
      <w:bookmarkStart w:id="1275" w:name="_Toc449098932"/>
      <w:bookmarkStart w:id="1276" w:name="_Toc449098933"/>
      <w:bookmarkStart w:id="1277" w:name="_Toc449098934"/>
      <w:bookmarkStart w:id="1278" w:name="_Toc449098935"/>
      <w:bookmarkStart w:id="1279" w:name="_Toc449098936"/>
      <w:bookmarkStart w:id="1280" w:name="_Toc449098937"/>
      <w:bookmarkStart w:id="1281" w:name="_Toc449098938"/>
      <w:bookmarkStart w:id="1282" w:name="_Toc449098939"/>
      <w:bookmarkStart w:id="1283" w:name="_Toc449098940"/>
      <w:bookmarkStart w:id="1284" w:name="_Toc449098941"/>
      <w:bookmarkStart w:id="1285" w:name="_Toc449098942"/>
      <w:bookmarkStart w:id="1286" w:name="_Toc449098943"/>
      <w:bookmarkStart w:id="1287" w:name="_Toc449098944"/>
      <w:bookmarkStart w:id="1288" w:name="_Toc449098945"/>
      <w:bookmarkStart w:id="1289" w:name="_Toc449098946"/>
      <w:bookmarkStart w:id="1290" w:name="_Toc449098947"/>
      <w:bookmarkStart w:id="1291" w:name="_Toc449098948"/>
      <w:bookmarkStart w:id="1292" w:name="_Toc449098949"/>
      <w:bookmarkStart w:id="1293" w:name="_Toc449098950"/>
      <w:bookmarkStart w:id="1294" w:name="_Toc449098951"/>
      <w:bookmarkStart w:id="1295" w:name="_Toc449098952"/>
      <w:bookmarkStart w:id="1296" w:name="_Toc449098953"/>
      <w:bookmarkStart w:id="1297" w:name="_Toc449098954"/>
      <w:bookmarkStart w:id="1298" w:name="_Toc449098955"/>
      <w:bookmarkStart w:id="1299" w:name="_Toc449098956"/>
      <w:bookmarkStart w:id="1300" w:name="_Toc449098957"/>
      <w:bookmarkStart w:id="1301" w:name="_Toc449098958"/>
      <w:bookmarkStart w:id="1302" w:name="_Toc449098959"/>
      <w:bookmarkStart w:id="1303" w:name="_Toc449098960"/>
      <w:bookmarkStart w:id="1304" w:name="_Toc449098961"/>
      <w:bookmarkStart w:id="1305" w:name="_Toc449098962"/>
      <w:bookmarkStart w:id="1306" w:name="_Toc449098963"/>
      <w:bookmarkStart w:id="1307" w:name="_Toc449098964"/>
      <w:bookmarkStart w:id="1308" w:name="_Toc449098965"/>
      <w:bookmarkStart w:id="1309" w:name="_Toc449098966"/>
      <w:bookmarkStart w:id="1310" w:name="_Toc449098967"/>
      <w:bookmarkStart w:id="1311" w:name="_Toc449098968"/>
      <w:bookmarkStart w:id="1312" w:name="_Toc449098969"/>
      <w:bookmarkStart w:id="1313" w:name="_Toc449098970"/>
      <w:bookmarkStart w:id="1314" w:name="_Toc449098971"/>
      <w:bookmarkStart w:id="1315" w:name="_Toc449098972"/>
      <w:bookmarkStart w:id="1316" w:name="_Toc449098973"/>
      <w:bookmarkStart w:id="1317" w:name="_Toc449098974"/>
      <w:bookmarkStart w:id="1318" w:name="_Toc449098975"/>
      <w:bookmarkStart w:id="1319" w:name="_Toc449098976"/>
      <w:bookmarkStart w:id="1320" w:name="_Toc449098977"/>
      <w:bookmarkStart w:id="1321" w:name="_Toc449098978"/>
      <w:bookmarkStart w:id="1322" w:name="_Toc449098979"/>
      <w:bookmarkStart w:id="1323" w:name="_Toc449098980"/>
      <w:bookmarkStart w:id="1324" w:name="_Toc449098981"/>
      <w:bookmarkStart w:id="1325" w:name="_Toc449098982"/>
      <w:bookmarkStart w:id="1326" w:name="_Toc449098983"/>
      <w:bookmarkStart w:id="1327" w:name="_Toc449098984"/>
      <w:bookmarkStart w:id="1328" w:name="_Toc449098985"/>
      <w:bookmarkStart w:id="1329" w:name="_Toc449098986"/>
      <w:bookmarkStart w:id="1330" w:name="_Toc449098987"/>
      <w:bookmarkStart w:id="1331" w:name="_Toc449098988"/>
      <w:bookmarkStart w:id="1332" w:name="_Toc449098989"/>
      <w:bookmarkStart w:id="1333" w:name="_Toc449098990"/>
      <w:bookmarkStart w:id="1334" w:name="_Toc449098991"/>
      <w:bookmarkStart w:id="1335" w:name="_Toc449098992"/>
      <w:bookmarkStart w:id="1336" w:name="_Toc449098993"/>
      <w:bookmarkStart w:id="1337" w:name="_Toc449098994"/>
      <w:bookmarkStart w:id="1338" w:name="_Toc449098995"/>
      <w:bookmarkStart w:id="1339" w:name="_Toc449098996"/>
      <w:bookmarkStart w:id="1340" w:name="_Toc449098997"/>
      <w:bookmarkStart w:id="1341" w:name="_Toc449098998"/>
      <w:bookmarkStart w:id="1342" w:name="_Toc449098999"/>
      <w:bookmarkStart w:id="1343" w:name="_Toc449099000"/>
      <w:bookmarkStart w:id="1344" w:name="_Toc449099001"/>
      <w:bookmarkStart w:id="1345" w:name="_Toc449099002"/>
      <w:bookmarkStart w:id="1346" w:name="_Toc449099003"/>
      <w:bookmarkStart w:id="1347" w:name="_Toc449099004"/>
      <w:bookmarkStart w:id="1348" w:name="_Toc449099005"/>
      <w:bookmarkStart w:id="1349" w:name="_Toc449099006"/>
      <w:bookmarkStart w:id="1350" w:name="_Toc449099007"/>
      <w:bookmarkStart w:id="1351" w:name="_Toc449099008"/>
      <w:bookmarkStart w:id="1352" w:name="_Toc449099009"/>
      <w:bookmarkStart w:id="1353" w:name="_Toc449099010"/>
      <w:bookmarkStart w:id="1354" w:name="_Toc449099011"/>
      <w:bookmarkStart w:id="1355" w:name="_Toc449099012"/>
      <w:bookmarkStart w:id="1356" w:name="_Toc449099013"/>
      <w:bookmarkStart w:id="1357" w:name="_Toc449099014"/>
      <w:bookmarkStart w:id="1358" w:name="_Toc449099015"/>
      <w:bookmarkStart w:id="1359" w:name="_Toc449099016"/>
      <w:bookmarkStart w:id="1360" w:name="_Toc449099017"/>
      <w:bookmarkStart w:id="1361" w:name="_Toc449099018"/>
      <w:bookmarkStart w:id="1362" w:name="_Toc449099019"/>
      <w:bookmarkStart w:id="1363" w:name="_Toc449099020"/>
      <w:bookmarkStart w:id="1364" w:name="_Toc449099021"/>
      <w:bookmarkStart w:id="1365" w:name="_Toc449099022"/>
      <w:bookmarkStart w:id="1366" w:name="_Toc449099023"/>
      <w:bookmarkStart w:id="1367" w:name="_Toc449099024"/>
      <w:bookmarkStart w:id="1368" w:name="_Toc449099025"/>
      <w:bookmarkStart w:id="1369" w:name="_Toc449099026"/>
      <w:bookmarkStart w:id="1370" w:name="_Toc449099027"/>
      <w:bookmarkStart w:id="1371" w:name="_Toc449099028"/>
      <w:bookmarkStart w:id="1372" w:name="_Toc449099029"/>
      <w:bookmarkStart w:id="1373" w:name="_Toc449099030"/>
      <w:bookmarkStart w:id="1374" w:name="_Toc449099031"/>
      <w:bookmarkStart w:id="1375" w:name="_Toc449099032"/>
      <w:bookmarkStart w:id="1376" w:name="_Toc449099033"/>
      <w:bookmarkStart w:id="1377" w:name="_Toc449099034"/>
      <w:bookmarkStart w:id="1378" w:name="_Toc449099035"/>
      <w:bookmarkStart w:id="1379" w:name="_Toc449099348"/>
      <w:bookmarkStart w:id="1380" w:name="_Toc447814410"/>
      <w:bookmarkStart w:id="1381" w:name="_Toc446070756"/>
      <w:bookmarkStart w:id="1382" w:name="_Toc446518484"/>
      <w:bookmarkStart w:id="1383" w:name="_Toc446524179"/>
      <w:bookmarkStart w:id="1384" w:name="_Toc446518485"/>
      <w:bookmarkStart w:id="1385" w:name="_Toc446524180"/>
      <w:bookmarkStart w:id="1386" w:name="_Toc446518486"/>
      <w:bookmarkStart w:id="1387" w:name="_Toc446524181"/>
      <w:bookmarkStart w:id="1388" w:name="_Toc446518487"/>
      <w:bookmarkStart w:id="1389" w:name="_Toc446524182"/>
      <w:bookmarkStart w:id="1390" w:name="_Toc446518488"/>
      <w:bookmarkStart w:id="1391" w:name="_Toc446524183"/>
      <w:bookmarkStart w:id="1392" w:name="_Toc446518489"/>
      <w:bookmarkStart w:id="1393" w:name="_Toc446524184"/>
      <w:bookmarkStart w:id="1394" w:name="_Toc446518490"/>
      <w:bookmarkStart w:id="1395" w:name="_Toc446524185"/>
      <w:bookmarkStart w:id="1396" w:name="_Toc446518491"/>
      <w:bookmarkStart w:id="1397" w:name="_Toc446524186"/>
      <w:bookmarkStart w:id="1398" w:name="_Toc446518492"/>
      <w:bookmarkStart w:id="1399" w:name="_Toc446524187"/>
      <w:bookmarkStart w:id="1400" w:name="_Toc446490309"/>
      <w:bookmarkStart w:id="1401" w:name="_Toc446490340"/>
      <w:bookmarkStart w:id="1402" w:name="_Toc446490310"/>
      <w:bookmarkStart w:id="1403" w:name="_Toc446490341"/>
      <w:bookmarkStart w:id="1404" w:name="_Toc446490311"/>
      <w:bookmarkStart w:id="1405" w:name="_Toc446490342"/>
      <w:bookmarkStart w:id="1406" w:name="_Toc446490312"/>
      <w:bookmarkStart w:id="1407" w:name="_Toc446490343"/>
      <w:bookmarkStart w:id="1408" w:name="_Toc446490315"/>
      <w:bookmarkStart w:id="1409" w:name="_Toc446490346"/>
      <w:bookmarkStart w:id="1410" w:name="_Toc447115501"/>
      <w:bookmarkStart w:id="1411" w:name="_Ref447117454"/>
      <w:bookmarkStart w:id="1412" w:name="_Toc447117635"/>
      <w:bookmarkStart w:id="1413" w:name="_Toc447120747"/>
      <w:bookmarkStart w:id="1414" w:name="_Toc447195239"/>
      <w:bookmarkStart w:id="1415" w:name="_Toc447734218"/>
      <w:bookmarkStart w:id="1416" w:name="_Toc447883213"/>
      <w:bookmarkStart w:id="1417" w:name="_Toc448225706"/>
      <w:bookmarkStart w:id="1418" w:name="_Toc448311044"/>
      <w:bookmarkStart w:id="1419" w:name="_Toc448486806"/>
      <w:bookmarkStart w:id="1420" w:name="_Toc448743134"/>
      <w:bookmarkStart w:id="1421" w:name="_Toc448930831"/>
      <w:bookmarkStart w:id="1422" w:name="_Toc77013334"/>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r>
        <w:lastRenderedPageBreak/>
        <w:t>Appendix A</w:t>
      </w:r>
      <w:bookmarkEnd w:id="1410"/>
      <w:bookmarkEnd w:id="1411"/>
      <w:bookmarkEnd w:id="1412"/>
      <w:bookmarkEnd w:id="1413"/>
      <w:bookmarkEnd w:id="1414"/>
      <w:bookmarkEnd w:id="1415"/>
      <w:bookmarkEnd w:id="1416"/>
      <w:bookmarkEnd w:id="1417"/>
      <w:bookmarkEnd w:id="1418"/>
      <w:bookmarkEnd w:id="1419"/>
      <w:bookmarkEnd w:id="1420"/>
      <w:bookmarkEnd w:id="1421"/>
      <w:bookmarkEnd w:id="1422"/>
    </w:p>
    <w:p w14:paraId="5FF410B4" w14:textId="77777777" w:rsidR="004E7AEA" w:rsidRDefault="004E7AEA" w:rsidP="008F085B">
      <w:pPr>
        <w:rPr>
          <w:color w:val="000000"/>
          <w:lang w:val="en-SG" w:eastAsia="en-SG"/>
        </w:rPr>
      </w:pPr>
    </w:p>
    <w:p w14:paraId="3131C207" w14:textId="77777777" w:rsidR="00D56763" w:rsidRPr="00730DE7" w:rsidRDefault="00743A2D" w:rsidP="00E04D97">
      <w:pPr>
        <w:pStyle w:val="Heading2"/>
        <w:numPr>
          <w:ilvl w:val="0"/>
          <w:numId w:val="10"/>
        </w:numPr>
        <w:ind w:hanging="720"/>
        <w:rPr>
          <w:rStyle w:val="IntenseReference"/>
          <w:color w:val="000000" w:themeColor="text1"/>
        </w:rPr>
      </w:pPr>
      <w:bookmarkStart w:id="1423" w:name="_Toc77013335"/>
      <w:r>
        <w:rPr>
          <w:rStyle w:val="IntenseReference"/>
          <w:color w:val="000000" w:themeColor="text1"/>
        </w:rPr>
        <w:t>Configuration blueprint (CBP)</w:t>
      </w:r>
      <w:bookmarkEnd w:id="1423"/>
    </w:p>
    <w:p w14:paraId="5CED4AF3" w14:textId="77777777" w:rsidR="0026471D" w:rsidRPr="0026471D" w:rsidRDefault="0026471D" w:rsidP="00A25162">
      <w:pPr>
        <w:pStyle w:val="ListParagraph"/>
        <w:rPr>
          <w:color w:val="000000"/>
          <w:lang w:val="en-SG" w:eastAsia="en-SG"/>
        </w:rPr>
      </w:pPr>
    </w:p>
    <w:p w14:paraId="16614643" w14:textId="77777777" w:rsidR="0026471D" w:rsidRPr="00874649" w:rsidRDefault="00C65EA4" w:rsidP="00874649">
      <w:pPr>
        <w:rPr>
          <w:color w:val="000000"/>
          <w:lang w:val="en-SG" w:eastAsia="en-SG"/>
        </w:rPr>
      </w:pPr>
      <w:r w:rsidRPr="00874649">
        <w:rPr>
          <w:color w:val="000000"/>
          <w:lang w:val="en-SG" w:eastAsia="en-SG"/>
        </w:rPr>
        <w:t xml:space="preserve">Configuration Blueprint (CBP) for </w:t>
      </w:r>
      <w:r w:rsidR="00CF7840">
        <w:rPr>
          <w:color w:val="000000"/>
          <w:lang w:val="en-SG" w:eastAsia="en-SG"/>
        </w:rPr>
        <w:t>Risk</w:t>
      </w:r>
      <w:r w:rsidR="00796648">
        <w:rPr>
          <w:color w:val="000000"/>
          <w:lang w:val="en-SG" w:eastAsia="en-SG"/>
        </w:rPr>
        <w:t>.</w:t>
      </w:r>
      <w:r w:rsidR="00E81BEF">
        <w:rPr>
          <w:color w:val="000000"/>
          <w:lang w:val="en-SG" w:eastAsia="en-SG"/>
        </w:rPr>
        <w:t xml:space="preserve"> </w:t>
      </w:r>
    </w:p>
    <w:p w14:paraId="2CD14717" w14:textId="77777777" w:rsidR="00C65EA4" w:rsidRPr="00104FC3" w:rsidRDefault="00C65EA4" w:rsidP="00616962">
      <w:pPr>
        <w:pStyle w:val="ListParagraph"/>
        <w:rPr>
          <w:color w:val="000000"/>
          <w:lang w:val="en-SG" w:eastAsia="en-SG"/>
        </w:rPr>
      </w:pPr>
    </w:p>
    <w:bookmarkStart w:id="1424" w:name="_MON_1687622446"/>
    <w:bookmarkEnd w:id="1424"/>
    <w:p w14:paraId="73A11385" w14:textId="497B1516" w:rsidR="008C3EC1" w:rsidRDefault="0022144B" w:rsidP="003A4EA3">
      <w:pPr>
        <w:rPr>
          <w:color w:val="000000"/>
          <w:lang w:val="en-SG" w:eastAsia="en-SG"/>
        </w:rPr>
      </w:pPr>
      <w:r>
        <w:rPr>
          <w:color w:val="000000"/>
          <w:lang w:val="en-SG" w:eastAsia="en-SG"/>
        </w:rPr>
        <w:object w:dxaOrig="1534" w:dyaOrig="997" w14:anchorId="045671E2">
          <v:shape id="_x0000_i1034" type="#_x0000_t75" style="width:76.45pt;height:49.5pt" o:ole="">
            <v:imagedata r:id="rId28" o:title=""/>
          </v:shape>
          <o:OLEObject Type="Embed" ProgID="Excel.Sheet.12" ShapeID="_x0000_i1034" DrawAspect="Icon" ObjectID="_1687626446" r:id="rId29"/>
        </w:object>
      </w:r>
    </w:p>
    <w:p w14:paraId="0576D12D" w14:textId="77777777" w:rsidR="00D56763" w:rsidRDefault="008C3EC1" w:rsidP="003A4EA3">
      <w:pPr>
        <w:rPr>
          <w:color w:val="000000"/>
          <w:lang w:val="en-SG" w:eastAsia="en-SG"/>
        </w:rPr>
      </w:pPr>
      <w:r>
        <w:rPr>
          <w:color w:val="000000"/>
          <w:lang w:val="en-SG" w:eastAsia="en-SG"/>
        </w:rPr>
        <w:t xml:space="preserve"> </w:t>
      </w:r>
    </w:p>
    <w:p w14:paraId="3A436891" w14:textId="77777777" w:rsidR="00743314" w:rsidRDefault="00743314" w:rsidP="003A4EA3">
      <w:pPr>
        <w:rPr>
          <w:color w:val="000000"/>
          <w:lang w:val="en-SG" w:eastAsia="en-SG"/>
        </w:rPr>
      </w:pPr>
    </w:p>
    <w:p w14:paraId="470F4583" w14:textId="77777777" w:rsidR="00743A2D" w:rsidRPr="00241A0F" w:rsidRDefault="00743A2D" w:rsidP="00743A2D">
      <w:pPr>
        <w:rPr>
          <w:bCs/>
          <w:color w:val="000000"/>
          <w:lang w:val="en-SG" w:eastAsia="en-SG"/>
        </w:rPr>
      </w:pPr>
    </w:p>
    <w:sectPr w:rsidR="00743A2D" w:rsidRPr="00241A0F" w:rsidSect="00D0609C">
      <w:headerReference w:type="first" r:id="rId30"/>
      <w:pgSz w:w="12240" w:h="15840" w:code="1"/>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F597A" w14:textId="77777777" w:rsidR="003925A6" w:rsidRDefault="003925A6">
      <w:r>
        <w:separator/>
      </w:r>
    </w:p>
  </w:endnote>
  <w:endnote w:type="continuationSeparator" w:id="0">
    <w:p w14:paraId="6C84A187" w14:textId="77777777" w:rsidR="003925A6" w:rsidRDefault="003925A6">
      <w:r>
        <w:continuationSeparator/>
      </w:r>
    </w:p>
  </w:endnote>
  <w:endnote w:type="continuationNotice" w:id="1">
    <w:p w14:paraId="2101709F" w14:textId="77777777" w:rsidR="003925A6" w:rsidRDefault="003925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entury Gothic Bold">
    <w:altName w:val="Segoe UI Semibold"/>
    <w:panose1 w:val="020B0702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9"/>
      <w:gridCol w:w="1952"/>
      <w:gridCol w:w="3591"/>
    </w:tblGrid>
    <w:tr w:rsidR="00AE261C" w14:paraId="46A3155E" w14:textId="77777777">
      <w:tc>
        <w:tcPr>
          <w:tcW w:w="3060" w:type="dxa"/>
        </w:tcPr>
        <w:p w14:paraId="4DF320D8" w14:textId="77777777" w:rsidR="00AE261C" w:rsidRDefault="00AE261C">
          <w:pPr>
            <w:pStyle w:val="Footer"/>
            <w:rPr>
              <w:sz w:val="16"/>
              <w:szCs w:val="16"/>
            </w:rPr>
          </w:pPr>
          <w:r>
            <w:rPr>
              <w:sz w:val="16"/>
              <w:szCs w:val="16"/>
            </w:rPr>
            <w:t>SRS Template</w:t>
          </w:r>
        </w:p>
      </w:tc>
      <w:tc>
        <w:tcPr>
          <w:tcW w:w="1980" w:type="dxa"/>
        </w:tcPr>
        <w:p w14:paraId="033FCAF9" w14:textId="77777777" w:rsidR="00AE261C" w:rsidRDefault="00AE261C">
          <w:pPr>
            <w:pStyle w:val="Footer"/>
            <w:jc w:val="center"/>
            <w:rPr>
              <w:sz w:val="16"/>
              <w:szCs w:val="16"/>
            </w:rPr>
          </w:pPr>
          <w:proofErr w:type="spellStart"/>
          <w:r>
            <w:rPr>
              <w:sz w:val="16"/>
              <w:szCs w:val="16"/>
            </w:rPr>
            <w:t>CrimsonLogic</w:t>
          </w:r>
          <w:proofErr w:type="spellEnd"/>
          <w:r>
            <w:rPr>
              <w:sz w:val="16"/>
              <w:szCs w:val="16"/>
            </w:rPr>
            <w:t xml:space="preserve"> Pte Ltd</w:t>
          </w:r>
        </w:p>
      </w:tc>
      <w:tc>
        <w:tcPr>
          <w:tcW w:w="3708" w:type="dxa"/>
        </w:tcPr>
        <w:p w14:paraId="415A7764" w14:textId="77777777" w:rsidR="00AE261C" w:rsidRDefault="00AE261C">
          <w:pPr>
            <w:pStyle w:val="Footer"/>
            <w:jc w:val="right"/>
            <w:rPr>
              <w:sz w:val="16"/>
              <w:szCs w:val="16"/>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Pr>
              <w:noProof/>
              <w:sz w:val="16"/>
              <w:szCs w:val="16"/>
            </w:rPr>
            <w:t>72</w:t>
          </w:r>
          <w:r>
            <w:rPr>
              <w:sz w:val="16"/>
              <w:szCs w:val="16"/>
            </w:rPr>
            <w:fldChar w:fldCharType="end"/>
          </w:r>
          <w:r>
            <w:rPr>
              <w:sz w:val="16"/>
              <w:szCs w:val="16"/>
            </w:rPr>
            <w:t xml:space="preserve"> of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115</w:t>
          </w:r>
          <w:r>
            <w:rPr>
              <w:sz w:val="16"/>
              <w:szCs w:val="16"/>
            </w:rPr>
            <w:fldChar w:fldCharType="end"/>
          </w:r>
        </w:p>
      </w:tc>
    </w:tr>
    <w:tr w:rsidR="00AE261C" w14:paraId="11F0EACB" w14:textId="77777777">
      <w:tc>
        <w:tcPr>
          <w:tcW w:w="3060" w:type="dxa"/>
        </w:tcPr>
        <w:p w14:paraId="7977800D" w14:textId="77777777" w:rsidR="00AE261C" w:rsidRDefault="00AE261C">
          <w:pPr>
            <w:pStyle w:val="Footer"/>
            <w:rPr>
              <w:sz w:val="16"/>
              <w:szCs w:val="16"/>
            </w:rPr>
          </w:pPr>
          <w:r>
            <w:rPr>
              <w:sz w:val="16"/>
              <w:szCs w:val="16"/>
            </w:rPr>
            <w:t>SW / RD – SRS / TM / V 2.2 / May 09</w:t>
          </w:r>
        </w:p>
      </w:tc>
      <w:tc>
        <w:tcPr>
          <w:tcW w:w="1980" w:type="dxa"/>
        </w:tcPr>
        <w:p w14:paraId="787868CE" w14:textId="77777777" w:rsidR="00AE261C" w:rsidRDefault="00AE261C">
          <w:pPr>
            <w:pStyle w:val="Footer"/>
            <w:jc w:val="center"/>
            <w:rPr>
              <w:sz w:val="16"/>
              <w:szCs w:val="16"/>
            </w:rPr>
          </w:pPr>
          <w:r>
            <w:rPr>
              <w:sz w:val="16"/>
              <w:szCs w:val="16"/>
            </w:rPr>
            <w:t>Copyright - Private</w:t>
          </w:r>
        </w:p>
      </w:tc>
      <w:tc>
        <w:tcPr>
          <w:tcW w:w="3708" w:type="dxa"/>
        </w:tcPr>
        <w:p w14:paraId="3E59B13B" w14:textId="77777777" w:rsidR="00AE261C" w:rsidRDefault="00AE261C">
          <w:pPr>
            <w:pStyle w:val="Footer"/>
            <w:ind w:left="-108"/>
            <w:jc w:val="right"/>
            <w:rPr>
              <w:sz w:val="16"/>
              <w:szCs w:val="16"/>
            </w:rPr>
          </w:pPr>
          <w:r>
            <w:rPr>
              <w:sz w:val="16"/>
              <w:szCs w:val="16"/>
            </w:rPr>
            <w:t xml:space="preserve">Doc details: </w:t>
          </w:r>
          <w:proofErr w:type="gramStart"/>
          <w:r>
            <w:rPr>
              <w:sz w:val="16"/>
              <w:szCs w:val="16"/>
            </w:rPr>
            <w:t>Soft</w:t>
          </w:r>
          <w:proofErr w:type="gramEnd"/>
          <w:r>
            <w:rPr>
              <w:sz w:val="16"/>
              <w:szCs w:val="16"/>
            </w:rPr>
            <w:t xml:space="preserve"> copy in Project Folder</w:t>
          </w:r>
        </w:p>
      </w:tc>
    </w:tr>
  </w:tbl>
  <w:p w14:paraId="626C36B9" w14:textId="77777777" w:rsidR="00AE261C" w:rsidRDefault="00AE261C">
    <w:pPr>
      <w:pStyle w:val="Footer"/>
      <w:rPr>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AD037" w14:textId="77777777" w:rsidR="00AE261C" w:rsidRDefault="00AE261C" w:rsidP="00382535">
    <w:pPr>
      <w:pStyle w:val="Heading5"/>
    </w:pPr>
    <w:r>
      <w:t>Confidentiality &amp; Copyright</w:t>
    </w:r>
  </w:p>
  <w:p w14:paraId="1C4274DF" w14:textId="77777777" w:rsidR="00AE261C" w:rsidRDefault="00AE261C">
    <w:pPr>
      <w:pStyle w:val="BodyText"/>
      <w:rPr>
        <w:b/>
        <w:i w:val="0"/>
        <w:color w:val="000000"/>
        <w:sz w:val="16"/>
        <w:szCs w:val="16"/>
      </w:rPr>
    </w:pPr>
    <w:r w:rsidRPr="307E93B4">
      <w:rPr>
        <w:i w:val="0"/>
        <w:color w:val="000000" w:themeColor="text1"/>
        <w:sz w:val="16"/>
        <w:szCs w:val="16"/>
      </w:rPr>
      <w:t xml:space="preserve">This Manual contains </w:t>
    </w:r>
    <w:proofErr w:type="spellStart"/>
    <w:r w:rsidRPr="307E93B4">
      <w:rPr>
        <w:i w:val="0"/>
        <w:color w:val="000000" w:themeColor="text1"/>
        <w:sz w:val="16"/>
        <w:szCs w:val="16"/>
      </w:rPr>
      <w:t>CrimsonLogic</w:t>
    </w:r>
    <w:proofErr w:type="spellEnd"/>
    <w:r w:rsidRPr="307E93B4">
      <w:rPr>
        <w:i w:val="0"/>
        <w:color w:val="000000" w:themeColor="text1"/>
        <w:sz w:val="16"/>
        <w:szCs w:val="16"/>
      </w:rPr>
      <w:t xml:space="preserve"> proprietary material. While </w:t>
    </w:r>
    <w:proofErr w:type="spellStart"/>
    <w:r w:rsidRPr="307E93B4">
      <w:rPr>
        <w:i w:val="0"/>
        <w:color w:val="000000" w:themeColor="text1"/>
        <w:sz w:val="16"/>
        <w:szCs w:val="16"/>
      </w:rPr>
      <w:t>CrimsonLogic</w:t>
    </w:r>
    <w:proofErr w:type="spellEnd"/>
    <w:r w:rsidRPr="307E93B4">
      <w:rPr>
        <w:i w:val="0"/>
        <w:color w:val="000000" w:themeColor="text1"/>
        <w:sz w:val="16"/>
        <w:szCs w:val="16"/>
      </w:rPr>
      <w:t xml:space="preserve"> customers are given reasonable opportunity to view the Manual for the purpose of exemplifying </w:t>
    </w:r>
    <w:proofErr w:type="spellStart"/>
    <w:r w:rsidRPr="307E93B4">
      <w:rPr>
        <w:i w:val="0"/>
        <w:color w:val="000000" w:themeColor="text1"/>
        <w:sz w:val="16"/>
        <w:szCs w:val="16"/>
      </w:rPr>
      <w:t>CrimsonLogic’s</w:t>
    </w:r>
    <w:proofErr w:type="spellEnd"/>
    <w:r w:rsidRPr="307E93B4">
      <w:rPr>
        <w:i w:val="0"/>
        <w:color w:val="000000" w:themeColor="text1"/>
        <w:sz w:val="16"/>
        <w:szCs w:val="16"/>
      </w:rPr>
      <w:t xml:space="preserve"> commitment to quality, any form of reproduction, transmission or use of this Manual or its contents is not permitted without prior written approval from </w:t>
    </w:r>
    <w:proofErr w:type="spellStart"/>
    <w:r w:rsidRPr="307E93B4">
      <w:rPr>
        <w:i w:val="0"/>
        <w:color w:val="000000" w:themeColor="text1"/>
        <w:sz w:val="16"/>
        <w:szCs w:val="16"/>
      </w:rPr>
      <w:t>CrimsonLogic</w:t>
    </w:r>
    <w:proofErr w:type="spellEnd"/>
    <w:r w:rsidRPr="307E93B4">
      <w:rPr>
        <w:i w:val="0"/>
        <w:color w:val="000000" w:themeColor="text1"/>
        <w:sz w:val="16"/>
        <w:szCs w:val="16"/>
      </w:rPr>
      <w:t>.  All rights are reserved.</w:t>
    </w:r>
  </w:p>
  <w:p w14:paraId="3C8A4CE7" w14:textId="77777777" w:rsidR="00AE261C" w:rsidRDefault="00AE261C">
    <w:pPr>
      <w:ind w:left="900"/>
      <w:rPr>
        <w:b/>
        <w:color w:val="000000"/>
        <w:sz w:val="16"/>
        <w:szCs w:val="16"/>
      </w:rPr>
    </w:pPr>
  </w:p>
  <w:p w14:paraId="20B5151C" w14:textId="77777777" w:rsidR="00AE261C" w:rsidRDefault="00AE261C">
    <w:pPr>
      <w:ind w:left="900"/>
      <w:rPr>
        <w:b/>
        <w:sz w:val="16"/>
        <w:szCs w:val="16"/>
      </w:rPr>
    </w:pPr>
  </w:p>
  <w:p w14:paraId="5DF788D2" w14:textId="77777777" w:rsidR="00AE261C" w:rsidRDefault="00AE261C">
    <w:pPr>
      <w:pStyle w:val="Footer"/>
      <w:tabs>
        <w:tab w:val="left" w:pos="0"/>
      </w:tabs>
      <w:rPr>
        <w:b/>
        <w:sz w:val="16"/>
        <w:szCs w:val="16"/>
      </w:rPr>
    </w:pPr>
    <w:proofErr w:type="spellStart"/>
    <w:r>
      <w:rPr>
        <w:b/>
        <w:sz w:val="16"/>
        <w:szCs w:val="16"/>
      </w:rPr>
      <w:t>CrimsonLogic</w:t>
    </w:r>
    <w:proofErr w:type="spellEnd"/>
    <w:r>
      <w:rPr>
        <w:b/>
        <w:sz w:val="16"/>
        <w:szCs w:val="16"/>
      </w:rPr>
      <w:t xml:space="preserve"> Pte Ltd</w:t>
    </w:r>
  </w:p>
  <w:p w14:paraId="7C48BC39" w14:textId="77777777" w:rsidR="00AE261C" w:rsidRDefault="00AE261C">
    <w:pPr>
      <w:pStyle w:val="Footer"/>
      <w:tabs>
        <w:tab w:val="left" w:pos="0"/>
      </w:tabs>
      <w:rPr>
        <w:sz w:val="16"/>
        <w:szCs w:val="16"/>
      </w:rPr>
    </w:pPr>
    <w:r>
      <w:rPr>
        <w:sz w:val="16"/>
        <w:szCs w:val="16"/>
      </w:rPr>
      <w:t>31 Science Park Road, The Crimson, Singapore 117611, Main: (65) 6887 7888, Fax: (65) 6778 5277, www.crimsonlogic.com.sg</w:t>
    </w:r>
  </w:p>
  <w:p w14:paraId="0D69D20B" w14:textId="77777777" w:rsidR="00AE261C" w:rsidRDefault="00AE26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5258D" w14:textId="77777777" w:rsidR="003925A6" w:rsidRDefault="003925A6">
      <w:r>
        <w:separator/>
      </w:r>
    </w:p>
  </w:footnote>
  <w:footnote w:type="continuationSeparator" w:id="0">
    <w:p w14:paraId="746D14FF" w14:textId="77777777" w:rsidR="003925A6" w:rsidRDefault="003925A6">
      <w:r>
        <w:continuationSeparator/>
      </w:r>
    </w:p>
  </w:footnote>
  <w:footnote w:type="continuationNotice" w:id="1">
    <w:p w14:paraId="70184B2F" w14:textId="77777777" w:rsidR="003925A6" w:rsidRDefault="003925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A8D54" w14:textId="77777777" w:rsidR="00AE261C" w:rsidRDefault="00AE261C">
    <w:pPr>
      <w:pStyle w:val="Header"/>
      <w:rPr>
        <w:sz w:val="16"/>
        <w:szCs w:val="16"/>
      </w:rPr>
    </w:pPr>
  </w:p>
  <w:p w14:paraId="543CA814" w14:textId="77777777" w:rsidR="00AE261C" w:rsidRDefault="00AE261C" w:rsidP="005C6F52">
    <w:pPr>
      <w:pStyle w:val="Header"/>
      <w:rPr>
        <w:sz w:val="16"/>
        <w:szCs w:val="16"/>
      </w:rPr>
    </w:pPr>
  </w:p>
  <w:p w14:paraId="3608FBEE" w14:textId="77344D17" w:rsidR="00AE261C" w:rsidRDefault="00AE261C" w:rsidP="005C6F52">
    <w:pPr>
      <w:pStyle w:val="Header"/>
      <w:tabs>
        <w:tab w:val="clear" w:pos="8640"/>
        <w:tab w:val="right" w:pos="9000"/>
      </w:tabs>
      <w:rPr>
        <w:sz w:val="16"/>
        <w:szCs w:val="16"/>
      </w:rPr>
    </w:pPr>
    <w:r>
      <w:rPr>
        <w:sz w:val="16"/>
        <w:szCs w:val="16"/>
      </w:rPr>
      <w:t xml:space="preserve">SRS For </w:t>
    </w:r>
    <w:proofErr w:type="spellStart"/>
    <w:r>
      <w:rPr>
        <w:sz w:val="16"/>
        <w:szCs w:val="16"/>
      </w:rPr>
      <w:t>eCMS</w:t>
    </w:r>
    <w:proofErr w:type="spellEnd"/>
    <w:r>
      <w:rPr>
        <w:sz w:val="16"/>
        <w:szCs w:val="16"/>
      </w:rPr>
      <w:t xml:space="preserve"> </w:t>
    </w:r>
    <w:r w:rsidR="00503582">
      <w:rPr>
        <w:sz w:val="16"/>
        <w:szCs w:val="16"/>
      </w:rPr>
      <w:t>Risk</w:t>
    </w:r>
    <w:r>
      <w:rPr>
        <w:sz w:val="16"/>
        <w:szCs w:val="16"/>
      </w:rPr>
      <w:tab/>
    </w:r>
    <w:r>
      <w:rPr>
        <w:sz w:val="16"/>
        <w:szCs w:val="16"/>
      </w:rPr>
      <w:tab/>
      <w:t xml:space="preserve">Release 1.0 – </w:t>
    </w:r>
    <w:r w:rsidR="00593B95">
      <w:rPr>
        <w:sz w:val="16"/>
        <w:szCs w:val="16"/>
      </w:rPr>
      <w:t>July</w:t>
    </w:r>
    <w:r>
      <w:rPr>
        <w:sz w:val="16"/>
        <w:szCs w:val="16"/>
      </w:rPr>
      <w:t xml:space="preserve"> 2021</w:t>
    </w:r>
  </w:p>
  <w:p w14:paraId="11B5AC2F" w14:textId="77777777" w:rsidR="00AE261C" w:rsidRDefault="00AE261C">
    <w:pPr>
      <w:pStyle w:val="Header"/>
      <w:tabs>
        <w:tab w:val="clear" w:pos="8640"/>
        <w:tab w:val="right" w:pos="9000"/>
      </w:tabs>
      <w:rPr>
        <w:sz w:val="16"/>
        <w:szCs w:val="16"/>
      </w:rPr>
    </w:pPr>
    <w:r>
      <w:rPr>
        <w:noProof/>
        <w:sz w:val="16"/>
        <w:szCs w:val="16"/>
      </w:rPr>
      <mc:AlternateContent>
        <mc:Choice Requires="wps">
          <w:drawing>
            <wp:anchor distT="0" distB="0" distL="114300" distR="114300" simplePos="0" relativeHeight="251570688" behindDoc="0" locked="0" layoutInCell="1" allowOverlap="1" wp14:anchorId="53ACCB5E" wp14:editId="2702A998">
              <wp:simplePos x="0" y="0"/>
              <wp:positionH relativeFrom="column">
                <wp:posOffset>-62865</wp:posOffset>
              </wp:positionH>
              <wp:positionV relativeFrom="paragraph">
                <wp:posOffset>92710</wp:posOffset>
              </wp:positionV>
              <wp:extent cx="5829300" cy="0"/>
              <wp:effectExtent l="0" t="0" r="0" b="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475311" id="Line 6" o:spid="_x0000_s1026" style="position:absolute;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7.3pt" to="454.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"/>
          </w:pict>
        </mc:Fallback>
      </mc:AlternateContent>
    </w:r>
  </w:p>
  <w:p w14:paraId="019B4EEF" w14:textId="77777777" w:rsidR="00AE261C" w:rsidRDefault="00AE261C">
    <w:pPr>
      <w:pStyle w:val="Header"/>
      <w:tabs>
        <w:tab w:val="clear" w:pos="360"/>
        <w:tab w:val="clear" w:pos="4320"/>
        <w:tab w:val="clear" w:pos="8640"/>
        <w:tab w:val="left" w:pos="3480"/>
      </w:tabs>
      <w:rPr>
        <w:sz w:val="16"/>
        <w:szCs w:val="16"/>
      </w:rPr>
    </w:pPr>
    <w:r>
      <w:rPr>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96E3F" w14:textId="77777777" w:rsidR="00AE261C" w:rsidRDefault="00AE261C">
    <w:pPr>
      <w:pStyle w:val="Header"/>
      <w:jc w:val="right"/>
    </w:pPr>
    <w:r>
      <w:rPr>
        <w:noProof/>
      </w:rPr>
      <w:drawing>
        <wp:anchor distT="0" distB="0" distL="114300" distR="114300" simplePos="0" relativeHeight="251658241" behindDoc="1" locked="0" layoutInCell="1" allowOverlap="1" wp14:anchorId="0FF1FB17" wp14:editId="5F7457FD">
          <wp:simplePos x="0" y="0"/>
          <wp:positionH relativeFrom="margin">
            <wp:align>right</wp:align>
          </wp:positionH>
          <wp:positionV relativeFrom="paragraph">
            <wp:posOffset>-9525</wp:posOffset>
          </wp:positionV>
          <wp:extent cx="2676525" cy="1143000"/>
          <wp:effectExtent l="0" t="0" r="9525" b="0"/>
          <wp:wrapNone/>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43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42BA9" w14:textId="77777777" w:rsidR="00AE261C" w:rsidRDefault="00AE261C">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67358" w14:textId="77777777" w:rsidR="00AE261C" w:rsidRDefault="00AE26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B1BD7"/>
    <w:multiLevelType w:val="hybridMultilevel"/>
    <w:tmpl w:val="33B4E944"/>
    <w:lvl w:ilvl="0" w:tplc="81CA85C2">
      <w:start w:val="1"/>
      <w:numFmt w:val="decimal"/>
      <w:lvlText w:val="%1."/>
      <w:lvlJc w:val="left"/>
      <w:pPr>
        <w:ind w:left="720" w:hanging="360"/>
      </w:pPr>
      <w:rPr>
        <w:rFonts w:hint="default"/>
        <w:b/>
        <w:bCs/>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27B6655"/>
    <w:multiLevelType w:val="hybridMultilevel"/>
    <w:tmpl w:val="C2829F9A"/>
    <w:lvl w:ilvl="0" w:tplc="48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4F2ED8"/>
    <w:multiLevelType w:val="hybridMultilevel"/>
    <w:tmpl w:val="1A0EE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7391F"/>
    <w:multiLevelType w:val="hybridMultilevel"/>
    <w:tmpl w:val="29BEAEBE"/>
    <w:lvl w:ilvl="0" w:tplc="4809000F">
      <w:start w:val="1"/>
      <w:numFmt w:val="decimal"/>
      <w:lvlText w:val="%1."/>
      <w:lvlJc w:val="left"/>
      <w:pPr>
        <w:tabs>
          <w:tab w:val="num" w:pos="720"/>
        </w:tabs>
        <w:ind w:left="720" w:hanging="360"/>
      </w:pPr>
    </w:lvl>
    <w:lvl w:ilvl="1" w:tplc="ED3EF42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344835"/>
    <w:multiLevelType w:val="hybridMultilevel"/>
    <w:tmpl w:val="9CF62D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8F69AE"/>
    <w:multiLevelType w:val="hybridMultilevel"/>
    <w:tmpl w:val="4142EE48"/>
    <w:lvl w:ilvl="0" w:tplc="90FECA42">
      <w:start w:val="1"/>
      <w:numFmt w:val="lowerLetter"/>
      <w:pStyle w:val="level2bullet1"/>
      <w:lvlText w:val="%1)"/>
      <w:lvlJc w:val="left"/>
      <w:pPr>
        <w:tabs>
          <w:tab w:val="num" w:pos="360"/>
        </w:tabs>
        <w:ind w:left="360" w:hanging="360"/>
      </w:pPr>
      <w:rPr>
        <w:rFonts w:ascii="Times New Roman" w:hAnsi="Times New Roman" w:hint="default"/>
        <w:b w:val="0"/>
        <w:i/>
        <w:color w:val="0000FF"/>
        <w:sz w:val="24"/>
      </w:rPr>
    </w:lvl>
    <w:lvl w:ilvl="1" w:tplc="C16248E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7E3053E"/>
    <w:multiLevelType w:val="hybridMultilevel"/>
    <w:tmpl w:val="197E7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B02780"/>
    <w:multiLevelType w:val="hybridMultilevel"/>
    <w:tmpl w:val="D0445D46"/>
    <w:lvl w:ilvl="0" w:tplc="48090015">
      <w:start w:val="1"/>
      <w:numFmt w:val="upp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A07EC3"/>
    <w:multiLevelType w:val="hybridMultilevel"/>
    <w:tmpl w:val="BA8038A6"/>
    <w:lvl w:ilvl="0" w:tplc="BB82E79A">
      <w:start w:val="1"/>
      <w:numFmt w:val="lowerLetter"/>
      <w:pStyle w:val="Style1"/>
      <w:lvlText w:val="%1)"/>
      <w:lvlJc w:val="left"/>
      <w:pPr>
        <w:tabs>
          <w:tab w:val="num" w:pos="360"/>
        </w:tabs>
        <w:ind w:left="360" w:hanging="360"/>
      </w:pPr>
      <w:rPr>
        <w:rFonts w:ascii="Times New Roman" w:hAnsi="Times New Roman" w:hint="default"/>
        <w:b w:val="0"/>
        <w:i/>
        <w:color w:val="3366FF"/>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08E798D"/>
    <w:multiLevelType w:val="multilevel"/>
    <w:tmpl w:val="0FD23984"/>
    <w:lvl w:ilvl="0">
      <w:start w:val="1"/>
      <w:numFmt w:val="decimal"/>
      <w:pStyle w:val="Main-Heading"/>
      <w:lvlText w:val="%1"/>
      <w:lvlJc w:val="left"/>
      <w:pPr>
        <w:tabs>
          <w:tab w:val="num" w:pos="720"/>
        </w:tabs>
        <w:ind w:left="720" w:hanging="720"/>
      </w:pPr>
      <w:rPr>
        <w:rFonts w:hint="default"/>
      </w:rPr>
    </w:lvl>
    <w:lvl w:ilvl="1">
      <w:start w:val="1"/>
      <w:numFmt w:val="decimal"/>
      <w:pStyle w:val="2ndLevel-Heading"/>
      <w:lvlText w:val="%1.%2"/>
      <w:lvlJc w:val="left"/>
      <w:pPr>
        <w:tabs>
          <w:tab w:val="num" w:pos="720"/>
        </w:tabs>
        <w:ind w:left="720" w:hanging="720"/>
      </w:pPr>
      <w:rPr>
        <w:rFonts w:hint="default"/>
      </w:rPr>
    </w:lvl>
    <w:lvl w:ilvl="2">
      <w:start w:val="1"/>
      <w:numFmt w:val="decimal"/>
      <w:pStyle w:val="3rdLevel-Heading"/>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Restart w:val="0"/>
      <w:lvlText w:val="%1.%2.%3.%4.%5.%6.%7.%8.%9"/>
      <w:lvlJc w:val="left"/>
      <w:pPr>
        <w:tabs>
          <w:tab w:val="num" w:pos="1584"/>
        </w:tabs>
        <w:ind w:left="1584" w:hanging="1584"/>
      </w:pPr>
      <w:rPr>
        <w:rFonts w:hint="default"/>
      </w:rPr>
    </w:lvl>
  </w:abstractNum>
  <w:abstractNum w:abstractNumId="11" w15:restartNumberingAfterBreak="0">
    <w:nsid w:val="3597300E"/>
    <w:multiLevelType w:val="hybridMultilevel"/>
    <w:tmpl w:val="0238803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0F">
      <w:start w:val="1"/>
      <w:numFmt w:val="decimal"/>
      <w:lvlText w:val="%3."/>
      <w:lvlJc w:val="lef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62430B6"/>
    <w:multiLevelType w:val="hybridMultilevel"/>
    <w:tmpl w:val="6C3CB42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3D331740"/>
    <w:multiLevelType w:val="hybridMultilevel"/>
    <w:tmpl w:val="A322C72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48AB7CBD"/>
    <w:multiLevelType w:val="hybridMultilevel"/>
    <w:tmpl w:val="A246CFBA"/>
    <w:lvl w:ilvl="0" w:tplc="97F03FA2">
      <w:start w:val="1"/>
      <w:numFmt w:val="bullet"/>
      <w:lvlText w:val=""/>
      <w:lvlJc w:val="left"/>
      <w:pPr>
        <w:tabs>
          <w:tab w:val="num" w:pos="1440"/>
        </w:tabs>
        <w:ind w:left="1440" w:hanging="360"/>
      </w:pPr>
      <w:rPr>
        <w:rFonts w:ascii="Symbol" w:hAnsi="Symbol" w:hint="default"/>
        <w:color w:val="auto"/>
      </w:rPr>
    </w:lvl>
    <w:lvl w:ilvl="1" w:tplc="04090019">
      <w:start w:val="1"/>
      <w:numFmt w:val="lowerLetter"/>
      <w:lvlText w:val="%2."/>
      <w:lvlJc w:val="left"/>
      <w:pPr>
        <w:tabs>
          <w:tab w:val="num" w:pos="1440"/>
        </w:tabs>
        <w:ind w:left="1440" w:hanging="360"/>
      </w:pPr>
      <w:rPr>
        <w:rFonts w:hint="default"/>
      </w:rPr>
    </w:lvl>
    <w:lvl w:ilvl="2" w:tplc="0409001B">
      <w:start w:val="1"/>
      <w:numFmt w:val="bullet"/>
      <w:lvlText w:val=""/>
      <w:lvlJc w:val="left"/>
      <w:pPr>
        <w:tabs>
          <w:tab w:val="num" w:pos="2160"/>
        </w:tabs>
        <w:ind w:left="2160" w:hanging="360"/>
      </w:pPr>
      <w:rPr>
        <w:rFonts w:ascii="Wingdings" w:hAnsi="Wingdings" w:hint="default"/>
      </w:rPr>
    </w:lvl>
    <w:lvl w:ilvl="3" w:tplc="E364EF12">
      <w:start w:val="1"/>
      <w:numFmt w:val="decimal"/>
      <w:lvlText w:val="(%4)"/>
      <w:lvlJc w:val="left"/>
      <w:pPr>
        <w:tabs>
          <w:tab w:val="num" w:pos="2880"/>
        </w:tabs>
        <w:ind w:left="2880" w:hanging="360"/>
      </w:pPr>
      <w:rPr>
        <w:rFonts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09647DC"/>
    <w:multiLevelType w:val="multilevel"/>
    <w:tmpl w:val="0358A486"/>
    <w:lvl w:ilvl="0">
      <w:start w:val="1"/>
      <w:numFmt w:val="decimal"/>
      <w:lvlText w:val="%1."/>
      <w:lvlJc w:val="left"/>
      <w:pPr>
        <w:ind w:left="360" w:hanging="360"/>
      </w:pPr>
      <w:rPr>
        <w:b w:val="0"/>
        <w:bCs w:val="0"/>
        <w:color w:val="000000" w:themeColor="text1"/>
      </w:rPr>
    </w:lvl>
    <w:lvl w:ilvl="1">
      <w:start w:val="1"/>
      <w:numFmt w:val="decimal"/>
      <w:pStyle w:val="Heading3"/>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93E70A3"/>
    <w:multiLevelType w:val="hybridMultilevel"/>
    <w:tmpl w:val="E46A736A"/>
    <w:lvl w:ilvl="0" w:tplc="3B385666">
      <w:start w:val="1"/>
      <w:numFmt w:val="decimal"/>
      <w:lvlText w:val="%1."/>
      <w:lvlJc w:val="left"/>
      <w:pPr>
        <w:ind w:left="720" w:hanging="360"/>
      </w:pPr>
      <w:rPr>
        <w:rFonts w:hint="default"/>
        <w:b w:val="0"/>
        <w:bCs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5CCC40C2"/>
    <w:multiLevelType w:val="multilevel"/>
    <w:tmpl w:val="D56E8E26"/>
    <w:lvl w:ilvl="0">
      <w:start w:val="1"/>
      <w:numFmt w:val="decimal"/>
      <w:lvlText w:val="%1."/>
      <w:lvlJc w:val="left"/>
      <w:pPr>
        <w:tabs>
          <w:tab w:val="num" w:pos="720"/>
        </w:tabs>
        <w:ind w:left="720" w:hanging="360"/>
      </w:pPr>
    </w:lvl>
    <w:lvl w:ilvl="1">
      <w:start w:val="1"/>
      <w:numFmt w:val="decimal"/>
      <w:isLgl/>
      <w:lvlText w:val="%1.%2"/>
      <w:lvlJc w:val="left"/>
      <w:pPr>
        <w:ind w:left="720" w:hanging="36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18" w15:restartNumberingAfterBreak="0">
    <w:nsid w:val="662C783F"/>
    <w:multiLevelType w:val="hybridMultilevel"/>
    <w:tmpl w:val="B074FE90"/>
    <w:lvl w:ilvl="0" w:tplc="48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9A661D8"/>
    <w:multiLevelType w:val="hybridMultilevel"/>
    <w:tmpl w:val="D652871A"/>
    <w:lvl w:ilvl="0" w:tplc="611AAE64">
      <w:start w:val="1"/>
      <w:numFmt w:val="lowerLetter"/>
      <w:pStyle w:val="Style2bullet"/>
      <w:lvlText w:val="%1)"/>
      <w:lvlJc w:val="left"/>
      <w:pPr>
        <w:tabs>
          <w:tab w:val="num" w:pos="360"/>
        </w:tabs>
        <w:ind w:left="360" w:hanging="360"/>
      </w:pPr>
      <w:rPr>
        <w:rFonts w:ascii="Times New Roman" w:hAnsi="Times New Roman"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0250D8F"/>
    <w:multiLevelType w:val="hybridMultilevel"/>
    <w:tmpl w:val="3EDA85D0"/>
    <w:lvl w:ilvl="0" w:tplc="3F609D26">
      <w:start w:val="1"/>
      <w:numFmt w:val="bullet"/>
      <w:pStyle w:val="Normal3Bullet"/>
      <w:lvlText w:val=""/>
      <w:lvlJc w:val="left"/>
      <w:pPr>
        <w:tabs>
          <w:tab w:val="num" w:pos="864"/>
        </w:tabs>
        <w:ind w:left="864"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709B2E7D"/>
    <w:multiLevelType w:val="hybridMultilevel"/>
    <w:tmpl w:val="5614BE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4DC6C57"/>
    <w:multiLevelType w:val="hybridMultilevel"/>
    <w:tmpl w:val="760E670A"/>
    <w:lvl w:ilvl="0" w:tplc="48090001">
      <w:start w:val="1"/>
      <w:numFmt w:val="bullet"/>
      <w:lvlText w:val=""/>
      <w:lvlJc w:val="left"/>
      <w:pPr>
        <w:ind w:left="720" w:hanging="360"/>
      </w:pPr>
      <w:rPr>
        <w:rFonts w:ascii="Symbol" w:hAnsi="Symbol" w:hint="default"/>
      </w:rPr>
    </w:lvl>
    <w:lvl w:ilvl="1" w:tplc="DF6A68B6">
      <w:start w:val="1"/>
      <w:numFmt w:val="lowerLetter"/>
      <w:lvlText w:val="%2)"/>
      <w:lvlJc w:val="left"/>
      <w:pPr>
        <w:ind w:left="144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24" w15:restartNumberingAfterBreak="0">
    <w:nsid w:val="7C7E3946"/>
    <w:multiLevelType w:val="hybridMultilevel"/>
    <w:tmpl w:val="E42057F0"/>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19"/>
  </w:num>
  <w:num w:numId="4">
    <w:abstractNumId w:val="10"/>
  </w:num>
  <w:num w:numId="5">
    <w:abstractNumId w:val="17"/>
  </w:num>
  <w:num w:numId="6">
    <w:abstractNumId w:val="8"/>
  </w:num>
  <w:num w:numId="7">
    <w:abstractNumId w:val="22"/>
  </w:num>
  <w:num w:numId="8">
    <w:abstractNumId w:val="23"/>
  </w:num>
  <w:num w:numId="9">
    <w:abstractNumId w:val="7"/>
  </w:num>
  <w:num w:numId="10">
    <w:abstractNumId w:val="11"/>
  </w:num>
  <w:num w:numId="11">
    <w:abstractNumId w:val="20"/>
  </w:num>
  <w:num w:numId="12">
    <w:abstractNumId w:val="15"/>
  </w:num>
  <w:num w:numId="13">
    <w:abstractNumId w:val="21"/>
  </w:num>
  <w:num w:numId="14">
    <w:abstractNumId w:val="2"/>
  </w:num>
  <w:num w:numId="15">
    <w:abstractNumId w:val="24"/>
  </w:num>
  <w:num w:numId="16">
    <w:abstractNumId w:val="6"/>
  </w:num>
  <w:num w:numId="17">
    <w:abstractNumId w:val="0"/>
  </w:num>
  <w:num w:numId="18">
    <w:abstractNumId w:val="16"/>
  </w:num>
  <w:num w:numId="19">
    <w:abstractNumId w:val="12"/>
  </w:num>
  <w:num w:numId="20">
    <w:abstractNumId w:val="13"/>
  </w:num>
  <w:num w:numId="21">
    <w:abstractNumId w:val="3"/>
  </w:num>
  <w:num w:numId="22">
    <w:abstractNumId w:val="4"/>
  </w:num>
  <w:num w:numId="23">
    <w:abstractNumId w:val="1"/>
  </w:num>
  <w:num w:numId="24">
    <w:abstractNumId w:val="14"/>
  </w:num>
  <w:num w:numId="25">
    <w:abstractNumId w:val="18"/>
  </w:num>
  <w:num w:numId="26">
    <w:abstractNumId w:val="15"/>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ghavan J">
    <w15:presenceInfo w15:providerId="AD" w15:userId="S::raghavan@crimsonlogic.com::fda175b6-d74d-457d-8c34-7800576e02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GridTable1Light-Accent210"/>
  <w:displayHorizontalDrawingGridEvery w:val="0"/>
  <w:displayVerticalDrawingGridEvery w:val="0"/>
  <w:doNotUseMarginsForDrawingGridOrigin/>
  <w:noPunctuationKerning/>
  <w:characterSpacingControl w:val="doNotCompress"/>
  <w:hdrShapeDefaults>
    <o:shapedefaults v:ext="edit" spidmax="2049">
      <o:colormru v:ext="edit" colors="#7fa8cc"/>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2srS0NDYyNrMwtDRT0lEKTi0uzszPAykwqwUACOSJhCwAAAA="/>
  </w:docVars>
  <w:rsids>
    <w:rsidRoot w:val="0037146F"/>
    <w:rsid w:val="00000FBC"/>
    <w:rsid w:val="00001702"/>
    <w:rsid w:val="00001B47"/>
    <w:rsid w:val="00003EC0"/>
    <w:rsid w:val="000044EC"/>
    <w:rsid w:val="000046E5"/>
    <w:rsid w:val="00004790"/>
    <w:rsid w:val="00004AEE"/>
    <w:rsid w:val="00004DE9"/>
    <w:rsid w:val="000062AB"/>
    <w:rsid w:val="0000674C"/>
    <w:rsid w:val="00006A96"/>
    <w:rsid w:val="00006AE5"/>
    <w:rsid w:val="000070A4"/>
    <w:rsid w:val="00007173"/>
    <w:rsid w:val="00007292"/>
    <w:rsid w:val="000078D0"/>
    <w:rsid w:val="00007A05"/>
    <w:rsid w:val="0001018C"/>
    <w:rsid w:val="000104BD"/>
    <w:rsid w:val="00010B8E"/>
    <w:rsid w:val="00010E5C"/>
    <w:rsid w:val="00011725"/>
    <w:rsid w:val="000117BE"/>
    <w:rsid w:val="0001220D"/>
    <w:rsid w:val="00012C6E"/>
    <w:rsid w:val="00013150"/>
    <w:rsid w:val="000137F5"/>
    <w:rsid w:val="00013B62"/>
    <w:rsid w:val="00013B89"/>
    <w:rsid w:val="00014399"/>
    <w:rsid w:val="00014667"/>
    <w:rsid w:val="000147A4"/>
    <w:rsid w:val="00014BD6"/>
    <w:rsid w:val="0001580F"/>
    <w:rsid w:val="00015EF2"/>
    <w:rsid w:val="00016C1F"/>
    <w:rsid w:val="00017503"/>
    <w:rsid w:val="00017B0B"/>
    <w:rsid w:val="00017F3D"/>
    <w:rsid w:val="00017FF6"/>
    <w:rsid w:val="000209DA"/>
    <w:rsid w:val="00020CF0"/>
    <w:rsid w:val="00021092"/>
    <w:rsid w:val="00021790"/>
    <w:rsid w:val="00021AC3"/>
    <w:rsid w:val="00021C49"/>
    <w:rsid w:val="00023BB4"/>
    <w:rsid w:val="00024828"/>
    <w:rsid w:val="000248F7"/>
    <w:rsid w:val="00024D73"/>
    <w:rsid w:val="00025444"/>
    <w:rsid w:val="00025AEE"/>
    <w:rsid w:val="0002671C"/>
    <w:rsid w:val="00026846"/>
    <w:rsid w:val="000279EB"/>
    <w:rsid w:val="000300FD"/>
    <w:rsid w:val="000302CF"/>
    <w:rsid w:val="00030542"/>
    <w:rsid w:val="00030577"/>
    <w:rsid w:val="000314AE"/>
    <w:rsid w:val="00031549"/>
    <w:rsid w:val="00031B20"/>
    <w:rsid w:val="0003225A"/>
    <w:rsid w:val="00032946"/>
    <w:rsid w:val="00032D5B"/>
    <w:rsid w:val="00032F5A"/>
    <w:rsid w:val="000333BB"/>
    <w:rsid w:val="0003370F"/>
    <w:rsid w:val="0003459F"/>
    <w:rsid w:val="000352D6"/>
    <w:rsid w:val="0003561E"/>
    <w:rsid w:val="00036389"/>
    <w:rsid w:val="00036C14"/>
    <w:rsid w:val="00036DEE"/>
    <w:rsid w:val="00036EBA"/>
    <w:rsid w:val="0003707C"/>
    <w:rsid w:val="00037AEF"/>
    <w:rsid w:val="00040497"/>
    <w:rsid w:val="00040746"/>
    <w:rsid w:val="00040EFD"/>
    <w:rsid w:val="0004134B"/>
    <w:rsid w:val="0004173F"/>
    <w:rsid w:val="00041EC6"/>
    <w:rsid w:val="00042414"/>
    <w:rsid w:val="00042998"/>
    <w:rsid w:val="0004411D"/>
    <w:rsid w:val="000441E9"/>
    <w:rsid w:val="0004484D"/>
    <w:rsid w:val="000448C6"/>
    <w:rsid w:val="00044A5A"/>
    <w:rsid w:val="00045638"/>
    <w:rsid w:val="0004577D"/>
    <w:rsid w:val="00046A87"/>
    <w:rsid w:val="00046DCA"/>
    <w:rsid w:val="00047E27"/>
    <w:rsid w:val="000513F9"/>
    <w:rsid w:val="000516F3"/>
    <w:rsid w:val="00051959"/>
    <w:rsid w:val="00051BE3"/>
    <w:rsid w:val="00051F88"/>
    <w:rsid w:val="000523B6"/>
    <w:rsid w:val="00052A64"/>
    <w:rsid w:val="00052FF0"/>
    <w:rsid w:val="000537A4"/>
    <w:rsid w:val="000540C4"/>
    <w:rsid w:val="00054E5F"/>
    <w:rsid w:val="0005515E"/>
    <w:rsid w:val="00055598"/>
    <w:rsid w:val="000555B4"/>
    <w:rsid w:val="000557D1"/>
    <w:rsid w:val="00055905"/>
    <w:rsid w:val="00056082"/>
    <w:rsid w:val="000568CB"/>
    <w:rsid w:val="0005702F"/>
    <w:rsid w:val="0005770A"/>
    <w:rsid w:val="00057858"/>
    <w:rsid w:val="000606F8"/>
    <w:rsid w:val="00060F2A"/>
    <w:rsid w:val="00061DCF"/>
    <w:rsid w:val="00062AC5"/>
    <w:rsid w:val="00063DDB"/>
    <w:rsid w:val="00064760"/>
    <w:rsid w:val="00064A4E"/>
    <w:rsid w:val="00064D0F"/>
    <w:rsid w:val="00065708"/>
    <w:rsid w:val="00065767"/>
    <w:rsid w:val="00065E56"/>
    <w:rsid w:val="000663B6"/>
    <w:rsid w:val="00066480"/>
    <w:rsid w:val="00070490"/>
    <w:rsid w:val="0007173D"/>
    <w:rsid w:val="00071823"/>
    <w:rsid w:val="0007182E"/>
    <w:rsid w:val="00071F0B"/>
    <w:rsid w:val="00072310"/>
    <w:rsid w:val="000725C6"/>
    <w:rsid w:val="0007314A"/>
    <w:rsid w:val="00073FED"/>
    <w:rsid w:val="00074BFA"/>
    <w:rsid w:val="00075840"/>
    <w:rsid w:val="0007596B"/>
    <w:rsid w:val="00075BFC"/>
    <w:rsid w:val="00076235"/>
    <w:rsid w:val="00076930"/>
    <w:rsid w:val="00076FD8"/>
    <w:rsid w:val="000771F8"/>
    <w:rsid w:val="00080225"/>
    <w:rsid w:val="00080EAE"/>
    <w:rsid w:val="00082034"/>
    <w:rsid w:val="00082407"/>
    <w:rsid w:val="000835F9"/>
    <w:rsid w:val="000836D4"/>
    <w:rsid w:val="000837EF"/>
    <w:rsid w:val="00083E5E"/>
    <w:rsid w:val="00084684"/>
    <w:rsid w:val="0008538E"/>
    <w:rsid w:val="00085427"/>
    <w:rsid w:val="00085B45"/>
    <w:rsid w:val="00085EEA"/>
    <w:rsid w:val="00086124"/>
    <w:rsid w:val="000861A6"/>
    <w:rsid w:val="0008623B"/>
    <w:rsid w:val="000862C9"/>
    <w:rsid w:val="000877EC"/>
    <w:rsid w:val="0008781F"/>
    <w:rsid w:val="00087D8B"/>
    <w:rsid w:val="00087D96"/>
    <w:rsid w:val="000900A8"/>
    <w:rsid w:val="000902D2"/>
    <w:rsid w:val="0009045A"/>
    <w:rsid w:val="00090774"/>
    <w:rsid w:val="00090B14"/>
    <w:rsid w:val="00090D4E"/>
    <w:rsid w:val="00091511"/>
    <w:rsid w:val="0009182E"/>
    <w:rsid w:val="00091E2E"/>
    <w:rsid w:val="000926EF"/>
    <w:rsid w:val="000939EB"/>
    <w:rsid w:val="0009421A"/>
    <w:rsid w:val="000942E5"/>
    <w:rsid w:val="000946D9"/>
    <w:rsid w:val="00094BFA"/>
    <w:rsid w:val="00095444"/>
    <w:rsid w:val="000959D5"/>
    <w:rsid w:val="00095FF7"/>
    <w:rsid w:val="00096379"/>
    <w:rsid w:val="0009673A"/>
    <w:rsid w:val="000969F4"/>
    <w:rsid w:val="00097165"/>
    <w:rsid w:val="0009784C"/>
    <w:rsid w:val="00097B3D"/>
    <w:rsid w:val="000A00C3"/>
    <w:rsid w:val="000A0634"/>
    <w:rsid w:val="000A0D7F"/>
    <w:rsid w:val="000A0F83"/>
    <w:rsid w:val="000A104E"/>
    <w:rsid w:val="000A118D"/>
    <w:rsid w:val="000A11F6"/>
    <w:rsid w:val="000A16B2"/>
    <w:rsid w:val="000A1DB7"/>
    <w:rsid w:val="000A3414"/>
    <w:rsid w:val="000A3734"/>
    <w:rsid w:val="000A3FE1"/>
    <w:rsid w:val="000A4318"/>
    <w:rsid w:val="000A43EF"/>
    <w:rsid w:val="000A487D"/>
    <w:rsid w:val="000A5E5F"/>
    <w:rsid w:val="000A5FC5"/>
    <w:rsid w:val="000A695D"/>
    <w:rsid w:val="000A6994"/>
    <w:rsid w:val="000A6AA1"/>
    <w:rsid w:val="000A6B13"/>
    <w:rsid w:val="000A7680"/>
    <w:rsid w:val="000A7B38"/>
    <w:rsid w:val="000A7BEE"/>
    <w:rsid w:val="000B024D"/>
    <w:rsid w:val="000B0433"/>
    <w:rsid w:val="000B0ED6"/>
    <w:rsid w:val="000B11AA"/>
    <w:rsid w:val="000B1320"/>
    <w:rsid w:val="000B142F"/>
    <w:rsid w:val="000B1488"/>
    <w:rsid w:val="000B1538"/>
    <w:rsid w:val="000B1E09"/>
    <w:rsid w:val="000B2025"/>
    <w:rsid w:val="000B207B"/>
    <w:rsid w:val="000B2783"/>
    <w:rsid w:val="000B2B66"/>
    <w:rsid w:val="000B36A1"/>
    <w:rsid w:val="000B3A94"/>
    <w:rsid w:val="000B3F8C"/>
    <w:rsid w:val="000B4C2B"/>
    <w:rsid w:val="000B5C4E"/>
    <w:rsid w:val="000B6081"/>
    <w:rsid w:val="000B6900"/>
    <w:rsid w:val="000B6A90"/>
    <w:rsid w:val="000B6D0E"/>
    <w:rsid w:val="000B7976"/>
    <w:rsid w:val="000B7C22"/>
    <w:rsid w:val="000C0277"/>
    <w:rsid w:val="000C05DF"/>
    <w:rsid w:val="000C0B9D"/>
    <w:rsid w:val="000C0C2B"/>
    <w:rsid w:val="000C1805"/>
    <w:rsid w:val="000C27CF"/>
    <w:rsid w:val="000C370B"/>
    <w:rsid w:val="000C3746"/>
    <w:rsid w:val="000C37E6"/>
    <w:rsid w:val="000C4F6A"/>
    <w:rsid w:val="000C648E"/>
    <w:rsid w:val="000C65A9"/>
    <w:rsid w:val="000C6822"/>
    <w:rsid w:val="000C6DDF"/>
    <w:rsid w:val="000C7558"/>
    <w:rsid w:val="000C7B3D"/>
    <w:rsid w:val="000D0E7D"/>
    <w:rsid w:val="000D2891"/>
    <w:rsid w:val="000D28C5"/>
    <w:rsid w:val="000D2C72"/>
    <w:rsid w:val="000D301B"/>
    <w:rsid w:val="000D3461"/>
    <w:rsid w:val="000D3540"/>
    <w:rsid w:val="000D3705"/>
    <w:rsid w:val="000D4C93"/>
    <w:rsid w:val="000D4FD6"/>
    <w:rsid w:val="000D54F8"/>
    <w:rsid w:val="000D5870"/>
    <w:rsid w:val="000D5CBB"/>
    <w:rsid w:val="000D676A"/>
    <w:rsid w:val="000D6984"/>
    <w:rsid w:val="000D6C66"/>
    <w:rsid w:val="000D787C"/>
    <w:rsid w:val="000E0838"/>
    <w:rsid w:val="000E120C"/>
    <w:rsid w:val="000E1212"/>
    <w:rsid w:val="000E14A2"/>
    <w:rsid w:val="000E1B26"/>
    <w:rsid w:val="000E29CF"/>
    <w:rsid w:val="000E29E2"/>
    <w:rsid w:val="000E3041"/>
    <w:rsid w:val="000E319D"/>
    <w:rsid w:val="000E43DF"/>
    <w:rsid w:val="000E47E8"/>
    <w:rsid w:val="000E509D"/>
    <w:rsid w:val="000E5B84"/>
    <w:rsid w:val="000E6220"/>
    <w:rsid w:val="000E62BC"/>
    <w:rsid w:val="000E78FA"/>
    <w:rsid w:val="000E7D82"/>
    <w:rsid w:val="000F00E2"/>
    <w:rsid w:val="000F0584"/>
    <w:rsid w:val="000F07CD"/>
    <w:rsid w:val="000F07D7"/>
    <w:rsid w:val="000F1046"/>
    <w:rsid w:val="000F167C"/>
    <w:rsid w:val="000F18FA"/>
    <w:rsid w:val="000F1C5F"/>
    <w:rsid w:val="000F1CD7"/>
    <w:rsid w:val="000F2515"/>
    <w:rsid w:val="000F3393"/>
    <w:rsid w:val="000F3647"/>
    <w:rsid w:val="000F3A57"/>
    <w:rsid w:val="000F4218"/>
    <w:rsid w:val="000F447E"/>
    <w:rsid w:val="000F51B8"/>
    <w:rsid w:val="000F5A78"/>
    <w:rsid w:val="000F5FE0"/>
    <w:rsid w:val="000F7145"/>
    <w:rsid w:val="000F717D"/>
    <w:rsid w:val="000F723F"/>
    <w:rsid w:val="000F7278"/>
    <w:rsid w:val="000F76E4"/>
    <w:rsid w:val="000F7E0A"/>
    <w:rsid w:val="00100219"/>
    <w:rsid w:val="001003BB"/>
    <w:rsid w:val="001004AC"/>
    <w:rsid w:val="0010061F"/>
    <w:rsid w:val="0010087B"/>
    <w:rsid w:val="00100B65"/>
    <w:rsid w:val="00100FDB"/>
    <w:rsid w:val="00100FF0"/>
    <w:rsid w:val="00101A2D"/>
    <w:rsid w:val="00101B29"/>
    <w:rsid w:val="00102A31"/>
    <w:rsid w:val="00102DDD"/>
    <w:rsid w:val="00103292"/>
    <w:rsid w:val="00103BFB"/>
    <w:rsid w:val="00103F90"/>
    <w:rsid w:val="001042B5"/>
    <w:rsid w:val="0010443A"/>
    <w:rsid w:val="00104FC3"/>
    <w:rsid w:val="00105C43"/>
    <w:rsid w:val="00105DE4"/>
    <w:rsid w:val="00105E46"/>
    <w:rsid w:val="001069AE"/>
    <w:rsid w:val="00106F9A"/>
    <w:rsid w:val="0010751E"/>
    <w:rsid w:val="0010781A"/>
    <w:rsid w:val="00107AFD"/>
    <w:rsid w:val="00110086"/>
    <w:rsid w:val="0011039C"/>
    <w:rsid w:val="001106C7"/>
    <w:rsid w:val="00110E66"/>
    <w:rsid w:val="00111D17"/>
    <w:rsid w:val="00112A5E"/>
    <w:rsid w:val="001135CF"/>
    <w:rsid w:val="001139BD"/>
    <w:rsid w:val="0011418B"/>
    <w:rsid w:val="001142F0"/>
    <w:rsid w:val="0011547F"/>
    <w:rsid w:val="001154A0"/>
    <w:rsid w:val="00115869"/>
    <w:rsid w:val="00115CBE"/>
    <w:rsid w:val="00115E75"/>
    <w:rsid w:val="00115F46"/>
    <w:rsid w:val="001163C5"/>
    <w:rsid w:val="001167AC"/>
    <w:rsid w:val="00116C3E"/>
    <w:rsid w:val="001171B3"/>
    <w:rsid w:val="0011764B"/>
    <w:rsid w:val="001176C4"/>
    <w:rsid w:val="00120001"/>
    <w:rsid w:val="001204DB"/>
    <w:rsid w:val="00120E5A"/>
    <w:rsid w:val="0012250D"/>
    <w:rsid w:val="00122885"/>
    <w:rsid w:val="001231CB"/>
    <w:rsid w:val="001232CB"/>
    <w:rsid w:val="001234F7"/>
    <w:rsid w:val="00123B84"/>
    <w:rsid w:val="001244B6"/>
    <w:rsid w:val="00124525"/>
    <w:rsid w:val="00124871"/>
    <w:rsid w:val="00125C5E"/>
    <w:rsid w:val="001265A7"/>
    <w:rsid w:val="0012677D"/>
    <w:rsid w:val="00126820"/>
    <w:rsid w:val="00126A6F"/>
    <w:rsid w:val="001279CF"/>
    <w:rsid w:val="00127E59"/>
    <w:rsid w:val="00127EB7"/>
    <w:rsid w:val="001300A9"/>
    <w:rsid w:val="0013087F"/>
    <w:rsid w:val="00130EFC"/>
    <w:rsid w:val="001312B1"/>
    <w:rsid w:val="001312C9"/>
    <w:rsid w:val="0013165A"/>
    <w:rsid w:val="001319C9"/>
    <w:rsid w:val="00131A78"/>
    <w:rsid w:val="00131E93"/>
    <w:rsid w:val="00132177"/>
    <w:rsid w:val="001327A5"/>
    <w:rsid w:val="001334C2"/>
    <w:rsid w:val="0013367C"/>
    <w:rsid w:val="00133BC9"/>
    <w:rsid w:val="00133F24"/>
    <w:rsid w:val="0013448D"/>
    <w:rsid w:val="001348AA"/>
    <w:rsid w:val="0013494A"/>
    <w:rsid w:val="00134A61"/>
    <w:rsid w:val="00134B5B"/>
    <w:rsid w:val="001359A9"/>
    <w:rsid w:val="00135E9A"/>
    <w:rsid w:val="00135EF5"/>
    <w:rsid w:val="00135F49"/>
    <w:rsid w:val="00135F62"/>
    <w:rsid w:val="001361E3"/>
    <w:rsid w:val="00136348"/>
    <w:rsid w:val="001400D6"/>
    <w:rsid w:val="001400DF"/>
    <w:rsid w:val="00140E85"/>
    <w:rsid w:val="00141151"/>
    <w:rsid w:val="00142530"/>
    <w:rsid w:val="0014263C"/>
    <w:rsid w:val="001427FB"/>
    <w:rsid w:val="00142BFA"/>
    <w:rsid w:val="00143191"/>
    <w:rsid w:val="0014337D"/>
    <w:rsid w:val="00143541"/>
    <w:rsid w:val="00143C7A"/>
    <w:rsid w:val="00144231"/>
    <w:rsid w:val="00144B02"/>
    <w:rsid w:val="00144CA4"/>
    <w:rsid w:val="001457CE"/>
    <w:rsid w:val="001458BA"/>
    <w:rsid w:val="00146B22"/>
    <w:rsid w:val="00146D72"/>
    <w:rsid w:val="00146EE4"/>
    <w:rsid w:val="00147C41"/>
    <w:rsid w:val="00147CDE"/>
    <w:rsid w:val="00147E2D"/>
    <w:rsid w:val="00150105"/>
    <w:rsid w:val="001507A0"/>
    <w:rsid w:val="001509BB"/>
    <w:rsid w:val="001509CC"/>
    <w:rsid w:val="00150B70"/>
    <w:rsid w:val="0015100B"/>
    <w:rsid w:val="00151431"/>
    <w:rsid w:val="001517BE"/>
    <w:rsid w:val="00151FF1"/>
    <w:rsid w:val="00154A2A"/>
    <w:rsid w:val="00154C6E"/>
    <w:rsid w:val="00155C38"/>
    <w:rsid w:val="00156F40"/>
    <w:rsid w:val="001573E0"/>
    <w:rsid w:val="00157D50"/>
    <w:rsid w:val="0016165B"/>
    <w:rsid w:val="00161A42"/>
    <w:rsid w:val="00161AC2"/>
    <w:rsid w:val="00162E3A"/>
    <w:rsid w:val="00162E54"/>
    <w:rsid w:val="0016311F"/>
    <w:rsid w:val="001636EB"/>
    <w:rsid w:val="0016397C"/>
    <w:rsid w:val="00163F3C"/>
    <w:rsid w:val="00164527"/>
    <w:rsid w:val="0016480E"/>
    <w:rsid w:val="00164B26"/>
    <w:rsid w:val="00165C6E"/>
    <w:rsid w:val="00166041"/>
    <w:rsid w:val="001669D1"/>
    <w:rsid w:val="00166B27"/>
    <w:rsid w:val="00167141"/>
    <w:rsid w:val="00167BC5"/>
    <w:rsid w:val="00167CA4"/>
    <w:rsid w:val="0017008F"/>
    <w:rsid w:val="00170C16"/>
    <w:rsid w:val="00170CD8"/>
    <w:rsid w:val="00170F15"/>
    <w:rsid w:val="00170F30"/>
    <w:rsid w:val="001722B8"/>
    <w:rsid w:val="00172326"/>
    <w:rsid w:val="00172765"/>
    <w:rsid w:val="0017304A"/>
    <w:rsid w:val="00173711"/>
    <w:rsid w:val="00173EB5"/>
    <w:rsid w:val="00175231"/>
    <w:rsid w:val="0017579A"/>
    <w:rsid w:val="0017604E"/>
    <w:rsid w:val="001760B7"/>
    <w:rsid w:val="00176ABE"/>
    <w:rsid w:val="001772DE"/>
    <w:rsid w:val="00177571"/>
    <w:rsid w:val="00177681"/>
    <w:rsid w:val="00177988"/>
    <w:rsid w:val="00180143"/>
    <w:rsid w:val="0018046E"/>
    <w:rsid w:val="00180703"/>
    <w:rsid w:val="00180F64"/>
    <w:rsid w:val="00180FCB"/>
    <w:rsid w:val="00181601"/>
    <w:rsid w:val="001829DB"/>
    <w:rsid w:val="00183424"/>
    <w:rsid w:val="0018464D"/>
    <w:rsid w:val="00184C3A"/>
    <w:rsid w:val="00185697"/>
    <w:rsid w:val="0018591B"/>
    <w:rsid w:val="00185F83"/>
    <w:rsid w:val="00186035"/>
    <w:rsid w:val="00186043"/>
    <w:rsid w:val="001866C6"/>
    <w:rsid w:val="00186BD9"/>
    <w:rsid w:val="0018762C"/>
    <w:rsid w:val="001901EE"/>
    <w:rsid w:val="001902EA"/>
    <w:rsid w:val="00190D4A"/>
    <w:rsid w:val="00191C83"/>
    <w:rsid w:val="001923BA"/>
    <w:rsid w:val="00192912"/>
    <w:rsid w:val="001933D2"/>
    <w:rsid w:val="001939E6"/>
    <w:rsid w:val="00194EB9"/>
    <w:rsid w:val="00194ED8"/>
    <w:rsid w:val="0019554D"/>
    <w:rsid w:val="00195789"/>
    <w:rsid w:val="00195DCF"/>
    <w:rsid w:val="00195E85"/>
    <w:rsid w:val="001966BC"/>
    <w:rsid w:val="00196D4C"/>
    <w:rsid w:val="00196DD5"/>
    <w:rsid w:val="00197051"/>
    <w:rsid w:val="001972BC"/>
    <w:rsid w:val="00197C19"/>
    <w:rsid w:val="001A03C2"/>
    <w:rsid w:val="001A12C9"/>
    <w:rsid w:val="001A14B7"/>
    <w:rsid w:val="001A1AB7"/>
    <w:rsid w:val="001A2017"/>
    <w:rsid w:val="001A2498"/>
    <w:rsid w:val="001A2ACB"/>
    <w:rsid w:val="001A347A"/>
    <w:rsid w:val="001A3E1D"/>
    <w:rsid w:val="001A42C8"/>
    <w:rsid w:val="001A447B"/>
    <w:rsid w:val="001A55F5"/>
    <w:rsid w:val="001A61B8"/>
    <w:rsid w:val="001A644A"/>
    <w:rsid w:val="001A6587"/>
    <w:rsid w:val="001A666F"/>
    <w:rsid w:val="001A6999"/>
    <w:rsid w:val="001A69DA"/>
    <w:rsid w:val="001A717A"/>
    <w:rsid w:val="001A72BB"/>
    <w:rsid w:val="001A765C"/>
    <w:rsid w:val="001A795A"/>
    <w:rsid w:val="001B0E80"/>
    <w:rsid w:val="001B1EAF"/>
    <w:rsid w:val="001B2222"/>
    <w:rsid w:val="001B2239"/>
    <w:rsid w:val="001B2759"/>
    <w:rsid w:val="001B35DD"/>
    <w:rsid w:val="001B40C8"/>
    <w:rsid w:val="001B4853"/>
    <w:rsid w:val="001B4CCB"/>
    <w:rsid w:val="001B532B"/>
    <w:rsid w:val="001B5334"/>
    <w:rsid w:val="001B5B9E"/>
    <w:rsid w:val="001B5D9D"/>
    <w:rsid w:val="001B706F"/>
    <w:rsid w:val="001B7136"/>
    <w:rsid w:val="001B77A0"/>
    <w:rsid w:val="001C01E4"/>
    <w:rsid w:val="001C0847"/>
    <w:rsid w:val="001C150B"/>
    <w:rsid w:val="001C178A"/>
    <w:rsid w:val="001C182E"/>
    <w:rsid w:val="001C1AFA"/>
    <w:rsid w:val="001C2537"/>
    <w:rsid w:val="001C2955"/>
    <w:rsid w:val="001C2C16"/>
    <w:rsid w:val="001C3557"/>
    <w:rsid w:val="001C4AE4"/>
    <w:rsid w:val="001C4F2F"/>
    <w:rsid w:val="001C65D2"/>
    <w:rsid w:val="001C73C3"/>
    <w:rsid w:val="001C7495"/>
    <w:rsid w:val="001C78F0"/>
    <w:rsid w:val="001C7AEA"/>
    <w:rsid w:val="001C7C01"/>
    <w:rsid w:val="001D021E"/>
    <w:rsid w:val="001D06AA"/>
    <w:rsid w:val="001D0D89"/>
    <w:rsid w:val="001D0DAB"/>
    <w:rsid w:val="001D13D7"/>
    <w:rsid w:val="001D18F0"/>
    <w:rsid w:val="001D192A"/>
    <w:rsid w:val="001D1DDA"/>
    <w:rsid w:val="001D1DF4"/>
    <w:rsid w:val="001D2E09"/>
    <w:rsid w:val="001D30C3"/>
    <w:rsid w:val="001D322E"/>
    <w:rsid w:val="001D375A"/>
    <w:rsid w:val="001D37DB"/>
    <w:rsid w:val="001D3BD9"/>
    <w:rsid w:val="001D3C89"/>
    <w:rsid w:val="001D3FE5"/>
    <w:rsid w:val="001D4192"/>
    <w:rsid w:val="001D43E9"/>
    <w:rsid w:val="001D4531"/>
    <w:rsid w:val="001D46F1"/>
    <w:rsid w:val="001D4978"/>
    <w:rsid w:val="001D49C7"/>
    <w:rsid w:val="001D5051"/>
    <w:rsid w:val="001D51D6"/>
    <w:rsid w:val="001D55EF"/>
    <w:rsid w:val="001D6E15"/>
    <w:rsid w:val="001D6FEE"/>
    <w:rsid w:val="001D71A7"/>
    <w:rsid w:val="001D7510"/>
    <w:rsid w:val="001D776F"/>
    <w:rsid w:val="001D7BB8"/>
    <w:rsid w:val="001E04F6"/>
    <w:rsid w:val="001E07F1"/>
    <w:rsid w:val="001E116B"/>
    <w:rsid w:val="001E22A0"/>
    <w:rsid w:val="001E2DAC"/>
    <w:rsid w:val="001E368A"/>
    <w:rsid w:val="001E36A5"/>
    <w:rsid w:val="001E416F"/>
    <w:rsid w:val="001E41EC"/>
    <w:rsid w:val="001E44E9"/>
    <w:rsid w:val="001E450D"/>
    <w:rsid w:val="001E461F"/>
    <w:rsid w:val="001E5C0D"/>
    <w:rsid w:val="001E65D2"/>
    <w:rsid w:val="001E70AF"/>
    <w:rsid w:val="001E7BED"/>
    <w:rsid w:val="001F0674"/>
    <w:rsid w:val="001F13E6"/>
    <w:rsid w:val="001F157A"/>
    <w:rsid w:val="001F18CE"/>
    <w:rsid w:val="001F1963"/>
    <w:rsid w:val="001F282D"/>
    <w:rsid w:val="001F2B81"/>
    <w:rsid w:val="001F31A3"/>
    <w:rsid w:val="001F337E"/>
    <w:rsid w:val="001F39D2"/>
    <w:rsid w:val="001F40AF"/>
    <w:rsid w:val="001F477A"/>
    <w:rsid w:val="001F508C"/>
    <w:rsid w:val="001F50B3"/>
    <w:rsid w:val="001F624B"/>
    <w:rsid w:val="001F62E1"/>
    <w:rsid w:val="001F6647"/>
    <w:rsid w:val="001F6A9D"/>
    <w:rsid w:val="001F7212"/>
    <w:rsid w:val="001F72AF"/>
    <w:rsid w:val="001F72FF"/>
    <w:rsid w:val="001F7F6C"/>
    <w:rsid w:val="002000DA"/>
    <w:rsid w:val="00202957"/>
    <w:rsid w:val="00202A4E"/>
    <w:rsid w:val="00202ECA"/>
    <w:rsid w:val="00202FAC"/>
    <w:rsid w:val="002033E1"/>
    <w:rsid w:val="00203902"/>
    <w:rsid w:val="0020392C"/>
    <w:rsid w:val="002053AF"/>
    <w:rsid w:val="002054E5"/>
    <w:rsid w:val="002058EB"/>
    <w:rsid w:val="00205928"/>
    <w:rsid w:val="0020597D"/>
    <w:rsid w:val="00205B2B"/>
    <w:rsid w:val="00205D6F"/>
    <w:rsid w:val="00205D94"/>
    <w:rsid w:val="002067C2"/>
    <w:rsid w:val="00207171"/>
    <w:rsid w:val="00207832"/>
    <w:rsid w:val="00210031"/>
    <w:rsid w:val="0021028D"/>
    <w:rsid w:val="00210307"/>
    <w:rsid w:val="00210499"/>
    <w:rsid w:val="0021071A"/>
    <w:rsid w:val="00211188"/>
    <w:rsid w:val="00211237"/>
    <w:rsid w:val="00211345"/>
    <w:rsid w:val="002116AA"/>
    <w:rsid w:val="00211F3C"/>
    <w:rsid w:val="00211FC5"/>
    <w:rsid w:val="002120A7"/>
    <w:rsid w:val="002124A7"/>
    <w:rsid w:val="00212B09"/>
    <w:rsid w:val="00213B15"/>
    <w:rsid w:val="00213B79"/>
    <w:rsid w:val="00213C15"/>
    <w:rsid w:val="00213DBA"/>
    <w:rsid w:val="00213E7B"/>
    <w:rsid w:val="00214D35"/>
    <w:rsid w:val="002151C1"/>
    <w:rsid w:val="00215243"/>
    <w:rsid w:val="00215645"/>
    <w:rsid w:val="002156D3"/>
    <w:rsid w:val="00216872"/>
    <w:rsid w:val="00216E2C"/>
    <w:rsid w:val="00217292"/>
    <w:rsid w:val="002175D1"/>
    <w:rsid w:val="00217702"/>
    <w:rsid w:val="002179ED"/>
    <w:rsid w:val="00217B45"/>
    <w:rsid w:val="00217E7F"/>
    <w:rsid w:val="00220D35"/>
    <w:rsid w:val="00220E4F"/>
    <w:rsid w:val="0022144B"/>
    <w:rsid w:val="00221A4C"/>
    <w:rsid w:val="00221E8E"/>
    <w:rsid w:val="00222335"/>
    <w:rsid w:val="002224A4"/>
    <w:rsid w:val="002224B4"/>
    <w:rsid w:val="00222C44"/>
    <w:rsid w:val="00223025"/>
    <w:rsid w:val="002245CE"/>
    <w:rsid w:val="00224E6A"/>
    <w:rsid w:val="00225203"/>
    <w:rsid w:val="0022540D"/>
    <w:rsid w:val="00225B46"/>
    <w:rsid w:val="00225C97"/>
    <w:rsid w:val="002268DE"/>
    <w:rsid w:val="00226C54"/>
    <w:rsid w:val="00230613"/>
    <w:rsid w:val="0023082D"/>
    <w:rsid w:val="00230A1D"/>
    <w:rsid w:val="00230C2D"/>
    <w:rsid w:val="00231727"/>
    <w:rsid w:val="00231CDE"/>
    <w:rsid w:val="002325B4"/>
    <w:rsid w:val="00232AB5"/>
    <w:rsid w:val="00232CB6"/>
    <w:rsid w:val="0023447F"/>
    <w:rsid w:val="00234E9D"/>
    <w:rsid w:val="00235236"/>
    <w:rsid w:val="00235742"/>
    <w:rsid w:val="002359F0"/>
    <w:rsid w:val="002362F6"/>
    <w:rsid w:val="002363EE"/>
    <w:rsid w:val="00236604"/>
    <w:rsid w:val="00236A5A"/>
    <w:rsid w:val="00236F9A"/>
    <w:rsid w:val="00237261"/>
    <w:rsid w:val="00237811"/>
    <w:rsid w:val="00237A75"/>
    <w:rsid w:val="0024137D"/>
    <w:rsid w:val="00241496"/>
    <w:rsid w:val="00241560"/>
    <w:rsid w:val="0024169C"/>
    <w:rsid w:val="00241886"/>
    <w:rsid w:val="00241A0F"/>
    <w:rsid w:val="00241CAF"/>
    <w:rsid w:val="00241CF4"/>
    <w:rsid w:val="00242620"/>
    <w:rsid w:val="00242B19"/>
    <w:rsid w:val="00242B2B"/>
    <w:rsid w:val="00243E05"/>
    <w:rsid w:val="002443C8"/>
    <w:rsid w:val="0024567E"/>
    <w:rsid w:val="00245883"/>
    <w:rsid w:val="00246250"/>
    <w:rsid w:val="002465DB"/>
    <w:rsid w:val="0024680D"/>
    <w:rsid w:val="00247230"/>
    <w:rsid w:val="00247807"/>
    <w:rsid w:val="002503D4"/>
    <w:rsid w:val="00250790"/>
    <w:rsid w:val="0025160C"/>
    <w:rsid w:val="00251684"/>
    <w:rsid w:val="002516A2"/>
    <w:rsid w:val="002517E8"/>
    <w:rsid w:val="00251844"/>
    <w:rsid w:val="00251CBF"/>
    <w:rsid w:val="00252375"/>
    <w:rsid w:val="002524A2"/>
    <w:rsid w:val="00252849"/>
    <w:rsid w:val="00252D25"/>
    <w:rsid w:val="00253E38"/>
    <w:rsid w:val="002541EE"/>
    <w:rsid w:val="00254690"/>
    <w:rsid w:val="0025469A"/>
    <w:rsid w:val="00255677"/>
    <w:rsid w:val="0025676F"/>
    <w:rsid w:val="00257152"/>
    <w:rsid w:val="00257BFC"/>
    <w:rsid w:val="00260B11"/>
    <w:rsid w:val="00260B3A"/>
    <w:rsid w:val="00261032"/>
    <w:rsid w:val="0026136E"/>
    <w:rsid w:val="002613BA"/>
    <w:rsid w:val="002616D7"/>
    <w:rsid w:val="00261EBF"/>
    <w:rsid w:val="0026293C"/>
    <w:rsid w:val="00262C40"/>
    <w:rsid w:val="002630D6"/>
    <w:rsid w:val="00263907"/>
    <w:rsid w:val="00263A1F"/>
    <w:rsid w:val="0026471D"/>
    <w:rsid w:val="00264A0E"/>
    <w:rsid w:val="00265110"/>
    <w:rsid w:val="00265771"/>
    <w:rsid w:val="00265E73"/>
    <w:rsid w:val="00266382"/>
    <w:rsid w:val="00266499"/>
    <w:rsid w:val="00266600"/>
    <w:rsid w:val="00266FDC"/>
    <w:rsid w:val="002671D7"/>
    <w:rsid w:val="00267851"/>
    <w:rsid w:val="00267B98"/>
    <w:rsid w:val="00270354"/>
    <w:rsid w:val="00270B7B"/>
    <w:rsid w:val="00271069"/>
    <w:rsid w:val="002710A6"/>
    <w:rsid w:val="00271805"/>
    <w:rsid w:val="00271D40"/>
    <w:rsid w:val="00271E7D"/>
    <w:rsid w:val="002737AB"/>
    <w:rsid w:val="00273FF7"/>
    <w:rsid w:val="00276B92"/>
    <w:rsid w:val="00276EB6"/>
    <w:rsid w:val="00277371"/>
    <w:rsid w:val="00277F35"/>
    <w:rsid w:val="00277F7C"/>
    <w:rsid w:val="002801A2"/>
    <w:rsid w:val="00281728"/>
    <w:rsid w:val="002826EE"/>
    <w:rsid w:val="00282E90"/>
    <w:rsid w:val="002837A8"/>
    <w:rsid w:val="0028389F"/>
    <w:rsid w:val="00283B9D"/>
    <w:rsid w:val="00283C0E"/>
    <w:rsid w:val="00284203"/>
    <w:rsid w:val="00284240"/>
    <w:rsid w:val="0028459D"/>
    <w:rsid w:val="002848AC"/>
    <w:rsid w:val="00284AAC"/>
    <w:rsid w:val="0028505E"/>
    <w:rsid w:val="00285264"/>
    <w:rsid w:val="002858E6"/>
    <w:rsid w:val="00285C3C"/>
    <w:rsid w:val="00285CED"/>
    <w:rsid w:val="00286135"/>
    <w:rsid w:val="00286371"/>
    <w:rsid w:val="0028651B"/>
    <w:rsid w:val="00290003"/>
    <w:rsid w:val="00290030"/>
    <w:rsid w:val="002901E4"/>
    <w:rsid w:val="00290863"/>
    <w:rsid w:val="002924DF"/>
    <w:rsid w:val="00292A59"/>
    <w:rsid w:val="00292F9A"/>
    <w:rsid w:val="00293369"/>
    <w:rsid w:val="002937E7"/>
    <w:rsid w:val="00293D6E"/>
    <w:rsid w:val="0029499B"/>
    <w:rsid w:val="00295275"/>
    <w:rsid w:val="002952B8"/>
    <w:rsid w:val="002956D7"/>
    <w:rsid w:val="0029677C"/>
    <w:rsid w:val="00297703"/>
    <w:rsid w:val="0029778C"/>
    <w:rsid w:val="002978DA"/>
    <w:rsid w:val="002979F3"/>
    <w:rsid w:val="002A0069"/>
    <w:rsid w:val="002A0255"/>
    <w:rsid w:val="002A0B46"/>
    <w:rsid w:val="002A1351"/>
    <w:rsid w:val="002A18EF"/>
    <w:rsid w:val="002A1BD8"/>
    <w:rsid w:val="002A1FA4"/>
    <w:rsid w:val="002A2452"/>
    <w:rsid w:val="002A2ABB"/>
    <w:rsid w:val="002A33A5"/>
    <w:rsid w:val="002A3B72"/>
    <w:rsid w:val="002A47BC"/>
    <w:rsid w:val="002A4F34"/>
    <w:rsid w:val="002A52C1"/>
    <w:rsid w:val="002A6086"/>
    <w:rsid w:val="002A6306"/>
    <w:rsid w:val="002A6FFA"/>
    <w:rsid w:val="002B04E6"/>
    <w:rsid w:val="002B0628"/>
    <w:rsid w:val="002B0917"/>
    <w:rsid w:val="002B1400"/>
    <w:rsid w:val="002B3033"/>
    <w:rsid w:val="002B37EC"/>
    <w:rsid w:val="002B3BED"/>
    <w:rsid w:val="002B3C8F"/>
    <w:rsid w:val="002B3E1C"/>
    <w:rsid w:val="002B41D8"/>
    <w:rsid w:val="002B477D"/>
    <w:rsid w:val="002B529A"/>
    <w:rsid w:val="002B5B43"/>
    <w:rsid w:val="002B5E7C"/>
    <w:rsid w:val="002B6092"/>
    <w:rsid w:val="002B6829"/>
    <w:rsid w:val="002B691C"/>
    <w:rsid w:val="002B6B0D"/>
    <w:rsid w:val="002B6CE5"/>
    <w:rsid w:val="002B7045"/>
    <w:rsid w:val="002B704D"/>
    <w:rsid w:val="002B7B1F"/>
    <w:rsid w:val="002B7E20"/>
    <w:rsid w:val="002B7F91"/>
    <w:rsid w:val="002B7FA4"/>
    <w:rsid w:val="002C05F5"/>
    <w:rsid w:val="002C1585"/>
    <w:rsid w:val="002C17C3"/>
    <w:rsid w:val="002C2273"/>
    <w:rsid w:val="002C2E9D"/>
    <w:rsid w:val="002C3184"/>
    <w:rsid w:val="002C3457"/>
    <w:rsid w:val="002C3755"/>
    <w:rsid w:val="002C4DAF"/>
    <w:rsid w:val="002C51AE"/>
    <w:rsid w:val="002C53E3"/>
    <w:rsid w:val="002C597C"/>
    <w:rsid w:val="002C5A63"/>
    <w:rsid w:val="002C625A"/>
    <w:rsid w:val="002C6D7F"/>
    <w:rsid w:val="002C6DEC"/>
    <w:rsid w:val="002C6E26"/>
    <w:rsid w:val="002C75E6"/>
    <w:rsid w:val="002D0021"/>
    <w:rsid w:val="002D05D5"/>
    <w:rsid w:val="002D1312"/>
    <w:rsid w:val="002D1392"/>
    <w:rsid w:val="002D20DD"/>
    <w:rsid w:val="002D21D3"/>
    <w:rsid w:val="002D2361"/>
    <w:rsid w:val="002D2816"/>
    <w:rsid w:val="002D32BE"/>
    <w:rsid w:val="002D394D"/>
    <w:rsid w:val="002D3BF4"/>
    <w:rsid w:val="002D45FA"/>
    <w:rsid w:val="002D4E36"/>
    <w:rsid w:val="002D56E9"/>
    <w:rsid w:val="002D5ADE"/>
    <w:rsid w:val="002D628E"/>
    <w:rsid w:val="002D6809"/>
    <w:rsid w:val="002D6E74"/>
    <w:rsid w:val="002D704E"/>
    <w:rsid w:val="002D70BE"/>
    <w:rsid w:val="002D733A"/>
    <w:rsid w:val="002D7427"/>
    <w:rsid w:val="002D7577"/>
    <w:rsid w:val="002E006B"/>
    <w:rsid w:val="002E01D0"/>
    <w:rsid w:val="002E0283"/>
    <w:rsid w:val="002E09D2"/>
    <w:rsid w:val="002E0C6B"/>
    <w:rsid w:val="002E1955"/>
    <w:rsid w:val="002E1A00"/>
    <w:rsid w:val="002E1E1C"/>
    <w:rsid w:val="002E27E7"/>
    <w:rsid w:val="002E2BE8"/>
    <w:rsid w:val="002E3522"/>
    <w:rsid w:val="002E36F2"/>
    <w:rsid w:val="002E3705"/>
    <w:rsid w:val="002E3C88"/>
    <w:rsid w:val="002E4350"/>
    <w:rsid w:val="002E4464"/>
    <w:rsid w:val="002E53F2"/>
    <w:rsid w:val="002E60A7"/>
    <w:rsid w:val="002E669A"/>
    <w:rsid w:val="002E7520"/>
    <w:rsid w:val="002F07D0"/>
    <w:rsid w:val="002F0D8A"/>
    <w:rsid w:val="002F11F3"/>
    <w:rsid w:val="002F1562"/>
    <w:rsid w:val="002F185C"/>
    <w:rsid w:val="002F195C"/>
    <w:rsid w:val="002F228E"/>
    <w:rsid w:val="002F23BD"/>
    <w:rsid w:val="002F335C"/>
    <w:rsid w:val="002F3487"/>
    <w:rsid w:val="002F40CD"/>
    <w:rsid w:val="002F4A0D"/>
    <w:rsid w:val="002F4E9D"/>
    <w:rsid w:val="002F5116"/>
    <w:rsid w:val="002F546C"/>
    <w:rsid w:val="002F54DD"/>
    <w:rsid w:val="002F55C7"/>
    <w:rsid w:val="002F6264"/>
    <w:rsid w:val="002F6289"/>
    <w:rsid w:val="002F65D4"/>
    <w:rsid w:val="002F6894"/>
    <w:rsid w:val="002F6DF6"/>
    <w:rsid w:val="002F78AB"/>
    <w:rsid w:val="003001B6"/>
    <w:rsid w:val="00300C54"/>
    <w:rsid w:val="00300E8C"/>
    <w:rsid w:val="00301E21"/>
    <w:rsid w:val="003023CB"/>
    <w:rsid w:val="003023E3"/>
    <w:rsid w:val="00302957"/>
    <w:rsid w:val="00302F02"/>
    <w:rsid w:val="0030399C"/>
    <w:rsid w:val="00304C2A"/>
    <w:rsid w:val="00305282"/>
    <w:rsid w:val="003055CC"/>
    <w:rsid w:val="00305C05"/>
    <w:rsid w:val="00306F70"/>
    <w:rsid w:val="003070AE"/>
    <w:rsid w:val="003074AE"/>
    <w:rsid w:val="003077E9"/>
    <w:rsid w:val="003078B1"/>
    <w:rsid w:val="00307954"/>
    <w:rsid w:val="0031022F"/>
    <w:rsid w:val="00310890"/>
    <w:rsid w:val="0031104F"/>
    <w:rsid w:val="0031172F"/>
    <w:rsid w:val="003117BF"/>
    <w:rsid w:val="00311894"/>
    <w:rsid w:val="00311973"/>
    <w:rsid w:val="003121E8"/>
    <w:rsid w:val="003131DA"/>
    <w:rsid w:val="00313322"/>
    <w:rsid w:val="0031430E"/>
    <w:rsid w:val="00314748"/>
    <w:rsid w:val="00314BBD"/>
    <w:rsid w:val="00314EDD"/>
    <w:rsid w:val="003150EC"/>
    <w:rsid w:val="00315D23"/>
    <w:rsid w:val="00316B83"/>
    <w:rsid w:val="00317124"/>
    <w:rsid w:val="003171F3"/>
    <w:rsid w:val="0032029F"/>
    <w:rsid w:val="003203C2"/>
    <w:rsid w:val="00320B5A"/>
    <w:rsid w:val="00320E0F"/>
    <w:rsid w:val="00321D90"/>
    <w:rsid w:val="00322C67"/>
    <w:rsid w:val="00322EE9"/>
    <w:rsid w:val="0032361B"/>
    <w:rsid w:val="0032391F"/>
    <w:rsid w:val="003239E5"/>
    <w:rsid w:val="00323C24"/>
    <w:rsid w:val="00324010"/>
    <w:rsid w:val="00324325"/>
    <w:rsid w:val="0032469A"/>
    <w:rsid w:val="00325451"/>
    <w:rsid w:val="00325E35"/>
    <w:rsid w:val="0032601E"/>
    <w:rsid w:val="0032652A"/>
    <w:rsid w:val="00327815"/>
    <w:rsid w:val="00327B78"/>
    <w:rsid w:val="00327FD2"/>
    <w:rsid w:val="00330228"/>
    <w:rsid w:val="00330CC5"/>
    <w:rsid w:val="00332101"/>
    <w:rsid w:val="00332C61"/>
    <w:rsid w:val="00333092"/>
    <w:rsid w:val="0033316D"/>
    <w:rsid w:val="00333A84"/>
    <w:rsid w:val="00333DD8"/>
    <w:rsid w:val="00334106"/>
    <w:rsid w:val="0033460F"/>
    <w:rsid w:val="003348AC"/>
    <w:rsid w:val="00334E6D"/>
    <w:rsid w:val="003362C5"/>
    <w:rsid w:val="003364A7"/>
    <w:rsid w:val="00336A4F"/>
    <w:rsid w:val="003400B6"/>
    <w:rsid w:val="0034093F"/>
    <w:rsid w:val="00340AB6"/>
    <w:rsid w:val="003418B7"/>
    <w:rsid w:val="00341EBF"/>
    <w:rsid w:val="00341F24"/>
    <w:rsid w:val="003429F9"/>
    <w:rsid w:val="00343333"/>
    <w:rsid w:val="00343A37"/>
    <w:rsid w:val="0034456E"/>
    <w:rsid w:val="0034470E"/>
    <w:rsid w:val="0034480E"/>
    <w:rsid w:val="00344BAF"/>
    <w:rsid w:val="00345147"/>
    <w:rsid w:val="003453CC"/>
    <w:rsid w:val="00345556"/>
    <w:rsid w:val="0034608E"/>
    <w:rsid w:val="0034610D"/>
    <w:rsid w:val="00346C89"/>
    <w:rsid w:val="00347859"/>
    <w:rsid w:val="00347BCF"/>
    <w:rsid w:val="00347DBB"/>
    <w:rsid w:val="00350118"/>
    <w:rsid w:val="00350EFB"/>
    <w:rsid w:val="00351050"/>
    <w:rsid w:val="0035123D"/>
    <w:rsid w:val="00351501"/>
    <w:rsid w:val="00352434"/>
    <w:rsid w:val="0035253A"/>
    <w:rsid w:val="0035254D"/>
    <w:rsid w:val="00352F74"/>
    <w:rsid w:val="0035417C"/>
    <w:rsid w:val="00354270"/>
    <w:rsid w:val="003543DC"/>
    <w:rsid w:val="00354BC0"/>
    <w:rsid w:val="00354E50"/>
    <w:rsid w:val="0035519B"/>
    <w:rsid w:val="0035537B"/>
    <w:rsid w:val="00355586"/>
    <w:rsid w:val="00356216"/>
    <w:rsid w:val="003570BF"/>
    <w:rsid w:val="00357197"/>
    <w:rsid w:val="00357710"/>
    <w:rsid w:val="003578B8"/>
    <w:rsid w:val="0035796B"/>
    <w:rsid w:val="00357AA4"/>
    <w:rsid w:val="00360F1F"/>
    <w:rsid w:val="00360FDA"/>
    <w:rsid w:val="00361974"/>
    <w:rsid w:val="00361BD9"/>
    <w:rsid w:val="00363192"/>
    <w:rsid w:val="00363629"/>
    <w:rsid w:val="00364080"/>
    <w:rsid w:val="00364752"/>
    <w:rsid w:val="00365836"/>
    <w:rsid w:val="00365850"/>
    <w:rsid w:val="00365ACC"/>
    <w:rsid w:val="00365C80"/>
    <w:rsid w:val="00365CC2"/>
    <w:rsid w:val="00366174"/>
    <w:rsid w:val="003669E2"/>
    <w:rsid w:val="003673EB"/>
    <w:rsid w:val="0036743F"/>
    <w:rsid w:val="00367475"/>
    <w:rsid w:val="0036791E"/>
    <w:rsid w:val="00367B5E"/>
    <w:rsid w:val="00367D1C"/>
    <w:rsid w:val="00367DE6"/>
    <w:rsid w:val="00370595"/>
    <w:rsid w:val="003707F2"/>
    <w:rsid w:val="00370F33"/>
    <w:rsid w:val="0037146F"/>
    <w:rsid w:val="00371937"/>
    <w:rsid w:val="00372230"/>
    <w:rsid w:val="00372BC7"/>
    <w:rsid w:val="0037329A"/>
    <w:rsid w:val="003735DB"/>
    <w:rsid w:val="00373DC6"/>
    <w:rsid w:val="00374282"/>
    <w:rsid w:val="00374D2F"/>
    <w:rsid w:val="003754DC"/>
    <w:rsid w:val="00375CD7"/>
    <w:rsid w:val="00375E2F"/>
    <w:rsid w:val="00376472"/>
    <w:rsid w:val="003769C3"/>
    <w:rsid w:val="0037779A"/>
    <w:rsid w:val="0038085A"/>
    <w:rsid w:val="00380BA8"/>
    <w:rsid w:val="00380BED"/>
    <w:rsid w:val="00381D8B"/>
    <w:rsid w:val="003820B8"/>
    <w:rsid w:val="003821DD"/>
    <w:rsid w:val="00382324"/>
    <w:rsid w:val="00382535"/>
    <w:rsid w:val="0038315A"/>
    <w:rsid w:val="00383459"/>
    <w:rsid w:val="0038355F"/>
    <w:rsid w:val="00383B5B"/>
    <w:rsid w:val="003841CF"/>
    <w:rsid w:val="00384A21"/>
    <w:rsid w:val="0038547A"/>
    <w:rsid w:val="003858A8"/>
    <w:rsid w:val="003858BA"/>
    <w:rsid w:val="00385AA0"/>
    <w:rsid w:val="00386A62"/>
    <w:rsid w:val="00386D35"/>
    <w:rsid w:val="00387923"/>
    <w:rsid w:val="003913D2"/>
    <w:rsid w:val="00391425"/>
    <w:rsid w:val="00391940"/>
    <w:rsid w:val="003922D1"/>
    <w:rsid w:val="00392381"/>
    <w:rsid w:val="003925A6"/>
    <w:rsid w:val="00392703"/>
    <w:rsid w:val="00392733"/>
    <w:rsid w:val="00393115"/>
    <w:rsid w:val="00393C61"/>
    <w:rsid w:val="00393F9B"/>
    <w:rsid w:val="003940E0"/>
    <w:rsid w:val="003941AC"/>
    <w:rsid w:val="00394449"/>
    <w:rsid w:val="00394639"/>
    <w:rsid w:val="003947D7"/>
    <w:rsid w:val="00394A55"/>
    <w:rsid w:val="00394A69"/>
    <w:rsid w:val="00394C51"/>
    <w:rsid w:val="00395177"/>
    <w:rsid w:val="003959D4"/>
    <w:rsid w:val="00396256"/>
    <w:rsid w:val="00396791"/>
    <w:rsid w:val="00396E13"/>
    <w:rsid w:val="003970AC"/>
    <w:rsid w:val="00397945"/>
    <w:rsid w:val="003A013F"/>
    <w:rsid w:val="003A02CD"/>
    <w:rsid w:val="003A0951"/>
    <w:rsid w:val="003A0C45"/>
    <w:rsid w:val="003A0CD7"/>
    <w:rsid w:val="003A1059"/>
    <w:rsid w:val="003A1F43"/>
    <w:rsid w:val="003A2976"/>
    <w:rsid w:val="003A3412"/>
    <w:rsid w:val="003A39BE"/>
    <w:rsid w:val="003A3BB4"/>
    <w:rsid w:val="003A42BC"/>
    <w:rsid w:val="003A4663"/>
    <w:rsid w:val="003A488B"/>
    <w:rsid w:val="003A48CB"/>
    <w:rsid w:val="003A4BE3"/>
    <w:rsid w:val="003A4EA3"/>
    <w:rsid w:val="003A4F87"/>
    <w:rsid w:val="003A5546"/>
    <w:rsid w:val="003A56AD"/>
    <w:rsid w:val="003A5FE4"/>
    <w:rsid w:val="003A6AEB"/>
    <w:rsid w:val="003A6B70"/>
    <w:rsid w:val="003A76AF"/>
    <w:rsid w:val="003B0805"/>
    <w:rsid w:val="003B0C1B"/>
    <w:rsid w:val="003B17C9"/>
    <w:rsid w:val="003B2243"/>
    <w:rsid w:val="003B29D8"/>
    <w:rsid w:val="003B2C27"/>
    <w:rsid w:val="003B38B7"/>
    <w:rsid w:val="003B408E"/>
    <w:rsid w:val="003B4A71"/>
    <w:rsid w:val="003B5B41"/>
    <w:rsid w:val="003B5D02"/>
    <w:rsid w:val="003B6344"/>
    <w:rsid w:val="003B6BEB"/>
    <w:rsid w:val="003B6BF5"/>
    <w:rsid w:val="003B7047"/>
    <w:rsid w:val="003B7125"/>
    <w:rsid w:val="003B7151"/>
    <w:rsid w:val="003B7426"/>
    <w:rsid w:val="003B7A41"/>
    <w:rsid w:val="003B7F56"/>
    <w:rsid w:val="003C10AD"/>
    <w:rsid w:val="003C1C74"/>
    <w:rsid w:val="003C2419"/>
    <w:rsid w:val="003C2689"/>
    <w:rsid w:val="003C2FFC"/>
    <w:rsid w:val="003C3088"/>
    <w:rsid w:val="003C30B9"/>
    <w:rsid w:val="003C35A7"/>
    <w:rsid w:val="003C3A94"/>
    <w:rsid w:val="003C3EFB"/>
    <w:rsid w:val="003C5981"/>
    <w:rsid w:val="003C5A8B"/>
    <w:rsid w:val="003C6160"/>
    <w:rsid w:val="003C6402"/>
    <w:rsid w:val="003C6D34"/>
    <w:rsid w:val="003C6D59"/>
    <w:rsid w:val="003C6FF4"/>
    <w:rsid w:val="003C7223"/>
    <w:rsid w:val="003C7CB1"/>
    <w:rsid w:val="003D0EDF"/>
    <w:rsid w:val="003D281C"/>
    <w:rsid w:val="003D2BD8"/>
    <w:rsid w:val="003D2ED7"/>
    <w:rsid w:val="003D3068"/>
    <w:rsid w:val="003D3669"/>
    <w:rsid w:val="003D3EF5"/>
    <w:rsid w:val="003D3F03"/>
    <w:rsid w:val="003D3FE8"/>
    <w:rsid w:val="003D4259"/>
    <w:rsid w:val="003D42EF"/>
    <w:rsid w:val="003D4344"/>
    <w:rsid w:val="003D436A"/>
    <w:rsid w:val="003D4AB5"/>
    <w:rsid w:val="003D4DFD"/>
    <w:rsid w:val="003D5096"/>
    <w:rsid w:val="003D536D"/>
    <w:rsid w:val="003D551D"/>
    <w:rsid w:val="003D596E"/>
    <w:rsid w:val="003D5F7C"/>
    <w:rsid w:val="003D7360"/>
    <w:rsid w:val="003E12A3"/>
    <w:rsid w:val="003E1FFA"/>
    <w:rsid w:val="003E2550"/>
    <w:rsid w:val="003E2F3A"/>
    <w:rsid w:val="003E32E7"/>
    <w:rsid w:val="003E3EB9"/>
    <w:rsid w:val="003E4414"/>
    <w:rsid w:val="003E4646"/>
    <w:rsid w:val="003E5B3F"/>
    <w:rsid w:val="003E6B5D"/>
    <w:rsid w:val="003E6CDF"/>
    <w:rsid w:val="003E72C3"/>
    <w:rsid w:val="003E7612"/>
    <w:rsid w:val="003E78C8"/>
    <w:rsid w:val="003E7D78"/>
    <w:rsid w:val="003F102B"/>
    <w:rsid w:val="003F1446"/>
    <w:rsid w:val="003F1A4D"/>
    <w:rsid w:val="003F1B92"/>
    <w:rsid w:val="003F1D30"/>
    <w:rsid w:val="003F1F0F"/>
    <w:rsid w:val="003F28BC"/>
    <w:rsid w:val="003F2E2A"/>
    <w:rsid w:val="003F3521"/>
    <w:rsid w:val="003F4DF7"/>
    <w:rsid w:val="003F5192"/>
    <w:rsid w:val="003F5873"/>
    <w:rsid w:val="003F63D8"/>
    <w:rsid w:val="003F6626"/>
    <w:rsid w:val="003F68CC"/>
    <w:rsid w:val="003F69E4"/>
    <w:rsid w:val="003F729D"/>
    <w:rsid w:val="004002AD"/>
    <w:rsid w:val="00400459"/>
    <w:rsid w:val="00401AF0"/>
    <w:rsid w:val="0040208E"/>
    <w:rsid w:val="004033F6"/>
    <w:rsid w:val="0040353C"/>
    <w:rsid w:val="00404126"/>
    <w:rsid w:val="00404547"/>
    <w:rsid w:val="00404784"/>
    <w:rsid w:val="00405292"/>
    <w:rsid w:val="00405B3F"/>
    <w:rsid w:val="00405E2A"/>
    <w:rsid w:val="00406217"/>
    <w:rsid w:val="00406AD3"/>
    <w:rsid w:val="004071CC"/>
    <w:rsid w:val="00407434"/>
    <w:rsid w:val="004105FF"/>
    <w:rsid w:val="004106E7"/>
    <w:rsid w:val="004116AC"/>
    <w:rsid w:val="00411B7D"/>
    <w:rsid w:val="0041260F"/>
    <w:rsid w:val="004133BA"/>
    <w:rsid w:val="004134D1"/>
    <w:rsid w:val="00413704"/>
    <w:rsid w:val="00413935"/>
    <w:rsid w:val="00413F2A"/>
    <w:rsid w:val="0041400F"/>
    <w:rsid w:val="004144A1"/>
    <w:rsid w:val="004157A2"/>
    <w:rsid w:val="0041583E"/>
    <w:rsid w:val="00415F2D"/>
    <w:rsid w:val="00416261"/>
    <w:rsid w:val="00416A61"/>
    <w:rsid w:val="00416B91"/>
    <w:rsid w:val="00416C05"/>
    <w:rsid w:val="004175D7"/>
    <w:rsid w:val="00417E70"/>
    <w:rsid w:val="00421B3F"/>
    <w:rsid w:val="00421E0E"/>
    <w:rsid w:val="0042203E"/>
    <w:rsid w:val="0042243D"/>
    <w:rsid w:val="00422AF5"/>
    <w:rsid w:val="00422C93"/>
    <w:rsid w:val="00423880"/>
    <w:rsid w:val="00423975"/>
    <w:rsid w:val="00424102"/>
    <w:rsid w:val="00424853"/>
    <w:rsid w:val="004248FD"/>
    <w:rsid w:val="00425446"/>
    <w:rsid w:val="00426084"/>
    <w:rsid w:val="00426726"/>
    <w:rsid w:val="00426D5C"/>
    <w:rsid w:val="00426E3F"/>
    <w:rsid w:val="00430139"/>
    <w:rsid w:val="00430D7F"/>
    <w:rsid w:val="00431AF9"/>
    <w:rsid w:val="00432151"/>
    <w:rsid w:val="004322C0"/>
    <w:rsid w:val="0043371D"/>
    <w:rsid w:val="00434A0D"/>
    <w:rsid w:val="00434F1B"/>
    <w:rsid w:val="004350E7"/>
    <w:rsid w:val="00435512"/>
    <w:rsid w:val="0043580A"/>
    <w:rsid w:val="0043606A"/>
    <w:rsid w:val="00436541"/>
    <w:rsid w:val="0043674A"/>
    <w:rsid w:val="00436D7A"/>
    <w:rsid w:val="00436F41"/>
    <w:rsid w:val="00437572"/>
    <w:rsid w:val="0044000A"/>
    <w:rsid w:val="00440281"/>
    <w:rsid w:val="004409F5"/>
    <w:rsid w:val="00441980"/>
    <w:rsid w:val="00441CA7"/>
    <w:rsid w:val="0044258A"/>
    <w:rsid w:val="00442B59"/>
    <w:rsid w:val="00443006"/>
    <w:rsid w:val="004438E3"/>
    <w:rsid w:val="004451B8"/>
    <w:rsid w:val="00445693"/>
    <w:rsid w:val="0044683D"/>
    <w:rsid w:val="00446AF3"/>
    <w:rsid w:val="00446EC0"/>
    <w:rsid w:val="00450338"/>
    <w:rsid w:val="00450D1B"/>
    <w:rsid w:val="00451BC1"/>
    <w:rsid w:val="00451E69"/>
    <w:rsid w:val="00452979"/>
    <w:rsid w:val="004530B0"/>
    <w:rsid w:val="00453397"/>
    <w:rsid w:val="00454192"/>
    <w:rsid w:val="004541C9"/>
    <w:rsid w:val="00454312"/>
    <w:rsid w:val="004545C5"/>
    <w:rsid w:val="004546A7"/>
    <w:rsid w:val="00454FCC"/>
    <w:rsid w:val="00455545"/>
    <w:rsid w:val="004556A9"/>
    <w:rsid w:val="004560AB"/>
    <w:rsid w:val="00456C5B"/>
    <w:rsid w:val="00457135"/>
    <w:rsid w:val="0045727B"/>
    <w:rsid w:val="00457435"/>
    <w:rsid w:val="004577D2"/>
    <w:rsid w:val="0045791E"/>
    <w:rsid w:val="00457CB2"/>
    <w:rsid w:val="004604D3"/>
    <w:rsid w:val="004604F5"/>
    <w:rsid w:val="0046061D"/>
    <w:rsid w:val="00461707"/>
    <w:rsid w:val="00462825"/>
    <w:rsid w:val="00462844"/>
    <w:rsid w:val="00462FA5"/>
    <w:rsid w:val="004633D3"/>
    <w:rsid w:val="0046384D"/>
    <w:rsid w:val="00463F47"/>
    <w:rsid w:val="0046466D"/>
    <w:rsid w:val="0046489D"/>
    <w:rsid w:val="00464A80"/>
    <w:rsid w:val="004652AE"/>
    <w:rsid w:val="0046597A"/>
    <w:rsid w:val="00465A07"/>
    <w:rsid w:val="00467B4B"/>
    <w:rsid w:val="004703BB"/>
    <w:rsid w:val="00470913"/>
    <w:rsid w:val="004709F8"/>
    <w:rsid w:val="00470D4B"/>
    <w:rsid w:val="00471949"/>
    <w:rsid w:val="00471EBF"/>
    <w:rsid w:val="00472717"/>
    <w:rsid w:val="00472A5C"/>
    <w:rsid w:val="00473529"/>
    <w:rsid w:val="00473820"/>
    <w:rsid w:val="004761D5"/>
    <w:rsid w:val="0047651A"/>
    <w:rsid w:val="00476B3C"/>
    <w:rsid w:val="00480AAE"/>
    <w:rsid w:val="004816EC"/>
    <w:rsid w:val="0048253E"/>
    <w:rsid w:val="00482DE5"/>
    <w:rsid w:val="00483481"/>
    <w:rsid w:val="004849C8"/>
    <w:rsid w:val="00484AFE"/>
    <w:rsid w:val="004851F7"/>
    <w:rsid w:val="00485A19"/>
    <w:rsid w:val="00485AE4"/>
    <w:rsid w:val="004868EB"/>
    <w:rsid w:val="004876A6"/>
    <w:rsid w:val="00490200"/>
    <w:rsid w:val="004905EF"/>
    <w:rsid w:val="00490D92"/>
    <w:rsid w:val="0049107A"/>
    <w:rsid w:val="004920E6"/>
    <w:rsid w:val="00492EFA"/>
    <w:rsid w:val="0049505C"/>
    <w:rsid w:val="00495C0B"/>
    <w:rsid w:val="004961FD"/>
    <w:rsid w:val="00496555"/>
    <w:rsid w:val="004967F2"/>
    <w:rsid w:val="004969A9"/>
    <w:rsid w:val="00497740"/>
    <w:rsid w:val="004A0CA3"/>
    <w:rsid w:val="004A1497"/>
    <w:rsid w:val="004A1865"/>
    <w:rsid w:val="004A1869"/>
    <w:rsid w:val="004A490D"/>
    <w:rsid w:val="004A4F5F"/>
    <w:rsid w:val="004A4FB7"/>
    <w:rsid w:val="004A4FDC"/>
    <w:rsid w:val="004A5448"/>
    <w:rsid w:val="004A6940"/>
    <w:rsid w:val="004A7AE2"/>
    <w:rsid w:val="004B0531"/>
    <w:rsid w:val="004B068C"/>
    <w:rsid w:val="004B1411"/>
    <w:rsid w:val="004B1457"/>
    <w:rsid w:val="004B1A3A"/>
    <w:rsid w:val="004B2A6E"/>
    <w:rsid w:val="004B2B1F"/>
    <w:rsid w:val="004B2BF4"/>
    <w:rsid w:val="004B2EB6"/>
    <w:rsid w:val="004B3363"/>
    <w:rsid w:val="004B3A43"/>
    <w:rsid w:val="004B3B4B"/>
    <w:rsid w:val="004B5934"/>
    <w:rsid w:val="004B68E0"/>
    <w:rsid w:val="004B7255"/>
    <w:rsid w:val="004B77A6"/>
    <w:rsid w:val="004B78B9"/>
    <w:rsid w:val="004B7952"/>
    <w:rsid w:val="004B79B1"/>
    <w:rsid w:val="004C00DF"/>
    <w:rsid w:val="004C0586"/>
    <w:rsid w:val="004C0A3C"/>
    <w:rsid w:val="004C1309"/>
    <w:rsid w:val="004C1A88"/>
    <w:rsid w:val="004C1EC3"/>
    <w:rsid w:val="004C22E2"/>
    <w:rsid w:val="004C2993"/>
    <w:rsid w:val="004C2C7F"/>
    <w:rsid w:val="004C30E6"/>
    <w:rsid w:val="004C3114"/>
    <w:rsid w:val="004C3A8E"/>
    <w:rsid w:val="004C3F66"/>
    <w:rsid w:val="004C4CAB"/>
    <w:rsid w:val="004C550D"/>
    <w:rsid w:val="004C5617"/>
    <w:rsid w:val="004C56E7"/>
    <w:rsid w:val="004C56EC"/>
    <w:rsid w:val="004C5E7C"/>
    <w:rsid w:val="004C6FEA"/>
    <w:rsid w:val="004C7CA1"/>
    <w:rsid w:val="004D06C7"/>
    <w:rsid w:val="004D10FD"/>
    <w:rsid w:val="004D1186"/>
    <w:rsid w:val="004D1BE7"/>
    <w:rsid w:val="004D247A"/>
    <w:rsid w:val="004D2A5B"/>
    <w:rsid w:val="004D2BED"/>
    <w:rsid w:val="004D2C12"/>
    <w:rsid w:val="004D358D"/>
    <w:rsid w:val="004D4517"/>
    <w:rsid w:val="004D4588"/>
    <w:rsid w:val="004D4C90"/>
    <w:rsid w:val="004D5311"/>
    <w:rsid w:val="004D575C"/>
    <w:rsid w:val="004D5A68"/>
    <w:rsid w:val="004D5E04"/>
    <w:rsid w:val="004D610A"/>
    <w:rsid w:val="004D616C"/>
    <w:rsid w:val="004D67C4"/>
    <w:rsid w:val="004D732C"/>
    <w:rsid w:val="004E0079"/>
    <w:rsid w:val="004E0085"/>
    <w:rsid w:val="004E00B9"/>
    <w:rsid w:val="004E04A9"/>
    <w:rsid w:val="004E09E0"/>
    <w:rsid w:val="004E0A24"/>
    <w:rsid w:val="004E0C34"/>
    <w:rsid w:val="004E0DB1"/>
    <w:rsid w:val="004E10CC"/>
    <w:rsid w:val="004E12C5"/>
    <w:rsid w:val="004E17FB"/>
    <w:rsid w:val="004E181E"/>
    <w:rsid w:val="004E2399"/>
    <w:rsid w:val="004E2A44"/>
    <w:rsid w:val="004E2C68"/>
    <w:rsid w:val="004E3406"/>
    <w:rsid w:val="004E3971"/>
    <w:rsid w:val="004E3CF2"/>
    <w:rsid w:val="004E4751"/>
    <w:rsid w:val="004E49B0"/>
    <w:rsid w:val="004E518A"/>
    <w:rsid w:val="004E5ADE"/>
    <w:rsid w:val="004E66CF"/>
    <w:rsid w:val="004E7AEA"/>
    <w:rsid w:val="004F06E1"/>
    <w:rsid w:val="004F06FA"/>
    <w:rsid w:val="004F0AB1"/>
    <w:rsid w:val="004F18AC"/>
    <w:rsid w:val="004F245E"/>
    <w:rsid w:val="004F2E3F"/>
    <w:rsid w:val="004F343E"/>
    <w:rsid w:val="004F362B"/>
    <w:rsid w:val="004F3746"/>
    <w:rsid w:val="004F3878"/>
    <w:rsid w:val="004F3AC0"/>
    <w:rsid w:val="004F3DDC"/>
    <w:rsid w:val="004F4683"/>
    <w:rsid w:val="004F46A1"/>
    <w:rsid w:val="004F5B90"/>
    <w:rsid w:val="004F5C10"/>
    <w:rsid w:val="004F6188"/>
    <w:rsid w:val="004F6B94"/>
    <w:rsid w:val="004F764B"/>
    <w:rsid w:val="004F7AD9"/>
    <w:rsid w:val="004F7BBF"/>
    <w:rsid w:val="004F7BD3"/>
    <w:rsid w:val="004F7C8A"/>
    <w:rsid w:val="005002F3"/>
    <w:rsid w:val="00500BA6"/>
    <w:rsid w:val="00500C00"/>
    <w:rsid w:val="00501336"/>
    <w:rsid w:val="00501CFF"/>
    <w:rsid w:val="00503423"/>
    <w:rsid w:val="00503582"/>
    <w:rsid w:val="00503706"/>
    <w:rsid w:val="00503C8A"/>
    <w:rsid w:val="00503E0C"/>
    <w:rsid w:val="00503FCE"/>
    <w:rsid w:val="00503FE5"/>
    <w:rsid w:val="005046C9"/>
    <w:rsid w:val="0050485F"/>
    <w:rsid w:val="00505714"/>
    <w:rsid w:val="0050616B"/>
    <w:rsid w:val="00506271"/>
    <w:rsid w:val="00506942"/>
    <w:rsid w:val="005069AE"/>
    <w:rsid w:val="00506D22"/>
    <w:rsid w:val="00507918"/>
    <w:rsid w:val="00510020"/>
    <w:rsid w:val="005111D9"/>
    <w:rsid w:val="0051140C"/>
    <w:rsid w:val="00511770"/>
    <w:rsid w:val="005117DF"/>
    <w:rsid w:val="00511C5B"/>
    <w:rsid w:val="005126D1"/>
    <w:rsid w:val="005136D9"/>
    <w:rsid w:val="00514B4A"/>
    <w:rsid w:val="00514C0A"/>
    <w:rsid w:val="00515312"/>
    <w:rsid w:val="00515F7C"/>
    <w:rsid w:val="0051601F"/>
    <w:rsid w:val="005160A6"/>
    <w:rsid w:val="00516375"/>
    <w:rsid w:val="005172BC"/>
    <w:rsid w:val="0051747E"/>
    <w:rsid w:val="005177F4"/>
    <w:rsid w:val="005212E8"/>
    <w:rsid w:val="005214F6"/>
    <w:rsid w:val="00521756"/>
    <w:rsid w:val="00522224"/>
    <w:rsid w:val="005223EC"/>
    <w:rsid w:val="00522F17"/>
    <w:rsid w:val="0052307D"/>
    <w:rsid w:val="005231EB"/>
    <w:rsid w:val="0052327D"/>
    <w:rsid w:val="005240B2"/>
    <w:rsid w:val="005244BC"/>
    <w:rsid w:val="00524639"/>
    <w:rsid w:val="00524774"/>
    <w:rsid w:val="00524960"/>
    <w:rsid w:val="00524DCF"/>
    <w:rsid w:val="00524E4E"/>
    <w:rsid w:val="005250AF"/>
    <w:rsid w:val="00525BBE"/>
    <w:rsid w:val="005260A4"/>
    <w:rsid w:val="00526AF9"/>
    <w:rsid w:val="00526BED"/>
    <w:rsid w:val="00527D57"/>
    <w:rsid w:val="0053048E"/>
    <w:rsid w:val="0053050A"/>
    <w:rsid w:val="005305F7"/>
    <w:rsid w:val="00530823"/>
    <w:rsid w:val="00531205"/>
    <w:rsid w:val="00531A25"/>
    <w:rsid w:val="00533359"/>
    <w:rsid w:val="00533515"/>
    <w:rsid w:val="0053381B"/>
    <w:rsid w:val="00533AAF"/>
    <w:rsid w:val="0053428D"/>
    <w:rsid w:val="005342D7"/>
    <w:rsid w:val="00534360"/>
    <w:rsid w:val="00534D0F"/>
    <w:rsid w:val="0053501D"/>
    <w:rsid w:val="005353F3"/>
    <w:rsid w:val="00535587"/>
    <w:rsid w:val="005357F9"/>
    <w:rsid w:val="00535A65"/>
    <w:rsid w:val="005369E0"/>
    <w:rsid w:val="00536EB1"/>
    <w:rsid w:val="00537033"/>
    <w:rsid w:val="0053719D"/>
    <w:rsid w:val="00537FEF"/>
    <w:rsid w:val="0054006B"/>
    <w:rsid w:val="00541A77"/>
    <w:rsid w:val="00541B3B"/>
    <w:rsid w:val="00541E4E"/>
    <w:rsid w:val="00543F4F"/>
    <w:rsid w:val="00544017"/>
    <w:rsid w:val="0054410E"/>
    <w:rsid w:val="00544416"/>
    <w:rsid w:val="00544449"/>
    <w:rsid w:val="0054473B"/>
    <w:rsid w:val="00545B62"/>
    <w:rsid w:val="00545CB3"/>
    <w:rsid w:val="00546C89"/>
    <w:rsid w:val="00546DEB"/>
    <w:rsid w:val="00546F3E"/>
    <w:rsid w:val="00547871"/>
    <w:rsid w:val="00547BD7"/>
    <w:rsid w:val="00550345"/>
    <w:rsid w:val="00550AF9"/>
    <w:rsid w:val="005511D4"/>
    <w:rsid w:val="00551296"/>
    <w:rsid w:val="005514B0"/>
    <w:rsid w:val="00551863"/>
    <w:rsid w:val="00551C50"/>
    <w:rsid w:val="00551E77"/>
    <w:rsid w:val="00552984"/>
    <w:rsid w:val="00552DCC"/>
    <w:rsid w:val="005530C5"/>
    <w:rsid w:val="0055395A"/>
    <w:rsid w:val="0055454C"/>
    <w:rsid w:val="00554A58"/>
    <w:rsid w:val="00554CB4"/>
    <w:rsid w:val="00554F8F"/>
    <w:rsid w:val="005554DE"/>
    <w:rsid w:val="00555A63"/>
    <w:rsid w:val="00555FC0"/>
    <w:rsid w:val="005566F1"/>
    <w:rsid w:val="00557A1E"/>
    <w:rsid w:val="00557BD5"/>
    <w:rsid w:val="00561D5E"/>
    <w:rsid w:val="0056226C"/>
    <w:rsid w:val="00562A95"/>
    <w:rsid w:val="00562DFC"/>
    <w:rsid w:val="00562EB0"/>
    <w:rsid w:val="00563589"/>
    <w:rsid w:val="0056359D"/>
    <w:rsid w:val="00564FB7"/>
    <w:rsid w:val="0056512F"/>
    <w:rsid w:val="00565763"/>
    <w:rsid w:val="00565BEC"/>
    <w:rsid w:val="00565DF2"/>
    <w:rsid w:val="005662B7"/>
    <w:rsid w:val="005663A8"/>
    <w:rsid w:val="00566785"/>
    <w:rsid w:val="005668AB"/>
    <w:rsid w:val="0056739A"/>
    <w:rsid w:val="00567564"/>
    <w:rsid w:val="0056798A"/>
    <w:rsid w:val="0057042F"/>
    <w:rsid w:val="0057177C"/>
    <w:rsid w:val="0057182A"/>
    <w:rsid w:val="00571FEA"/>
    <w:rsid w:val="0057209A"/>
    <w:rsid w:val="005726B5"/>
    <w:rsid w:val="005727C7"/>
    <w:rsid w:val="00572A03"/>
    <w:rsid w:val="00573BD2"/>
    <w:rsid w:val="00573DE4"/>
    <w:rsid w:val="005750F6"/>
    <w:rsid w:val="0057534E"/>
    <w:rsid w:val="005768D0"/>
    <w:rsid w:val="00576A6C"/>
    <w:rsid w:val="00577881"/>
    <w:rsid w:val="00577DE2"/>
    <w:rsid w:val="00580433"/>
    <w:rsid w:val="00580A66"/>
    <w:rsid w:val="0058166F"/>
    <w:rsid w:val="00582272"/>
    <w:rsid w:val="0058251E"/>
    <w:rsid w:val="00583311"/>
    <w:rsid w:val="00583560"/>
    <w:rsid w:val="005836A8"/>
    <w:rsid w:val="00584633"/>
    <w:rsid w:val="00584EBC"/>
    <w:rsid w:val="00585140"/>
    <w:rsid w:val="005851DC"/>
    <w:rsid w:val="00585E02"/>
    <w:rsid w:val="005867CB"/>
    <w:rsid w:val="00587F69"/>
    <w:rsid w:val="005900AC"/>
    <w:rsid w:val="00590106"/>
    <w:rsid w:val="00590944"/>
    <w:rsid w:val="005915A7"/>
    <w:rsid w:val="005916D2"/>
    <w:rsid w:val="00592D21"/>
    <w:rsid w:val="0059349D"/>
    <w:rsid w:val="00593B95"/>
    <w:rsid w:val="00593DE1"/>
    <w:rsid w:val="00594359"/>
    <w:rsid w:val="00594BF7"/>
    <w:rsid w:val="0059588F"/>
    <w:rsid w:val="00595C55"/>
    <w:rsid w:val="005967E7"/>
    <w:rsid w:val="00597371"/>
    <w:rsid w:val="005974CA"/>
    <w:rsid w:val="00597E3B"/>
    <w:rsid w:val="005A0079"/>
    <w:rsid w:val="005A0BA5"/>
    <w:rsid w:val="005A0D6F"/>
    <w:rsid w:val="005A1C80"/>
    <w:rsid w:val="005A3951"/>
    <w:rsid w:val="005A3C07"/>
    <w:rsid w:val="005A3FF1"/>
    <w:rsid w:val="005A44E3"/>
    <w:rsid w:val="005A4628"/>
    <w:rsid w:val="005A50D5"/>
    <w:rsid w:val="005A560B"/>
    <w:rsid w:val="005A66C5"/>
    <w:rsid w:val="005A6952"/>
    <w:rsid w:val="005A6A5F"/>
    <w:rsid w:val="005A6BAE"/>
    <w:rsid w:val="005A71FD"/>
    <w:rsid w:val="005A72BE"/>
    <w:rsid w:val="005A7718"/>
    <w:rsid w:val="005B05C5"/>
    <w:rsid w:val="005B0ABD"/>
    <w:rsid w:val="005B179A"/>
    <w:rsid w:val="005B198B"/>
    <w:rsid w:val="005B1F59"/>
    <w:rsid w:val="005B1FFC"/>
    <w:rsid w:val="005B22A2"/>
    <w:rsid w:val="005B2B90"/>
    <w:rsid w:val="005B3A5D"/>
    <w:rsid w:val="005B3C7B"/>
    <w:rsid w:val="005B463C"/>
    <w:rsid w:val="005B4B91"/>
    <w:rsid w:val="005B4CDD"/>
    <w:rsid w:val="005B546B"/>
    <w:rsid w:val="005B5703"/>
    <w:rsid w:val="005B5F78"/>
    <w:rsid w:val="005B6BA1"/>
    <w:rsid w:val="005B6C4B"/>
    <w:rsid w:val="005B6E6D"/>
    <w:rsid w:val="005B6FDB"/>
    <w:rsid w:val="005B705C"/>
    <w:rsid w:val="005B7090"/>
    <w:rsid w:val="005B7860"/>
    <w:rsid w:val="005B7F1E"/>
    <w:rsid w:val="005C00F5"/>
    <w:rsid w:val="005C08BD"/>
    <w:rsid w:val="005C0939"/>
    <w:rsid w:val="005C0A06"/>
    <w:rsid w:val="005C1AB5"/>
    <w:rsid w:val="005C3048"/>
    <w:rsid w:val="005C3B70"/>
    <w:rsid w:val="005C3EDD"/>
    <w:rsid w:val="005C413D"/>
    <w:rsid w:val="005C44AE"/>
    <w:rsid w:val="005C5B9F"/>
    <w:rsid w:val="005C5BA1"/>
    <w:rsid w:val="005C6319"/>
    <w:rsid w:val="005C68DA"/>
    <w:rsid w:val="005C69D4"/>
    <w:rsid w:val="005C6A2D"/>
    <w:rsid w:val="005C6AD1"/>
    <w:rsid w:val="005C6C5B"/>
    <w:rsid w:val="005C6F52"/>
    <w:rsid w:val="005C7B0F"/>
    <w:rsid w:val="005D0411"/>
    <w:rsid w:val="005D0D8E"/>
    <w:rsid w:val="005D1D66"/>
    <w:rsid w:val="005D2493"/>
    <w:rsid w:val="005D3554"/>
    <w:rsid w:val="005D3BDB"/>
    <w:rsid w:val="005D4567"/>
    <w:rsid w:val="005D4C50"/>
    <w:rsid w:val="005D5F91"/>
    <w:rsid w:val="005D64C5"/>
    <w:rsid w:val="005D69EE"/>
    <w:rsid w:val="005D6A2A"/>
    <w:rsid w:val="005D6B8B"/>
    <w:rsid w:val="005D6E30"/>
    <w:rsid w:val="005D6E94"/>
    <w:rsid w:val="005D72D9"/>
    <w:rsid w:val="005D7399"/>
    <w:rsid w:val="005D7B66"/>
    <w:rsid w:val="005E026E"/>
    <w:rsid w:val="005E12D7"/>
    <w:rsid w:val="005E15E1"/>
    <w:rsid w:val="005E21CB"/>
    <w:rsid w:val="005E2727"/>
    <w:rsid w:val="005E2B12"/>
    <w:rsid w:val="005E2BC9"/>
    <w:rsid w:val="005E3506"/>
    <w:rsid w:val="005E3C4C"/>
    <w:rsid w:val="005E3DCC"/>
    <w:rsid w:val="005E4FD8"/>
    <w:rsid w:val="005E5027"/>
    <w:rsid w:val="005E5269"/>
    <w:rsid w:val="005E5469"/>
    <w:rsid w:val="005E6637"/>
    <w:rsid w:val="005E6A35"/>
    <w:rsid w:val="005E6C9C"/>
    <w:rsid w:val="005E7B02"/>
    <w:rsid w:val="005E7C80"/>
    <w:rsid w:val="005F01CB"/>
    <w:rsid w:val="005F0609"/>
    <w:rsid w:val="005F09A4"/>
    <w:rsid w:val="005F20DB"/>
    <w:rsid w:val="005F3435"/>
    <w:rsid w:val="005F367C"/>
    <w:rsid w:val="005F3CAF"/>
    <w:rsid w:val="005F429C"/>
    <w:rsid w:val="005F49FC"/>
    <w:rsid w:val="005F4B1D"/>
    <w:rsid w:val="005F5371"/>
    <w:rsid w:val="005F5AB3"/>
    <w:rsid w:val="005F5CD4"/>
    <w:rsid w:val="005F6EA4"/>
    <w:rsid w:val="005F737B"/>
    <w:rsid w:val="005F7613"/>
    <w:rsid w:val="005F77C3"/>
    <w:rsid w:val="00600778"/>
    <w:rsid w:val="00601076"/>
    <w:rsid w:val="00602FA2"/>
    <w:rsid w:val="0060393E"/>
    <w:rsid w:val="00603EEE"/>
    <w:rsid w:val="00603F76"/>
    <w:rsid w:val="006042C9"/>
    <w:rsid w:val="00604519"/>
    <w:rsid w:val="00604822"/>
    <w:rsid w:val="00604CDB"/>
    <w:rsid w:val="00605114"/>
    <w:rsid w:val="00605A8D"/>
    <w:rsid w:val="00605B46"/>
    <w:rsid w:val="006060C8"/>
    <w:rsid w:val="00606611"/>
    <w:rsid w:val="00606D22"/>
    <w:rsid w:val="00606E5B"/>
    <w:rsid w:val="00610639"/>
    <w:rsid w:val="006107B4"/>
    <w:rsid w:val="00610C4F"/>
    <w:rsid w:val="00610CBB"/>
    <w:rsid w:val="00611651"/>
    <w:rsid w:val="006118FF"/>
    <w:rsid w:val="00612BFF"/>
    <w:rsid w:val="00612F69"/>
    <w:rsid w:val="00612F73"/>
    <w:rsid w:val="006134AC"/>
    <w:rsid w:val="006140BC"/>
    <w:rsid w:val="006151D4"/>
    <w:rsid w:val="006155C2"/>
    <w:rsid w:val="00615DEA"/>
    <w:rsid w:val="00616962"/>
    <w:rsid w:val="00616CEB"/>
    <w:rsid w:val="006173DD"/>
    <w:rsid w:val="0061779A"/>
    <w:rsid w:val="00620328"/>
    <w:rsid w:val="00621207"/>
    <w:rsid w:val="0062196C"/>
    <w:rsid w:val="006219F7"/>
    <w:rsid w:val="00621C5E"/>
    <w:rsid w:val="006224CF"/>
    <w:rsid w:val="0062339C"/>
    <w:rsid w:val="00623847"/>
    <w:rsid w:val="00623E88"/>
    <w:rsid w:val="006242B0"/>
    <w:rsid w:val="00624605"/>
    <w:rsid w:val="006255A6"/>
    <w:rsid w:val="00625D07"/>
    <w:rsid w:val="0062642A"/>
    <w:rsid w:val="006268BF"/>
    <w:rsid w:val="006301C0"/>
    <w:rsid w:val="00630701"/>
    <w:rsid w:val="006325BE"/>
    <w:rsid w:val="006330A2"/>
    <w:rsid w:val="006337AD"/>
    <w:rsid w:val="00633930"/>
    <w:rsid w:val="0063395E"/>
    <w:rsid w:val="00633C53"/>
    <w:rsid w:val="0063478F"/>
    <w:rsid w:val="00634D3B"/>
    <w:rsid w:val="00634E2F"/>
    <w:rsid w:val="00635071"/>
    <w:rsid w:val="0063538F"/>
    <w:rsid w:val="0063589E"/>
    <w:rsid w:val="006358D2"/>
    <w:rsid w:val="00636ACC"/>
    <w:rsid w:val="006371A2"/>
    <w:rsid w:val="00637633"/>
    <w:rsid w:val="006379AA"/>
    <w:rsid w:val="00637C1B"/>
    <w:rsid w:val="00640139"/>
    <w:rsid w:val="00640219"/>
    <w:rsid w:val="00641187"/>
    <w:rsid w:val="0064125F"/>
    <w:rsid w:val="006413E1"/>
    <w:rsid w:val="0064192C"/>
    <w:rsid w:val="00641B26"/>
    <w:rsid w:val="00641C84"/>
    <w:rsid w:val="0064234D"/>
    <w:rsid w:val="006424DE"/>
    <w:rsid w:val="006427D0"/>
    <w:rsid w:val="006434A6"/>
    <w:rsid w:val="006434E4"/>
    <w:rsid w:val="00643614"/>
    <w:rsid w:val="00643B75"/>
    <w:rsid w:val="00644591"/>
    <w:rsid w:val="00644803"/>
    <w:rsid w:val="00644ECA"/>
    <w:rsid w:val="00646282"/>
    <w:rsid w:val="006468B7"/>
    <w:rsid w:val="006470C2"/>
    <w:rsid w:val="006475C0"/>
    <w:rsid w:val="006476FD"/>
    <w:rsid w:val="00650F96"/>
    <w:rsid w:val="006515B3"/>
    <w:rsid w:val="006517DB"/>
    <w:rsid w:val="0065225A"/>
    <w:rsid w:val="00652813"/>
    <w:rsid w:val="00652F88"/>
    <w:rsid w:val="00653752"/>
    <w:rsid w:val="00653B52"/>
    <w:rsid w:val="00654097"/>
    <w:rsid w:val="00654187"/>
    <w:rsid w:val="0065519F"/>
    <w:rsid w:val="006557A7"/>
    <w:rsid w:val="00655D4C"/>
    <w:rsid w:val="006562D4"/>
    <w:rsid w:val="00656878"/>
    <w:rsid w:val="00657268"/>
    <w:rsid w:val="006578E4"/>
    <w:rsid w:val="00657D61"/>
    <w:rsid w:val="006604C3"/>
    <w:rsid w:val="006609DD"/>
    <w:rsid w:val="00660CD1"/>
    <w:rsid w:val="00660E92"/>
    <w:rsid w:val="0066212A"/>
    <w:rsid w:val="00662442"/>
    <w:rsid w:val="00662C4F"/>
    <w:rsid w:val="00665069"/>
    <w:rsid w:val="0066571A"/>
    <w:rsid w:val="00665B22"/>
    <w:rsid w:val="00665E18"/>
    <w:rsid w:val="00665F5D"/>
    <w:rsid w:val="00666139"/>
    <w:rsid w:val="00666A60"/>
    <w:rsid w:val="006705A7"/>
    <w:rsid w:val="006707FD"/>
    <w:rsid w:val="00670AFD"/>
    <w:rsid w:val="0067200F"/>
    <w:rsid w:val="0067351C"/>
    <w:rsid w:val="006738EC"/>
    <w:rsid w:val="00673927"/>
    <w:rsid w:val="00674820"/>
    <w:rsid w:val="00675F9F"/>
    <w:rsid w:val="00676307"/>
    <w:rsid w:val="0067748C"/>
    <w:rsid w:val="00680365"/>
    <w:rsid w:val="00680439"/>
    <w:rsid w:val="0068083F"/>
    <w:rsid w:val="00680EB0"/>
    <w:rsid w:val="0068127E"/>
    <w:rsid w:val="00681663"/>
    <w:rsid w:val="00681CAA"/>
    <w:rsid w:val="006820A6"/>
    <w:rsid w:val="00682618"/>
    <w:rsid w:val="00683F3D"/>
    <w:rsid w:val="00684B00"/>
    <w:rsid w:val="00685710"/>
    <w:rsid w:val="006858A9"/>
    <w:rsid w:val="00685B21"/>
    <w:rsid w:val="0068649B"/>
    <w:rsid w:val="006866CE"/>
    <w:rsid w:val="00686ABF"/>
    <w:rsid w:val="006875C6"/>
    <w:rsid w:val="0068799B"/>
    <w:rsid w:val="00690470"/>
    <w:rsid w:val="0069070A"/>
    <w:rsid w:val="006909D2"/>
    <w:rsid w:val="00690A2A"/>
    <w:rsid w:val="006914C1"/>
    <w:rsid w:val="006919D4"/>
    <w:rsid w:val="00691E78"/>
    <w:rsid w:val="00691FCF"/>
    <w:rsid w:val="006928C2"/>
    <w:rsid w:val="00692DD8"/>
    <w:rsid w:val="00693528"/>
    <w:rsid w:val="0069378D"/>
    <w:rsid w:val="00693A21"/>
    <w:rsid w:val="00693C76"/>
    <w:rsid w:val="00694F0A"/>
    <w:rsid w:val="0069521C"/>
    <w:rsid w:val="0069551F"/>
    <w:rsid w:val="0069604F"/>
    <w:rsid w:val="006962CE"/>
    <w:rsid w:val="00696F36"/>
    <w:rsid w:val="006A0628"/>
    <w:rsid w:val="006A0A81"/>
    <w:rsid w:val="006A1937"/>
    <w:rsid w:val="006A31CE"/>
    <w:rsid w:val="006A3596"/>
    <w:rsid w:val="006A3AF3"/>
    <w:rsid w:val="006A5CAC"/>
    <w:rsid w:val="006A5DF6"/>
    <w:rsid w:val="006A5FF7"/>
    <w:rsid w:val="006A6649"/>
    <w:rsid w:val="006A6FA3"/>
    <w:rsid w:val="006A74DE"/>
    <w:rsid w:val="006A7B97"/>
    <w:rsid w:val="006B0E7E"/>
    <w:rsid w:val="006B1A86"/>
    <w:rsid w:val="006B2854"/>
    <w:rsid w:val="006B3A5B"/>
    <w:rsid w:val="006B3CA3"/>
    <w:rsid w:val="006B4351"/>
    <w:rsid w:val="006B458B"/>
    <w:rsid w:val="006B4A94"/>
    <w:rsid w:val="006B51B1"/>
    <w:rsid w:val="006B58F9"/>
    <w:rsid w:val="006B599B"/>
    <w:rsid w:val="006B5CF1"/>
    <w:rsid w:val="006B5F29"/>
    <w:rsid w:val="006B657B"/>
    <w:rsid w:val="006B6A8D"/>
    <w:rsid w:val="006B7225"/>
    <w:rsid w:val="006B736F"/>
    <w:rsid w:val="006B7987"/>
    <w:rsid w:val="006C08A6"/>
    <w:rsid w:val="006C0E66"/>
    <w:rsid w:val="006C10D7"/>
    <w:rsid w:val="006C140A"/>
    <w:rsid w:val="006C1539"/>
    <w:rsid w:val="006C2280"/>
    <w:rsid w:val="006C353C"/>
    <w:rsid w:val="006C36C5"/>
    <w:rsid w:val="006C3C2B"/>
    <w:rsid w:val="006C512B"/>
    <w:rsid w:val="006C52CE"/>
    <w:rsid w:val="006C536D"/>
    <w:rsid w:val="006C5570"/>
    <w:rsid w:val="006C5EB0"/>
    <w:rsid w:val="006C66F3"/>
    <w:rsid w:val="006C75AE"/>
    <w:rsid w:val="006C7A3A"/>
    <w:rsid w:val="006D0147"/>
    <w:rsid w:val="006D0306"/>
    <w:rsid w:val="006D1126"/>
    <w:rsid w:val="006D1877"/>
    <w:rsid w:val="006D197D"/>
    <w:rsid w:val="006D1BD7"/>
    <w:rsid w:val="006D1E6A"/>
    <w:rsid w:val="006D2273"/>
    <w:rsid w:val="006D258F"/>
    <w:rsid w:val="006D2B3C"/>
    <w:rsid w:val="006D2D90"/>
    <w:rsid w:val="006D2DC8"/>
    <w:rsid w:val="006D2F18"/>
    <w:rsid w:val="006D3063"/>
    <w:rsid w:val="006D370C"/>
    <w:rsid w:val="006D3A75"/>
    <w:rsid w:val="006D3BAF"/>
    <w:rsid w:val="006D42C1"/>
    <w:rsid w:val="006D51F1"/>
    <w:rsid w:val="006D5387"/>
    <w:rsid w:val="006D5429"/>
    <w:rsid w:val="006D56B4"/>
    <w:rsid w:val="006D5E0D"/>
    <w:rsid w:val="006D608D"/>
    <w:rsid w:val="006D6C6F"/>
    <w:rsid w:val="006D6EBC"/>
    <w:rsid w:val="006D6F35"/>
    <w:rsid w:val="006D70CD"/>
    <w:rsid w:val="006D7A33"/>
    <w:rsid w:val="006D7B33"/>
    <w:rsid w:val="006D7B7C"/>
    <w:rsid w:val="006E08BF"/>
    <w:rsid w:val="006E0E1D"/>
    <w:rsid w:val="006E1175"/>
    <w:rsid w:val="006E17A0"/>
    <w:rsid w:val="006E18C1"/>
    <w:rsid w:val="006E19BD"/>
    <w:rsid w:val="006E1F9F"/>
    <w:rsid w:val="006E229A"/>
    <w:rsid w:val="006E2630"/>
    <w:rsid w:val="006E2D85"/>
    <w:rsid w:val="006E2DE9"/>
    <w:rsid w:val="006E2E99"/>
    <w:rsid w:val="006E313D"/>
    <w:rsid w:val="006E3267"/>
    <w:rsid w:val="006E328C"/>
    <w:rsid w:val="006E3C25"/>
    <w:rsid w:val="006E3F03"/>
    <w:rsid w:val="006E441E"/>
    <w:rsid w:val="006E44E7"/>
    <w:rsid w:val="006E4C2E"/>
    <w:rsid w:val="006E4CA2"/>
    <w:rsid w:val="006E4DA7"/>
    <w:rsid w:val="006E504D"/>
    <w:rsid w:val="006E5166"/>
    <w:rsid w:val="006E53D1"/>
    <w:rsid w:val="006E631F"/>
    <w:rsid w:val="006E66BC"/>
    <w:rsid w:val="006E6A64"/>
    <w:rsid w:val="006E7BC8"/>
    <w:rsid w:val="006E7EAA"/>
    <w:rsid w:val="006F01A4"/>
    <w:rsid w:val="006F1E37"/>
    <w:rsid w:val="006F2098"/>
    <w:rsid w:val="006F2A14"/>
    <w:rsid w:val="006F3344"/>
    <w:rsid w:val="006F3892"/>
    <w:rsid w:val="006F4AA9"/>
    <w:rsid w:val="006F4C75"/>
    <w:rsid w:val="006F5259"/>
    <w:rsid w:val="006F5418"/>
    <w:rsid w:val="006F5435"/>
    <w:rsid w:val="006F5816"/>
    <w:rsid w:val="006F5BE9"/>
    <w:rsid w:val="006F626E"/>
    <w:rsid w:val="006F716D"/>
    <w:rsid w:val="006F73E3"/>
    <w:rsid w:val="006F75F1"/>
    <w:rsid w:val="0070002A"/>
    <w:rsid w:val="007001E6"/>
    <w:rsid w:val="007006A1"/>
    <w:rsid w:val="00700D88"/>
    <w:rsid w:val="00700EA9"/>
    <w:rsid w:val="007015BD"/>
    <w:rsid w:val="00701670"/>
    <w:rsid w:val="0070178B"/>
    <w:rsid w:val="00701B7A"/>
    <w:rsid w:val="00701BF2"/>
    <w:rsid w:val="00702354"/>
    <w:rsid w:val="00702EC5"/>
    <w:rsid w:val="00703372"/>
    <w:rsid w:val="00703563"/>
    <w:rsid w:val="0070380D"/>
    <w:rsid w:val="0070394B"/>
    <w:rsid w:val="0070445C"/>
    <w:rsid w:val="0070469E"/>
    <w:rsid w:val="00705189"/>
    <w:rsid w:val="00705261"/>
    <w:rsid w:val="00705876"/>
    <w:rsid w:val="00706538"/>
    <w:rsid w:val="00707785"/>
    <w:rsid w:val="0070799D"/>
    <w:rsid w:val="007079CE"/>
    <w:rsid w:val="00707C58"/>
    <w:rsid w:val="007109C2"/>
    <w:rsid w:val="0071190F"/>
    <w:rsid w:val="00711B60"/>
    <w:rsid w:val="00712416"/>
    <w:rsid w:val="00712790"/>
    <w:rsid w:val="007129AE"/>
    <w:rsid w:val="00712D5A"/>
    <w:rsid w:val="007132F9"/>
    <w:rsid w:val="00715946"/>
    <w:rsid w:val="007167C0"/>
    <w:rsid w:val="0071693A"/>
    <w:rsid w:val="00721AB1"/>
    <w:rsid w:val="00721B41"/>
    <w:rsid w:val="0072279F"/>
    <w:rsid w:val="0072315E"/>
    <w:rsid w:val="007237AB"/>
    <w:rsid w:val="0072464F"/>
    <w:rsid w:val="007249AA"/>
    <w:rsid w:val="00724E9D"/>
    <w:rsid w:val="007253A7"/>
    <w:rsid w:val="007253F6"/>
    <w:rsid w:val="00725D16"/>
    <w:rsid w:val="00726761"/>
    <w:rsid w:val="00726BDC"/>
    <w:rsid w:val="007271DB"/>
    <w:rsid w:val="00727F77"/>
    <w:rsid w:val="00730DE7"/>
    <w:rsid w:val="00730E39"/>
    <w:rsid w:val="00730F70"/>
    <w:rsid w:val="00731292"/>
    <w:rsid w:val="00731D22"/>
    <w:rsid w:val="007320C1"/>
    <w:rsid w:val="007321F8"/>
    <w:rsid w:val="0073231E"/>
    <w:rsid w:val="0073343A"/>
    <w:rsid w:val="007339CB"/>
    <w:rsid w:val="00733EFC"/>
    <w:rsid w:val="00734672"/>
    <w:rsid w:val="00734A64"/>
    <w:rsid w:val="00734C08"/>
    <w:rsid w:val="0073530C"/>
    <w:rsid w:val="007359AC"/>
    <w:rsid w:val="0073741F"/>
    <w:rsid w:val="0073770D"/>
    <w:rsid w:val="007407B9"/>
    <w:rsid w:val="0074088C"/>
    <w:rsid w:val="00740AEC"/>
    <w:rsid w:val="00740C25"/>
    <w:rsid w:val="0074190A"/>
    <w:rsid w:val="007419CF"/>
    <w:rsid w:val="00742B7E"/>
    <w:rsid w:val="00743314"/>
    <w:rsid w:val="00743A2D"/>
    <w:rsid w:val="00744A7D"/>
    <w:rsid w:val="00745031"/>
    <w:rsid w:val="0074539E"/>
    <w:rsid w:val="007454AE"/>
    <w:rsid w:val="00746E24"/>
    <w:rsid w:val="0074772B"/>
    <w:rsid w:val="00747738"/>
    <w:rsid w:val="00747951"/>
    <w:rsid w:val="00750262"/>
    <w:rsid w:val="00750515"/>
    <w:rsid w:val="0075066C"/>
    <w:rsid w:val="00750969"/>
    <w:rsid w:val="00750B84"/>
    <w:rsid w:val="00750BF9"/>
    <w:rsid w:val="00750FE9"/>
    <w:rsid w:val="0075110A"/>
    <w:rsid w:val="007512A4"/>
    <w:rsid w:val="0075289A"/>
    <w:rsid w:val="0075295C"/>
    <w:rsid w:val="0075325D"/>
    <w:rsid w:val="0075348C"/>
    <w:rsid w:val="00753753"/>
    <w:rsid w:val="007537EC"/>
    <w:rsid w:val="0075414A"/>
    <w:rsid w:val="00754961"/>
    <w:rsid w:val="00754CDF"/>
    <w:rsid w:val="00754D9A"/>
    <w:rsid w:val="00755367"/>
    <w:rsid w:val="007556AD"/>
    <w:rsid w:val="00755DD1"/>
    <w:rsid w:val="007560BB"/>
    <w:rsid w:val="007562AC"/>
    <w:rsid w:val="00757018"/>
    <w:rsid w:val="0075727E"/>
    <w:rsid w:val="0075756B"/>
    <w:rsid w:val="00757A02"/>
    <w:rsid w:val="007604FE"/>
    <w:rsid w:val="00760ACF"/>
    <w:rsid w:val="00760F9E"/>
    <w:rsid w:val="00761516"/>
    <w:rsid w:val="00762E64"/>
    <w:rsid w:val="007641E8"/>
    <w:rsid w:val="007643DE"/>
    <w:rsid w:val="00764CA1"/>
    <w:rsid w:val="00764D87"/>
    <w:rsid w:val="007650EA"/>
    <w:rsid w:val="0076567A"/>
    <w:rsid w:val="007671BF"/>
    <w:rsid w:val="007671F6"/>
    <w:rsid w:val="00767868"/>
    <w:rsid w:val="00767BF7"/>
    <w:rsid w:val="0077067A"/>
    <w:rsid w:val="00770E59"/>
    <w:rsid w:val="007714AE"/>
    <w:rsid w:val="0077158E"/>
    <w:rsid w:val="00772022"/>
    <w:rsid w:val="007729DF"/>
    <w:rsid w:val="007732DB"/>
    <w:rsid w:val="0077396E"/>
    <w:rsid w:val="00773E1D"/>
    <w:rsid w:val="007740A5"/>
    <w:rsid w:val="00774265"/>
    <w:rsid w:val="00774549"/>
    <w:rsid w:val="00774692"/>
    <w:rsid w:val="007747E9"/>
    <w:rsid w:val="00774918"/>
    <w:rsid w:val="00774CC4"/>
    <w:rsid w:val="00775100"/>
    <w:rsid w:val="00775767"/>
    <w:rsid w:val="00775B01"/>
    <w:rsid w:val="00775CA3"/>
    <w:rsid w:val="00775FDE"/>
    <w:rsid w:val="00776848"/>
    <w:rsid w:val="00776A01"/>
    <w:rsid w:val="00776AF5"/>
    <w:rsid w:val="00777158"/>
    <w:rsid w:val="007800C7"/>
    <w:rsid w:val="007800DB"/>
    <w:rsid w:val="007801CC"/>
    <w:rsid w:val="007804C3"/>
    <w:rsid w:val="00780B1B"/>
    <w:rsid w:val="00780F63"/>
    <w:rsid w:val="00780FB5"/>
    <w:rsid w:val="00781151"/>
    <w:rsid w:val="0078168A"/>
    <w:rsid w:val="00781AFB"/>
    <w:rsid w:val="00781C3A"/>
    <w:rsid w:val="0078240E"/>
    <w:rsid w:val="00783338"/>
    <w:rsid w:val="0078344F"/>
    <w:rsid w:val="00783F18"/>
    <w:rsid w:val="00784220"/>
    <w:rsid w:val="0078575E"/>
    <w:rsid w:val="00786125"/>
    <w:rsid w:val="00786129"/>
    <w:rsid w:val="00786393"/>
    <w:rsid w:val="00786A0B"/>
    <w:rsid w:val="007872EE"/>
    <w:rsid w:val="007874BC"/>
    <w:rsid w:val="00787733"/>
    <w:rsid w:val="00787CDF"/>
    <w:rsid w:val="00787D92"/>
    <w:rsid w:val="00787F7F"/>
    <w:rsid w:val="0079027F"/>
    <w:rsid w:val="00790373"/>
    <w:rsid w:val="00790A2D"/>
    <w:rsid w:val="00790B6B"/>
    <w:rsid w:val="0079164B"/>
    <w:rsid w:val="00791A5D"/>
    <w:rsid w:val="0079345E"/>
    <w:rsid w:val="007936F5"/>
    <w:rsid w:val="00794B63"/>
    <w:rsid w:val="00794BFB"/>
    <w:rsid w:val="00795C4B"/>
    <w:rsid w:val="00796648"/>
    <w:rsid w:val="00796A99"/>
    <w:rsid w:val="007A0985"/>
    <w:rsid w:val="007A133B"/>
    <w:rsid w:val="007A19A8"/>
    <w:rsid w:val="007A1DAE"/>
    <w:rsid w:val="007A236F"/>
    <w:rsid w:val="007A2F4B"/>
    <w:rsid w:val="007A4EE9"/>
    <w:rsid w:val="007A57F0"/>
    <w:rsid w:val="007A5AEA"/>
    <w:rsid w:val="007A5DDC"/>
    <w:rsid w:val="007A5EAB"/>
    <w:rsid w:val="007A618A"/>
    <w:rsid w:val="007A68EC"/>
    <w:rsid w:val="007A6E5A"/>
    <w:rsid w:val="007A6EE7"/>
    <w:rsid w:val="007A74E5"/>
    <w:rsid w:val="007A760C"/>
    <w:rsid w:val="007A77BD"/>
    <w:rsid w:val="007A79E2"/>
    <w:rsid w:val="007A7AB8"/>
    <w:rsid w:val="007A7E49"/>
    <w:rsid w:val="007B08FE"/>
    <w:rsid w:val="007B0B7D"/>
    <w:rsid w:val="007B18E1"/>
    <w:rsid w:val="007B2084"/>
    <w:rsid w:val="007B27E9"/>
    <w:rsid w:val="007B3606"/>
    <w:rsid w:val="007B363C"/>
    <w:rsid w:val="007B39EB"/>
    <w:rsid w:val="007B3B53"/>
    <w:rsid w:val="007B43BF"/>
    <w:rsid w:val="007B4526"/>
    <w:rsid w:val="007B485A"/>
    <w:rsid w:val="007B4A2D"/>
    <w:rsid w:val="007B4F78"/>
    <w:rsid w:val="007B53FD"/>
    <w:rsid w:val="007B6235"/>
    <w:rsid w:val="007B634B"/>
    <w:rsid w:val="007B7676"/>
    <w:rsid w:val="007B796F"/>
    <w:rsid w:val="007C034C"/>
    <w:rsid w:val="007C08B7"/>
    <w:rsid w:val="007C0DBE"/>
    <w:rsid w:val="007C1142"/>
    <w:rsid w:val="007C168E"/>
    <w:rsid w:val="007C18F9"/>
    <w:rsid w:val="007C206D"/>
    <w:rsid w:val="007C2166"/>
    <w:rsid w:val="007C26F6"/>
    <w:rsid w:val="007C3064"/>
    <w:rsid w:val="007C3781"/>
    <w:rsid w:val="007C52A8"/>
    <w:rsid w:val="007C54AE"/>
    <w:rsid w:val="007C597A"/>
    <w:rsid w:val="007C5DD5"/>
    <w:rsid w:val="007C67A1"/>
    <w:rsid w:val="007C6DF2"/>
    <w:rsid w:val="007C71E0"/>
    <w:rsid w:val="007D09E3"/>
    <w:rsid w:val="007D1411"/>
    <w:rsid w:val="007D2299"/>
    <w:rsid w:val="007D27E0"/>
    <w:rsid w:val="007D280E"/>
    <w:rsid w:val="007D2ED4"/>
    <w:rsid w:val="007D311F"/>
    <w:rsid w:val="007D3969"/>
    <w:rsid w:val="007D3F46"/>
    <w:rsid w:val="007D40B9"/>
    <w:rsid w:val="007D5470"/>
    <w:rsid w:val="007D568A"/>
    <w:rsid w:val="007D57AE"/>
    <w:rsid w:val="007D61F0"/>
    <w:rsid w:val="007D682B"/>
    <w:rsid w:val="007D6A62"/>
    <w:rsid w:val="007D73EA"/>
    <w:rsid w:val="007E00DC"/>
    <w:rsid w:val="007E0112"/>
    <w:rsid w:val="007E02A8"/>
    <w:rsid w:val="007E202A"/>
    <w:rsid w:val="007E231B"/>
    <w:rsid w:val="007E2C18"/>
    <w:rsid w:val="007E2CD1"/>
    <w:rsid w:val="007E2D66"/>
    <w:rsid w:val="007E361F"/>
    <w:rsid w:val="007E4583"/>
    <w:rsid w:val="007E5291"/>
    <w:rsid w:val="007E57F9"/>
    <w:rsid w:val="007E625B"/>
    <w:rsid w:val="007E64A3"/>
    <w:rsid w:val="007E6F28"/>
    <w:rsid w:val="007E7B12"/>
    <w:rsid w:val="007E7DEF"/>
    <w:rsid w:val="007E7E1A"/>
    <w:rsid w:val="007E7E8A"/>
    <w:rsid w:val="007F0199"/>
    <w:rsid w:val="007F1065"/>
    <w:rsid w:val="007F14A7"/>
    <w:rsid w:val="007F20C4"/>
    <w:rsid w:val="007F37F7"/>
    <w:rsid w:val="007F3B4C"/>
    <w:rsid w:val="007F3B92"/>
    <w:rsid w:val="007F3CFE"/>
    <w:rsid w:val="007F3CFF"/>
    <w:rsid w:val="007F3D97"/>
    <w:rsid w:val="007F3E38"/>
    <w:rsid w:val="007F4100"/>
    <w:rsid w:val="007F5197"/>
    <w:rsid w:val="007F5900"/>
    <w:rsid w:val="007F5D9E"/>
    <w:rsid w:val="007F6321"/>
    <w:rsid w:val="007F6C2A"/>
    <w:rsid w:val="007F7BA7"/>
    <w:rsid w:val="00800274"/>
    <w:rsid w:val="0080069F"/>
    <w:rsid w:val="00800C06"/>
    <w:rsid w:val="00802759"/>
    <w:rsid w:val="00802CFB"/>
    <w:rsid w:val="00802F10"/>
    <w:rsid w:val="00803052"/>
    <w:rsid w:val="00803A56"/>
    <w:rsid w:val="008044A7"/>
    <w:rsid w:val="00804978"/>
    <w:rsid w:val="00804CEC"/>
    <w:rsid w:val="00805190"/>
    <w:rsid w:val="00810385"/>
    <w:rsid w:val="008112E0"/>
    <w:rsid w:val="008113A4"/>
    <w:rsid w:val="00811424"/>
    <w:rsid w:val="008116CC"/>
    <w:rsid w:val="00812032"/>
    <w:rsid w:val="00812084"/>
    <w:rsid w:val="008122E1"/>
    <w:rsid w:val="0081283C"/>
    <w:rsid w:val="008131F8"/>
    <w:rsid w:val="008137DB"/>
    <w:rsid w:val="0081392B"/>
    <w:rsid w:val="00814AA0"/>
    <w:rsid w:val="00815082"/>
    <w:rsid w:val="0081530C"/>
    <w:rsid w:val="0081584B"/>
    <w:rsid w:val="008163C5"/>
    <w:rsid w:val="00816E59"/>
    <w:rsid w:val="0081709A"/>
    <w:rsid w:val="00817315"/>
    <w:rsid w:val="00820899"/>
    <w:rsid w:val="008213A3"/>
    <w:rsid w:val="008227DE"/>
    <w:rsid w:val="0082289C"/>
    <w:rsid w:val="00822F29"/>
    <w:rsid w:val="0082339A"/>
    <w:rsid w:val="0082351D"/>
    <w:rsid w:val="00823E0D"/>
    <w:rsid w:val="00824327"/>
    <w:rsid w:val="00824395"/>
    <w:rsid w:val="00824735"/>
    <w:rsid w:val="00824C05"/>
    <w:rsid w:val="008253FA"/>
    <w:rsid w:val="00825777"/>
    <w:rsid w:val="008261FB"/>
    <w:rsid w:val="008268DE"/>
    <w:rsid w:val="00826FF9"/>
    <w:rsid w:val="00827005"/>
    <w:rsid w:val="008275FB"/>
    <w:rsid w:val="00827962"/>
    <w:rsid w:val="00827BC6"/>
    <w:rsid w:val="00827BDE"/>
    <w:rsid w:val="00830B7F"/>
    <w:rsid w:val="0083112F"/>
    <w:rsid w:val="008311AE"/>
    <w:rsid w:val="0083147C"/>
    <w:rsid w:val="00831870"/>
    <w:rsid w:val="00831886"/>
    <w:rsid w:val="00832824"/>
    <w:rsid w:val="00832F32"/>
    <w:rsid w:val="00833DE0"/>
    <w:rsid w:val="0083401B"/>
    <w:rsid w:val="008341D3"/>
    <w:rsid w:val="00834508"/>
    <w:rsid w:val="00834640"/>
    <w:rsid w:val="00834BB9"/>
    <w:rsid w:val="008352C2"/>
    <w:rsid w:val="0083580D"/>
    <w:rsid w:val="00836155"/>
    <w:rsid w:val="008365CE"/>
    <w:rsid w:val="008366DE"/>
    <w:rsid w:val="008376FE"/>
    <w:rsid w:val="00837972"/>
    <w:rsid w:val="00837B8B"/>
    <w:rsid w:val="00837CAA"/>
    <w:rsid w:val="00840082"/>
    <w:rsid w:val="008400ED"/>
    <w:rsid w:val="00840409"/>
    <w:rsid w:val="008410CA"/>
    <w:rsid w:val="008411CA"/>
    <w:rsid w:val="0084132A"/>
    <w:rsid w:val="00841547"/>
    <w:rsid w:val="00841C3A"/>
    <w:rsid w:val="00841E5C"/>
    <w:rsid w:val="0084200E"/>
    <w:rsid w:val="00842C60"/>
    <w:rsid w:val="00842DF9"/>
    <w:rsid w:val="00842FE7"/>
    <w:rsid w:val="008434B7"/>
    <w:rsid w:val="008434FF"/>
    <w:rsid w:val="00843B3D"/>
    <w:rsid w:val="00844083"/>
    <w:rsid w:val="008444D6"/>
    <w:rsid w:val="00844C6E"/>
    <w:rsid w:val="0084526D"/>
    <w:rsid w:val="0084537E"/>
    <w:rsid w:val="00846AE6"/>
    <w:rsid w:val="00846C46"/>
    <w:rsid w:val="00846C90"/>
    <w:rsid w:val="00846D7F"/>
    <w:rsid w:val="008472E0"/>
    <w:rsid w:val="008507E2"/>
    <w:rsid w:val="00850C07"/>
    <w:rsid w:val="00852271"/>
    <w:rsid w:val="00852BF2"/>
    <w:rsid w:val="0085368F"/>
    <w:rsid w:val="008542C8"/>
    <w:rsid w:val="008548E2"/>
    <w:rsid w:val="008551F0"/>
    <w:rsid w:val="008554F4"/>
    <w:rsid w:val="00856635"/>
    <w:rsid w:val="00857D53"/>
    <w:rsid w:val="008606B1"/>
    <w:rsid w:val="00861217"/>
    <w:rsid w:val="008612F3"/>
    <w:rsid w:val="008614D8"/>
    <w:rsid w:val="00861E03"/>
    <w:rsid w:val="00862AA7"/>
    <w:rsid w:val="00862AC1"/>
    <w:rsid w:val="00862D0A"/>
    <w:rsid w:val="008630E6"/>
    <w:rsid w:val="00863245"/>
    <w:rsid w:val="008645CB"/>
    <w:rsid w:val="00864C1F"/>
    <w:rsid w:val="00865050"/>
    <w:rsid w:val="00865A1C"/>
    <w:rsid w:val="00865F81"/>
    <w:rsid w:val="00867220"/>
    <w:rsid w:val="00867335"/>
    <w:rsid w:val="00867387"/>
    <w:rsid w:val="00867E28"/>
    <w:rsid w:val="00870254"/>
    <w:rsid w:val="00870275"/>
    <w:rsid w:val="0087033A"/>
    <w:rsid w:val="008706D3"/>
    <w:rsid w:val="00871889"/>
    <w:rsid w:val="00871A84"/>
    <w:rsid w:val="00872950"/>
    <w:rsid w:val="00872D9A"/>
    <w:rsid w:val="00873A14"/>
    <w:rsid w:val="00873C06"/>
    <w:rsid w:val="00873DDA"/>
    <w:rsid w:val="00874649"/>
    <w:rsid w:val="00874BBE"/>
    <w:rsid w:val="00874CD7"/>
    <w:rsid w:val="008751EC"/>
    <w:rsid w:val="008754EA"/>
    <w:rsid w:val="00876F61"/>
    <w:rsid w:val="00876FE2"/>
    <w:rsid w:val="00876FF6"/>
    <w:rsid w:val="00877C6E"/>
    <w:rsid w:val="008804B9"/>
    <w:rsid w:val="00880CCB"/>
    <w:rsid w:val="00881571"/>
    <w:rsid w:val="008822DB"/>
    <w:rsid w:val="00882451"/>
    <w:rsid w:val="008824B2"/>
    <w:rsid w:val="008831B1"/>
    <w:rsid w:val="00883553"/>
    <w:rsid w:val="00883E99"/>
    <w:rsid w:val="00884831"/>
    <w:rsid w:val="00884C79"/>
    <w:rsid w:val="00884E81"/>
    <w:rsid w:val="00885828"/>
    <w:rsid w:val="00885C34"/>
    <w:rsid w:val="00885DA0"/>
    <w:rsid w:val="008872F4"/>
    <w:rsid w:val="00890922"/>
    <w:rsid w:val="008912CA"/>
    <w:rsid w:val="0089134B"/>
    <w:rsid w:val="00891744"/>
    <w:rsid w:val="00892657"/>
    <w:rsid w:val="00892854"/>
    <w:rsid w:val="00892A17"/>
    <w:rsid w:val="0089333A"/>
    <w:rsid w:val="008946E7"/>
    <w:rsid w:val="00894940"/>
    <w:rsid w:val="00894A2E"/>
    <w:rsid w:val="00894DAB"/>
    <w:rsid w:val="00896761"/>
    <w:rsid w:val="00896B4D"/>
    <w:rsid w:val="008972BB"/>
    <w:rsid w:val="008A0FE7"/>
    <w:rsid w:val="008A11BF"/>
    <w:rsid w:val="008A138B"/>
    <w:rsid w:val="008A17F5"/>
    <w:rsid w:val="008A1860"/>
    <w:rsid w:val="008A1865"/>
    <w:rsid w:val="008A2CBB"/>
    <w:rsid w:val="008A2F5C"/>
    <w:rsid w:val="008A3D2E"/>
    <w:rsid w:val="008A4409"/>
    <w:rsid w:val="008A45F7"/>
    <w:rsid w:val="008A47C3"/>
    <w:rsid w:val="008A4F16"/>
    <w:rsid w:val="008A5202"/>
    <w:rsid w:val="008A5248"/>
    <w:rsid w:val="008A561F"/>
    <w:rsid w:val="008A5D6E"/>
    <w:rsid w:val="008A7AB1"/>
    <w:rsid w:val="008A7D23"/>
    <w:rsid w:val="008A7DB3"/>
    <w:rsid w:val="008B0FFE"/>
    <w:rsid w:val="008B1CFB"/>
    <w:rsid w:val="008B1F09"/>
    <w:rsid w:val="008B2C4E"/>
    <w:rsid w:val="008B32DC"/>
    <w:rsid w:val="008B380D"/>
    <w:rsid w:val="008B3BC8"/>
    <w:rsid w:val="008B4104"/>
    <w:rsid w:val="008B47BA"/>
    <w:rsid w:val="008B5636"/>
    <w:rsid w:val="008B5649"/>
    <w:rsid w:val="008B62AA"/>
    <w:rsid w:val="008B64B1"/>
    <w:rsid w:val="008B6F5B"/>
    <w:rsid w:val="008B6FCD"/>
    <w:rsid w:val="008B774D"/>
    <w:rsid w:val="008B79F7"/>
    <w:rsid w:val="008B7B82"/>
    <w:rsid w:val="008C0542"/>
    <w:rsid w:val="008C0856"/>
    <w:rsid w:val="008C087F"/>
    <w:rsid w:val="008C15EB"/>
    <w:rsid w:val="008C17E6"/>
    <w:rsid w:val="008C18B1"/>
    <w:rsid w:val="008C2201"/>
    <w:rsid w:val="008C2571"/>
    <w:rsid w:val="008C321F"/>
    <w:rsid w:val="008C3444"/>
    <w:rsid w:val="008C3E35"/>
    <w:rsid w:val="008C3EC1"/>
    <w:rsid w:val="008C3ECE"/>
    <w:rsid w:val="008C4F37"/>
    <w:rsid w:val="008C5244"/>
    <w:rsid w:val="008C585C"/>
    <w:rsid w:val="008C5912"/>
    <w:rsid w:val="008C6B3A"/>
    <w:rsid w:val="008C6E7C"/>
    <w:rsid w:val="008C75FA"/>
    <w:rsid w:val="008C772C"/>
    <w:rsid w:val="008C7AFF"/>
    <w:rsid w:val="008C7CFF"/>
    <w:rsid w:val="008D0FD0"/>
    <w:rsid w:val="008D1A56"/>
    <w:rsid w:val="008D1B9A"/>
    <w:rsid w:val="008D1E2F"/>
    <w:rsid w:val="008D2A05"/>
    <w:rsid w:val="008D2C26"/>
    <w:rsid w:val="008D2D10"/>
    <w:rsid w:val="008D3253"/>
    <w:rsid w:val="008D366B"/>
    <w:rsid w:val="008D40B0"/>
    <w:rsid w:val="008D41EC"/>
    <w:rsid w:val="008D42FC"/>
    <w:rsid w:val="008D4309"/>
    <w:rsid w:val="008D44BE"/>
    <w:rsid w:val="008D4918"/>
    <w:rsid w:val="008D4C61"/>
    <w:rsid w:val="008D529B"/>
    <w:rsid w:val="008D5910"/>
    <w:rsid w:val="008D594C"/>
    <w:rsid w:val="008D5D4D"/>
    <w:rsid w:val="008D76D6"/>
    <w:rsid w:val="008E026F"/>
    <w:rsid w:val="008E0A4E"/>
    <w:rsid w:val="008E0A54"/>
    <w:rsid w:val="008E0D0E"/>
    <w:rsid w:val="008E24C7"/>
    <w:rsid w:val="008E337C"/>
    <w:rsid w:val="008E39ED"/>
    <w:rsid w:val="008E3ED4"/>
    <w:rsid w:val="008E41AD"/>
    <w:rsid w:val="008E4688"/>
    <w:rsid w:val="008E53DD"/>
    <w:rsid w:val="008E59FD"/>
    <w:rsid w:val="008E6EBF"/>
    <w:rsid w:val="008E7710"/>
    <w:rsid w:val="008E78FE"/>
    <w:rsid w:val="008F021E"/>
    <w:rsid w:val="008F0375"/>
    <w:rsid w:val="008F051A"/>
    <w:rsid w:val="008F085B"/>
    <w:rsid w:val="008F156A"/>
    <w:rsid w:val="008F1826"/>
    <w:rsid w:val="008F235F"/>
    <w:rsid w:val="008F2500"/>
    <w:rsid w:val="008F2555"/>
    <w:rsid w:val="008F2C09"/>
    <w:rsid w:val="008F3186"/>
    <w:rsid w:val="008F48F2"/>
    <w:rsid w:val="008F4D09"/>
    <w:rsid w:val="008F5C02"/>
    <w:rsid w:val="008F5E62"/>
    <w:rsid w:val="008F7242"/>
    <w:rsid w:val="008F730F"/>
    <w:rsid w:val="0090015C"/>
    <w:rsid w:val="00900A5E"/>
    <w:rsid w:val="009012FD"/>
    <w:rsid w:val="00901874"/>
    <w:rsid w:val="009021F9"/>
    <w:rsid w:val="00902833"/>
    <w:rsid w:val="00902A3E"/>
    <w:rsid w:val="00902F0D"/>
    <w:rsid w:val="00903221"/>
    <w:rsid w:val="00904805"/>
    <w:rsid w:val="00904B10"/>
    <w:rsid w:val="00904F97"/>
    <w:rsid w:val="009053B9"/>
    <w:rsid w:val="00905499"/>
    <w:rsid w:val="00905BA8"/>
    <w:rsid w:val="00905CF5"/>
    <w:rsid w:val="00906980"/>
    <w:rsid w:val="00907C39"/>
    <w:rsid w:val="00910152"/>
    <w:rsid w:val="009101FF"/>
    <w:rsid w:val="00910F6C"/>
    <w:rsid w:val="009117EA"/>
    <w:rsid w:val="0091185C"/>
    <w:rsid w:val="00911D6F"/>
    <w:rsid w:val="009122C3"/>
    <w:rsid w:val="00912C19"/>
    <w:rsid w:val="00913512"/>
    <w:rsid w:val="00913D00"/>
    <w:rsid w:val="009140FF"/>
    <w:rsid w:val="00914137"/>
    <w:rsid w:val="00914591"/>
    <w:rsid w:val="0091469F"/>
    <w:rsid w:val="00914904"/>
    <w:rsid w:val="00914A3B"/>
    <w:rsid w:val="00914E6E"/>
    <w:rsid w:val="00914EB4"/>
    <w:rsid w:val="00914FBB"/>
    <w:rsid w:val="00915080"/>
    <w:rsid w:val="0091589B"/>
    <w:rsid w:val="00915C74"/>
    <w:rsid w:val="00916195"/>
    <w:rsid w:val="0091644A"/>
    <w:rsid w:val="00916571"/>
    <w:rsid w:val="00916C2C"/>
    <w:rsid w:val="00916D6A"/>
    <w:rsid w:val="00916E0D"/>
    <w:rsid w:val="0091766B"/>
    <w:rsid w:val="00917E11"/>
    <w:rsid w:val="0092093C"/>
    <w:rsid w:val="00921412"/>
    <w:rsid w:val="009219EF"/>
    <w:rsid w:val="00921BDF"/>
    <w:rsid w:val="00921C0A"/>
    <w:rsid w:val="009220AC"/>
    <w:rsid w:val="00922477"/>
    <w:rsid w:val="00922E01"/>
    <w:rsid w:val="0092350C"/>
    <w:rsid w:val="009239E0"/>
    <w:rsid w:val="00925ABB"/>
    <w:rsid w:val="00925E59"/>
    <w:rsid w:val="009266A7"/>
    <w:rsid w:val="00926E65"/>
    <w:rsid w:val="00927B43"/>
    <w:rsid w:val="00927FEF"/>
    <w:rsid w:val="009302A9"/>
    <w:rsid w:val="0093077F"/>
    <w:rsid w:val="00930CE6"/>
    <w:rsid w:val="00931FF1"/>
    <w:rsid w:val="00932677"/>
    <w:rsid w:val="009327CD"/>
    <w:rsid w:val="00932BAF"/>
    <w:rsid w:val="0093339D"/>
    <w:rsid w:val="009334B3"/>
    <w:rsid w:val="0093350D"/>
    <w:rsid w:val="00933C62"/>
    <w:rsid w:val="00933FD1"/>
    <w:rsid w:val="0093411D"/>
    <w:rsid w:val="009341FA"/>
    <w:rsid w:val="00934419"/>
    <w:rsid w:val="00935348"/>
    <w:rsid w:val="00935511"/>
    <w:rsid w:val="009355A5"/>
    <w:rsid w:val="009356C2"/>
    <w:rsid w:val="00935D69"/>
    <w:rsid w:val="00935E93"/>
    <w:rsid w:val="009360AE"/>
    <w:rsid w:val="00936DCE"/>
    <w:rsid w:val="00936FB0"/>
    <w:rsid w:val="00937661"/>
    <w:rsid w:val="00937EE2"/>
    <w:rsid w:val="00937FBD"/>
    <w:rsid w:val="0094020A"/>
    <w:rsid w:val="0094031C"/>
    <w:rsid w:val="0094083F"/>
    <w:rsid w:val="00940C81"/>
    <w:rsid w:val="00940F77"/>
    <w:rsid w:val="0094108A"/>
    <w:rsid w:val="00941AC1"/>
    <w:rsid w:val="00941B97"/>
    <w:rsid w:val="00941D3E"/>
    <w:rsid w:val="00942872"/>
    <w:rsid w:val="00942904"/>
    <w:rsid w:val="00942E2F"/>
    <w:rsid w:val="00942FEC"/>
    <w:rsid w:val="0094359A"/>
    <w:rsid w:val="009435C2"/>
    <w:rsid w:val="00943D5E"/>
    <w:rsid w:val="0094447B"/>
    <w:rsid w:val="009444C4"/>
    <w:rsid w:val="009446FB"/>
    <w:rsid w:val="00945208"/>
    <w:rsid w:val="00945714"/>
    <w:rsid w:val="0094579D"/>
    <w:rsid w:val="00946F45"/>
    <w:rsid w:val="00947628"/>
    <w:rsid w:val="00947CBE"/>
    <w:rsid w:val="0095066B"/>
    <w:rsid w:val="00951BE2"/>
    <w:rsid w:val="00951F33"/>
    <w:rsid w:val="00952DAB"/>
    <w:rsid w:val="0095342D"/>
    <w:rsid w:val="00953A13"/>
    <w:rsid w:val="009547DE"/>
    <w:rsid w:val="009548E7"/>
    <w:rsid w:val="009551EE"/>
    <w:rsid w:val="009555B3"/>
    <w:rsid w:val="00955671"/>
    <w:rsid w:val="009556EB"/>
    <w:rsid w:val="009569E5"/>
    <w:rsid w:val="009571D9"/>
    <w:rsid w:val="00957721"/>
    <w:rsid w:val="009579EF"/>
    <w:rsid w:val="00957C6C"/>
    <w:rsid w:val="00960410"/>
    <w:rsid w:val="00960642"/>
    <w:rsid w:val="00960C19"/>
    <w:rsid w:val="00960C82"/>
    <w:rsid w:val="009610BE"/>
    <w:rsid w:val="009613D7"/>
    <w:rsid w:val="00961DA0"/>
    <w:rsid w:val="009621A1"/>
    <w:rsid w:val="009623B7"/>
    <w:rsid w:val="00962685"/>
    <w:rsid w:val="00962BC7"/>
    <w:rsid w:val="00963191"/>
    <w:rsid w:val="0096361C"/>
    <w:rsid w:val="009636FB"/>
    <w:rsid w:val="00963AE2"/>
    <w:rsid w:val="00963FA8"/>
    <w:rsid w:val="00964995"/>
    <w:rsid w:val="00965616"/>
    <w:rsid w:val="00965930"/>
    <w:rsid w:val="00965A72"/>
    <w:rsid w:val="00965CEF"/>
    <w:rsid w:val="00965D31"/>
    <w:rsid w:val="009661BE"/>
    <w:rsid w:val="00966C72"/>
    <w:rsid w:val="009672E0"/>
    <w:rsid w:val="009676A3"/>
    <w:rsid w:val="009678D2"/>
    <w:rsid w:val="009700FD"/>
    <w:rsid w:val="0097072A"/>
    <w:rsid w:val="00970880"/>
    <w:rsid w:val="0097167D"/>
    <w:rsid w:val="009728B5"/>
    <w:rsid w:val="00972AA5"/>
    <w:rsid w:val="00972DEF"/>
    <w:rsid w:val="00972FAC"/>
    <w:rsid w:val="009733C3"/>
    <w:rsid w:val="00974490"/>
    <w:rsid w:val="00974CEC"/>
    <w:rsid w:val="00975084"/>
    <w:rsid w:val="0097639B"/>
    <w:rsid w:val="00976961"/>
    <w:rsid w:val="009775BC"/>
    <w:rsid w:val="0097789D"/>
    <w:rsid w:val="009779C1"/>
    <w:rsid w:val="00977EF7"/>
    <w:rsid w:val="00980BEF"/>
    <w:rsid w:val="00981104"/>
    <w:rsid w:val="00981309"/>
    <w:rsid w:val="009820F7"/>
    <w:rsid w:val="00982233"/>
    <w:rsid w:val="009823B6"/>
    <w:rsid w:val="009824F4"/>
    <w:rsid w:val="009825F1"/>
    <w:rsid w:val="00982D09"/>
    <w:rsid w:val="00983042"/>
    <w:rsid w:val="0098426A"/>
    <w:rsid w:val="00984471"/>
    <w:rsid w:val="00984E1F"/>
    <w:rsid w:val="00984E43"/>
    <w:rsid w:val="009852AA"/>
    <w:rsid w:val="0098582A"/>
    <w:rsid w:val="00985C03"/>
    <w:rsid w:val="00985C53"/>
    <w:rsid w:val="00985E7C"/>
    <w:rsid w:val="00986405"/>
    <w:rsid w:val="0098755E"/>
    <w:rsid w:val="00987A6E"/>
    <w:rsid w:val="00987B0A"/>
    <w:rsid w:val="00987B1C"/>
    <w:rsid w:val="00987EBE"/>
    <w:rsid w:val="00990879"/>
    <w:rsid w:val="00990936"/>
    <w:rsid w:val="00991D33"/>
    <w:rsid w:val="009924BD"/>
    <w:rsid w:val="009924F5"/>
    <w:rsid w:val="00992FD5"/>
    <w:rsid w:val="0099309E"/>
    <w:rsid w:val="009938B9"/>
    <w:rsid w:val="00993A50"/>
    <w:rsid w:val="00993BF4"/>
    <w:rsid w:val="00994753"/>
    <w:rsid w:val="00994ABA"/>
    <w:rsid w:val="00994B3A"/>
    <w:rsid w:val="009953D1"/>
    <w:rsid w:val="0099598E"/>
    <w:rsid w:val="009965E1"/>
    <w:rsid w:val="00997E4E"/>
    <w:rsid w:val="009A0E7B"/>
    <w:rsid w:val="009A1490"/>
    <w:rsid w:val="009A14C3"/>
    <w:rsid w:val="009A1EE4"/>
    <w:rsid w:val="009A1F3A"/>
    <w:rsid w:val="009A271D"/>
    <w:rsid w:val="009A29FB"/>
    <w:rsid w:val="009A32AF"/>
    <w:rsid w:val="009A4246"/>
    <w:rsid w:val="009A4DC2"/>
    <w:rsid w:val="009A566A"/>
    <w:rsid w:val="009A6F33"/>
    <w:rsid w:val="009B0188"/>
    <w:rsid w:val="009B0374"/>
    <w:rsid w:val="009B059E"/>
    <w:rsid w:val="009B08A2"/>
    <w:rsid w:val="009B12AF"/>
    <w:rsid w:val="009B1DEE"/>
    <w:rsid w:val="009B1DFB"/>
    <w:rsid w:val="009B204D"/>
    <w:rsid w:val="009B22A4"/>
    <w:rsid w:val="009B2644"/>
    <w:rsid w:val="009B2A4E"/>
    <w:rsid w:val="009B2C5A"/>
    <w:rsid w:val="009B2E8F"/>
    <w:rsid w:val="009B362F"/>
    <w:rsid w:val="009B376D"/>
    <w:rsid w:val="009B3B3A"/>
    <w:rsid w:val="009B40EF"/>
    <w:rsid w:val="009B43EB"/>
    <w:rsid w:val="009B5341"/>
    <w:rsid w:val="009B5A44"/>
    <w:rsid w:val="009B5DA6"/>
    <w:rsid w:val="009B6511"/>
    <w:rsid w:val="009B747B"/>
    <w:rsid w:val="009B7EA7"/>
    <w:rsid w:val="009C069A"/>
    <w:rsid w:val="009C06D1"/>
    <w:rsid w:val="009C0810"/>
    <w:rsid w:val="009C0834"/>
    <w:rsid w:val="009C08AB"/>
    <w:rsid w:val="009C0B19"/>
    <w:rsid w:val="009C1D13"/>
    <w:rsid w:val="009C20C2"/>
    <w:rsid w:val="009C2472"/>
    <w:rsid w:val="009C2C40"/>
    <w:rsid w:val="009C33C3"/>
    <w:rsid w:val="009C3462"/>
    <w:rsid w:val="009C3B59"/>
    <w:rsid w:val="009C3B67"/>
    <w:rsid w:val="009C46AC"/>
    <w:rsid w:val="009C482C"/>
    <w:rsid w:val="009C4C5C"/>
    <w:rsid w:val="009C4CF0"/>
    <w:rsid w:val="009C6802"/>
    <w:rsid w:val="009C69C9"/>
    <w:rsid w:val="009C7A7B"/>
    <w:rsid w:val="009C7F96"/>
    <w:rsid w:val="009D1962"/>
    <w:rsid w:val="009D1B3C"/>
    <w:rsid w:val="009D204A"/>
    <w:rsid w:val="009D2B6A"/>
    <w:rsid w:val="009D2D5F"/>
    <w:rsid w:val="009D323F"/>
    <w:rsid w:val="009D3315"/>
    <w:rsid w:val="009D3594"/>
    <w:rsid w:val="009D4077"/>
    <w:rsid w:val="009D40D7"/>
    <w:rsid w:val="009D412F"/>
    <w:rsid w:val="009D508C"/>
    <w:rsid w:val="009D541D"/>
    <w:rsid w:val="009D5BB9"/>
    <w:rsid w:val="009D63AE"/>
    <w:rsid w:val="009D6816"/>
    <w:rsid w:val="009D6CE0"/>
    <w:rsid w:val="009D76E5"/>
    <w:rsid w:val="009D796B"/>
    <w:rsid w:val="009E1103"/>
    <w:rsid w:val="009E148E"/>
    <w:rsid w:val="009E1637"/>
    <w:rsid w:val="009E17C8"/>
    <w:rsid w:val="009E1D6C"/>
    <w:rsid w:val="009E2058"/>
    <w:rsid w:val="009E27F2"/>
    <w:rsid w:val="009E2D4E"/>
    <w:rsid w:val="009E2D51"/>
    <w:rsid w:val="009E3072"/>
    <w:rsid w:val="009E3497"/>
    <w:rsid w:val="009E3ECE"/>
    <w:rsid w:val="009E457A"/>
    <w:rsid w:val="009E4E49"/>
    <w:rsid w:val="009E4F60"/>
    <w:rsid w:val="009E6543"/>
    <w:rsid w:val="009E67E1"/>
    <w:rsid w:val="009E6868"/>
    <w:rsid w:val="009E774E"/>
    <w:rsid w:val="009F0991"/>
    <w:rsid w:val="009F0A95"/>
    <w:rsid w:val="009F14E8"/>
    <w:rsid w:val="009F1672"/>
    <w:rsid w:val="009F1C63"/>
    <w:rsid w:val="009F20FD"/>
    <w:rsid w:val="009F27B7"/>
    <w:rsid w:val="009F2971"/>
    <w:rsid w:val="009F3127"/>
    <w:rsid w:val="009F31AF"/>
    <w:rsid w:val="009F3802"/>
    <w:rsid w:val="009F3FB8"/>
    <w:rsid w:val="009F4376"/>
    <w:rsid w:val="009F4962"/>
    <w:rsid w:val="009F54A9"/>
    <w:rsid w:val="009F59BF"/>
    <w:rsid w:val="009F5A8F"/>
    <w:rsid w:val="009F6AF0"/>
    <w:rsid w:val="009F6CB8"/>
    <w:rsid w:val="009F7748"/>
    <w:rsid w:val="009F77C2"/>
    <w:rsid w:val="00A0019C"/>
    <w:rsid w:val="00A01209"/>
    <w:rsid w:val="00A01560"/>
    <w:rsid w:val="00A01B2E"/>
    <w:rsid w:val="00A020BF"/>
    <w:rsid w:val="00A020EE"/>
    <w:rsid w:val="00A0316B"/>
    <w:rsid w:val="00A050C3"/>
    <w:rsid w:val="00A051C6"/>
    <w:rsid w:val="00A06891"/>
    <w:rsid w:val="00A074CA"/>
    <w:rsid w:val="00A1041C"/>
    <w:rsid w:val="00A104D3"/>
    <w:rsid w:val="00A113E2"/>
    <w:rsid w:val="00A11668"/>
    <w:rsid w:val="00A11F57"/>
    <w:rsid w:val="00A1220C"/>
    <w:rsid w:val="00A123AF"/>
    <w:rsid w:val="00A12535"/>
    <w:rsid w:val="00A1257F"/>
    <w:rsid w:val="00A129D7"/>
    <w:rsid w:val="00A12B7C"/>
    <w:rsid w:val="00A134B2"/>
    <w:rsid w:val="00A13812"/>
    <w:rsid w:val="00A1385D"/>
    <w:rsid w:val="00A146CE"/>
    <w:rsid w:val="00A15664"/>
    <w:rsid w:val="00A15B1D"/>
    <w:rsid w:val="00A16F13"/>
    <w:rsid w:val="00A173CA"/>
    <w:rsid w:val="00A20162"/>
    <w:rsid w:val="00A203BB"/>
    <w:rsid w:val="00A206DE"/>
    <w:rsid w:val="00A20C11"/>
    <w:rsid w:val="00A20CDE"/>
    <w:rsid w:val="00A21B4D"/>
    <w:rsid w:val="00A21B89"/>
    <w:rsid w:val="00A22004"/>
    <w:rsid w:val="00A23690"/>
    <w:rsid w:val="00A23820"/>
    <w:rsid w:val="00A2387B"/>
    <w:rsid w:val="00A23BA6"/>
    <w:rsid w:val="00A24355"/>
    <w:rsid w:val="00A244DB"/>
    <w:rsid w:val="00A25162"/>
    <w:rsid w:val="00A25BCD"/>
    <w:rsid w:val="00A26014"/>
    <w:rsid w:val="00A2642A"/>
    <w:rsid w:val="00A27710"/>
    <w:rsid w:val="00A301CC"/>
    <w:rsid w:val="00A30272"/>
    <w:rsid w:val="00A30834"/>
    <w:rsid w:val="00A30F42"/>
    <w:rsid w:val="00A3146C"/>
    <w:rsid w:val="00A316F3"/>
    <w:rsid w:val="00A31B9A"/>
    <w:rsid w:val="00A328E8"/>
    <w:rsid w:val="00A329E2"/>
    <w:rsid w:val="00A32BB8"/>
    <w:rsid w:val="00A32C55"/>
    <w:rsid w:val="00A32DD9"/>
    <w:rsid w:val="00A33013"/>
    <w:rsid w:val="00A3306A"/>
    <w:rsid w:val="00A33256"/>
    <w:rsid w:val="00A3345A"/>
    <w:rsid w:val="00A33901"/>
    <w:rsid w:val="00A3427B"/>
    <w:rsid w:val="00A34D01"/>
    <w:rsid w:val="00A34DE5"/>
    <w:rsid w:val="00A35177"/>
    <w:rsid w:val="00A35790"/>
    <w:rsid w:val="00A372D7"/>
    <w:rsid w:val="00A37B41"/>
    <w:rsid w:val="00A37F41"/>
    <w:rsid w:val="00A40F4D"/>
    <w:rsid w:val="00A410FD"/>
    <w:rsid w:val="00A41C14"/>
    <w:rsid w:val="00A4273F"/>
    <w:rsid w:val="00A42A2F"/>
    <w:rsid w:val="00A42F30"/>
    <w:rsid w:val="00A432D3"/>
    <w:rsid w:val="00A435CF"/>
    <w:rsid w:val="00A436FE"/>
    <w:rsid w:val="00A43C74"/>
    <w:rsid w:val="00A44083"/>
    <w:rsid w:val="00A44C27"/>
    <w:rsid w:val="00A44ECB"/>
    <w:rsid w:val="00A44F70"/>
    <w:rsid w:val="00A45535"/>
    <w:rsid w:val="00A4592E"/>
    <w:rsid w:val="00A4595B"/>
    <w:rsid w:val="00A46156"/>
    <w:rsid w:val="00A46594"/>
    <w:rsid w:val="00A46881"/>
    <w:rsid w:val="00A4713A"/>
    <w:rsid w:val="00A472CA"/>
    <w:rsid w:val="00A47591"/>
    <w:rsid w:val="00A50FD8"/>
    <w:rsid w:val="00A51320"/>
    <w:rsid w:val="00A516B1"/>
    <w:rsid w:val="00A51925"/>
    <w:rsid w:val="00A5221C"/>
    <w:rsid w:val="00A526CD"/>
    <w:rsid w:val="00A529B2"/>
    <w:rsid w:val="00A52AA2"/>
    <w:rsid w:val="00A52D67"/>
    <w:rsid w:val="00A530C6"/>
    <w:rsid w:val="00A531AE"/>
    <w:rsid w:val="00A53B71"/>
    <w:rsid w:val="00A54186"/>
    <w:rsid w:val="00A544C0"/>
    <w:rsid w:val="00A54670"/>
    <w:rsid w:val="00A550AF"/>
    <w:rsid w:val="00A55910"/>
    <w:rsid w:val="00A562F4"/>
    <w:rsid w:val="00A5703B"/>
    <w:rsid w:val="00A57CA8"/>
    <w:rsid w:val="00A60348"/>
    <w:rsid w:val="00A6121D"/>
    <w:rsid w:val="00A61841"/>
    <w:rsid w:val="00A62226"/>
    <w:rsid w:val="00A62580"/>
    <w:rsid w:val="00A628D2"/>
    <w:rsid w:val="00A634C8"/>
    <w:rsid w:val="00A639D7"/>
    <w:rsid w:val="00A641FA"/>
    <w:rsid w:val="00A64694"/>
    <w:rsid w:val="00A64C5D"/>
    <w:rsid w:val="00A64EC2"/>
    <w:rsid w:val="00A6568C"/>
    <w:rsid w:val="00A65F48"/>
    <w:rsid w:val="00A660ED"/>
    <w:rsid w:val="00A662D3"/>
    <w:rsid w:val="00A66449"/>
    <w:rsid w:val="00A66678"/>
    <w:rsid w:val="00A66AB5"/>
    <w:rsid w:val="00A70418"/>
    <w:rsid w:val="00A71413"/>
    <w:rsid w:val="00A71FE7"/>
    <w:rsid w:val="00A72084"/>
    <w:rsid w:val="00A72A3E"/>
    <w:rsid w:val="00A72D57"/>
    <w:rsid w:val="00A730F0"/>
    <w:rsid w:val="00A7317A"/>
    <w:rsid w:val="00A73AD7"/>
    <w:rsid w:val="00A7405C"/>
    <w:rsid w:val="00A74292"/>
    <w:rsid w:val="00A74A30"/>
    <w:rsid w:val="00A74D53"/>
    <w:rsid w:val="00A75595"/>
    <w:rsid w:val="00A75F7D"/>
    <w:rsid w:val="00A760AA"/>
    <w:rsid w:val="00A76327"/>
    <w:rsid w:val="00A7648F"/>
    <w:rsid w:val="00A771B4"/>
    <w:rsid w:val="00A77554"/>
    <w:rsid w:val="00A77D5B"/>
    <w:rsid w:val="00A81A73"/>
    <w:rsid w:val="00A82130"/>
    <w:rsid w:val="00A821B1"/>
    <w:rsid w:val="00A82A01"/>
    <w:rsid w:val="00A83078"/>
    <w:rsid w:val="00A83124"/>
    <w:rsid w:val="00A8339D"/>
    <w:rsid w:val="00A83CB3"/>
    <w:rsid w:val="00A83CFC"/>
    <w:rsid w:val="00A83F76"/>
    <w:rsid w:val="00A84C02"/>
    <w:rsid w:val="00A84C6A"/>
    <w:rsid w:val="00A86370"/>
    <w:rsid w:val="00A863A9"/>
    <w:rsid w:val="00A868C1"/>
    <w:rsid w:val="00A8691E"/>
    <w:rsid w:val="00A86C4B"/>
    <w:rsid w:val="00A87026"/>
    <w:rsid w:val="00A870F7"/>
    <w:rsid w:val="00A91404"/>
    <w:rsid w:val="00A9153A"/>
    <w:rsid w:val="00A91F3F"/>
    <w:rsid w:val="00A9219A"/>
    <w:rsid w:val="00A92637"/>
    <w:rsid w:val="00A9290E"/>
    <w:rsid w:val="00A93F0E"/>
    <w:rsid w:val="00A94476"/>
    <w:rsid w:val="00A9657E"/>
    <w:rsid w:val="00A96B09"/>
    <w:rsid w:val="00A97A58"/>
    <w:rsid w:val="00A97ADB"/>
    <w:rsid w:val="00A97B29"/>
    <w:rsid w:val="00AA1245"/>
    <w:rsid w:val="00AA2141"/>
    <w:rsid w:val="00AA2512"/>
    <w:rsid w:val="00AA2FBE"/>
    <w:rsid w:val="00AA3A2B"/>
    <w:rsid w:val="00AA4E4F"/>
    <w:rsid w:val="00AA53B1"/>
    <w:rsid w:val="00AA5A1C"/>
    <w:rsid w:val="00AA5AC0"/>
    <w:rsid w:val="00AA61DC"/>
    <w:rsid w:val="00AA643E"/>
    <w:rsid w:val="00AA6EE6"/>
    <w:rsid w:val="00AA73D6"/>
    <w:rsid w:val="00AA7812"/>
    <w:rsid w:val="00AA78EE"/>
    <w:rsid w:val="00AB14AF"/>
    <w:rsid w:val="00AB15E1"/>
    <w:rsid w:val="00AB2683"/>
    <w:rsid w:val="00AB291A"/>
    <w:rsid w:val="00AB294D"/>
    <w:rsid w:val="00AB2CFC"/>
    <w:rsid w:val="00AB4389"/>
    <w:rsid w:val="00AB4456"/>
    <w:rsid w:val="00AB4530"/>
    <w:rsid w:val="00AB5127"/>
    <w:rsid w:val="00AB5AA9"/>
    <w:rsid w:val="00AB6073"/>
    <w:rsid w:val="00AB60E7"/>
    <w:rsid w:val="00AB68A6"/>
    <w:rsid w:val="00AB713A"/>
    <w:rsid w:val="00AB7A3F"/>
    <w:rsid w:val="00AC02B9"/>
    <w:rsid w:val="00AC08A8"/>
    <w:rsid w:val="00AC0ACF"/>
    <w:rsid w:val="00AC0E5E"/>
    <w:rsid w:val="00AC1A61"/>
    <w:rsid w:val="00AC1ACD"/>
    <w:rsid w:val="00AC1F33"/>
    <w:rsid w:val="00AC2441"/>
    <w:rsid w:val="00AC271B"/>
    <w:rsid w:val="00AC32E6"/>
    <w:rsid w:val="00AC377A"/>
    <w:rsid w:val="00AC4221"/>
    <w:rsid w:val="00AC449B"/>
    <w:rsid w:val="00AC4634"/>
    <w:rsid w:val="00AC4695"/>
    <w:rsid w:val="00AC5358"/>
    <w:rsid w:val="00AC5DE1"/>
    <w:rsid w:val="00AC5F56"/>
    <w:rsid w:val="00AC65A3"/>
    <w:rsid w:val="00AD05C8"/>
    <w:rsid w:val="00AD0F48"/>
    <w:rsid w:val="00AD127E"/>
    <w:rsid w:val="00AD246D"/>
    <w:rsid w:val="00AD27A7"/>
    <w:rsid w:val="00AD2859"/>
    <w:rsid w:val="00AD2BE0"/>
    <w:rsid w:val="00AD2CAE"/>
    <w:rsid w:val="00AD2E9D"/>
    <w:rsid w:val="00AD334F"/>
    <w:rsid w:val="00AD34E5"/>
    <w:rsid w:val="00AD3931"/>
    <w:rsid w:val="00AD453D"/>
    <w:rsid w:val="00AD560E"/>
    <w:rsid w:val="00AD57C1"/>
    <w:rsid w:val="00AD6199"/>
    <w:rsid w:val="00AD63DC"/>
    <w:rsid w:val="00AD6A29"/>
    <w:rsid w:val="00AD6CEE"/>
    <w:rsid w:val="00AD72CC"/>
    <w:rsid w:val="00AD74A6"/>
    <w:rsid w:val="00AD7C2C"/>
    <w:rsid w:val="00AD7D01"/>
    <w:rsid w:val="00AE06B6"/>
    <w:rsid w:val="00AE0B0C"/>
    <w:rsid w:val="00AE17C5"/>
    <w:rsid w:val="00AE1828"/>
    <w:rsid w:val="00AE1864"/>
    <w:rsid w:val="00AE2477"/>
    <w:rsid w:val="00AE261C"/>
    <w:rsid w:val="00AE2CBE"/>
    <w:rsid w:val="00AE2E37"/>
    <w:rsid w:val="00AE3168"/>
    <w:rsid w:val="00AE347A"/>
    <w:rsid w:val="00AE3907"/>
    <w:rsid w:val="00AE4AAB"/>
    <w:rsid w:val="00AE501B"/>
    <w:rsid w:val="00AE5334"/>
    <w:rsid w:val="00AE5352"/>
    <w:rsid w:val="00AE587B"/>
    <w:rsid w:val="00AE5B7A"/>
    <w:rsid w:val="00AE6217"/>
    <w:rsid w:val="00AE6242"/>
    <w:rsid w:val="00AE6796"/>
    <w:rsid w:val="00AE6AFA"/>
    <w:rsid w:val="00AE6EA1"/>
    <w:rsid w:val="00AE7BFD"/>
    <w:rsid w:val="00AF0667"/>
    <w:rsid w:val="00AF0842"/>
    <w:rsid w:val="00AF0DC4"/>
    <w:rsid w:val="00AF150C"/>
    <w:rsid w:val="00AF1E02"/>
    <w:rsid w:val="00AF1F62"/>
    <w:rsid w:val="00AF228A"/>
    <w:rsid w:val="00AF304B"/>
    <w:rsid w:val="00AF38B8"/>
    <w:rsid w:val="00AF41F2"/>
    <w:rsid w:val="00AF5248"/>
    <w:rsid w:val="00AF5CA1"/>
    <w:rsid w:val="00AF6856"/>
    <w:rsid w:val="00AF689A"/>
    <w:rsid w:val="00AF6D1B"/>
    <w:rsid w:val="00AF70A6"/>
    <w:rsid w:val="00AF70BD"/>
    <w:rsid w:val="00AF78A9"/>
    <w:rsid w:val="00B00583"/>
    <w:rsid w:val="00B00CFD"/>
    <w:rsid w:val="00B00F86"/>
    <w:rsid w:val="00B0102B"/>
    <w:rsid w:val="00B01527"/>
    <w:rsid w:val="00B01FC5"/>
    <w:rsid w:val="00B028F8"/>
    <w:rsid w:val="00B02B69"/>
    <w:rsid w:val="00B03A4D"/>
    <w:rsid w:val="00B03AD7"/>
    <w:rsid w:val="00B03E1E"/>
    <w:rsid w:val="00B05957"/>
    <w:rsid w:val="00B05AEA"/>
    <w:rsid w:val="00B06626"/>
    <w:rsid w:val="00B07B27"/>
    <w:rsid w:val="00B07F3D"/>
    <w:rsid w:val="00B07FD9"/>
    <w:rsid w:val="00B10DF5"/>
    <w:rsid w:val="00B110AA"/>
    <w:rsid w:val="00B11530"/>
    <w:rsid w:val="00B118F8"/>
    <w:rsid w:val="00B12611"/>
    <w:rsid w:val="00B12830"/>
    <w:rsid w:val="00B12BD4"/>
    <w:rsid w:val="00B12CD7"/>
    <w:rsid w:val="00B13241"/>
    <w:rsid w:val="00B1465C"/>
    <w:rsid w:val="00B14CB0"/>
    <w:rsid w:val="00B15392"/>
    <w:rsid w:val="00B157E4"/>
    <w:rsid w:val="00B1660A"/>
    <w:rsid w:val="00B168DF"/>
    <w:rsid w:val="00B16AAF"/>
    <w:rsid w:val="00B16F6C"/>
    <w:rsid w:val="00B17A34"/>
    <w:rsid w:val="00B21022"/>
    <w:rsid w:val="00B21045"/>
    <w:rsid w:val="00B210F2"/>
    <w:rsid w:val="00B220F6"/>
    <w:rsid w:val="00B227CE"/>
    <w:rsid w:val="00B2305B"/>
    <w:rsid w:val="00B23A2F"/>
    <w:rsid w:val="00B23DD9"/>
    <w:rsid w:val="00B240FC"/>
    <w:rsid w:val="00B24C7F"/>
    <w:rsid w:val="00B25000"/>
    <w:rsid w:val="00B256DA"/>
    <w:rsid w:val="00B25E77"/>
    <w:rsid w:val="00B25F1E"/>
    <w:rsid w:val="00B260E5"/>
    <w:rsid w:val="00B26813"/>
    <w:rsid w:val="00B268AF"/>
    <w:rsid w:val="00B26D96"/>
    <w:rsid w:val="00B2757E"/>
    <w:rsid w:val="00B3034E"/>
    <w:rsid w:val="00B32436"/>
    <w:rsid w:val="00B32737"/>
    <w:rsid w:val="00B33663"/>
    <w:rsid w:val="00B34432"/>
    <w:rsid w:val="00B34833"/>
    <w:rsid w:val="00B35785"/>
    <w:rsid w:val="00B35E56"/>
    <w:rsid w:val="00B3698B"/>
    <w:rsid w:val="00B37CB7"/>
    <w:rsid w:val="00B401A8"/>
    <w:rsid w:val="00B401EE"/>
    <w:rsid w:val="00B40863"/>
    <w:rsid w:val="00B42122"/>
    <w:rsid w:val="00B42244"/>
    <w:rsid w:val="00B42C0E"/>
    <w:rsid w:val="00B42C4F"/>
    <w:rsid w:val="00B42D52"/>
    <w:rsid w:val="00B42FE9"/>
    <w:rsid w:val="00B430D6"/>
    <w:rsid w:val="00B43539"/>
    <w:rsid w:val="00B4361D"/>
    <w:rsid w:val="00B441A5"/>
    <w:rsid w:val="00B44226"/>
    <w:rsid w:val="00B44355"/>
    <w:rsid w:val="00B44884"/>
    <w:rsid w:val="00B45672"/>
    <w:rsid w:val="00B45724"/>
    <w:rsid w:val="00B45A4D"/>
    <w:rsid w:val="00B45AAA"/>
    <w:rsid w:val="00B46253"/>
    <w:rsid w:val="00B46273"/>
    <w:rsid w:val="00B477E6"/>
    <w:rsid w:val="00B47C14"/>
    <w:rsid w:val="00B47CE8"/>
    <w:rsid w:val="00B50661"/>
    <w:rsid w:val="00B50D6A"/>
    <w:rsid w:val="00B513B5"/>
    <w:rsid w:val="00B51708"/>
    <w:rsid w:val="00B5175D"/>
    <w:rsid w:val="00B51785"/>
    <w:rsid w:val="00B51A15"/>
    <w:rsid w:val="00B51BDC"/>
    <w:rsid w:val="00B521F5"/>
    <w:rsid w:val="00B5224B"/>
    <w:rsid w:val="00B52F92"/>
    <w:rsid w:val="00B53258"/>
    <w:rsid w:val="00B533E1"/>
    <w:rsid w:val="00B5372C"/>
    <w:rsid w:val="00B53986"/>
    <w:rsid w:val="00B53E3B"/>
    <w:rsid w:val="00B53E47"/>
    <w:rsid w:val="00B54330"/>
    <w:rsid w:val="00B54738"/>
    <w:rsid w:val="00B547D0"/>
    <w:rsid w:val="00B551B6"/>
    <w:rsid w:val="00B5549C"/>
    <w:rsid w:val="00B56018"/>
    <w:rsid w:val="00B56A8B"/>
    <w:rsid w:val="00B5773E"/>
    <w:rsid w:val="00B57C06"/>
    <w:rsid w:val="00B57CD8"/>
    <w:rsid w:val="00B57F2A"/>
    <w:rsid w:val="00B60840"/>
    <w:rsid w:val="00B60847"/>
    <w:rsid w:val="00B61CE4"/>
    <w:rsid w:val="00B62FCC"/>
    <w:rsid w:val="00B6350B"/>
    <w:rsid w:val="00B64E1D"/>
    <w:rsid w:val="00B650D0"/>
    <w:rsid w:val="00B67087"/>
    <w:rsid w:val="00B670C9"/>
    <w:rsid w:val="00B67145"/>
    <w:rsid w:val="00B671AC"/>
    <w:rsid w:val="00B67221"/>
    <w:rsid w:val="00B676F6"/>
    <w:rsid w:val="00B70A1E"/>
    <w:rsid w:val="00B70D81"/>
    <w:rsid w:val="00B710AB"/>
    <w:rsid w:val="00B716E7"/>
    <w:rsid w:val="00B718FB"/>
    <w:rsid w:val="00B71F8C"/>
    <w:rsid w:val="00B72CD4"/>
    <w:rsid w:val="00B73D5B"/>
    <w:rsid w:val="00B74022"/>
    <w:rsid w:val="00B7430C"/>
    <w:rsid w:val="00B74474"/>
    <w:rsid w:val="00B74D58"/>
    <w:rsid w:val="00B75276"/>
    <w:rsid w:val="00B75CBF"/>
    <w:rsid w:val="00B75FB1"/>
    <w:rsid w:val="00B76054"/>
    <w:rsid w:val="00B77543"/>
    <w:rsid w:val="00B8004E"/>
    <w:rsid w:val="00B8019E"/>
    <w:rsid w:val="00B80229"/>
    <w:rsid w:val="00B8051E"/>
    <w:rsid w:val="00B8060A"/>
    <w:rsid w:val="00B806FE"/>
    <w:rsid w:val="00B80D7A"/>
    <w:rsid w:val="00B80E54"/>
    <w:rsid w:val="00B815B1"/>
    <w:rsid w:val="00B8178A"/>
    <w:rsid w:val="00B8279F"/>
    <w:rsid w:val="00B82985"/>
    <w:rsid w:val="00B832EE"/>
    <w:rsid w:val="00B83F6F"/>
    <w:rsid w:val="00B840B4"/>
    <w:rsid w:val="00B84238"/>
    <w:rsid w:val="00B8458C"/>
    <w:rsid w:val="00B84C05"/>
    <w:rsid w:val="00B84C37"/>
    <w:rsid w:val="00B84D86"/>
    <w:rsid w:val="00B85080"/>
    <w:rsid w:val="00B858B0"/>
    <w:rsid w:val="00B86767"/>
    <w:rsid w:val="00B87BEB"/>
    <w:rsid w:val="00B87E55"/>
    <w:rsid w:val="00B87FA6"/>
    <w:rsid w:val="00B9027A"/>
    <w:rsid w:val="00B902A1"/>
    <w:rsid w:val="00B90925"/>
    <w:rsid w:val="00B90ADC"/>
    <w:rsid w:val="00B918EC"/>
    <w:rsid w:val="00B91E6D"/>
    <w:rsid w:val="00B9222E"/>
    <w:rsid w:val="00B92E4C"/>
    <w:rsid w:val="00B9328F"/>
    <w:rsid w:val="00B93459"/>
    <w:rsid w:val="00B9416B"/>
    <w:rsid w:val="00B94530"/>
    <w:rsid w:val="00B94E94"/>
    <w:rsid w:val="00B950FE"/>
    <w:rsid w:val="00B95BD9"/>
    <w:rsid w:val="00B9669C"/>
    <w:rsid w:val="00B96808"/>
    <w:rsid w:val="00B96922"/>
    <w:rsid w:val="00B97AB1"/>
    <w:rsid w:val="00BA0647"/>
    <w:rsid w:val="00BA093A"/>
    <w:rsid w:val="00BA0C68"/>
    <w:rsid w:val="00BA1498"/>
    <w:rsid w:val="00BA204C"/>
    <w:rsid w:val="00BA25F5"/>
    <w:rsid w:val="00BA287F"/>
    <w:rsid w:val="00BA295B"/>
    <w:rsid w:val="00BA2DCF"/>
    <w:rsid w:val="00BA35A1"/>
    <w:rsid w:val="00BA44DE"/>
    <w:rsid w:val="00BA4591"/>
    <w:rsid w:val="00BA4BF7"/>
    <w:rsid w:val="00BA5523"/>
    <w:rsid w:val="00BA5695"/>
    <w:rsid w:val="00BA6C9B"/>
    <w:rsid w:val="00BA6E7F"/>
    <w:rsid w:val="00BA6F92"/>
    <w:rsid w:val="00BB0405"/>
    <w:rsid w:val="00BB068E"/>
    <w:rsid w:val="00BB09C8"/>
    <w:rsid w:val="00BB1318"/>
    <w:rsid w:val="00BB144A"/>
    <w:rsid w:val="00BB16F9"/>
    <w:rsid w:val="00BB2B21"/>
    <w:rsid w:val="00BB320F"/>
    <w:rsid w:val="00BB4001"/>
    <w:rsid w:val="00BB4242"/>
    <w:rsid w:val="00BB4398"/>
    <w:rsid w:val="00BB4D46"/>
    <w:rsid w:val="00BB4E20"/>
    <w:rsid w:val="00BB519D"/>
    <w:rsid w:val="00BB5202"/>
    <w:rsid w:val="00BB5681"/>
    <w:rsid w:val="00BB5828"/>
    <w:rsid w:val="00BB5CC1"/>
    <w:rsid w:val="00BB63DF"/>
    <w:rsid w:val="00BB6D12"/>
    <w:rsid w:val="00BB7070"/>
    <w:rsid w:val="00BB7D7A"/>
    <w:rsid w:val="00BC1839"/>
    <w:rsid w:val="00BC2880"/>
    <w:rsid w:val="00BC2A63"/>
    <w:rsid w:val="00BC2E80"/>
    <w:rsid w:val="00BC3119"/>
    <w:rsid w:val="00BC3124"/>
    <w:rsid w:val="00BC34EE"/>
    <w:rsid w:val="00BC3570"/>
    <w:rsid w:val="00BC3C74"/>
    <w:rsid w:val="00BC4DE4"/>
    <w:rsid w:val="00BC4EAF"/>
    <w:rsid w:val="00BC5038"/>
    <w:rsid w:val="00BC559A"/>
    <w:rsid w:val="00BC5699"/>
    <w:rsid w:val="00BC579A"/>
    <w:rsid w:val="00BC5B48"/>
    <w:rsid w:val="00BC6596"/>
    <w:rsid w:val="00BC6653"/>
    <w:rsid w:val="00BC6FFA"/>
    <w:rsid w:val="00BC77E5"/>
    <w:rsid w:val="00BC7BEA"/>
    <w:rsid w:val="00BD00F2"/>
    <w:rsid w:val="00BD0BC8"/>
    <w:rsid w:val="00BD1FF2"/>
    <w:rsid w:val="00BD449E"/>
    <w:rsid w:val="00BD45BC"/>
    <w:rsid w:val="00BD4C34"/>
    <w:rsid w:val="00BD4C36"/>
    <w:rsid w:val="00BD4D85"/>
    <w:rsid w:val="00BD4FF7"/>
    <w:rsid w:val="00BD5830"/>
    <w:rsid w:val="00BD58B3"/>
    <w:rsid w:val="00BD5967"/>
    <w:rsid w:val="00BD657D"/>
    <w:rsid w:val="00BD660B"/>
    <w:rsid w:val="00BD6ABA"/>
    <w:rsid w:val="00BE00E1"/>
    <w:rsid w:val="00BE0170"/>
    <w:rsid w:val="00BE0360"/>
    <w:rsid w:val="00BE0620"/>
    <w:rsid w:val="00BE0C7E"/>
    <w:rsid w:val="00BE0DB7"/>
    <w:rsid w:val="00BE0FEB"/>
    <w:rsid w:val="00BE137D"/>
    <w:rsid w:val="00BE1520"/>
    <w:rsid w:val="00BE1B52"/>
    <w:rsid w:val="00BE23F3"/>
    <w:rsid w:val="00BE240B"/>
    <w:rsid w:val="00BE247A"/>
    <w:rsid w:val="00BE24F5"/>
    <w:rsid w:val="00BE2F30"/>
    <w:rsid w:val="00BE3008"/>
    <w:rsid w:val="00BE3568"/>
    <w:rsid w:val="00BE3AD4"/>
    <w:rsid w:val="00BE3B70"/>
    <w:rsid w:val="00BE4CF2"/>
    <w:rsid w:val="00BE4E7B"/>
    <w:rsid w:val="00BE5353"/>
    <w:rsid w:val="00BE5386"/>
    <w:rsid w:val="00BE5B42"/>
    <w:rsid w:val="00BE6614"/>
    <w:rsid w:val="00BE66B4"/>
    <w:rsid w:val="00BF0034"/>
    <w:rsid w:val="00BF016C"/>
    <w:rsid w:val="00BF0BF8"/>
    <w:rsid w:val="00BF1452"/>
    <w:rsid w:val="00BF240A"/>
    <w:rsid w:val="00BF2D18"/>
    <w:rsid w:val="00BF2D2F"/>
    <w:rsid w:val="00BF30E1"/>
    <w:rsid w:val="00BF33BE"/>
    <w:rsid w:val="00BF35A0"/>
    <w:rsid w:val="00BF3B4B"/>
    <w:rsid w:val="00BF4837"/>
    <w:rsid w:val="00BF4F16"/>
    <w:rsid w:val="00BF54B4"/>
    <w:rsid w:val="00BF5563"/>
    <w:rsid w:val="00BF715A"/>
    <w:rsid w:val="00BF749B"/>
    <w:rsid w:val="00BF7F76"/>
    <w:rsid w:val="00C0009A"/>
    <w:rsid w:val="00C00B82"/>
    <w:rsid w:val="00C00C56"/>
    <w:rsid w:val="00C0112C"/>
    <w:rsid w:val="00C0133C"/>
    <w:rsid w:val="00C01513"/>
    <w:rsid w:val="00C01620"/>
    <w:rsid w:val="00C018A4"/>
    <w:rsid w:val="00C01F5C"/>
    <w:rsid w:val="00C020DD"/>
    <w:rsid w:val="00C02981"/>
    <w:rsid w:val="00C044DF"/>
    <w:rsid w:val="00C0458E"/>
    <w:rsid w:val="00C04E9F"/>
    <w:rsid w:val="00C05232"/>
    <w:rsid w:val="00C05CB4"/>
    <w:rsid w:val="00C061D8"/>
    <w:rsid w:val="00C06A38"/>
    <w:rsid w:val="00C06F91"/>
    <w:rsid w:val="00C073FD"/>
    <w:rsid w:val="00C0788A"/>
    <w:rsid w:val="00C07C5B"/>
    <w:rsid w:val="00C10639"/>
    <w:rsid w:val="00C10F1F"/>
    <w:rsid w:val="00C1120C"/>
    <w:rsid w:val="00C11D83"/>
    <w:rsid w:val="00C1233F"/>
    <w:rsid w:val="00C127FC"/>
    <w:rsid w:val="00C12F4E"/>
    <w:rsid w:val="00C1373A"/>
    <w:rsid w:val="00C13908"/>
    <w:rsid w:val="00C13B53"/>
    <w:rsid w:val="00C13BDA"/>
    <w:rsid w:val="00C143B7"/>
    <w:rsid w:val="00C148C8"/>
    <w:rsid w:val="00C151F0"/>
    <w:rsid w:val="00C154E1"/>
    <w:rsid w:val="00C15748"/>
    <w:rsid w:val="00C15911"/>
    <w:rsid w:val="00C15CA6"/>
    <w:rsid w:val="00C15D72"/>
    <w:rsid w:val="00C164D2"/>
    <w:rsid w:val="00C16EF6"/>
    <w:rsid w:val="00C1711A"/>
    <w:rsid w:val="00C17163"/>
    <w:rsid w:val="00C17B65"/>
    <w:rsid w:val="00C17E50"/>
    <w:rsid w:val="00C17EF2"/>
    <w:rsid w:val="00C20160"/>
    <w:rsid w:val="00C2077C"/>
    <w:rsid w:val="00C20C1D"/>
    <w:rsid w:val="00C21280"/>
    <w:rsid w:val="00C21353"/>
    <w:rsid w:val="00C21797"/>
    <w:rsid w:val="00C21BBE"/>
    <w:rsid w:val="00C22D1B"/>
    <w:rsid w:val="00C22F20"/>
    <w:rsid w:val="00C23392"/>
    <w:rsid w:val="00C24733"/>
    <w:rsid w:val="00C24C2D"/>
    <w:rsid w:val="00C24C86"/>
    <w:rsid w:val="00C25393"/>
    <w:rsid w:val="00C25A65"/>
    <w:rsid w:val="00C25C8C"/>
    <w:rsid w:val="00C25F06"/>
    <w:rsid w:val="00C26143"/>
    <w:rsid w:val="00C26260"/>
    <w:rsid w:val="00C271A2"/>
    <w:rsid w:val="00C27577"/>
    <w:rsid w:val="00C27795"/>
    <w:rsid w:val="00C27DDC"/>
    <w:rsid w:val="00C317FB"/>
    <w:rsid w:val="00C31BB6"/>
    <w:rsid w:val="00C31D49"/>
    <w:rsid w:val="00C3230E"/>
    <w:rsid w:val="00C329F1"/>
    <w:rsid w:val="00C33DCD"/>
    <w:rsid w:val="00C345FD"/>
    <w:rsid w:val="00C34F7C"/>
    <w:rsid w:val="00C351B5"/>
    <w:rsid w:val="00C375F5"/>
    <w:rsid w:val="00C37C07"/>
    <w:rsid w:val="00C40780"/>
    <w:rsid w:val="00C40DBF"/>
    <w:rsid w:val="00C40F86"/>
    <w:rsid w:val="00C4148E"/>
    <w:rsid w:val="00C41A9D"/>
    <w:rsid w:val="00C41AC1"/>
    <w:rsid w:val="00C424A9"/>
    <w:rsid w:val="00C425B6"/>
    <w:rsid w:val="00C4267A"/>
    <w:rsid w:val="00C42AEF"/>
    <w:rsid w:val="00C430B2"/>
    <w:rsid w:val="00C43833"/>
    <w:rsid w:val="00C44764"/>
    <w:rsid w:val="00C44DBD"/>
    <w:rsid w:val="00C4507E"/>
    <w:rsid w:val="00C45305"/>
    <w:rsid w:val="00C454F6"/>
    <w:rsid w:val="00C45A57"/>
    <w:rsid w:val="00C471C2"/>
    <w:rsid w:val="00C5031C"/>
    <w:rsid w:val="00C529A9"/>
    <w:rsid w:val="00C52F42"/>
    <w:rsid w:val="00C53159"/>
    <w:rsid w:val="00C54BC3"/>
    <w:rsid w:val="00C55EA8"/>
    <w:rsid w:val="00C55EFA"/>
    <w:rsid w:val="00C56918"/>
    <w:rsid w:val="00C56AE3"/>
    <w:rsid w:val="00C571A2"/>
    <w:rsid w:val="00C57434"/>
    <w:rsid w:val="00C575EA"/>
    <w:rsid w:val="00C57704"/>
    <w:rsid w:val="00C6064C"/>
    <w:rsid w:val="00C60ACE"/>
    <w:rsid w:val="00C61440"/>
    <w:rsid w:val="00C617F6"/>
    <w:rsid w:val="00C628BB"/>
    <w:rsid w:val="00C63205"/>
    <w:rsid w:val="00C63A12"/>
    <w:rsid w:val="00C63E76"/>
    <w:rsid w:val="00C63FB7"/>
    <w:rsid w:val="00C640D1"/>
    <w:rsid w:val="00C6433B"/>
    <w:rsid w:val="00C6477F"/>
    <w:rsid w:val="00C65EA4"/>
    <w:rsid w:val="00C6652C"/>
    <w:rsid w:val="00C66BDF"/>
    <w:rsid w:val="00C67BA7"/>
    <w:rsid w:val="00C70011"/>
    <w:rsid w:val="00C70103"/>
    <w:rsid w:val="00C702FD"/>
    <w:rsid w:val="00C707EC"/>
    <w:rsid w:val="00C70AA6"/>
    <w:rsid w:val="00C70D50"/>
    <w:rsid w:val="00C70F9C"/>
    <w:rsid w:val="00C71A0B"/>
    <w:rsid w:val="00C71B06"/>
    <w:rsid w:val="00C7265F"/>
    <w:rsid w:val="00C72833"/>
    <w:rsid w:val="00C73BF3"/>
    <w:rsid w:val="00C741EB"/>
    <w:rsid w:val="00C7441C"/>
    <w:rsid w:val="00C748DD"/>
    <w:rsid w:val="00C74EC0"/>
    <w:rsid w:val="00C757BF"/>
    <w:rsid w:val="00C76075"/>
    <w:rsid w:val="00C7649E"/>
    <w:rsid w:val="00C76696"/>
    <w:rsid w:val="00C76857"/>
    <w:rsid w:val="00C769A7"/>
    <w:rsid w:val="00C76F8E"/>
    <w:rsid w:val="00C76F99"/>
    <w:rsid w:val="00C772CF"/>
    <w:rsid w:val="00C777CB"/>
    <w:rsid w:val="00C77ACD"/>
    <w:rsid w:val="00C77C61"/>
    <w:rsid w:val="00C77E01"/>
    <w:rsid w:val="00C8112E"/>
    <w:rsid w:val="00C814AF"/>
    <w:rsid w:val="00C817C4"/>
    <w:rsid w:val="00C81800"/>
    <w:rsid w:val="00C818E9"/>
    <w:rsid w:val="00C81A0E"/>
    <w:rsid w:val="00C81C70"/>
    <w:rsid w:val="00C8229E"/>
    <w:rsid w:val="00C82795"/>
    <w:rsid w:val="00C82FE2"/>
    <w:rsid w:val="00C8338B"/>
    <w:rsid w:val="00C83ABF"/>
    <w:rsid w:val="00C8410A"/>
    <w:rsid w:val="00C84936"/>
    <w:rsid w:val="00C8515D"/>
    <w:rsid w:val="00C86D1E"/>
    <w:rsid w:val="00C87094"/>
    <w:rsid w:val="00C87AF4"/>
    <w:rsid w:val="00C909D1"/>
    <w:rsid w:val="00C90FA0"/>
    <w:rsid w:val="00C91BF1"/>
    <w:rsid w:val="00C92E4E"/>
    <w:rsid w:val="00C9375F"/>
    <w:rsid w:val="00C93EB7"/>
    <w:rsid w:val="00C945FD"/>
    <w:rsid w:val="00C9479D"/>
    <w:rsid w:val="00C94CC0"/>
    <w:rsid w:val="00C9544E"/>
    <w:rsid w:val="00C96315"/>
    <w:rsid w:val="00C96C1C"/>
    <w:rsid w:val="00C9773B"/>
    <w:rsid w:val="00CA1015"/>
    <w:rsid w:val="00CA17AE"/>
    <w:rsid w:val="00CA1EFA"/>
    <w:rsid w:val="00CA2565"/>
    <w:rsid w:val="00CA2B77"/>
    <w:rsid w:val="00CA336F"/>
    <w:rsid w:val="00CA3796"/>
    <w:rsid w:val="00CA3B75"/>
    <w:rsid w:val="00CA3E51"/>
    <w:rsid w:val="00CA3F4E"/>
    <w:rsid w:val="00CA4153"/>
    <w:rsid w:val="00CA49D3"/>
    <w:rsid w:val="00CA4A25"/>
    <w:rsid w:val="00CA4D77"/>
    <w:rsid w:val="00CA5133"/>
    <w:rsid w:val="00CA568A"/>
    <w:rsid w:val="00CA586B"/>
    <w:rsid w:val="00CA659E"/>
    <w:rsid w:val="00CA72BB"/>
    <w:rsid w:val="00CA7902"/>
    <w:rsid w:val="00CA7EDB"/>
    <w:rsid w:val="00CB0BE0"/>
    <w:rsid w:val="00CB0C9B"/>
    <w:rsid w:val="00CB2292"/>
    <w:rsid w:val="00CB2294"/>
    <w:rsid w:val="00CB2318"/>
    <w:rsid w:val="00CB2475"/>
    <w:rsid w:val="00CB273D"/>
    <w:rsid w:val="00CB2D96"/>
    <w:rsid w:val="00CB330D"/>
    <w:rsid w:val="00CB39C3"/>
    <w:rsid w:val="00CB48FD"/>
    <w:rsid w:val="00CB505A"/>
    <w:rsid w:val="00CB565A"/>
    <w:rsid w:val="00CB570D"/>
    <w:rsid w:val="00CB5C31"/>
    <w:rsid w:val="00CB5C71"/>
    <w:rsid w:val="00CB654B"/>
    <w:rsid w:val="00CB6AA5"/>
    <w:rsid w:val="00CB783A"/>
    <w:rsid w:val="00CC08F6"/>
    <w:rsid w:val="00CC09E4"/>
    <w:rsid w:val="00CC0A8E"/>
    <w:rsid w:val="00CC0B8F"/>
    <w:rsid w:val="00CC0C25"/>
    <w:rsid w:val="00CC0CC2"/>
    <w:rsid w:val="00CC0CCC"/>
    <w:rsid w:val="00CC0FF5"/>
    <w:rsid w:val="00CC2F4B"/>
    <w:rsid w:val="00CC31A5"/>
    <w:rsid w:val="00CC33C7"/>
    <w:rsid w:val="00CC373C"/>
    <w:rsid w:val="00CC449E"/>
    <w:rsid w:val="00CC4727"/>
    <w:rsid w:val="00CC47E2"/>
    <w:rsid w:val="00CC4B36"/>
    <w:rsid w:val="00CC4CD8"/>
    <w:rsid w:val="00CC6192"/>
    <w:rsid w:val="00CC620A"/>
    <w:rsid w:val="00CC6BCE"/>
    <w:rsid w:val="00CC6F6F"/>
    <w:rsid w:val="00CC727B"/>
    <w:rsid w:val="00CC7820"/>
    <w:rsid w:val="00CD030F"/>
    <w:rsid w:val="00CD11BA"/>
    <w:rsid w:val="00CD1FB3"/>
    <w:rsid w:val="00CD293E"/>
    <w:rsid w:val="00CD2989"/>
    <w:rsid w:val="00CD29FA"/>
    <w:rsid w:val="00CD2AFB"/>
    <w:rsid w:val="00CD329A"/>
    <w:rsid w:val="00CD39CB"/>
    <w:rsid w:val="00CD3A05"/>
    <w:rsid w:val="00CD3C2D"/>
    <w:rsid w:val="00CD4500"/>
    <w:rsid w:val="00CD4C0C"/>
    <w:rsid w:val="00CD5057"/>
    <w:rsid w:val="00CD518A"/>
    <w:rsid w:val="00CD6217"/>
    <w:rsid w:val="00CD636F"/>
    <w:rsid w:val="00CD6527"/>
    <w:rsid w:val="00CD6974"/>
    <w:rsid w:val="00CD6A30"/>
    <w:rsid w:val="00CD6F5B"/>
    <w:rsid w:val="00CD70A7"/>
    <w:rsid w:val="00CD75DF"/>
    <w:rsid w:val="00CE00CB"/>
    <w:rsid w:val="00CE05DB"/>
    <w:rsid w:val="00CE17E2"/>
    <w:rsid w:val="00CE3E08"/>
    <w:rsid w:val="00CE4193"/>
    <w:rsid w:val="00CE53CB"/>
    <w:rsid w:val="00CE55CC"/>
    <w:rsid w:val="00CE5BE2"/>
    <w:rsid w:val="00CE5DD5"/>
    <w:rsid w:val="00CE63CD"/>
    <w:rsid w:val="00CE6E12"/>
    <w:rsid w:val="00CE70F4"/>
    <w:rsid w:val="00CE7324"/>
    <w:rsid w:val="00CE7CBB"/>
    <w:rsid w:val="00CE7EC2"/>
    <w:rsid w:val="00CF0CC7"/>
    <w:rsid w:val="00CF1642"/>
    <w:rsid w:val="00CF227D"/>
    <w:rsid w:val="00CF2D9D"/>
    <w:rsid w:val="00CF2F93"/>
    <w:rsid w:val="00CF2FA5"/>
    <w:rsid w:val="00CF3479"/>
    <w:rsid w:val="00CF4DEF"/>
    <w:rsid w:val="00CF516D"/>
    <w:rsid w:val="00CF5183"/>
    <w:rsid w:val="00CF53E4"/>
    <w:rsid w:val="00CF5B0F"/>
    <w:rsid w:val="00CF6540"/>
    <w:rsid w:val="00CF65C9"/>
    <w:rsid w:val="00CF6669"/>
    <w:rsid w:val="00CF669C"/>
    <w:rsid w:val="00CF6CD9"/>
    <w:rsid w:val="00CF71AE"/>
    <w:rsid w:val="00CF755A"/>
    <w:rsid w:val="00CF7840"/>
    <w:rsid w:val="00CF79AB"/>
    <w:rsid w:val="00CF7A13"/>
    <w:rsid w:val="00CF7BFC"/>
    <w:rsid w:val="00D0024F"/>
    <w:rsid w:val="00D003CE"/>
    <w:rsid w:val="00D006DE"/>
    <w:rsid w:val="00D008A9"/>
    <w:rsid w:val="00D01494"/>
    <w:rsid w:val="00D014C7"/>
    <w:rsid w:val="00D01A74"/>
    <w:rsid w:val="00D032F5"/>
    <w:rsid w:val="00D03917"/>
    <w:rsid w:val="00D03B8F"/>
    <w:rsid w:val="00D0446F"/>
    <w:rsid w:val="00D04AE5"/>
    <w:rsid w:val="00D05267"/>
    <w:rsid w:val="00D05523"/>
    <w:rsid w:val="00D05808"/>
    <w:rsid w:val="00D0609C"/>
    <w:rsid w:val="00D06130"/>
    <w:rsid w:val="00D067AC"/>
    <w:rsid w:val="00D07002"/>
    <w:rsid w:val="00D0723D"/>
    <w:rsid w:val="00D07614"/>
    <w:rsid w:val="00D076AB"/>
    <w:rsid w:val="00D077D4"/>
    <w:rsid w:val="00D079C4"/>
    <w:rsid w:val="00D104A7"/>
    <w:rsid w:val="00D10845"/>
    <w:rsid w:val="00D10BA9"/>
    <w:rsid w:val="00D1155D"/>
    <w:rsid w:val="00D1162A"/>
    <w:rsid w:val="00D11FFA"/>
    <w:rsid w:val="00D12917"/>
    <w:rsid w:val="00D12C93"/>
    <w:rsid w:val="00D12E09"/>
    <w:rsid w:val="00D13843"/>
    <w:rsid w:val="00D138B8"/>
    <w:rsid w:val="00D13F21"/>
    <w:rsid w:val="00D147D4"/>
    <w:rsid w:val="00D14CD8"/>
    <w:rsid w:val="00D163B0"/>
    <w:rsid w:val="00D163B5"/>
    <w:rsid w:val="00D16F8A"/>
    <w:rsid w:val="00D171F7"/>
    <w:rsid w:val="00D175F4"/>
    <w:rsid w:val="00D17755"/>
    <w:rsid w:val="00D20095"/>
    <w:rsid w:val="00D202BD"/>
    <w:rsid w:val="00D20911"/>
    <w:rsid w:val="00D210DB"/>
    <w:rsid w:val="00D22325"/>
    <w:rsid w:val="00D2238E"/>
    <w:rsid w:val="00D224F1"/>
    <w:rsid w:val="00D22520"/>
    <w:rsid w:val="00D22E88"/>
    <w:rsid w:val="00D2322F"/>
    <w:rsid w:val="00D2325C"/>
    <w:rsid w:val="00D232E5"/>
    <w:rsid w:val="00D248BA"/>
    <w:rsid w:val="00D25353"/>
    <w:rsid w:val="00D267FC"/>
    <w:rsid w:val="00D27407"/>
    <w:rsid w:val="00D2782B"/>
    <w:rsid w:val="00D30E26"/>
    <w:rsid w:val="00D30EA1"/>
    <w:rsid w:val="00D310EB"/>
    <w:rsid w:val="00D31D52"/>
    <w:rsid w:val="00D31F62"/>
    <w:rsid w:val="00D33249"/>
    <w:rsid w:val="00D333A8"/>
    <w:rsid w:val="00D33476"/>
    <w:rsid w:val="00D33BCF"/>
    <w:rsid w:val="00D34405"/>
    <w:rsid w:val="00D34A0F"/>
    <w:rsid w:val="00D36531"/>
    <w:rsid w:val="00D36653"/>
    <w:rsid w:val="00D375AF"/>
    <w:rsid w:val="00D37910"/>
    <w:rsid w:val="00D37D44"/>
    <w:rsid w:val="00D4076F"/>
    <w:rsid w:val="00D41595"/>
    <w:rsid w:val="00D41A2C"/>
    <w:rsid w:val="00D41A61"/>
    <w:rsid w:val="00D41B9A"/>
    <w:rsid w:val="00D420D8"/>
    <w:rsid w:val="00D42863"/>
    <w:rsid w:val="00D428E1"/>
    <w:rsid w:val="00D42C32"/>
    <w:rsid w:val="00D42CD3"/>
    <w:rsid w:val="00D4334A"/>
    <w:rsid w:val="00D434B7"/>
    <w:rsid w:val="00D438C6"/>
    <w:rsid w:val="00D43BB5"/>
    <w:rsid w:val="00D44549"/>
    <w:rsid w:val="00D44E9C"/>
    <w:rsid w:val="00D44F43"/>
    <w:rsid w:val="00D4560B"/>
    <w:rsid w:val="00D4565E"/>
    <w:rsid w:val="00D470BE"/>
    <w:rsid w:val="00D476C7"/>
    <w:rsid w:val="00D47DA1"/>
    <w:rsid w:val="00D50799"/>
    <w:rsid w:val="00D507B4"/>
    <w:rsid w:val="00D50A12"/>
    <w:rsid w:val="00D50A43"/>
    <w:rsid w:val="00D513B1"/>
    <w:rsid w:val="00D51A80"/>
    <w:rsid w:val="00D51AAD"/>
    <w:rsid w:val="00D52600"/>
    <w:rsid w:val="00D52A03"/>
    <w:rsid w:val="00D5369D"/>
    <w:rsid w:val="00D539FD"/>
    <w:rsid w:val="00D54161"/>
    <w:rsid w:val="00D552E6"/>
    <w:rsid w:val="00D55344"/>
    <w:rsid w:val="00D55A55"/>
    <w:rsid w:val="00D55F36"/>
    <w:rsid w:val="00D56763"/>
    <w:rsid w:val="00D56E86"/>
    <w:rsid w:val="00D5791A"/>
    <w:rsid w:val="00D57A6A"/>
    <w:rsid w:val="00D57C60"/>
    <w:rsid w:val="00D57C68"/>
    <w:rsid w:val="00D60782"/>
    <w:rsid w:val="00D60926"/>
    <w:rsid w:val="00D62157"/>
    <w:rsid w:val="00D623F1"/>
    <w:rsid w:val="00D626A5"/>
    <w:rsid w:val="00D62745"/>
    <w:rsid w:val="00D62767"/>
    <w:rsid w:val="00D62B21"/>
    <w:rsid w:val="00D62F4F"/>
    <w:rsid w:val="00D63C07"/>
    <w:rsid w:val="00D64F13"/>
    <w:rsid w:val="00D65122"/>
    <w:rsid w:val="00D651F2"/>
    <w:rsid w:val="00D6590E"/>
    <w:rsid w:val="00D65C36"/>
    <w:rsid w:val="00D661D0"/>
    <w:rsid w:val="00D663FF"/>
    <w:rsid w:val="00D669BB"/>
    <w:rsid w:val="00D672B0"/>
    <w:rsid w:val="00D6773D"/>
    <w:rsid w:val="00D6798B"/>
    <w:rsid w:val="00D67B2E"/>
    <w:rsid w:val="00D70578"/>
    <w:rsid w:val="00D70792"/>
    <w:rsid w:val="00D70CB5"/>
    <w:rsid w:val="00D718A6"/>
    <w:rsid w:val="00D7203F"/>
    <w:rsid w:val="00D724ED"/>
    <w:rsid w:val="00D730B4"/>
    <w:rsid w:val="00D73811"/>
    <w:rsid w:val="00D7381C"/>
    <w:rsid w:val="00D73F12"/>
    <w:rsid w:val="00D74532"/>
    <w:rsid w:val="00D74C1E"/>
    <w:rsid w:val="00D74D2E"/>
    <w:rsid w:val="00D753B0"/>
    <w:rsid w:val="00D75769"/>
    <w:rsid w:val="00D75BB8"/>
    <w:rsid w:val="00D75C91"/>
    <w:rsid w:val="00D75D1C"/>
    <w:rsid w:val="00D76A0D"/>
    <w:rsid w:val="00D76A58"/>
    <w:rsid w:val="00D7719D"/>
    <w:rsid w:val="00D77204"/>
    <w:rsid w:val="00D77A2B"/>
    <w:rsid w:val="00D77B9C"/>
    <w:rsid w:val="00D77BE4"/>
    <w:rsid w:val="00D8185B"/>
    <w:rsid w:val="00D81E9D"/>
    <w:rsid w:val="00D820DD"/>
    <w:rsid w:val="00D8242A"/>
    <w:rsid w:val="00D82729"/>
    <w:rsid w:val="00D83305"/>
    <w:rsid w:val="00D83688"/>
    <w:rsid w:val="00D8394E"/>
    <w:rsid w:val="00D83F4B"/>
    <w:rsid w:val="00D84285"/>
    <w:rsid w:val="00D8442A"/>
    <w:rsid w:val="00D84C1A"/>
    <w:rsid w:val="00D84C43"/>
    <w:rsid w:val="00D84EFC"/>
    <w:rsid w:val="00D854AC"/>
    <w:rsid w:val="00D8551F"/>
    <w:rsid w:val="00D86011"/>
    <w:rsid w:val="00D861A3"/>
    <w:rsid w:val="00D9009D"/>
    <w:rsid w:val="00D9012E"/>
    <w:rsid w:val="00D90C12"/>
    <w:rsid w:val="00D91219"/>
    <w:rsid w:val="00D913D3"/>
    <w:rsid w:val="00D915A7"/>
    <w:rsid w:val="00D91C72"/>
    <w:rsid w:val="00D921E9"/>
    <w:rsid w:val="00D925E2"/>
    <w:rsid w:val="00D92D0D"/>
    <w:rsid w:val="00D92E22"/>
    <w:rsid w:val="00D92E8F"/>
    <w:rsid w:val="00D93B77"/>
    <w:rsid w:val="00D93DE5"/>
    <w:rsid w:val="00D94499"/>
    <w:rsid w:val="00D9476F"/>
    <w:rsid w:val="00D947C2"/>
    <w:rsid w:val="00D94DFB"/>
    <w:rsid w:val="00D950DD"/>
    <w:rsid w:val="00D95580"/>
    <w:rsid w:val="00D96E09"/>
    <w:rsid w:val="00D96FB7"/>
    <w:rsid w:val="00D974B4"/>
    <w:rsid w:val="00D97ADE"/>
    <w:rsid w:val="00DA03C5"/>
    <w:rsid w:val="00DA080F"/>
    <w:rsid w:val="00DA0E3C"/>
    <w:rsid w:val="00DA1D32"/>
    <w:rsid w:val="00DA24D4"/>
    <w:rsid w:val="00DA35B1"/>
    <w:rsid w:val="00DA36A1"/>
    <w:rsid w:val="00DA37A5"/>
    <w:rsid w:val="00DA47CE"/>
    <w:rsid w:val="00DA6076"/>
    <w:rsid w:val="00DA6957"/>
    <w:rsid w:val="00DA6D80"/>
    <w:rsid w:val="00DA6F22"/>
    <w:rsid w:val="00DA7130"/>
    <w:rsid w:val="00DA7561"/>
    <w:rsid w:val="00DA77D2"/>
    <w:rsid w:val="00DB07B4"/>
    <w:rsid w:val="00DB08BF"/>
    <w:rsid w:val="00DB08D1"/>
    <w:rsid w:val="00DB0DB3"/>
    <w:rsid w:val="00DB11FD"/>
    <w:rsid w:val="00DB12E0"/>
    <w:rsid w:val="00DB1A04"/>
    <w:rsid w:val="00DB2135"/>
    <w:rsid w:val="00DB2497"/>
    <w:rsid w:val="00DB2CCE"/>
    <w:rsid w:val="00DB3118"/>
    <w:rsid w:val="00DB32AF"/>
    <w:rsid w:val="00DB3511"/>
    <w:rsid w:val="00DB3767"/>
    <w:rsid w:val="00DB4A53"/>
    <w:rsid w:val="00DB5251"/>
    <w:rsid w:val="00DB5A04"/>
    <w:rsid w:val="00DB5A0B"/>
    <w:rsid w:val="00DB5A2A"/>
    <w:rsid w:val="00DB5C0B"/>
    <w:rsid w:val="00DB6443"/>
    <w:rsid w:val="00DB6552"/>
    <w:rsid w:val="00DB7054"/>
    <w:rsid w:val="00DB77D7"/>
    <w:rsid w:val="00DB79CE"/>
    <w:rsid w:val="00DC039D"/>
    <w:rsid w:val="00DC0542"/>
    <w:rsid w:val="00DC0A15"/>
    <w:rsid w:val="00DC0BA2"/>
    <w:rsid w:val="00DC0D3E"/>
    <w:rsid w:val="00DC13C2"/>
    <w:rsid w:val="00DC19AB"/>
    <w:rsid w:val="00DC1FB7"/>
    <w:rsid w:val="00DC227F"/>
    <w:rsid w:val="00DC314B"/>
    <w:rsid w:val="00DC3933"/>
    <w:rsid w:val="00DC4218"/>
    <w:rsid w:val="00DC50A2"/>
    <w:rsid w:val="00DC5E92"/>
    <w:rsid w:val="00DC6664"/>
    <w:rsid w:val="00DC6FFF"/>
    <w:rsid w:val="00DC7914"/>
    <w:rsid w:val="00DC7DC1"/>
    <w:rsid w:val="00DD0C83"/>
    <w:rsid w:val="00DD0FD3"/>
    <w:rsid w:val="00DD17D5"/>
    <w:rsid w:val="00DD17F1"/>
    <w:rsid w:val="00DD2072"/>
    <w:rsid w:val="00DD3007"/>
    <w:rsid w:val="00DD497C"/>
    <w:rsid w:val="00DD4D26"/>
    <w:rsid w:val="00DD4EC4"/>
    <w:rsid w:val="00DD4F0A"/>
    <w:rsid w:val="00DD5914"/>
    <w:rsid w:val="00DD6277"/>
    <w:rsid w:val="00DD6C2E"/>
    <w:rsid w:val="00DD731F"/>
    <w:rsid w:val="00DD73F3"/>
    <w:rsid w:val="00DD74C3"/>
    <w:rsid w:val="00DD7EFD"/>
    <w:rsid w:val="00DE0C71"/>
    <w:rsid w:val="00DE0DEA"/>
    <w:rsid w:val="00DE19CF"/>
    <w:rsid w:val="00DE24C1"/>
    <w:rsid w:val="00DE2961"/>
    <w:rsid w:val="00DE3819"/>
    <w:rsid w:val="00DE4E10"/>
    <w:rsid w:val="00DE4EF8"/>
    <w:rsid w:val="00DE55E3"/>
    <w:rsid w:val="00DE56CB"/>
    <w:rsid w:val="00DE5863"/>
    <w:rsid w:val="00DE5952"/>
    <w:rsid w:val="00DE5D7E"/>
    <w:rsid w:val="00DE5F58"/>
    <w:rsid w:val="00DE61F6"/>
    <w:rsid w:val="00DE6941"/>
    <w:rsid w:val="00DF07B0"/>
    <w:rsid w:val="00DF07E4"/>
    <w:rsid w:val="00DF0BBD"/>
    <w:rsid w:val="00DF0EB1"/>
    <w:rsid w:val="00DF1B1A"/>
    <w:rsid w:val="00DF2111"/>
    <w:rsid w:val="00DF26FE"/>
    <w:rsid w:val="00DF272A"/>
    <w:rsid w:val="00DF2813"/>
    <w:rsid w:val="00DF2957"/>
    <w:rsid w:val="00DF2A3E"/>
    <w:rsid w:val="00DF3258"/>
    <w:rsid w:val="00DF37BD"/>
    <w:rsid w:val="00DF39A4"/>
    <w:rsid w:val="00DF3DC1"/>
    <w:rsid w:val="00DF458F"/>
    <w:rsid w:val="00DF4EBD"/>
    <w:rsid w:val="00DF5469"/>
    <w:rsid w:val="00DF57F5"/>
    <w:rsid w:val="00DF5912"/>
    <w:rsid w:val="00DF5F42"/>
    <w:rsid w:val="00DF617F"/>
    <w:rsid w:val="00DF626E"/>
    <w:rsid w:val="00DF706C"/>
    <w:rsid w:val="00DF78F6"/>
    <w:rsid w:val="00DF7917"/>
    <w:rsid w:val="00DF7EB6"/>
    <w:rsid w:val="00DF7EE3"/>
    <w:rsid w:val="00E00B43"/>
    <w:rsid w:val="00E00DB1"/>
    <w:rsid w:val="00E0120E"/>
    <w:rsid w:val="00E01F57"/>
    <w:rsid w:val="00E0230C"/>
    <w:rsid w:val="00E02624"/>
    <w:rsid w:val="00E02CE2"/>
    <w:rsid w:val="00E02E85"/>
    <w:rsid w:val="00E03120"/>
    <w:rsid w:val="00E033EA"/>
    <w:rsid w:val="00E03436"/>
    <w:rsid w:val="00E041D3"/>
    <w:rsid w:val="00E04D97"/>
    <w:rsid w:val="00E052C9"/>
    <w:rsid w:val="00E05EE7"/>
    <w:rsid w:val="00E062D8"/>
    <w:rsid w:val="00E06393"/>
    <w:rsid w:val="00E06B67"/>
    <w:rsid w:val="00E06C9F"/>
    <w:rsid w:val="00E06E09"/>
    <w:rsid w:val="00E06FDD"/>
    <w:rsid w:val="00E07C41"/>
    <w:rsid w:val="00E07D3B"/>
    <w:rsid w:val="00E102AC"/>
    <w:rsid w:val="00E10998"/>
    <w:rsid w:val="00E10C70"/>
    <w:rsid w:val="00E10C8B"/>
    <w:rsid w:val="00E10FC1"/>
    <w:rsid w:val="00E1176C"/>
    <w:rsid w:val="00E11F00"/>
    <w:rsid w:val="00E11FA1"/>
    <w:rsid w:val="00E12707"/>
    <w:rsid w:val="00E1419F"/>
    <w:rsid w:val="00E144BD"/>
    <w:rsid w:val="00E14616"/>
    <w:rsid w:val="00E1479C"/>
    <w:rsid w:val="00E14CD4"/>
    <w:rsid w:val="00E14F3A"/>
    <w:rsid w:val="00E153CF"/>
    <w:rsid w:val="00E15DFB"/>
    <w:rsid w:val="00E1668C"/>
    <w:rsid w:val="00E167A9"/>
    <w:rsid w:val="00E16B4E"/>
    <w:rsid w:val="00E17132"/>
    <w:rsid w:val="00E20094"/>
    <w:rsid w:val="00E210FF"/>
    <w:rsid w:val="00E21B30"/>
    <w:rsid w:val="00E21E1B"/>
    <w:rsid w:val="00E2219F"/>
    <w:rsid w:val="00E22262"/>
    <w:rsid w:val="00E222F8"/>
    <w:rsid w:val="00E22BAE"/>
    <w:rsid w:val="00E22E05"/>
    <w:rsid w:val="00E230C3"/>
    <w:rsid w:val="00E23A67"/>
    <w:rsid w:val="00E24A29"/>
    <w:rsid w:val="00E24B24"/>
    <w:rsid w:val="00E2509F"/>
    <w:rsid w:val="00E25F04"/>
    <w:rsid w:val="00E264D7"/>
    <w:rsid w:val="00E264F2"/>
    <w:rsid w:val="00E26900"/>
    <w:rsid w:val="00E26D8F"/>
    <w:rsid w:val="00E277E9"/>
    <w:rsid w:val="00E278A4"/>
    <w:rsid w:val="00E27C75"/>
    <w:rsid w:val="00E301F3"/>
    <w:rsid w:val="00E3064B"/>
    <w:rsid w:val="00E30A8F"/>
    <w:rsid w:val="00E30AE5"/>
    <w:rsid w:val="00E314AC"/>
    <w:rsid w:val="00E3152B"/>
    <w:rsid w:val="00E31B38"/>
    <w:rsid w:val="00E32CCE"/>
    <w:rsid w:val="00E32DB0"/>
    <w:rsid w:val="00E334A0"/>
    <w:rsid w:val="00E33803"/>
    <w:rsid w:val="00E3392B"/>
    <w:rsid w:val="00E33C04"/>
    <w:rsid w:val="00E34C61"/>
    <w:rsid w:val="00E352E0"/>
    <w:rsid w:val="00E352E6"/>
    <w:rsid w:val="00E35544"/>
    <w:rsid w:val="00E35EE9"/>
    <w:rsid w:val="00E36FA5"/>
    <w:rsid w:val="00E3757D"/>
    <w:rsid w:val="00E3791F"/>
    <w:rsid w:val="00E37956"/>
    <w:rsid w:val="00E37B53"/>
    <w:rsid w:val="00E37DE8"/>
    <w:rsid w:val="00E37FC2"/>
    <w:rsid w:val="00E400B0"/>
    <w:rsid w:val="00E4063D"/>
    <w:rsid w:val="00E40B14"/>
    <w:rsid w:val="00E4117A"/>
    <w:rsid w:val="00E41C1C"/>
    <w:rsid w:val="00E41E7E"/>
    <w:rsid w:val="00E420AE"/>
    <w:rsid w:val="00E42A79"/>
    <w:rsid w:val="00E42AE6"/>
    <w:rsid w:val="00E431EA"/>
    <w:rsid w:val="00E44994"/>
    <w:rsid w:val="00E44DDE"/>
    <w:rsid w:val="00E44F98"/>
    <w:rsid w:val="00E453BB"/>
    <w:rsid w:val="00E45A93"/>
    <w:rsid w:val="00E45D5C"/>
    <w:rsid w:val="00E467A4"/>
    <w:rsid w:val="00E47BE3"/>
    <w:rsid w:val="00E51068"/>
    <w:rsid w:val="00E51687"/>
    <w:rsid w:val="00E51736"/>
    <w:rsid w:val="00E51FDD"/>
    <w:rsid w:val="00E52159"/>
    <w:rsid w:val="00E52485"/>
    <w:rsid w:val="00E54C14"/>
    <w:rsid w:val="00E54CE6"/>
    <w:rsid w:val="00E5550C"/>
    <w:rsid w:val="00E55C63"/>
    <w:rsid w:val="00E55DC1"/>
    <w:rsid w:val="00E560F6"/>
    <w:rsid w:val="00E562B6"/>
    <w:rsid w:val="00E577C3"/>
    <w:rsid w:val="00E57CF9"/>
    <w:rsid w:val="00E57D24"/>
    <w:rsid w:val="00E6232D"/>
    <w:rsid w:val="00E632AA"/>
    <w:rsid w:val="00E63680"/>
    <w:rsid w:val="00E63A83"/>
    <w:rsid w:val="00E63D17"/>
    <w:rsid w:val="00E64BAF"/>
    <w:rsid w:val="00E65105"/>
    <w:rsid w:val="00E651F4"/>
    <w:rsid w:val="00E652C9"/>
    <w:rsid w:val="00E65319"/>
    <w:rsid w:val="00E656CA"/>
    <w:rsid w:val="00E658DF"/>
    <w:rsid w:val="00E65AF8"/>
    <w:rsid w:val="00E66A51"/>
    <w:rsid w:val="00E66C4E"/>
    <w:rsid w:val="00E67513"/>
    <w:rsid w:val="00E70407"/>
    <w:rsid w:val="00E70C36"/>
    <w:rsid w:val="00E71617"/>
    <w:rsid w:val="00E717B8"/>
    <w:rsid w:val="00E7182E"/>
    <w:rsid w:val="00E7199E"/>
    <w:rsid w:val="00E726F6"/>
    <w:rsid w:val="00E727B2"/>
    <w:rsid w:val="00E728AC"/>
    <w:rsid w:val="00E72B0D"/>
    <w:rsid w:val="00E72F3E"/>
    <w:rsid w:val="00E73C59"/>
    <w:rsid w:val="00E7470C"/>
    <w:rsid w:val="00E7486F"/>
    <w:rsid w:val="00E758D4"/>
    <w:rsid w:val="00E75ADA"/>
    <w:rsid w:val="00E75B48"/>
    <w:rsid w:val="00E75E3E"/>
    <w:rsid w:val="00E76118"/>
    <w:rsid w:val="00E77353"/>
    <w:rsid w:val="00E77D4D"/>
    <w:rsid w:val="00E80331"/>
    <w:rsid w:val="00E8052E"/>
    <w:rsid w:val="00E80F04"/>
    <w:rsid w:val="00E81BEF"/>
    <w:rsid w:val="00E820DB"/>
    <w:rsid w:val="00E82530"/>
    <w:rsid w:val="00E840A3"/>
    <w:rsid w:val="00E84245"/>
    <w:rsid w:val="00E84863"/>
    <w:rsid w:val="00E84B56"/>
    <w:rsid w:val="00E84DF7"/>
    <w:rsid w:val="00E8556D"/>
    <w:rsid w:val="00E860DF"/>
    <w:rsid w:val="00E86238"/>
    <w:rsid w:val="00E86EE0"/>
    <w:rsid w:val="00E871F0"/>
    <w:rsid w:val="00E87384"/>
    <w:rsid w:val="00E90744"/>
    <w:rsid w:val="00E90C4F"/>
    <w:rsid w:val="00E91785"/>
    <w:rsid w:val="00E91ED8"/>
    <w:rsid w:val="00E923A9"/>
    <w:rsid w:val="00E92421"/>
    <w:rsid w:val="00E9311F"/>
    <w:rsid w:val="00E93414"/>
    <w:rsid w:val="00E93EA8"/>
    <w:rsid w:val="00E94E0A"/>
    <w:rsid w:val="00E94F3D"/>
    <w:rsid w:val="00E95696"/>
    <w:rsid w:val="00E956C9"/>
    <w:rsid w:val="00E95721"/>
    <w:rsid w:val="00E95E05"/>
    <w:rsid w:val="00E95E44"/>
    <w:rsid w:val="00E9693C"/>
    <w:rsid w:val="00E96E35"/>
    <w:rsid w:val="00E97414"/>
    <w:rsid w:val="00E974A1"/>
    <w:rsid w:val="00E97779"/>
    <w:rsid w:val="00E9788B"/>
    <w:rsid w:val="00E978E5"/>
    <w:rsid w:val="00E97E4A"/>
    <w:rsid w:val="00EA0A56"/>
    <w:rsid w:val="00EA11D9"/>
    <w:rsid w:val="00EA1389"/>
    <w:rsid w:val="00EA19DF"/>
    <w:rsid w:val="00EA1D22"/>
    <w:rsid w:val="00EA25A2"/>
    <w:rsid w:val="00EA2BDB"/>
    <w:rsid w:val="00EA346D"/>
    <w:rsid w:val="00EA4438"/>
    <w:rsid w:val="00EA46BA"/>
    <w:rsid w:val="00EA4D50"/>
    <w:rsid w:val="00EA4E32"/>
    <w:rsid w:val="00EA5550"/>
    <w:rsid w:val="00EA58E1"/>
    <w:rsid w:val="00EA5BCD"/>
    <w:rsid w:val="00EA6B06"/>
    <w:rsid w:val="00EA7487"/>
    <w:rsid w:val="00EA7CDA"/>
    <w:rsid w:val="00EA7E45"/>
    <w:rsid w:val="00EA7E7E"/>
    <w:rsid w:val="00EB017E"/>
    <w:rsid w:val="00EB0314"/>
    <w:rsid w:val="00EB15EF"/>
    <w:rsid w:val="00EB1849"/>
    <w:rsid w:val="00EB22CF"/>
    <w:rsid w:val="00EB29B1"/>
    <w:rsid w:val="00EB51E0"/>
    <w:rsid w:val="00EB5315"/>
    <w:rsid w:val="00EB5FE7"/>
    <w:rsid w:val="00EB7ABE"/>
    <w:rsid w:val="00EB7D06"/>
    <w:rsid w:val="00EC0389"/>
    <w:rsid w:val="00EC0BDA"/>
    <w:rsid w:val="00EC0C32"/>
    <w:rsid w:val="00EC153C"/>
    <w:rsid w:val="00EC1B49"/>
    <w:rsid w:val="00EC2181"/>
    <w:rsid w:val="00EC2983"/>
    <w:rsid w:val="00EC2CBD"/>
    <w:rsid w:val="00EC38DB"/>
    <w:rsid w:val="00EC459E"/>
    <w:rsid w:val="00EC4B95"/>
    <w:rsid w:val="00EC4D68"/>
    <w:rsid w:val="00EC4DDE"/>
    <w:rsid w:val="00EC512D"/>
    <w:rsid w:val="00EC5C69"/>
    <w:rsid w:val="00EC5C70"/>
    <w:rsid w:val="00EC6179"/>
    <w:rsid w:val="00EC6A57"/>
    <w:rsid w:val="00EC715F"/>
    <w:rsid w:val="00EC76DE"/>
    <w:rsid w:val="00EC7C66"/>
    <w:rsid w:val="00EC7DA2"/>
    <w:rsid w:val="00ED045F"/>
    <w:rsid w:val="00ED0632"/>
    <w:rsid w:val="00ED139A"/>
    <w:rsid w:val="00ED14B8"/>
    <w:rsid w:val="00ED1809"/>
    <w:rsid w:val="00ED1FF1"/>
    <w:rsid w:val="00ED222F"/>
    <w:rsid w:val="00ED2BED"/>
    <w:rsid w:val="00ED34A5"/>
    <w:rsid w:val="00ED3922"/>
    <w:rsid w:val="00ED3F60"/>
    <w:rsid w:val="00ED4650"/>
    <w:rsid w:val="00ED4977"/>
    <w:rsid w:val="00ED4B61"/>
    <w:rsid w:val="00ED4D29"/>
    <w:rsid w:val="00ED52DD"/>
    <w:rsid w:val="00ED5861"/>
    <w:rsid w:val="00ED5C73"/>
    <w:rsid w:val="00ED659E"/>
    <w:rsid w:val="00ED6AD6"/>
    <w:rsid w:val="00ED7EA3"/>
    <w:rsid w:val="00EE0451"/>
    <w:rsid w:val="00EE0A9E"/>
    <w:rsid w:val="00EE0AC8"/>
    <w:rsid w:val="00EE0BE5"/>
    <w:rsid w:val="00EE10EA"/>
    <w:rsid w:val="00EE347A"/>
    <w:rsid w:val="00EE3503"/>
    <w:rsid w:val="00EE3743"/>
    <w:rsid w:val="00EE3F5B"/>
    <w:rsid w:val="00EE41AC"/>
    <w:rsid w:val="00EE42D1"/>
    <w:rsid w:val="00EE448A"/>
    <w:rsid w:val="00EE488F"/>
    <w:rsid w:val="00EE57B9"/>
    <w:rsid w:val="00EE5869"/>
    <w:rsid w:val="00EE6456"/>
    <w:rsid w:val="00EE6917"/>
    <w:rsid w:val="00EF02F6"/>
    <w:rsid w:val="00EF030E"/>
    <w:rsid w:val="00EF047A"/>
    <w:rsid w:val="00EF0D77"/>
    <w:rsid w:val="00EF133E"/>
    <w:rsid w:val="00EF180A"/>
    <w:rsid w:val="00EF2A0A"/>
    <w:rsid w:val="00EF3338"/>
    <w:rsid w:val="00EF349C"/>
    <w:rsid w:val="00EF3682"/>
    <w:rsid w:val="00EF3B9C"/>
    <w:rsid w:val="00EF467E"/>
    <w:rsid w:val="00EF473C"/>
    <w:rsid w:val="00EF506D"/>
    <w:rsid w:val="00EF55FC"/>
    <w:rsid w:val="00EF5CD7"/>
    <w:rsid w:val="00EF612E"/>
    <w:rsid w:val="00EF6DEF"/>
    <w:rsid w:val="00EF7113"/>
    <w:rsid w:val="00EF7363"/>
    <w:rsid w:val="00EF7433"/>
    <w:rsid w:val="00EF790E"/>
    <w:rsid w:val="00EF7C53"/>
    <w:rsid w:val="00F0027D"/>
    <w:rsid w:val="00F002BD"/>
    <w:rsid w:val="00F00BE9"/>
    <w:rsid w:val="00F00CDD"/>
    <w:rsid w:val="00F00CE4"/>
    <w:rsid w:val="00F011F5"/>
    <w:rsid w:val="00F013E3"/>
    <w:rsid w:val="00F01BA7"/>
    <w:rsid w:val="00F01D4C"/>
    <w:rsid w:val="00F021A3"/>
    <w:rsid w:val="00F02448"/>
    <w:rsid w:val="00F024C1"/>
    <w:rsid w:val="00F0274D"/>
    <w:rsid w:val="00F02914"/>
    <w:rsid w:val="00F02C66"/>
    <w:rsid w:val="00F037E8"/>
    <w:rsid w:val="00F03E78"/>
    <w:rsid w:val="00F04C9B"/>
    <w:rsid w:val="00F0698F"/>
    <w:rsid w:val="00F06CB9"/>
    <w:rsid w:val="00F0700F"/>
    <w:rsid w:val="00F07582"/>
    <w:rsid w:val="00F077A0"/>
    <w:rsid w:val="00F07C30"/>
    <w:rsid w:val="00F109ED"/>
    <w:rsid w:val="00F1118C"/>
    <w:rsid w:val="00F113C9"/>
    <w:rsid w:val="00F11CD5"/>
    <w:rsid w:val="00F11EF3"/>
    <w:rsid w:val="00F1296C"/>
    <w:rsid w:val="00F12DEF"/>
    <w:rsid w:val="00F145DF"/>
    <w:rsid w:val="00F14688"/>
    <w:rsid w:val="00F14B5E"/>
    <w:rsid w:val="00F150D6"/>
    <w:rsid w:val="00F15746"/>
    <w:rsid w:val="00F159BC"/>
    <w:rsid w:val="00F160BC"/>
    <w:rsid w:val="00F16600"/>
    <w:rsid w:val="00F17A50"/>
    <w:rsid w:val="00F17B1C"/>
    <w:rsid w:val="00F17CD9"/>
    <w:rsid w:val="00F17DC3"/>
    <w:rsid w:val="00F20146"/>
    <w:rsid w:val="00F2040B"/>
    <w:rsid w:val="00F20542"/>
    <w:rsid w:val="00F2071D"/>
    <w:rsid w:val="00F213C0"/>
    <w:rsid w:val="00F224FF"/>
    <w:rsid w:val="00F2251F"/>
    <w:rsid w:val="00F23A03"/>
    <w:rsid w:val="00F23E12"/>
    <w:rsid w:val="00F23F8F"/>
    <w:rsid w:val="00F24146"/>
    <w:rsid w:val="00F24D11"/>
    <w:rsid w:val="00F25E96"/>
    <w:rsid w:val="00F25F91"/>
    <w:rsid w:val="00F26277"/>
    <w:rsid w:val="00F2663F"/>
    <w:rsid w:val="00F2692D"/>
    <w:rsid w:val="00F273D3"/>
    <w:rsid w:val="00F30604"/>
    <w:rsid w:val="00F30D16"/>
    <w:rsid w:val="00F31262"/>
    <w:rsid w:val="00F31826"/>
    <w:rsid w:val="00F31B28"/>
    <w:rsid w:val="00F32779"/>
    <w:rsid w:val="00F33068"/>
    <w:rsid w:val="00F33145"/>
    <w:rsid w:val="00F332D8"/>
    <w:rsid w:val="00F3350F"/>
    <w:rsid w:val="00F34434"/>
    <w:rsid w:val="00F36D68"/>
    <w:rsid w:val="00F36D98"/>
    <w:rsid w:val="00F372B0"/>
    <w:rsid w:val="00F376FE"/>
    <w:rsid w:val="00F37D11"/>
    <w:rsid w:val="00F41127"/>
    <w:rsid w:val="00F412D3"/>
    <w:rsid w:val="00F4166E"/>
    <w:rsid w:val="00F41716"/>
    <w:rsid w:val="00F417C2"/>
    <w:rsid w:val="00F41BD3"/>
    <w:rsid w:val="00F41E87"/>
    <w:rsid w:val="00F4201B"/>
    <w:rsid w:val="00F42100"/>
    <w:rsid w:val="00F4224E"/>
    <w:rsid w:val="00F4226A"/>
    <w:rsid w:val="00F427AC"/>
    <w:rsid w:val="00F43CB0"/>
    <w:rsid w:val="00F43CC9"/>
    <w:rsid w:val="00F442F0"/>
    <w:rsid w:val="00F44483"/>
    <w:rsid w:val="00F448EA"/>
    <w:rsid w:val="00F44C1E"/>
    <w:rsid w:val="00F44CCE"/>
    <w:rsid w:val="00F452C8"/>
    <w:rsid w:val="00F45CD4"/>
    <w:rsid w:val="00F46988"/>
    <w:rsid w:val="00F469B4"/>
    <w:rsid w:val="00F46DC3"/>
    <w:rsid w:val="00F47B50"/>
    <w:rsid w:val="00F47ECF"/>
    <w:rsid w:val="00F500F6"/>
    <w:rsid w:val="00F5172B"/>
    <w:rsid w:val="00F51B00"/>
    <w:rsid w:val="00F51C58"/>
    <w:rsid w:val="00F522D6"/>
    <w:rsid w:val="00F5279D"/>
    <w:rsid w:val="00F5312A"/>
    <w:rsid w:val="00F53394"/>
    <w:rsid w:val="00F53895"/>
    <w:rsid w:val="00F53A0F"/>
    <w:rsid w:val="00F53F05"/>
    <w:rsid w:val="00F5461E"/>
    <w:rsid w:val="00F548E3"/>
    <w:rsid w:val="00F5539F"/>
    <w:rsid w:val="00F55945"/>
    <w:rsid w:val="00F55E30"/>
    <w:rsid w:val="00F55E93"/>
    <w:rsid w:val="00F5650D"/>
    <w:rsid w:val="00F566E6"/>
    <w:rsid w:val="00F567FD"/>
    <w:rsid w:val="00F569DD"/>
    <w:rsid w:val="00F56D56"/>
    <w:rsid w:val="00F571C5"/>
    <w:rsid w:val="00F5731B"/>
    <w:rsid w:val="00F57C87"/>
    <w:rsid w:val="00F60969"/>
    <w:rsid w:val="00F60991"/>
    <w:rsid w:val="00F611F9"/>
    <w:rsid w:val="00F61830"/>
    <w:rsid w:val="00F618CB"/>
    <w:rsid w:val="00F6192D"/>
    <w:rsid w:val="00F61AE0"/>
    <w:rsid w:val="00F6230D"/>
    <w:rsid w:val="00F62B42"/>
    <w:rsid w:val="00F63426"/>
    <w:rsid w:val="00F63E2B"/>
    <w:rsid w:val="00F651A8"/>
    <w:rsid w:val="00F65743"/>
    <w:rsid w:val="00F65A8C"/>
    <w:rsid w:val="00F65BA0"/>
    <w:rsid w:val="00F65C5F"/>
    <w:rsid w:val="00F65E4E"/>
    <w:rsid w:val="00F6624F"/>
    <w:rsid w:val="00F66645"/>
    <w:rsid w:val="00F66D12"/>
    <w:rsid w:val="00F66D60"/>
    <w:rsid w:val="00F6744B"/>
    <w:rsid w:val="00F678F3"/>
    <w:rsid w:val="00F67A27"/>
    <w:rsid w:val="00F67CE0"/>
    <w:rsid w:val="00F67FAA"/>
    <w:rsid w:val="00F7011F"/>
    <w:rsid w:val="00F7016A"/>
    <w:rsid w:val="00F706C1"/>
    <w:rsid w:val="00F70B91"/>
    <w:rsid w:val="00F711C4"/>
    <w:rsid w:val="00F71E55"/>
    <w:rsid w:val="00F71F73"/>
    <w:rsid w:val="00F7204C"/>
    <w:rsid w:val="00F724E2"/>
    <w:rsid w:val="00F72678"/>
    <w:rsid w:val="00F74802"/>
    <w:rsid w:val="00F7480B"/>
    <w:rsid w:val="00F75C08"/>
    <w:rsid w:val="00F75EBE"/>
    <w:rsid w:val="00F767E7"/>
    <w:rsid w:val="00F76B2D"/>
    <w:rsid w:val="00F76E28"/>
    <w:rsid w:val="00F773E8"/>
    <w:rsid w:val="00F801F9"/>
    <w:rsid w:val="00F8083A"/>
    <w:rsid w:val="00F8111F"/>
    <w:rsid w:val="00F81AFD"/>
    <w:rsid w:val="00F82BE5"/>
    <w:rsid w:val="00F82BEE"/>
    <w:rsid w:val="00F8316C"/>
    <w:rsid w:val="00F83C28"/>
    <w:rsid w:val="00F83EA6"/>
    <w:rsid w:val="00F83FE3"/>
    <w:rsid w:val="00F84522"/>
    <w:rsid w:val="00F846EB"/>
    <w:rsid w:val="00F84BA0"/>
    <w:rsid w:val="00F84D47"/>
    <w:rsid w:val="00F85118"/>
    <w:rsid w:val="00F85602"/>
    <w:rsid w:val="00F85AF2"/>
    <w:rsid w:val="00F863F5"/>
    <w:rsid w:val="00F86DE8"/>
    <w:rsid w:val="00F86E0A"/>
    <w:rsid w:val="00F86F0D"/>
    <w:rsid w:val="00F87143"/>
    <w:rsid w:val="00F87627"/>
    <w:rsid w:val="00F87633"/>
    <w:rsid w:val="00F87A84"/>
    <w:rsid w:val="00F87DE1"/>
    <w:rsid w:val="00F87E28"/>
    <w:rsid w:val="00F90800"/>
    <w:rsid w:val="00F90C44"/>
    <w:rsid w:val="00F912E3"/>
    <w:rsid w:val="00F936EA"/>
    <w:rsid w:val="00F9387D"/>
    <w:rsid w:val="00F93A61"/>
    <w:rsid w:val="00F93AD5"/>
    <w:rsid w:val="00F95BC3"/>
    <w:rsid w:val="00F97872"/>
    <w:rsid w:val="00F97985"/>
    <w:rsid w:val="00F97DF1"/>
    <w:rsid w:val="00FA02DD"/>
    <w:rsid w:val="00FA0E25"/>
    <w:rsid w:val="00FA0F27"/>
    <w:rsid w:val="00FA11CF"/>
    <w:rsid w:val="00FA2532"/>
    <w:rsid w:val="00FA2E44"/>
    <w:rsid w:val="00FA31A5"/>
    <w:rsid w:val="00FA4046"/>
    <w:rsid w:val="00FA4AC3"/>
    <w:rsid w:val="00FA56B1"/>
    <w:rsid w:val="00FA56F4"/>
    <w:rsid w:val="00FA614C"/>
    <w:rsid w:val="00FA6BF7"/>
    <w:rsid w:val="00FA6D16"/>
    <w:rsid w:val="00FA6D56"/>
    <w:rsid w:val="00FA7D5F"/>
    <w:rsid w:val="00FA7FA0"/>
    <w:rsid w:val="00FB02DD"/>
    <w:rsid w:val="00FB03E1"/>
    <w:rsid w:val="00FB0FE3"/>
    <w:rsid w:val="00FB1731"/>
    <w:rsid w:val="00FB1E2D"/>
    <w:rsid w:val="00FB2F56"/>
    <w:rsid w:val="00FB39EF"/>
    <w:rsid w:val="00FB3C38"/>
    <w:rsid w:val="00FB3F09"/>
    <w:rsid w:val="00FB48D1"/>
    <w:rsid w:val="00FB4FEC"/>
    <w:rsid w:val="00FB509E"/>
    <w:rsid w:val="00FB52B2"/>
    <w:rsid w:val="00FB6001"/>
    <w:rsid w:val="00FB6B0B"/>
    <w:rsid w:val="00FB70A5"/>
    <w:rsid w:val="00FB782A"/>
    <w:rsid w:val="00FB7900"/>
    <w:rsid w:val="00FB79A6"/>
    <w:rsid w:val="00FC034F"/>
    <w:rsid w:val="00FC09C5"/>
    <w:rsid w:val="00FC0A95"/>
    <w:rsid w:val="00FC0F69"/>
    <w:rsid w:val="00FC239A"/>
    <w:rsid w:val="00FC27E0"/>
    <w:rsid w:val="00FC2E34"/>
    <w:rsid w:val="00FC2FD7"/>
    <w:rsid w:val="00FC3FFF"/>
    <w:rsid w:val="00FC4079"/>
    <w:rsid w:val="00FC5035"/>
    <w:rsid w:val="00FC5140"/>
    <w:rsid w:val="00FC51FC"/>
    <w:rsid w:val="00FC5841"/>
    <w:rsid w:val="00FC67DF"/>
    <w:rsid w:val="00FC6816"/>
    <w:rsid w:val="00FC6C22"/>
    <w:rsid w:val="00FC6F9B"/>
    <w:rsid w:val="00FC70EF"/>
    <w:rsid w:val="00FC7237"/>
    <w:rsid w:val="00FC726B"/>
    <w:rsid w:val="00FC727C"/>
    <w:rsid w:val="00FC737E"/>
    <w:rsid w:val="00FC7433"/>
    <w:rsid w:val="00FC7956"/>
    <w:rsid w:val="00FC7B5D"/>
    <w:rsid w:val="00FC7B93"/>
    <w:rsid w:val="00FC7DEB"/>
    <w:rsid w:val="00FD08AF"/>
    <w:rsid w:val="00FD093D"/>
    <w:rsid w:val="00FD11BB"/>
    <w:rsid w:val="00FD1BAC"/>
    <w:rsid w:val="00FD1CC1"/>
    <w:rsid w:val="00FD23A6"/>
    <w:rsid w:val="00FD2858"/>
    <w:rsid w:val="00FD2C23"/>
    <w:rsid w:val="00FD2CBC"/>
    <w:rsid w:val="00FD2D67"/>
    <w:rsid w:val="00FD32F5"/>
    <w:rsid w:val="00FD391F"/>
    <w:rsid w:val="00FD3ADC"/>
    <w:rsid w:val="00FD3B1A"/>
    <w:rsid w:val="00FD3D45"/>
    <w:rsid w:val="00FD4EBD"/>
    <w:rsid w:val="00FD4FA9"/>
    <w:rsid w:val="00FD578D"/>
    <w:rsid w:val="00FD5972"/>
    <w:rsid w:val="00FD5A91"/>
    <w:rsid w:val="00FD677D"/>
    <w:rsid w:val="00FD6896"/>
    <w:rsid w:val="00FD6A8F"/>
    <w:rsid w:val="00FD6DE8"/>
    <w:rsid w:val="00FD7A51"/>
    <w:rsid w:val="00FD7A54"/>
    <w:rsid w:val="00FE09CD"/>
    <w:rsid w:val="00FE09F6"/>
    <w:rsid w:val="00FE0D13"/>
    <w:rsid w:val="00FE1786"/>
    <w:rsid w:val="00FE1A0B"/>
    <w:rsid w:val="00FE1A29"/>
    <w:rsid w:val="00FE220D"/>
    <w:rsid w:val="00FE264C"/>
    <w:rsid w:val="00FE268A"/>
    <w:rsid w:val="00FE2DC6"/>
    <w:rsid w:val="00FE3105"/>
    <w:rsid w:val="00FE37DA"/>
    <w:rsid w:val="00FE3DB3"/>
    <w:rsid w:val="00FE4272"/>
    <w:rsid w:val="00FE4D4B"/>
    <w:rsid w:val="00FE4F41"/>
    <w:rsid w:val="00FE6B43"/>
    <w:rsid w:val="00FE6FEC"/>
    <w:rsid w:val="00FE7404"/>
    <w:rsid w:val="00FE7751"/>
    <w:rsid w:val="00FE7973"/>
    <w:rsid w:val="00FE7AC8"/>
    <w:rsid w:val="00FF01BC"/>
    <w:rsid w:val="00FF0515"/>
    <w:rsid w:val="00FF0538"/>
    <w:rsid w:val="00FF19B3"/>
    <w:rsid w:val="00FF2494"/>
    <w:rsid w:val="00FF26F7"/>
    <w:rsid w:val="00FF2D2B"/>
    <w:rsid w:val="00FF2F3F"/>
    <w:rsid w:val="00FF349B"/>
    <w:rsid w:val="00FF4B2C"/>
    <w:rsid w:val="00FF50B0"/>
    <w:rsid w:val="00FF5439"/>
    <w:rsid w:val="00FF5486"/>
    <w:rsid w:val="00FF559C"/>
    <w:rsid w:val="00FF59A8"/>
    <w:rsid w:val="00FF5D9B"/>
    <w:rsid w:val="00FF5E21"/>
    <w:rsid w:val="00FF6381"/>
    <w:rsid w:val="00FF69BF"/>
    <w:rsid w:val="00FF6CD8"/>
    <w:rsid w:val="00FF7175"/>
    <w:rsid w:val="00FF76BF"/>
    <w:rsid w:val="00FF76F2"/>
    <w:rsid w:val="00FF78F0"/>
    <w:rsid w:val="202D9620"/>
    <w:rsid w:val="307E93B4"/>
    <w:rsid w:val="3376DD50"/>
    <w:rsid w:val="44D4050A"/>
    <w:rsid w:val="47653809"/>
    <w:rsid w:val="673B82A7"/>
    <w:rsid w:val="6AE0A073"/>
    <w:rsid w:val="77A00558"/>
  </w:rsids>
  <m:mathPr>
    <m:mathFont m:val="Cambria Math"/>
    <m:brkBin m:val="before"/>
    <m:brkBinSub m:val="--"/>
    <m:smallFrac m:val="0"/>
    <m:dispDef/>
    <m:lMargin m:val="0"/>
    <m:rMargin m:val="0"/>
    <m:defJc m:val="centerGroup"/>
    <m:wrapIndent m:val="1440"/>
    <m:intLim m:val="subSup"/>
    <m:naryLim m:val="undOvr"/>
  </m:mathPr>
  <w:themeFontLang w:val="en-SG"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7fa8cc"/>
    </o:shapedefaults>
    <o:shapelayout v:ext="edit">
      <o:idmap v:ext="edit" data="1"/>
    </o:shapelayout>
  </w:shapeDefaults>
  <w:decimalSymbol w:val="."/>
  <w:listSeparator w:val=","/>
  <w14:docId w14:val="355544D7"/>
  <w15:docId w15:val="{234940F9-2EF6-4817-8DB2-65CBFD9EF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19C9"/>
    <w:pPr>
      <w:tabs>
        <w:tab w:val="left" w:pos="360"/>
      </w:tabs>
      <w:jc w:val="both"/>
    </w:pPr>
    <w:rPr>
      <w:rFonts w:ascii="Century Gothic" w:hAnsi="Century Gothic"/>
      <w:lang w:val="en-US" w:eastAsia="en-US"/>
    </w:rPr>
  </w:style>
  <w:style w:type="paragraph" w:styleId="Heading1">
    <w:name w:val="heading 1"/>
    <w:basedOn w:val="Normal"/>
    <w:next w:val="Normal"/>
    <w:qFormat/>
    <w:rsid w:val="00382535"/>
    <w:pPr>
      <w:keepNext/>
      <w:shd w:val="solid" w:color="C00000" w:fill="C00000"/>
      <w:spacing w:before="240" w:after="60"/>
      <w:outlineLvl w:val="0"/>
    </w:pPr>
    <w:rPr>
      <w:b/>
      <w:smallCaps/>
      <w:kern w:val="28"/>
      <w:sz w:val="28"/>
    </w:rPr>
  </w:style>
  <w:style w:type="paragraph" w:styleId="Heading2">
    <w:name w:val="heading 2"/>
    <w:basedOn w:val="Normal"/>
    <w:next w:val="Normal"/>
    <w:qFormat/>
    <w:rsid w:val="00382535"/>
    <w:pPr>
      <w:keepNext/>
      <w:shd w:val="solid" w:color="FDE9D9" w:themeColor="accent6" w:themeTint="33" w:fill="auto"/>
      <w:tabs>
        <w:tab w:val="clear" w:pos="360"/>
        <w:tab w:val="left" w:pos="426"/>
      </w:tabs>
      <w:spacing w:before="120" w:after="180"/>
      <w:outlineLvl w:val="1"/>
    </w:pPr>
    <w:rPr>
      <w:rFonts w:ascii="Century Gothic Bold" w:hAnsi="Century Gothic Bold"/>
      <w:b/>
      <w:bCs/>
      <w:smallCaps/>
      <w:color w:val="000000"/>
      <w:sz w:val="22"/>
      <w:szCs w:val="22"/>
    </w:rPr>
  </w:style>
  <w:style w:type="paragraph" w:styleId="Heading3">
    <w:name w:val="heading 3"/>
    <w:basedOn w:val="Normal"/>
    <w:next w:val="Normal"/>
    <w:link w:val="Heading3Char"/>
    <w:qFormat/>
    <w:rsid w:val="00382535"/>
    <w:pPr>
      <w:keepNext/>
      <w:numPr>
        <w:ilvl w:val="1"/>
        <w:numId w:val="12"/>
      </w:numPr>
      <w:tabs>
        <w:tab w:val="clear" w:pos="360"/>
      </w:tabs>
      <w:spacing w:before="60" w:after="60"/>
      <w:outlineLvl w:val="2"/>
    </w:pPr>
    <w:rPr>
      <w:rFonts w:ascii="Century Gothic Bold" w:hAnsi="Century Gothic Bold"/>
      <w:b/>
    </w:rPr>
  </w:style>
  <w:style w:type="paragraph" w:styleId="Heading4">
    <w:name w:val="heading 4"/>
    <w:aliases w:val="Style Heading 4"/>
    <w:basedOn w:val="Normal"/>
    <w:next w:val="Normal"/>
    <w:qFormat/>
    <w:rsid w:val="00382535"/>
    <w:pPr>
      <w:keepNext/>
      <w:tabs>
        <w:tab w:val="clear" w:pos="360"/>
        <w:tab w:val="left" w:pos="851"/>
      </w:tabs>
      <w:spacing w:before="240" w:after="60"/>
      <w:outlineLvl w:val="3"/>
    </w:pPr>
    <w:rPr>
      <w:b/>
    </w:rPr>
  </w:style>
  <w:style w:type="paragraph" w:styleId="Heading5">
    <w:name w:val="heading 5"/>
    <w:basedOn w:val="Normal"/>
    <w:next w:val="Normal"/>
    <w:qFormat/>
    <w:rsid w:val="00382535"/>
    <w:pPr>
      <w:spacing w:before="240" w:after="60"/>
      <w:outlineLvl w:val="4"/>
    </w:pPr>
    <w:rPr>
      <w:b/>
    </w:rPr>
  </w:style>
  <w:style w:type="paragraph" w:styleId="Heading6">
    <w:name w:val="heading 6"/>
    <w:basedOn w:val="Normal"/>
    <w:next w:val="Normal"/>
    <w:qFormat/>
    <w:rsid w:val="00322EE9"/>
    <w:pPr>
      <w:outlineLvl w:val="5"/>
    </w:pPr>
    <w:rPr>
      <w:b/>
      <w:color w:val="000000" w:themeColor="text1"/>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NormList">
    <w:name w:val="NormList"/>
    <w:basedOn w:val="Normal"/>
    <w:pPr>
      <w:spacing w:after="40"/>
      <w:ind w:left="1080" w:hanging="360"/>
    </w:pPr>
    <w:rPr>
      <w:sz w:val="22"/>
    </w:rPr>
  </w:style>
  <w:style w:type="paragraph" w:styleId="BodyText">
    <w:name w:val="Body Text"/>
    <w:basedOn w:val="Normal"/>
    <w:link w:val="BodyTextChar"/>
    <w:pPr>
      <w:tabs>
        <w:tab w:val="clear" w:pos="360"/>
      </w:tabs>
    </w:pPr>
    <w:rPr>
      <w:i/>
      <w:color w:val="0000FF"/>
    </w:rPr>
  </w:style>
  <w:style w:type="paragraph" w:customStyle="1" w:styleId="Heading15">
    <w:name w:val="Heading 1.5"/>
    <w:basedOn w:val="Heading1"/>
    <w:next w:val="Normal"/>
    <w:pPr>
      <w:outlineLvl w:val="9"/>
    </w:pPr>
  </w:style>
  <w:style w:type="paragraph" w:customStyle="1" w:styleId="Heading25">
    <w:name w:val="Heading 2.5"/>
    <w:basedOn w:val="Heading2"/>
    <w:next w:val="Normal"/>
    <w:pPr>
      <w:outlineLvl w:val="9"/>
    </w:pPr>
  </w:style>
  <w:style w:type="paragraph" w:styleId="TOC1">
    <w:name w:val="toc 1"/>
    <w:basedOn w:val="Normal"/>
    <w:next w:val="Normal"/>
    <w:autoRedefine/>
    <w:uiPriority w:val="39"/>
    <w:rsid w:val="00DE0DEA"/>
    <w:pPr>
      <w:tabs>
        <w:tab w:val="clear" w:pos="360"/>
        <w:tab w:val="right" w:leader="dot" w:pos="8640"/>
      </w:tabs>
      <w:spacing w:before="120" w:after="120"/>
    </w:pPr>
    <w:rPr>
      <w:b/>
    </w:rPr>
  </w:style>
  <w:style w:type="paragraph" w:styleId="TOC2">
    <w:name w:val="toc 2"/>
    <w:basedOn w:val="Normal"/>
    <w:next w:val="Normal"/>
    <w:autoRedefine/>
    <w:uiPriority w:val="39"/>
    <w:rsid w:val="00AC08A8"/>
    <w:pPr>
      <w:tabs>
        <w:tab w:val="clear" w:pos="360"/>
        <w:tab w:val="right" w:leader="dot" w:pos="8640"/>
      </w:tabs>
    </w:pPr>
    <w:rPr>
      <w:caps/>
    </w:rPr>
  </w:style>
  <w:style w:type="paragraph" w:styleId="TOC3">
    <w:name w:val="toc 3"/>
    <w:basedOn w:val="Normal"/>
    <w:next w:val="Normal"/>
    <w:autoRedefine/>
    <w:uiPriority w:val="39"/>
    <w:rsid w:val="003B2243"/>
    <w:pPr>
      <w:tabs>
        <w:tab w:val="clear" w:pos="360"/>
      </w:tabs>
      <w:ind w:left="480"/>
    </w:pPr>
  </w:style>
  <w:style w:type="paragraph" w:styleId="TOC4">
    <w:name w:val="toc 4"/>
    <w:basedOn w:val="Normal"/>
    <w:next w:val="Normal"/>
    <w:autoRedefine/>
    <w:uiPriority w:val="39"/>
    <w:rsid w:val="00BC4DE4"/>
    <w:pPr>
      <w:tabs>
        <w:tab w:val="clear" w:pos="360"/>
      </w:tabs>
      <w:ind w:left="720"/>
    </w:pPr>
    <w:rPr>
      <w:i/>
      <w:sz w:val="18"/>
      <w:szCs w:val="18"/>
    </w:rPr>
  </w:style>
  <w:style w:type="paragraph" w:styleId="TOC5">
    <w:name w:val="toc 5"/>
    <w:basedOn w:val="Normal"/>
    <w:next w:val="Normal"/>
    <w:autoRedefine/>
    <w:uiPriority w:val="39"/>
    <w:pPr>
      <w:tabs>
        <w:tab w:val="clear" w:pos="360"/>
      </w:tabs>
      <w:ind w:left="960"/>
    </w:pPr>
  </w:style>
  <w:style w:type="paragraph" w:styleId="TOC6">
    <w:name w:val="toc 6"/>
    <w:basedOn w:val="Normal"/>
    <w:next w:val="Normal"/>
    <w:autoRedefine/>
    <w:uiPriority w:val="39"/>
    <w:pPr>
      <w:tabs>
        <w:tab w:val="clear" w:pos="360"/>
      </w:tabs>
      <w:ind w:left="1200"/>
    </w:pPr>
  </w:style>
  <w:style w:type="paragraph" w:styleId="TOC7">
    <w:name w:val="toc 7"/>
    <w:basedOn w:val="Normal"/>
    <w:next w:val="Normal"/>
    <w:autoRedefine/>
    <w:uiPriority w:val="39"/>
    <w:pPr>
      <w:tabs>
        <w:tab w:val="clear" w:pos="360"/>
      </w:tabs>
      <w:ind w:left="1440"/>
    </w:pPr>
  </w:style>
  <w:style w:type="paragraph" w:styleId="TOC8">
    <w:name w:val="toc 8"/>
    <w:basedOn w:val="Normal"/>
    <w:next w:val="Normal"/>
    <w:autoRedefine/>
    <w:uiPriority w:val="39"/>
    <w:pPr>
      <w:tabs>
        <w:tab w:val="clear" w:pos="360"/>
      </w:tabs>
      <w:ind w:left="1680"/>
    </w:pPr>
  </w:style>
  <w:style w:type="paragraph" w:styleId="TOC9">
    <w:name w:val="toc 9"/>
    <w:basedOn w:val="Normal"/>
    <w:next w:val="Normal"/>
    <w:autoRedefine/>
    <w:uiPriority w:val="39"/>
    <w:pPr>
      <w:tabs>
        <w:tab w:val="clear" w:pos="360"/>
      </w:tabs>
      <w:ind w:left="1920"/>
    </w:pPr>
  </w:style>
  <w:style w:type="paragraph" w:customStyle="1" w:styleId="template">
    <w:name w:val="template"/>
    <w:basedOn w:val="Normal"/>
    <w:pPr>
      <w:tabs>
        <w:tab w:val="clear" w:pos="360"/>
      </w:tabs>
      <w:spacing w:line="240" w:lineRule="exact"/>
    </w:pPr>
    <w:rPr>
      <w:rFonts w:ascii="Arial" w:hAnsi="Arial"/>
      <w:i/>
      <w:sz w:val="22"/>
      <w:lang w:eastAsia="zh-CN"/>
    </w:rPr>
  </w:style>
  <w:style w:type="paragraph" w:customStyle="1" w:styleId="level2bullet">
    <w:name w:val="level 2 bullet"/>
    <w:basedOn w:val="Normal"/>
    <w:pPr>
      <w:tabs>
        <w:tab w:val="clear" w:pos="360"/>
        <w:tab w:val="left" w:pos="720"/>
        <w:tab w:val="left" w:pos="5760"/>
      </w:tabs>
      <w:ind w:left="576" w:hanging="288"/>
    </w:pPr>
    <w:rPr>
      <w:color w:val="000000"/>
    </w:rPr>
  </w:style>
  <w:style w:type="paragraph" w:customStyle="1" w:styleId="lev2">
    <w:name w:val="lev2"/>
    <w:basedOn w:val="Normal"/>
    <w:pPr>
      <w:tabs>
        <w:tab w:val="clear" w:pos="360"/>
        <w:tab w:val="left" w:pos="720"/>
        <w:tab w:val="left" w:pos="5760"/>
      </w:tabs>
      <w:spacing w:after="100"/>
      <w:ind w:left="360" w:right="720"/>
    </w:pPr>
    <w:rPr>
      <w:b/>
      <w:color w:val="000000"/>
      <w:u w:val="single"/>
    </w:rPr>
  </w:style>
  <w:style w:type="paragraph" w:customStyle="1" w:styleId="lev3">
    <w:name w:val="lev3"/>
    <w:basedOn w:val="Heading4"/>
    <w:pPr>
      <w:keepNext w:val="0"/>
      <w:tabs>
        <w:tab w:val="left" w:pos="720"/>
        <w:tab w:val="left" w:pos="5760"/>
      </w:tabs>
      <w:spacing w:before="40" w:after="100"/>
      <w:ind w:left="1440" w:right="720"/>
      <w:outlineLvl w:val="9"/>
    </w:pPr>
    <w:rPr>
      <w:i/>
      <w:color w:val="000000"/>
      <w:u w:val="single"/>
    </w:rPr>
  </w:style>
  <w:style w:type="paragraph" w:customStyle="1" w:styleId="level2bullet1">
    <w:name w:val="level 2 bullet1"/>
    <w:basedOn w:val="Normal"/>
    <w:pPr>
      <w:numPr>
        <w:numId w:val="1"/>
      </w:numPr>
      <w:tabs>
        <w:tab w:val="left" w:pos="720"/>
        <w:tab w:val="left" w:pos="1260"/>
        <w:tab w:val="left" w:pos="5760"/>
        <w:tab w:val="left" w:pos="5940"/>
        <w:tab w:val="left" w:pos="6300"/>
      </w:tabs>
      <w:ind w:right="720"/>
    </w:pPr>
    <w:rPr>
      <w:color w:val="000000"/>
    </w:rPr>
  </w:style>
  <w:style w:type="paragraph" w:customStyle="1" w:styleId="lev1">
    <w:name w:val="lev1"/>
    <w:basedOn w:val="Normal"/>
    <w:pPr>
      <w:tabs>
        <w:tab w:val="clear" w:pos="360"/>
        <w:tab w:val="left" w:pos="720"/>
        <w:tab w:val="left" w:pos="5760"/>
      </w:tabs>
      <w:spacing w:after="300"/>
      <w:ind w:right="720"/>
    </w:pPr>
    <w:rPr>
      <w:b/>
      <w:color w:val="000000"/>
      <w:sz w:val="28"/>
    </w:rPr>
  </w:style>
  <w:style w:type="paragraph" w:styleId="NormalWeb">
    <w:name w:val="Normal (Web)"/>
    <w:basedOn w:val="Normal"/>
    <w:pPr>
      <w:tabs>
        <w:tab w:val="clear" w:pos="360"/>
      </w:tabs>
      <w:spacing w:before="100" w:beforeAutospacing="1" w:after="100" w:afterAutospacing="1"/>
    </w:pPr>
    <w:rPr>
      <w:rFonts w:eastAsia="SimSun"/>
      <w:szCs w:val="24"/>
      <w:lang w:eastAsia="zh-CN"/>
    </w:rPr>
  </w:style>
  <w:style w:type="character" w:styleId="Hyperlink">
    <w:name w:val="Hyperlink"/>
    <w:uiPriority w:val="99"/>
    <w:rPr>
      <w:color w:val="0000FF"/>
      <w:u w:val="single"/>
    </w:rPr>
  </w:style>
  <w:style w:type="character" w:styleId="Emphasis">
    <w:name w:val="Emphasis"/>
    <w:qFormat/>
    <w:rPr>
      <w:i/>
      <w:iCs/>
    </w:rPr>
  </w:style>
  <w:style w:type="paragraph" w:customStyle="1" w:styleId="Style1">
    <w:name w:val="Style1"/>
    <w:basedOn w:val="Normal"/>
    <w:pPr>
      <w:numPr>
        <w:numId w:val="2"/>
      </w:numPr>
    </w:pPr>
  </w:style>
  <w:style w:type="paragraph" w:customStyle="1" w:styleId="level4">
    <w:name w:val="level 4"/>
    <w:basedOn w:val="Normal"/>
    <w:pPr>
      <w:tabs>
        <w:tab w:val="clear" w:pos="360"/>
      </w:tabs>
      <w:spacing w:before="120" w:after="120" w:line="240" w:lineRule="exact"/>
      <w:ind w:left="634"/>
    </w:pPr>
    <w:rPr>
      <w:rFonts w:ascii="Times" w:hAnsi="Times"/>
      <w:lang w:eastAsia="zh-CN"/>
    </w:rPr>
  </w:style>
  <w:style w:type="paragraph" w:customStyle="1" w:styleId="Style2bullet">
    <w:name w:val="Style2 bullet"/>
    <w:basedOn w:val="Header"/>
    <w:pPr>
      <w:numPr>
        <w:numId w:val="3"/>
      </w:numPr>
      <w:tabs>
        <w:tab w:val="clear" w:pos="4320"/>
        <w:tab w:val="clear" w:pos="8640"/>
      </w:tabs>
    </w:pPr>
  </w:style>
  <w:style w:type="paragraph" w:customStyle="1" w:styleId="level3text">
    <w:name w:val="level 3 text"/>
    <w:basedOn w:val="Normal"/>
    <w:pPr>
      <w:tabs>
        <w:tab w:val="clear" w:pos="360"/>
      </w:tabs>
      <w:spacing w:line="220" w:lineRule="exact"/>
      <w:ind w:left="1350" w:hanging="716"/>
    </w:pPr>
    <w:rPr>
      <w:rFonts w:ascii="Arial" w:hAnsi="Arial"/>
      <w:i/>
      <w:sz w:val="22"/>
      <w:lang w:eastAsia="zh-CN"/>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Main-Heading">
    <w:name w:val="Main-Heading"/>
    <w:basedOn w:val="Normal"/>
    <w:next w:val="Body-Text"/>
    <w:pPr>
      <w:numPr>
        <w:numId w:val="4"/>
      </w:numPr>
      <w:tabs>
        <w:tab w:val="clear" w:pos="360"/>
      </w:tabs>
      <w:spacing w:before="240" w:after="240"/>
    </w:pPr>
    <w:rPr>
      <w:b/>
      <w:szCs w:val="24"/>
    </w:rPr>
  </w:style>
  <w:style w:type="paragraph" w:customStyle="1" w:styleId="Body-Text">
    <w:name w:val="Body-Text"/>
    <w:basedOn w:val="Normal"/>
    <w:pPr>
      <w:tabs>
        <w:tab w:val="clear" w:pos="360"/>
      </w:tabs>
      <w:ind w:left="720"/>
    </w:pPr>
  </w:style>
  <w:style w:type="paragraph" w:customStyle="1" w:styleId="2ndLevel-Heading">
    <w:name w:val="2nd Level-Heading"/>
    <w:basedOn w:val="Normal"/>
    <w:next w:val="Body-Text"/>
    <w:pPr>
      <w:numPr>
        <w:ilvl w:val="1"/>
        <w:numId w:val="4"/>
      </w:numPr>
      <w:tabs>
        <w:tab w:val="clear" w:pos="360"/>
      </w:tabs>
      <w:spacing w:before="240" w:after="240"/>
    </w:pPr>
    <w:rPr>
      <w:b/>
      <w:sz w:val="22"/>
      <w:szCs w:val="22"/>
    </w:rPr>
  </w:style>
  <w:style w:type="paragraph" w:customStyle="1" w:styleId="3rdLevel-Heading">
    <w:name w:val="3rd Level-Heading"/>
    <w:basedOn w:val="Normal"/>
    <w:next w:val="Body-Text"/>
    <w:pPr>
      <w:numPr>
        <w:ilvl w:val="2"/>
        <w:numId w:val="4"/>
      </w:numPr>
      <w:tabs>
        <w:tab w:val="clear" w:pos="360"/>
      </w:tabs>
      <w:spacing w:before="240" w:after="240"/>
    </w:pPr>
    <w:rPr>
      <w:b/>
      <w:caps/>
    </w:rPr>
  </w:style>
  <w:style w:type="paragraph" w:styleId="Caption">
    <w:name w:val="caption"/>
    <w:basedOn w:val="Normal"/>
    <w:next w:val="Normal"/>
    <w:qFormat/>
    <w:rsid w:val="00872D9A"/>
    <w:pPr>
      <w:tabs>
        <w:tab w:val="clear" w:pos="360"/>
      </w:tabs>
      <w:jc w:val="center"/>
    </w:pPr>
    <w:rPr>
      <w:b/>
      <w:caps/>
      <w:lang w:val="en-GB"/>
    </w:rPr>
  </w:style>
  <w:style w:type="paragraph" w:customStyle="1" w:styleId="Heading0">
    <w:name w:val="Heading 0"/>
    <w:pPr>
      <w:spacing w:before="120"/>
    </w:pPr>
    <w:rPr>
      <w:rFonts w:ascii="Century Gothic" w:hAnsi="Century Gothic"/>
      <w:b/>
      <w:bCs/>
      <w:sz w:val="24"/>
      <w:lang w:val="en-US" w:eastAsia="en-US"/>
    </w:rPr>
  </w:style>
  <w:style w:type="paragraph" w:styleId="DocumentMap">
    <w:name w:val="Document Map"/>
    <w:basedOn w:val="Normal"/>
    <w:semiHidden/>
    <w:pPr>
      <w:shd w:val="clear" w:color="auto" w:fill="000080"/>
    </w:pPr>
    <w:rPr>
      <w:rFonts w:ascii="Tahoma" w:hAnsi="Tahoma" w:cs="Tahoma"/>
    </w:rPr>
  </w:style>
  <w:style w:type="paragraph" w:customStyle="1" w:styleId="Bullet">
    <w:name w:val="Bullet"/>
    <w:basedOn w:val="Normal"/>
    <w:rsid w:val="00006A96"/>
    <w:pPr>
      <w:tabs>
        <w:tab w:val="clear" w:pos="360"/>
      </w:tabs>
      <w:autoSpaceDE w:val="0"/>
      <w:autoSpaceDN w:val="0"/>
      <w:spacing w:after="240"/>
    </w:pPr>
    <w:rPr>
      <w:lang w:val="en-CA"/>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customStyle="1" w:styleId="Default">
    <w:name w:val="Default"/>
    <w:rsid w:val="0064234D"/>
    <w:pPr>
      <w:autoSpaceDE w:val="0"/>
      <w:autoSpaceDN w:val="0"/>
      <w:adjustRightInd w:val="0"/>
    </w:pPr>
    <w:rPr>
      <w:rFonts w:ascii="Century Gothic" w:hAnsi="Century Gothic" w:cs="Century Gothic"/>
      <w:color w:val="000000"/>
      <w:sz w:val="24"/>
      <w:szCs w:val="24"/>
      <w:lang w:val="en-US" w:eastAsia="en-US"/>
    </w:rPr>
  </w:style>
  <w:style w:type="paragraph" w:customStyle="1" w:styleId="StyleHeading2CenturyGothic10ptBlack">
    <w:name w:val="Style Heading 2 + Century Gothic 10 pt Black"/>
    <w:basedOn w:val="Heading2"/>
    <w:rsid w:val="00674820"/>
    <w:rPr>
      <w:bCs w:val="0"/>
      <w:smallCaps w:val="0"/>
    </w:rPr>
  </w:style>
  <w:style w:type="paragraph" w:customStyle="1" w:styleId="StyleStyleHeading2CenturyGothic10ptBlackCenturyGothic">
    <w:name w:val="Style Style Heading 2 + Century Gothic 10 pt Black + Century Gothic"/>
    <w:basedOn w:val="StyleHeading2CenturyGothic10ptBlack"/>
    <w:rsid w:val="009C0810"/>
    <w:rPr>
      <w:rFonts w:ascii="Century Gothic" w:hAnsi="Century Gothic"/>
    </w:rPr>
  </w:style>
  <w:style w:type="character" w:customStyle="1" w:styleId="BodyTextChar">
    <w:name w:val="Body Text Char"/>
    <w:link w:val="BodyText"/>
    <w:rsid w:val="000F5FE0"/>
    <w:rPr>
      <w:i/>
      <w:color w:val="0000FF"/>
      <w:sz w:val="24"/>
      <w:lang w:val="en-US" w:eastAsia="en-US" w:bidi="ar-SA"/>
    </w:rPr>
  </w:style>
  <w:style w:type="paragraph" w:customStyle="1" w:styleId="StyleBodyTextCenturyGothic10ptNotItalicAuto">
    <w:name w:val="Style Body Text + Century Gothic 10 pt Not Italic Auto"/>
    <w:basedOn w:val="BodyText"/>
    <w:autoRedefine/>
    <w:rsid w:val="000F5FE0"/>
    <w:pPr>
      <w:spacing w:line="240" w:lineRule="atLeast"/>
    </w:pPr>
    <w:rPr>
      <w:i w:val="0"/>
      <w:color w:val="auto"/>
    </w:rPr>
  </w:style>
  <w:style w:type="paragraph" w:customStyle="1" w:styleId="StyleListBulletCenturyGothic11ptBlackBefore4ptAf">
    <w:name w:val="Style List Bullet + Century Gothic 11 pt Black Before:  4 pt Af..."/>
    <w:basedOn w:val="Normal"/>
    <w:rsid w:val="000F5FE0"/>
    <w:pPr>
      <w:numPr>
        <w:numId w:val="6"/>
      </w:numPr>
      <w:tabs>
        <w:tab w:val="clear" w:pos="360"/>
      </w:tabs>
    </w:pPr>
  </w:style>
  <w:style w:type="character" w:customStyle="1" w:styleId="StyleCenturyGothic11ptBoldBlackSmallcaps">
    <w:name w:val="Style Century Gothic 11 pt Bold Black Small caps"/>
    <w:rsid w:val="003B2243"/>
    <w:rPr>
      <w:rFonts w:ascii="Century Gothic Bold" w:hAnsi="Century Gothic Bold"/>
      <w:b/>
      <w:bCs/>
      <w:caps/>
      <w:dstrike w:val="0"/>
      <w:color w:val="000000"/>
      <w:sz w:val="28"/>
      <w:szCs w:val="28"/>
      <w:vertAlign w:val="baseline"/>
    </w:rPr>
  </w:style>
  <w:style w:type="paragraph" w:customStyle="1" w:styleId="StyleBodyTextCenturyGothic10ptNotItalicBlack">
    <w:name w:val="Style Body Text + Century Gothic 10 pt Not Italic Black"/>
    <w:basedOn w:val="BodyText"/>
    <w:autoRedefine/>
    <w:rsid w:val="00B710AB"/>
    <w:pPr>
      <w:spacing w:line="240" w:lineRule="atLeast"/>
      <w:ind w:left="360" w:hanging="360"/>
    </w:pPr>
    <w:rPr>
      <w:i w:val="0"/>
      <w:color w:val="000000"/>
    </w:rPr>
  </w:style>
  <w:style w:type="table" w:styleId="TableProfessional">
    <w:name w:val="Table Professional"/>
    <w:basedOn w:val="TableNormal"/>
    <w:rsid w:val="00573BD2"/>
    <w:pPr>
      <w:tabs>
        <w:tab w:val="left" w:pos="360"/>
      </w:tab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uiPriority w:val="39"/>
    <w:rsid w:val="00573BD2"/>
    <w:pPr>
      <w:tabs>
        <w:tab w:val="left" w:pos="360"/>
      </w:tab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1">
    <w:name w:val="Table List 1"/>
    <w:basedOn w:val="TableNormal"/>
    <w:rsid w:val="00573BD2"/>
    <w:pPr>
      <w:tabs>
        <w:tab w:val="left" w:pos="360"/>
      </w:tabs>
    </w:pPr>
    <w:tblPr>
      <w:tblStyleRowBandSize w:val="1"/>
      <w:tblBorders>
        <w:insideV w:val="single" w:sz="6" w:space="0" w:color="000000"/>
      </w:tblBorders>
    </w:tblPr>
    <w:tcPr>
      <w:shd w:val="clear" w:color="auto" w:fill="FFFFCC"/>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573BD2"/>
    <w:pPr>
      <w:tabs>
        <w:tab w:val="left" w:pos="360"/>
      </w:tabs>
    </w:pPr>
    <w:rPr>
      <w:rFonts w:ascii="Century Gothic" w:hAnsi="Century Gothic"/>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StyleBodyTextJustifiedAfter0pt">
    <w:name w:val="Style Body Text + Justified After:  0 pt"/>
    <w:basedOn w:val="BodyText"/>
    <w:autoRedefine/>
    <w:rsid w:val="00573BD2"/>
    <w:pPr>
      <w:spacing w:line="264" w:lineRule="auto"/>
    </w:pPr>
    <w:rPr>
      <w:i w:val="0"/>
      <w:color w:val="auto"/>
      <w:sz w:val="22"/>
    </w:rPr>
  </w:style>
  <w:style w:type="character" w:customStyle="1" w:styleId="apple-style-span">
    <w:name w:val="apple-style-span"/>
    <w:basedOn w:val="DefaultParagraphFont"/>
    <w:rsid w:val="00573BD2"/>
  </w:style>
  <w:style w:type="paragraph" w:styleId="Revision">
    <w:name w:val="Revision"/>
    <w:hidden/>
    <w:uiPriority w:val="99"/>
    <w:semiHidden/>
    <w:rsid w:val="00573BD2"/>
    <w:rPr>
      <w:sz w:val="24"/>
      <w:lang w:val="en-US" w:eastAsia="en-US"/>
    </w:rPr>
  </w:style>
  <w:style w:type="character" w:customStyle="1" w:styleId="Heading2Char">
    <w:name w:val="Heading 2 Char"/>
    <w:rsid w:val="00573BD2"/>
    <w:rPr>
      <w:b/>
      <w:smallCaps/>
      <w:sz w:val="24"/>
      <w:lang w:val="en-US" w:eastAsia="en-US" w:bidi="ar-SA"/>
    </w:rPr>
  </w:style>
  <w:style w:type="character" w:customStyle="1" w:styleId="Heading25Char">
    <w:name w:val="Heading 2.5 Char"/>
    <w:rsid w:val="00573BD2"/>
  </w:style>
  <w:style w:type="paragraph" w:customStyle="1" w:styleId="REPORTHD2">
    <w:name w:val="REPORT_HD2"/>
    <w:basedOn w:val="Normal"/>
    <w:rsid w:val="00573BD2"/>
    <w:pPr>
      <w:tabs>
        <w:tab w:val="clear" w:pos="360"/>
      </w:tabs>
      <w:autoSpaceDE w:val="0"/>
      <w:autoSpaceDN w:val="0"/>
      <w:adjustRightInd w:val="0"/>
      <w:ind w:right="1190"/>
    </w:pPr>
    <w:rPr>
      <w:rFonts w:ascii="Arial" w:hAnsi="Arial" w:cs="Arial"/>
      <w:b/>
      <w:bCs/>
      <w:color w:val="000000"/>
      <w:szCs w:val="24"/>
      <w:lang w:eastAsia="en-SG"/>
    </w:rPr>
  </w:style>
  <w:style w:type="paragraph" w:customStyle="1" w:styleId="NormalCenturyGothic">
    <w:name w:val="Normal + Century Gothic"/>
    <w:aliases w:val="10 pt,Normal + (Latin) Century Gothic,(Asian) SimSun"/>
    <w:basedOn w:val="Normal"/>
    <w:rsid w:val="00573BD2"/>
    <w:pPr>
      <w:tabs>
        <w:tab w:val="clear" w:pos="360"/>
      </w:tabs>
      <w:ind w:left="1080"/>
    </w:pPr>
    <w:rPr>
      <w:rFonts w:eastAsia="SimSun"/>
      <w:smallCaps/>
    </w:rPr>
  </w:style>
  <w:style w:type="character" w:styleId="FollowedHyperlink">
    <w:name w:val="FollowedHyperlink"/>
    <w:rsid w:val="00573BD2"/>
    <w:rPr>
      <w:color w:val="800080"/>
      <w:u w:val="single"/>
    </w:rPr>
  </w:style>
  <w:style w:type="paragraph" w:customStyle="1" w:styleId="Heading2CenturyGothic10ptBlack">
    <w:name w:val="Heading 2 + Century Gothic 10 pt Black"/>
    <w:basedOn w:val="Heading2"/>
    <w:rsid w:val="00573BD2"/>
    <w:pPr>
      <w:spacing w:before="40"/>
    </w:pPr>
    <w:rPr>
      <w:bCs w:val="0"/>
    </w:rPr>
  </w:style>
  <w:style w:type="paragraph" w:customStyle="1" w:styleId="Heading3Justified">
    <w:name w:val="Heading 3 + Justified"/>
    <w:basedOn w:val="Heading3"/>
    <w:rsid w:val="00573BD2"/>
    <w:pPr>
      <w:shd w:val="pct10" w:color="auto" w:fill="auto"/>
      <w:tabs>
        <w:tab w:val="left" w:pos="360"/>
        <w:tab w:val="num" w:pos="1170"/>
      </w:tabs>
      <w:ind w:left="1170"/>
    </w:pPr>
    <w:rPr>
      <w:bCs/>
      <w:smallCaps/>
    </w:rPr>
  </w:style>
  <w:style w:type="paragraph" w:customStyle="1" w:styleId="BulletedListCG">
    <w:name w:val="Bulleted List CG"/>
    <w:basedOn w:val="Normal"/>
    <w:rsid w:val="00006A96"/>
    <w:pPr>
      <w:numPr>
        <w:numId w:val="8"/>
      </w:numPr>
    </w:pPr>
  </w:style>
  <w:style w:type="numbering" w:styleId="111111">
    <w:name w:val="Outline List 2"/>
    <w:basedOn w:val="NoList"/>
    <w:rsid w:val="00573BD2"/>
    <w:pPr>
      <w:numPr>
        <w:numId w:val="8"/>
      </w:numPr>
    </w:pPr>
  </w:style>
  <w:style w:type="paragraph" w:customStyle="1" w:styleId="StyleHeading210ptBlack">
    <w:name w:val="Style Heading 2 + 10 pt Black"/>
    <w:basedOn w:val="Heading2"/>
    <w:rsid w:val="00006A96"/>
    <w:rPr>
      <w:bCs w:val="0"/>
    </w:rPr>
  </w:style>
  <w:style w:type="paragraph" w:styleId="ListParagraph">
    <w:name w:val="List Paragraph"/>
    <w:aliases w:val="AB List 1,Bullet Points,List Paragraph1,ProcessA"/>
    <w:basedOn w:val="Normal"/>
    <w:link w:val="ListParagraphChar"/>
    <w:uiPriority w:val="34"/>
    <w:qFormat/>
    <w:rsid w:val="00573BD2"/>
    <w:pPr>
      <w:ind w:left="720"/>
    </w:pPr>
  </w:style>
  <w:style w:type="character" w:customStyle="1" w:styleId="Heading3Char">
    <w:name w:val="Heading 3 Char"/>
    <w:link w:val="Heading3"/>
    <w:rsid w:val="00382535"/>
    <w:rPr>
      <w:rFonts w:ascii="Century Gothic Bold" w:hAnsi="Century Gothic Bold"/>
      <w:b/>
      <w:lang w:val="en-US" w:eastAsia="en-US"/>
    </w:rPr>
  </w:style>
  <w:style w:type="numbering" w:customStyle="1" w:styleId="NoList1">
    <w:name w:val="No List1"/>
    <w:next w:val="NoList"/>
    <w:semiHidden/>
    <w:rsid w:val="00573BD2"/>
  </w:style>
  <w:style w:type="paragraph" w:customStyle="1" w:styleId="xl24">
    <w:name w:val="xl24"/>
    <w:basedOn w:val="Normal"/>
    <w:rsid w:val="00573BD2"/>
    <w:pPr>
      <w:pBdr>
        <w:top w:val="single" w:sz="4" w:space="0" w:color="auto"/>
        <w:left w:val="single" w:sz="4" w:space="0" w:color="auto"/>
        <w:bottom w:val="single" w:sz="4" w:space="0" w:color="auto"/>
        <w:right w:val="single" w:sz="4" w:space="0" w:color="auto"/>
      </w:pBdr>
      <w:shd w:val="clear" w:color="auto" w:fill="969696"/>
      <w:tabs>
        <w:tab w:val="clear" w:pos="360"/>
      </w:tabs>
      <w:spacing w:before="100" w:beforeAutospacing="1" w:after="100" w:afterAutospacing="1"/>
      <w:textAlignment w:val="top"/>
    </w:pPr>
    <w:rPr>
      <w:rFonts w:eastAsia="SimSun"/>
      <w:b/>
      <w:bCs/>
      <w:szCs w:val="24"/>
      <w:lang w:val="en-SG" w:eastAsia="zh-CN"/>
    </w:rPr>
  </w:style>
  <w:style w:type="paragraph" w:customStyle="1" w:styleId="xl25">
    <w:name w:val="xl25"/>
    <w:basedOn w:val="Normal"/>
    <w:rsid w:val="00573BD2"/>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textAlignment w:val="top"/>
    </w:pPr>
    <w:rPr>
      <w:rFonts w:eastAsia="SimSun"/>
      <w:szCs w:val="24"/>
      <w:lang w:val="en-SG" w:eastAsia="zh-CN"/>
    </w:rPr>
  </w:style>
  <w:style w:type="paragraph" w:customStyle="1" w:styleId="xl26">
    <w:name w:val="xl26"/>
    <w:basedOn w:val="Normal"/>
    <w:rsid w:val="00573BD2"/>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pPr>
    <w:rPr>
      <w:rFonts w:eastAsia="SimSun"/>
      <w:szCs w:val="24"/>
      <w:lang w:val="en-SG" w:eastAsia="zh-CN"/>
    </w:rPr>
  </w:style>
  <w:style w:type="paragraph" w:customStyle="1" w:styleId="xl27">
    <w:name w:val="xl27"/>
    <w:basedOn w:val="Normal"/>
    <w:rsid w:val="00573BD2"/>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pPr>
    <w:rPr>
      <w:rFonts w:eastAsia="SimSun"/>
      <w:szCs w:val="24"/>
      <w:lang w:val="en-SG" w:eastAsia="zh-CN"/>
    </w:rPr>
  </w:style>
  <w:style w:type="paragraph" w:customStyle="1" w:styleId="xl28">
    <w:name w:val="xl28"/>
    <w:basedOn w:val="Normal"/>
    <w:rsid w:val="00573BD2"/>
    <w:pPr>
      <w:pBdr>
        <w:top w:val="single" w:sz="4" w:space="0" w:color="auto"/>
        <w:left w:val="single" w:sz="4" w:space="0" w:color="auto"/>
        <w:bottom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xl29">
    <w:name w:val="xl29"/>
    <w:basedOn w:val="Normal"/>
    <w:rsid w:val="00573BD2"/>
    <w:pPr>
      <w:pBdr>
        <w:top w:val="single" w:sz="4" w:space="0" w:color="auto"/>
        <w:bottom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xl30">
    <w:name w:val="xl30"/>
    <w:basedOn w:val="Normal"/>
    <w:rsid w:val="00573BD2"/>
    <w:pPr>
      <w:pBdr>
        <w:top w:val="single" w:sz="4" w:space="0" w:color="auto"/>
        <w:bottom w:val="single" w:sz="4" w:space="0" w:color="auto"/>
        <w:right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xl31">
    <w:name w:val="xl31"/>
    <w:basedOn w:val="Normal"/>
    <w:rsid w:val="00573BD2"/>
    <w:pPr>
      <w:pBdr>
        <w:top w:val="single" w:sz="4" w:space="0" w:color="auto"/>
        <w:left w:val="single" w:sz="4" w:space="0" w:color="auto"/>
        <w:bottom w:val="single" w:sz="4" w:space="0" w:color="auto"/>
        <w:right w:val="single" w:sz="4" w:space="0" w:color="auto"/>
      </w:pBdr>
      <w:shd w:val="clear" w:color="auto" w:fill="C0C0C0"/>
      <w:tabs>
        <w:tab w:val="clear" w:pos="360"/>
      </w:tabs>
      <w:spacing w:before="100" w:beforeAutospacing="1" w:after="100" w:afterAutospacing="1"/>
      <w:textAlignment w:val="top"/>
    </w:pPr>
    <w:rPr>
      <w:rFonts w:eastAsia="SimSun"/>
      <w:b/>
      <w:bCs/>
      <w:szCs w:val="24"/>
      <w:lang w:val="en-SG" w:eastAsia="zh-CN"/>
    </w:rPr>
  </w:style>
  <w:style w:type="paragraph" w:customStyle="1" w:styleId="111Heading3">
    <w:name w:val="1.1.1 Heading 3"/>
    <w:basedOn w:val="Heading3"/>
    <w:rsid w:val="00006A96"/>
    <w:pPr>
      <w:ind w:hanging="1170"/>
    </w:pPr>
    <w:rPr>
      <w:bCs/>
      <w:caps/>
    </w:rPr>
  </w:style>
  <w:style w:type="paragraph" w:customStyle="1" w:styleId="StyleHeading3CenturyGothicBoldNotBoldSmallcaps">
    <w:name w:val="Style Heading 3 + Century Gothic Bold Not Bold Small caps"/>
    <w:basedOn w:val="Heading3"/>
    <w:autoRedefine/>
    <w:rsid w:val="00E9788B"/>
    <w:rPr>
      <w:caps/>
    </w:rPr>
  </w:style>
  <w:style w:type="paragraph" w:customStyle="1" w:styleId="StyleBodyTextCenturyGothic10ptNotItalicAuto1">
    <w:name w:val="Style Body Text + Century Gothic 10 pt Not Italic Auto1"/>
    <w:basedOn w:val="BodyText"/>
    <w:link w:val="StyleBodyTextCenturyGothic10ptNotItalicAuto1Char"/>
    <w:rsid w:val="00D67B2E"/>
    <w:rPr>
      <w:i w:val="0"/>
      <w:color w:val="auto"/>
    </w:rPr>
  </w:style>
  <w:style w:type="character" w:customStyle="1" w:styleId="StyleBodyTextCenturyGothic10ptNotItalicAuto1Char">
    <w:name w:val="Style Body Text + Century Gothic 10 pt Not Italic Auto1 Char"/>
    <w:link w:val="StyleBodyTextCenturyGothic10ptNotItalicAuto1"/>
    <w:rsid w:val="00D67B2E"/>
    <w:rPr>
      <w:rFonts w:ascii="Century Gothic" w:hAnsi="Century Gothic"/>
      <w:lang w:val="en-US" w:eastAsia="en-US"/>
    </w:rPr>
  </w:style>
  <w:style w:type="paragraph" w:customStyle="1" w:styleId="StyleBodyTextCenturyGothic10ptNotItalicAutoJustifie">
    <w:name w:val="Style Body Text + Century Gothic 10 pt Not Italic Auto Justifie..."/>
    <w:basedOn w:val="BodyText"/>
    <w:rsid w:val="00A7317A"/>
    <w:pPr>
      <w:spacing w:line="240" w:lineRule="atLeast"/>
    </w:pPr>
    <w:rPr>
      <w:i w:val="0"/>
      <w:color w:val="auto"/>
    </w:rPr>
  </w:style>
  <w:style w:type="character" w:customStyle="1" w:styleId="mw-headline">
    <w:name w:val="mw-headline"/>
    <w:rsid w:val="003F68CC"/>
  </w:style>
  <w:style w:type="character" w:customStyle="1" w:styleId="CharChar">
    <w:name w:val="Char Char"/>
    <w:rsid w:val="00D0609C"/>
    <w:rPr>
      <w:b/>
      <w:smallCaps/>
      <w:sz w:val="24"/>
      <w:lang w:val="en-US" w:eastAsia="en-US" w:bidi="ar-SA"/>
    </w:rPr>
  </w:style>
  <w:style w:type="paragraph" w:customStyle="1" w:styleId="CharCharCharCharCharChar">
    <w:name w:val="Char Char Char Char Char Char"/>
    <w:basedOn w:val="Normal"/>
    <w:rsid w:val="00D0609C"/>
    <w:pPr>
      <w:tabs>
        <w:tab w:val="clear" w:pos="360"/>
      </w:tabs>
      <w:spacing w:after="160" w:line="240" w:lineRule="exact"/>
    </w:pPr>
    <w:rPr>
      <w:rFonts w:ascii="Verdana" w:eastAsia="SimSun" w:hAnsi="Verdana"/>
    </w:rPr>
  </w:style>
  <w:style w:type="paragraph" w:customStyle="1" w:styleId="Normal-Table">
    <w:name w:val="Normal-Table"/>
    <w:basedOn w:val="Normal"/>
    <w:rsid w:val="006F4C75"/>
    <w:pPr>
      <w:tabs>
        <w:tab w:val="clear" w:pos="360"/>
      </w:tabs>
      <w:spacing w:after="60" w:line="264" w:lineRule="auto"/>
    </w:pPr>
    <w:rPr>
      <w:rFonts w:ascii="Arial" w:eastAsia="SimSun" w:hAnsi="Arial"/>
      <w:sz w:val="18"/>
      <w:lang w:val="en-GB"/>
    </w:rPr>
  </w:style>
  <w:style w:type="table" w:customStyle="1" w:styleId="ListTable7Colorful-Accent51">
    <w:name w:val="List Table 7 Colorful - Accent 51"/>
    <w:basedOn w:val="TableNormal"/>
    <w:uiPriority w:val="52"/>
    <w:rsid w:val="006F4C75"/>
    <w:pPr>
      <w:spacing w:before="100"/>
    </w:pPr>
    <w:rPr>
      <w:rFonts w:asciiTheme="minorHAnsi" w:eastAsiaTheme="minorEastAsia" w:hAnsiTheme="minorHAnsi" w:cstheme="minorBidi"/>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21">
    <w:name w:val="List Table 3 - Accent 21"/>
    <w:basedOn w:val="TableNormal"/>
    <w:uiPriority w:val="48"/>
    <w:rsid w:val="008C17E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GridTable1Light-Accent21">
    <w:name w:val="Grid Table 1 Light - Accent 21"/>
    <w:basedOn w:val="TableNormal"/>
    <w:uiPriority w:val="46"/>
    <w:rsid w:val="00D96E09"/>
    <w:tblPr>
      <w:tblStyleRowBandSize w:val="1"/>
      <w:tblStyleColBandSize w:val="1"/>
      <w:tbl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insideH w:val="single" w:sz="4" w:space="0" w:color="943634" w:themeColor="accent2" w:themeShade="BF"/>
        <w:insideV w:val="single" w:sz="4" w:space="0" w:color="943634" w:themeColor="accent2" w:themeShade="BF"/>
      </w:tblBorders>
    </w:tblPr>
    <w:tblStylePr w:type="firstRow">
      <w:rPr>
        <w:b w:val="0"/>
        <w:bCs/>
        <w:color w:val="FFFFFF" w:themeColor="background1"/>
      </w:rPr>
      <w:tblPr/>
      <w:tcPr>
        <w:shd w:val="clear" w:color="auto" w:fill="943634" w:themeFill="accent2" w:themeFillShade="BF"/>
      </w:tcPr>
    </w:tblStylePr>
    <w:tblStylePr w:type="lastRow">
      <w:rPr>
        <w:b w:val="0"/>
        <w:bCs/>
      </w:rPr>
      <w:tblPr/>
      <w:tcPr>
        <w:tcBorders>
          <w:top w:val="double" w:sz="2" w:space="0" w:color="D99594" w:themeColor="accent2" w:themeTint="99"/>
        </w:tcBorders>
      </w:tcPr>
    </w:tblStylePr>
    <w:tblStylePr w:type="firstCol">
      <w:rPr>
        <w:b w:val="0"/>
        <w:bCs/>
      </w:rPr>
    </w:tblStylePr>
    <w:tblStylePr w:type="lastCol">
      <w:rPr>
        <w:b w:val="0"/>
        <w:bCs/>
      </w:rPr>
    </w:tblStylePr>
  </w:style>
  <w:style w:type="table" w:customStyle="1" w:styleId="GridTable4-Accent21">
    <w:name w:val="Grid Table 4 - Accent 21"/>
    <w:basedOn w:val="TableNormal"/>
    <w:uiPriority w:val="49"/>
    <w:rsid w:val="00D96E09"/>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21">
    <w:name w:val="Grid Table 6 Colorful - Accent 21"/>
    <w:basedOn w:val="TableNormal"/>
    <w:uiPriority w:val="51"/>
    <w:rsid w:val="00D96E09"/>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FootnoteReference">
    <w:name w:val="footnote reference"/>
    <w:unhideWhenUsed/>
    <w:rsid w:val="00C70103"/>
    <w:rPr>
      <w:vertAlign w:val="superscript"/>
    </w:rPr>
  </w:style>
  <w:style w:type="table" w:customStyle="1" w:styleId="GridTable2-Accent21">
    <w:name w:val="Grid Table 2 - Accent 21"/>
    <w:basedOn w:val="TableNormal"/>
    <w:uiPriority w:val="47"/>
    <w:rsid w:val="005E6C9C"/>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StyleBodyTextCenturyGothic10ptNotItalicAutoAfter1">
    <w:name w:val="Style Body Text + Century Gothic 10 pt Not Italic Auto After:  ...1"/>
    <w:basedOn w:val="BodyText"/>
    <w:rsid w:val="008F085B"/>
    <w:pPr>
      <w:spacing w:after="100"/>
    </w:pPr>
    <w:rPr>
      <w:i w:val="0"/>
      <w:color w:val="auto"/>
    </w:rPr>
  </w:style>
  <w:style w:type="paragraph" w:styleId="TOCHeading">
    <w:name w:val="TOC Heading"/>
    <w:basedOn w:val="Heading1"/>
    <w:next w:val="Normal"/>
    <w:qFormat/>
    <w:rsid w:val="003A0CD7"/>
    <w:pPr>
      <w:keepLines/>
      <w:shd w:val="clear" w:color="auto" w:fill="auto"/>
      <w:spacing w:before="480" w:after="0" w:line="276" w:lineRule="auto"/>
      <w:outlineLvl w:val="9"/>
    </w:pPr>
    <w:rPr>
      <w:rFonts w:ascii="Cambria" w:eastAsia="MS Gothic" w:hAnsi="Cambria"/>
      <w:bCs/>
      <w:smallCaps w:val="0"/>
      <w:color w:val="365F91"/>
      <w:kern w:val="0"/>
      <w:szCs w:val="28"/>
      <w:lang w:eastAsia="ja-JP"/>
    </w:rPr>
  </w:style>
  <w:style w:type="table" w:customStyle="1" w:styleId="PlainTable21">
    <w:name w:val="Plain Table 21"/>
    <w:basedOn w:val="TableNormal"/>
    <w:uiPriority w:val="42"/>
    <w:rsid w:val="0082289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82289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6Colorful1">
    <w:name w:val="Grid Table 6 Colorful1"/>
    <w:basedOn w:val="TableNormal"/>
    <w:uiPriority w:val="51"/>
    <w:rsid w:val="00ED5C7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31">
    <w:name w:val="Plain Table 31"/>
    <w:basedOn w:val="TableNormal"/>
    <w:uiPriority w:val="43"/>
    <w:rsid w:val="005079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6Colorful-Accent210">
    <w:name w:val="Grid Table 6 Colorful - Accent 21"/>
    <w:basedOn w:val="TableNormal"/>
    <w:uiPriority w:val="51"/>
    <w:rsid w:val="00D83305"/>
    <w:rPr>
      <w:color w:val="943634" w:themeColor="accent2" w:themeShade="BF"/>
      <w:lang w:eastAsia="en-SG"/>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1Light-Accent210">
    <w:name w:val="Grid Table 1 Light - Accent 21"/>
    <w:basedOn w:val="TableNormal"/>
    <w:uiPriority w:val="46"/>
    <w:rsid w:val="009446FB"/>
    <w:tblPr>
      <w:tblStyleRowBandSize w:val="1"/>
      <w:tblStyleColBandSize w:val="1"/>
      <w:tbl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insideH w:val="single" w:sz="4" w:space="0" w:color="943634" w:themeColor="accent2" w:themeShade="BF"/>
        <w:insideV w:val="single" w:sz="4" w:space="0" w:color="943634" w:themeColor="accent2" w:themeShade="BF"/>
      </w:tblBorders>
    </w:tblPr>
    <w:tblStylePr w:type="firstRow">
      <w:rPr>
        <w:b w:val="0"/>
        <w:bCs/>
        <w:color w:val="FFFFFF" w:themeColor="background1"/>
      </w:rPr>
      <w:tblPr/>
      <w:tcPr>
        <w:shd w:val="clear" w:color="auto" w:fill="943634" w:themeFill="accent2" w:themeFillShade="BF"/>
      </w:tcPr>
    </w:tblStylePr>
    <w:tblStylePr w:type="lastRow">
      <w:rPr>
        <w:b w:val="0"/>
        <w:bCs/>
      </w:rPr>
      <w:tblPr/>
      <w:tcPr>
        <w:tcBorders>
          <w:top w:val="double" w:sz="2" w:space="0" w:color="D99594" w:themeColor="accent2" w:themeTint="99"/>
        </w:tcBorders>
      </w:tcPr>
    </w:tblStylePr>
    <w:tblStylePr w:type="firstCol">
      <w:rPr>
        <w:b w:val="0"/>
        <w:bCs/>
      </w:rPr>
    </w:tblStylePr>
    <w:tblStylePr w:type="lastCol">
      <w:rPr>
        <w:b w:val="0"/>
        <w:bCs/>
      </w:rPr>
    </w:tblStylePr>
  </w:style>
  <w:style w:type="table" w:customStyle="1" w:styleId="ListTable1Light-Accent21">
    <w:name w:val="List Table 1 Light - Accent 21"/>
    <w:basedOn w:val="TableNormal"/>
    <w:uiPriority w:val="46"/>
    <w:rsid w:val="00370F33"/>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StyleHeading4StyleHeading4CenturyGothic10pt">
    <w:name w:val="Style Heading 4Style Heading 4 + Century Gothic 10 pt"/>
    <w:basedOn w:val="Heading4"/>
    <w:autoRedefine/>
    <w:rsid w:val="0082351D"/>
    <w:rPr>
      <w:bCs/>
      <w:i/>
      <w:iCs/>
    </w:rPr>
  </w:style>
  <w:style w:type="paragraph" w:customStyle="1" w:styleId="StyleStyleHeading3CenturyGothicBoldNotBoldSmallcapsA">
    <w:name w:val="Style Style Heading 3 + Century Gothic Bold Not Bold Small caps + A..."/>
    <w:basedOn w:val="StyleHeading3CenturyGothicBoldNotBoldSmallcaps"/>
    <w:rsid w:val="0082351D"/>
    <w:pPr>
      <w:tabs>
        <w:tab w:val="left" w:pos="360"/>
        <w:tab w:val="num" w:pos="624"/>
      </w:tabs>
      <w:spacing w:after="100"/>
    </w:pPr>
    <w:rPr>
      <w:bCs/>
      <w:caps w:val="0"/>
    </w:rPr>
  </w:style>
  <w:style w:type="paragraph" w:styleId="Title">
    <w:name w:val="Title"/>
    <w:basedOn w:val="Normal"/>
    <w:next w:val="Normal"/>
    <w:link w:val="TitleChar"/>
    <w:qFormat/>
    <w:rsid w:val="00F0274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0274D"/>
    <w:rPr>
      <w:rFonts w:asciiTheme="majorHAnsi" w:eastAsiaTheme="majorEastAsia" w:hAnsiTheme="majorHAnsi" w:cstheme="majorBidi"/>
      <w:spacing w:val="-10"/>
      <w:kern w:val="28"/>
      <w:sz w:val="56"/>
      <w:szCs w:val="56"/>
      <w:lang w:val="en-US" w:eastAsia="en-US"/>
    </w:rPr>
  </w:style>
  <w:style w:type="character" w:styleId="Strong">
    <w:name w:val="Strong"/>
    <w:basedOn w:val="DefaultParagraphFont"/>
    <w:uiPriority w:val="22"/>
    <w:qFormat/>
    <w:rsid w:val="00EA7E7E"/>
    <w:rPr>
      <w:b/>
      <w:bCs/>
    </w:rPr>
  </w:style>
  <w:style w:type="character" w:customStyle="1" w:styleId="apple-converted-space">
    <w:name w:val="apple-converted-space"/>
    <w:basedOn w:val="DefaultParagraphFont"/>
    <w:rsid w:val="00EA7E7E"/>
  </w:style>
  <w:style w:type="character" w:styleId="HTMLCode">
    <w:name w:val="HTML Code"/>
    <w:basedOn w:val="DefaultParagraphFont"/>
    <w:uiPriority w:val="99"/>
    <w:semiHidden/>
    <w:unhideWhenUsed/>
    <w:rsid w:val="00EA7E7E"/>
    <w:rPr>
      <w:rFonts w:ascii="Courier New" w:eastAsia="Times New Roman" w:hAnsi="Courier New" w:cs="Courier New"/>
      <w:sz w:val="20"/>
      <w:szCs w:val="20"/>
    </w:rPr>
  </w:style>
  <w:style w:type="character" w:styleId="SubtleEmphasis">
    <w:name w:val="Subtle Emphasis"/>
    <w:basedOn w:val="DefaultParagraphFont"/>
    <w:uiPriority w:val="19"/>
    <w:qFormat/>
    <w:rsid w:val="005223EC"/>
    <w:rPr>
      <w:i/>
      <w:iCs/>
      <w:color w:val="404040" w:themeColor="text1" w:themeTint="BF"/>
    </w:rPr>
  </w:style>
  <w:style w:type="character" w:styleId="IntenseReference">
    <w:name w:val="Intense Reference"/>
    <w:basedOn w:val="DefaultParagraphFont"/>
    <w:uiPriority w:val="32"/>
    <w:qFormat/>
    <w:rsid w:val="005223EC"/>
    <w:rPr>
      <w:color w:val="4F81BD" w:themeColor="accent1"/>
      <w:spacing w:val="5"/>
    </w:rPr>
  </w:style>
  <w:style w:type="character" w:customStyle="1" w:styleId="ListParagraphChar">
    <w:name w:val="List Paragraph Char"/>
    <w:aliases w:val="AB List 1 Char,Bullet Points Char,List Paragraph1 Char,ProcessA Char"/>
    <w:link w:val="ListParagraph"/>
    <w:uiPriority w:val="34"/>
    <w:qFormat/>
    <w:rsid w:val="00BA25F5"/>
    <w:rPr>
      <w:rFonts w:ascii="Century Gothic" w:hAnsi="Century Gothic"/>
      <w:lang w:val="en-US" w:eastAsia="en-US"/>
    </w:rPr>
  </w:style>
  <w:style w:type="paragraph" w:customStyle="1" w:styleId="Normal2">
    <w:name w:val="Normal 2"/>
    <w:basedOn w:val="Normal"/>
    <w:uiPriority w:val="99"/>
    <w:rsid w:val="00BA25F5"/>
    <w:pPr>
      <w:spacing w:after="120"/>
      <w:ind w:left="180"/>
    </w:pPr>
    <w:rPr>
      <w:rFonts w:cs="Century Gothic"/>
    </w:rPr>
  </w:style>
  <w:style w:type="paragraph" w:styleId="NoSpacing">
    <w:name w:val="No Spacing"/>
    <w:link w:val="NoSpacingChar"/>
    <w:uiPriority w:val="1"/>
    <w:qFormat/>
    <w:rsid w:val="006B5F29"/>
    <w:pPr>
      <w:widowControl w:val="0"/>
      <w:autoSpaceDE w:val="0"/>
      <w:autoSpaceDN w:val="0"/>
      <w:adjustRightInd w:val="0"/>
    </w:pPr>
    <w:rPr>
      <w:rFonts w:ascii="Century Gothic" w:hAnsi="Century Gothic" w:cs="Arial"/>
      <w:lang w:val="en-GB" w:eastAsia="es-ES_tradnl"/>
    </w:rPr>
  </w:style>
  <w:style w:type="character" w:customStyle="1" w:styleId="NoSpacingChar">
    <w:name w:val="No Spacing Char"/>
    <w:basedOn w:val="DefaultParagraphFont"/>
    <w:link w:val="NoSpacing"/>
    <w:uiPriority w:val="1"/>
    <w:rsid w:val="006B5F29"/>
    <w:rPr>
      <w:rFonts w:ascii="Century Gothic" w:hAnsi="Century Gothic" w:cs="Arial"/>
      <w:lang w:val="en-GB" w:eastAsia="es-ES_tradnl"/>
    </w:rPr>
  </w:style>
  <w:style w:type="paragraph" w:customStyle="1" w:styleId="Normal3Bullet">
    <w:name w:val="Normal 3 Bullet"/>
    <w:basedOn w:val="Normal"/>
    <w:link w:val="Normal3BulletChar"/>
    <w:uiPriority w:val="99"/>
    <w:rsid w:val="006B5F29"/>
    <w:pPr>
      <w:numPr>
        <w:numId w:val="11"/>
      </w:numPr>
      <w:spacing w:after="120"/>
    </w:pPr>
    <w:rPr>
      <w:rFonts w:eastAsia="Calibri"/>
    </w:rPr>
  </w:style>
  <w:style w:type="character" w:customStyle="1" w:styleId="Normal3BulletChar">
    <w:name w:val="Normal 3 Bullet Char"/>
    <w:basedOn w:val="DefaultParagraphFont"/>
    <w:link w:val="Normal3Bullet"/>
    <w:uiPriority w:val="99"/>
    <w:locked/>
    <w:rsid w:val="006B5F29"/>
    <w:rPr>
      <w:rFonts w:ascii="Century Gothic" w:eastAsia="Calibri" w:hAnsi="Century Gothic"/>
      <w:lang w:val="en-US" w:eastAsia="en-US"/>
    </w:rPr>
  </w:style>
  <w:style w:type="paragraph" w:customStyle="1" w:styleId="Normal3">
    <w:name w:val="Normal 3"/>
    <w:basedOn w:val="Normal"/>
    <w:link w:val="Normal3Char"/>
    <w:uiPriority w:val="99"/>
    <w:rsid w:val="006B5F29"/>
    <w:pPr>
      <w:spacing w:after="120"/>
      <w:ind w:left="360"/>
    </w:pPr>
    <w:rPr>
      <w:rFonts w:eastAsia="Calibri"/>
    </w:rPr>
  </w:style>
  <w:style w:type="character" w:customStyle="1" w:styleId="Normal3Char">
    <w:name w:val="Normal 3 Char"/>
    <w:link w:val="Normal3"/>
    <w:uiPriority w:val="99"/>
    <w:locked/>
    <w:rsid w:val="006B5F29"/>
    <w:rPr>
      <w:rFonts w:ascii="Century Gothic" w:eastAsia="Calibri" w:hAnsi="Century Gothic"/>
      <w:lang w:val="en-US" w:eastAsia="en-US"/>
    </w:rPr>
  </w:style>
  <w:style w:type="character" w:customStyle="1" w:styleId="link">
    <w:name w:val="link"/>
    <w:basedOn w:val="DefaultParagraphFont"/>
    <w:rsid w:val="007C2166"/>
  </w:style>
  <w:style w:type="character" w:customStyle="1" w:styleId="typewriter">
    <w:name w:val="typewriter"/>
    <w:basedOn w:val="DefaultParagraphFont"/>
    <w:rsid w:val="007C2166"/>
  </w:style>
  <w:style w:type="character" w:customStyle="1" w:styleId="screentext">
    <w:name w:val="screen_text"/>
    <w:basedOn w:val="DefaultParagraphFont"/>
    <w:rsid w:val="00B950FE"/>
  </w:style>
  <w:style w:type="character" w:customStyle="1" w:styleId="bold">
    <w:name w:val="bold"/>
    <w:basedOn w:val="DefaultParagraphFont"/>
    <w:rsid w:val="00913D00"/>
  </w:style>
  <w:style w:type="character" w:customStyle="1" w:styleId="CommentTextChar">
    <w:name w:val="Comment Text Char"/>
    <w:basedOn w:val="DefaultParagraphFont"/>
    <w:link w:val="CommentText"/>
    <w:uiPriority w:val="99"/>
    <w:semiHidden/>
    <w:rsid w:val="005002F3"/>
    <w:rPr>
      <w:rFonts w:ascii="Century Gothic" w:hAnsi="Century Gothic"/>
      <w:lang w:val="en-US" w:eastAsia="en-US"/>
    </w:rPr>
  </w:style>
  <w:style w:type="character" w:customStyle="1" w:styleId="callout">
    <w:name w:val="callout"/>
    <w:basedOn w:val="DefaultParagraphFont"/>
    <w:rsid w:val="00C01513"/>
  </w:style>
  <w:style w:type="paragraph" w:customStyle="1" w:styleId="StyleBodyTextCharCenturyGothic10ptNotItalicAuto">
    <w:name w:val="Style Body Text Char + Century Gothic 10 pt Not Italic Auto"/>
    <w:basedOn w:val="BodyText"/>
    <w:rsid w:val="00DB3767"/>
    <w:rPr>
      <w:i w:val="0"/>
      <w:color w:val="auto"/>
    </w:rPr>
  </w:style>
  <w:style w:type="table" w:styleId="GridTable1Light-Accent2">
    <w:name w:val="Grid Table 1 Light Accent 2"/>
    <w:basedOn w:val="TableNormal"/>
    <w:uiPriority w:val="46"/>
    <w:rsid w:val="00DB3767"/>
    <w:tblPr>
      <w:tblStyleRowBandSize w:val="1"/>
      <w:tblStyleColBandSize w:val="1"/>
      <w:tblBorders>
        <w:top w:val="single" w:sz="4" w:space="0" w:color="943634" w:themeColor="accent2" w:themeShade="BF"/>
        <w:left w:val="single" w:sz="4" w:space="0" w:color="943634" w:themeColor="accent2" w:themeShade="BF"/>
        <w:bottom w:val="single" w:sz="4" w:space="0" w:color="943634" w:themeColor="accent2" w:themeShade="BF"/>
        <w:right w:val="single" w:sz="4" w:space="0" w:color="943634" w:themeColor="accent2" w:themeShade="BF"/>
        <w:insideH w:val="single" w:sz="4" w:space="0" w:color="943634" w:themeColor="accent2" w:themeShade="BF"/>
        <w:insideV w:val="single" w:sz="4" w:space="0" w:color="943634" w:themeColor="accent2" w:themeShade="BF"/>
      </w:tblBorders>
    </w:tblPr>
    <w:tblStylePr w:type="firstRow">
      <w:rPr>
        <w:b w:val="0"/>
        <w:bCs/>
        <w:color w:val="FFFFFF" w:themeColor="background1"/>
      </w:rPr>
      <w:tblPr/>
      <w:tcPr>
        <w:shd w:val="clear" w:color="auto" w:fill="943634" w:themeFill="accent2" w:themeFillShade="BF"/>
      </w:tcPr>
    </w:tblStylePr>
    <w:tblStylePr w:type="lastRow">
      <w:rPr>
        <w:b w:val="0"/>
        <w:bCs/>
      </w:rPr>
      <w:tblPr/>
      <w:tcPr>
        <w:tcBorders>
          <w:top w:val="double" w:sz="2" w:space="0" w:color="D99594" w:themeColor="accent2" w:themeTint="99"/>
        </w:tcBorders>
      </w:tcPr>
    </w:tblStylePr>
    <w:tblStylePr w:type="firstCol">
      <w:rPr>
        <w:b w:val="0"/>
        <w:bCs/>
      </w:rPr>
    </w:tblStylePr>
    <w:tblStylePr w:type="lastCol">
      <w:rPr>
        <w:b w:val="0"/>
        <w:bCs/>
      </w:rPr>
    </w:tblStylePr>
  </w:style>
  <w:style w:type="paragraph" w:customStyle="1" w:styleId="StyleBodyTextCenturyGothic10ptNotItalicAutoLeft0">
    <w:name w:val="Style Body Text + Century Gothic 10 pt Not Italic Auto Left:  0..."/>
    <w:basedOn w:val="BodyText"/>
    <w:rsid w:val="00C0112C"/>
    <w:pPr>
      <w:spacing w:after="100"/>
    </w:pPr>
    <w:rPr>
      <w:i w:val="0"/>
      <w:color w:val="auto"/>
    </w:rPr>
  </w:style>
  <w:style w:type="table" w:styleId="GridTable6Colorful-Accent2">
    <w:name w:val="Grid Table 6 Colorful Accent 2"/>
    <w:basedOn w:val="TableNormal"/>
    <w:uiPriority w:val="51"/>
    <w:rsid w:val="00076235"/>
    <w:rPr>
      <w:color w:val="943634" w:themeColor="accent2" w:themeShade="BF"/>
      <w:lang w:eastAsia="en-SG"/>
    </w:rPr>
    <w:tblPr>
      <w:tblStyleRowBandSize w:val="1"/>
      <w:tblStyleColBandSize w:val="1"/>
      <w:tblInd w:w="0" w:type="nil"/>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UnresolvedMention">
    <w:name w:val="Unresolved Mention"/>
    <w:basedOn w:val="DefaultParagraphFont"/>
    <w:uiPriority w:val="99"/>
    <w:semiHidden/>
    <w:unhideWhenUsed/>
    <w:rsid w:val="004E00B9"/>
    <w:rPr>
      <w:color w:val="605E5C"/>
      <w:shd w:val="clear" w:color="auto" w:fill="E1DFDD"/>
    </w:rPr>
  </w:style>
  <w:style w:type="table" w:styleId="GridTable2-Accent2">
    <w:name w:val="Grid Table 2 Accent 2"/>
    <w:basedOn w:val="TableNormal"/>
    <w:uiPriority w:val="47"/>
    <w:rsid w:val="005C7B0F"/>
    <w:rPr>
      <w:lang w:eastAsia="en-SG"/>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StyleBody-TextLeft05cm">
    <w:name w:val="Style Body-Text + Left:  0.5 cm"/>
    <w:basedOn w:val="Body-Text"/>
    <w:rsid w:val="005D1D66"/>
    <w:pPr>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5387">
      <w:bodyDiv w:val="1"/>
      <w:marLeft w:val="0"/>
      <w:marRight w:val="0"/>
      <w:marTop w:val="0"/>
      <w:marBottom w:val="0"/>
      <w:divBdr>
        <w:top w:val="none" w:sz="0" w:space="0" w:color="auto"/>
        <w:left w:val="none" w:sz="0" w:space="0" w:color="auto"/>
        <w:bottom w:val="none" w:sz="0" w:space="0" w:color="auto"/>
        <w:right w:val="none" w:sz="0" w:space="0" w:color="auto"/>
      </w:divBdr>
      <w:divsChild>
        <w:div w:id="549877432">
          <w:marLeft w:val="0"/>
          <w:marRight w:val="0"/>
          <w:marTop w:val="100"/>
          <w:marBottom w:val="40"/>
          <w:divBdr>
            <w:top w:val="none" w:sz="0" w:space="0" w:color="auto"/>
            <w:left w:val="none" w:sz="0" w:space="0" w:color="auto"/>
            <w:bottom w:val="none" w:sz="0" w:space="0" w:color="auto"/>
            <w:right w:val="none" w:sz="0" w:space="0" w:color="auto"/>
          </w:divBdr>
        </w:div>
      </w:divsChild>
    </w:div>
    <w:div w:id="27067504">
      <w:bodyDiv w:val="1"/>
      <w:marLeft w:val="0"/>
      <w:marRight w:val="0"/>
      <w:marTop w:val="0"/>
      <w:marBottom w:val="0"/>
      <w:divBdr>
        <w:top w:val="none" w:sz="0" w:space="0" w:color="auto"/>
        <w:left w:val="none" w:sz="0" w:space="0" w:color="auto"/>
        <w:bottom w:val="none" w:sz="0" w:space="0" w:color="auto"/>
        <w:right w:val="none" w:sz="0" w:space="0" w:color="auto"/>
      </w:divBdr>
      <w:divsChild>
        <w:div w:id="482549564">
          <w:marLeft w:val="0"/>
          <w:marRight w:val="0"/>
          <w:marTop w:val="100"/>
          <w:marBottom w:val="40"/>
          <w:divBdr>
            <w:top w:val="none" w:sz="0" w:space="0" w:color="auto"/>
            <w:left w:val="none" w:sz="0" w:space="0" w:color="auto"/>
            <w:bottom w:val="none" w:sz="0" w:space="0" w:color="auto"/>
            <w:right w:val="none" w:sz="0" w:space="0" w:color="auto"/>
          </w:divBdr>
        </w:div>
        <w:div w:id="1175724901">
          <w:marLeft w:val="0"/>
          <w:marRight w:val="0"/>
          <w:marTop w:val="100"/>
          <w:marBottom w:val="40"/>
          <w:divBdr>
            <w:top w:val="none" w:sz="0" w:space="0" w:color="auto"/>
            <w:left w:val="none" w:sz="0" w:space="0" w:color="auto"/>
            <w:bottom w:val="none" w:sz="0" w:space="0" w:color="auto"/>
            <w:right w:val="none" w:sz="0" w:space="0" w:color="auto"/>
          </w:divBdr>
        </w:div>
      </w:divsChild>
    </w:div>
    <w:div w:id="29187641">
      <w:bodyDiv w:val="1"/>
      <w:marLeft w:val="0"/>
      <w:marRight w:val="0"/>
      <w:marTop w:val="0"/>
      <w:marBottom w:val="0"/>
      <w:divBdr>
        <w:top w:val="none" w:sz="0" w:space="0" w:color="auto"/>
        <w:left w:val="none" w:sz="0" w:space="0" w:color="auto"/>
        <w:bottom w:val="none" w:sz="0" w:space="0" w:color="auto"/>
        <w:right w:val="none" w:sz="0" w:space="0" w:color="auto"/>
      </w:divBdr>
    </w:div>
    <w:div w:id="32078611">
      <w:bodyDiv w:val="1"/>
      <w:marLeft w:val="0"/>
      <w:marRight w:val="0"/>
      <w:marTop w:val="0"/>
      <w:marBottom w:val="0"/>
      <w:divBdr>
        <w:top w:val="none" w:sz="0" w:space="0" w:color="auto"/>
        <w:left w:val="none" w:sz="0" w:space="0" w:color="auto"/>
        <w:bottom w:val="none" w:sz="0" w:space="0" w:color="auto"/>
        <w:right w:val="none" w:sz="0" w:space="0" w:color="auto"/>
      </w:divBdr>
      <w:divsChild>
        <w:div w:id="1663462795">
          <w:marLeft w:val="0"/>
          <w:marRight w:val="0"/>
          <w:marTop w:val="100"/>
          <w:marBottom w:val="40"/>
          <w:divBdr>
            <w:top w:val="none" w:sz="0" w:space="0" w:color="auto"/>
            <w:left w:val="none" w:sz="0" w:space="0" w:color="auto"/>
            <w:bottom w:val="none" w:sz="0" w:space="0" w:color="auto"/>
            <w:right w:val="none" w:sz="0" w:space="0" w:color="auto"/>
          </w:divBdr>
        </w:div>
        <w:div w:id="509369123">
          <w:marLeft w:val="0"/>
          <w:marRight w:val="0"/>
          <w:marTop w:val="100"/>
          <w:marBottom w:val="40"/>
          <w:divBdr>
            <w:top w:val="none" w:sz="0" w:space="0" w:color="auto"/>
            <w:left w:val="none" w:sz="0" w:space="0" w:color="auto"/>
            <w:bottom w:val="none" w:sz="0" w:space="0" w:color="auto"/>
            <w:right w:val="none" w:sz="0" w:space="0" w:color="auto"/>
          </w:divBdr>
        </w:div>
      </w:divsChild>
    </w:div>
    <w:div w:id="51080846">
      <w:bodyDiv w:val="1"/>
      <w:marLeft w:val="0"/>
      <w:marRight w:val="0"/>
      <w:marTop w:val="0"/>
      <w:marBottom w:val="0"/>
      <w:divBdr>
        <w:top w:val="none" w:sz="0" w:space="0" w:color="auto"/>
        <w:left w:val="none" w:sz="0" w:space="0" w:color="auto"/>
        <w:bottom w:val="none" w:sz="0" w:space="0" w:color="auto"/>
        <w:right w:val="none" w:sz="0" w:space="0" w:color="auto"/>
      </w:divBdr>
      <w:divsChild>
        <w:div w:id="1267039694">
          <w:marLeft w:val="0"/>
          <w:marRight w:val="0"/>
          <w:marTop w:val="100"/>
          <w:marBottom w:val="40"/>
          <w:divBdr>
            <w:top w:val="none" w:sz="0" w:space="0" w:color="auto"/>
            <w:left w:val="none" w:sz="0" w:space="0" w:color="auto"/>
            <w:bottom w:val="none" w:sz="0" w:space="0" w:color="auto"/>
            <w:right w:val="none" w:sz="0" w:space="0" w:color="auto"/>
          </w:divBdr>
        </w:div>
        <w:div w:id="1651406030">
          <w:marLeft w:val="0"/>
          <w:marRight w:val="0"/>
          <w:marTop w:val="100"/>
          <w:marBottom w:val="40"/>
          <w:divBdr>
            <w:top w:val="none" w:sz="0" w:space="0" w:color="auto"/>
            <w:left w:val="none" w:sz="0" w:space="0" w:color="auto"/>
            <w:bottom w:val="none" w:sz="0" w:space="0" w:color="auto"/>
            <w:right w:val="none" w:sz="0" w:space="0" w:color="auto"/>
          </w:divBdr>
        </w:div>
      </w:divsChild>
    </w:div>
    <w:div w:id="54202579">
      <w:bodyDiv w:val="1"/>
      <w:marLeft w:val="0"/>
      <w:marRight w:val="0"/>
      <w:marTop w:val="0"/>
      <w:marBottom w:val="0"/>
      <w:divBdr>
        <w:top w:val="none" w:sz="0" w:space="0" w:color="auto"/>
        <w:left w:val="none" w:sz="0" w:space="0" w:color="auto"/>
        <w:bottom w:val="none" w:sz="0" w:space="0" w:color="auto"/>
        <w:right w:val="none" w:sz="0" w:space="0" w:color="auto"/>
      </w:divBdr>
    </w:div>
    <w:div w:id="60953604">
      <w:bodyDiv w:val="1"/>
      <w:marLeft w:val="0"/>
      <w:marRight w:val="0"/>
      <w:marTop w:val="0"/>
      <w:marBottom w:val="0"/>
      <w:divBdr>
        <w:top w:val="none" w:sz="0" w:space="0" w:color="auto"/>
        <w:left w:val="none" w:sz="0" w:space="0" w:color="auto"/>
        <w:bottom w:val="none" w:sz="0" w:space="0" w:color="auto"/>
        <w:right w:val="none" w:sz="0" w:space="0" w:color="auto"/>
      </w:divBdr>
    </w:div>
    <w:div w:id="65304790">
      <w:bodyDiv w:val="1"/>
      <w:marLeft w:val="0"/>
      <w:marRight w:val="0"/>
      <w:marTop w:val="0"/>
      <w:marBottom w:val="0"/>
      <w:divBdr>
        <w:top w:val="none" w:sz="0" w:space="0" w:color="auto"/>
        <w:left w:val="none" w:sz="0" w:space="0" w:color="auto"/>
        <w:bottom w:val="none" w:sz="0" w:space="0" w:color="auto"/>
        <w:right w:val="none" w:sz="0" w:space="0" w:color="auto"/>
      </w:divBdr>
      <w:divsChild>
        <w:div w:id="908612692">
          <w:marLeft w:val="0"/>
          <w:marRight w:val="0"/>
          <w:marTop w:val="100"/>
          <w:marBottom w:val="40"/>
          <w:divBdr>
            <w:top w:val="none" w:sz="0" w:space="0" w:color="auto"/>
            <w:left w:val="none" w:sz="0" w:space="0" w:color="auto"/>
            <w:bottom w:val="none" w:sz="0" w:space="0" w:color="auto"/>
            <w:right w:val="none" w:sz="0" w:space="0" w:color="auto"/>
          </w:divBdr>
        </w:div>
        <w:div w:id="1289313315">
          <w:marLeft w:val="0"/>
          <w:marRight w:val="0"/>
          <w:marTop w:val="100"/>
          <w:marBottom w:val="40"/>
          <w:divBdr>
            <w:top w:val="none" w:sz="0" w:space="0" w:color="auto"/>
            <w:left w:val="none" w:sz="0" w:space="0" w:color="auto"/>
            <w:bottom w:val="none" w:sz="0" w:space="0" w:color="auto"/>
            <w:right w:val="none" w:sz="0" w:space="0" w:color="auto"/>
          </w:divBdr>
        </w:div>
      </w:divsChild>
    </w:div>
    <w:div w:id="66458594">
      <w:bodyDiv w:val="1"/>
      <w:marLeft w:val="0"/>
      <w:marRight w:val="0"/>
      <w:marTop w:val="0"/>
      <w:marBottom w:val="0"/>
      <w:divBdr>
        <w:top w:val="none" w:sz="0" w:space="0" w:color="auto"/>
        <w:left w:val="none" w:sz="0" w:space="0" w:color="auto"/>
        <w:bottom w:val="none" w:sz="0" w:space="0" w:color="auto"/>
        <w:right w:val="none" w:sz="0" w:space="0" w:color="auto"/>
      </w:divBdr>
    </w:div>
    <w:div w:id="72165204">
      <w:bodyDiv w:val="1"/>
      <w:marLeft w:val="0"/>
      <w:marRight w:val="0"/>
      <w:marTop w:val="0"/>
      <w:marBottom w:val="0"/>
      <w:divBdr>
        <w:top w:val="none" w:sz="0" w:space="0" w:color="auto"/>
        <w:left w:val="none" w:sz="0" w:space="0" w:color="auto"/>
        <w:bottom w:val="none" w:sz="0" w:space="0" w:color="auto"/>
        <w:right w:val="none" w:sz="0" w:space="0" w:color="auto"/>
      </w:divBdr>
    </w:div>
    <w:div w:id="79255087">
      <w:bodyDiv w:val="1"/>
      <w:marLeft w:val="0"/>
      <w:marRight w:val="0"/>
      <w:marTop w:val="0"/>
      <w:marBottom w:val="0"/>
      <w:divBdr>
        <w:top w:val="none" w:sz="0" w:space="0" w:color="auto"/>
        <w:left w:val="none" w:sz="0" w:space="0" w:color="auto"/>
        <w:bottom w:val="none" w:sz="0" w:space="0" w:color="auto"/>
        <w:right w:val="none" w:sz="0" w:space="0" w:color="auto"/>
      </w:divBdr>
    </w:div>
    <w:div w:id="111635074">
      <w:bodyDiv w:val="1"/>
      <w:marLeft w:val="0"/>
      <w:marRight w:val="0"/>
      <w:marTop w:val="0"/>
      <w:marBottom w:val="0"/>
      <w:divBdr>
        <w:top w:val="none" w:sz="0" w:space="0" w:color="auto"/>
        <w:left w:val="none" w:sz="0" w:space="0" w:color="auto"/>
        <w:bottom w:val="none" w:sz="0" w:space="0" w:color="auto"/>
        <w:right w:val="none" w:sz="0" w:space="0" w:color="auto"/>
      </w:divBdr>
    </w:div>
    <w:div w:id="121659315">
      <w:bodyDiv w:val="1"/>
      <w:marLeft w:val="0"/>
      <w:marRight w:val="0"/>
      <w:marTop w:val="0"/>
      <w:marBottom w:val="0"/>
      <w:divBdr>
        <w:top w:val="none" w:sz="0" w:space="0" w:color="auto"/>
        <w:left w:val="none" w:sz="0" w:space="0" w:color="auto"/>
        <w:bottom w:val="none" w:sz="0" w:space="0" w:color="auto"/>
        <w:right w:val="none" w:sz="0" w:space="0" w:color="auto"/>
      </w:divBdr>
      <w:divsChild>
        <w:div w:id="190847894">
          <w:marLeft w:val="0"/>
          <w:marRight w:val="0"/>
          <w:marTop w:val="100"/>
          <w:marBottom w:val="40"/>
          <w:divBdr>
            <w:top w:val="none" w:sz="0" w:space="0" w:color="auto"/>
            <w:left w:val="none" w:sz="0" w:space="0" w:color="auto"/>
            <w:bottom w:val="none" w:sz="0" w:space="0" w:color="auto"/>
            <w:right w:val="none" w:sz="0" w:space="0" w:color="auto"/>
          </w:divBdr>
        </w:div>
      </w:divsChild>
    </w:div>
    <w:div w:id="155731343">
      <w:bodyDiv w:val="1"/>
      <w:marLeft w:val="0"/>
      <w:marRight w:val="0"/>
      <w:marTop w:val="0"/>
      <w:marBottom w:val="0"/>
      <w:divBdr>
        <w:top w:val="none" w:sz="0" w:space="0" w:color="auto"/>
        <w:left w:val="none" w:sz="0" w:space="0" w:color="auto"/>
        <w:bottom w:val="none" w:sz="0" w:space="0" w:color="auto"/>
        <w:right w:val="none" w:sz="0" w:space="0" w:color="auto"/>
      </w:divBdr>
      <w:divsChild>
        <w:div w:id="108939986">
          <w:marLeft w:val="0"/>
          <w:marRight w:val="0"/>
          <w:marTop w:val="100"/>
          <w:marBottom w:val="40"/>
          <w:divBdr>
            <w:top w:val="none" w:sz="0" w:space="0" w:color="auto"/>
            <w:left w:val="none" w:sz="0" w:space="0" w:color="auto"/>
            <w:bottom w:val="none" w:sz="0" w:space="0" w:color="auto"/>
            <w:right w:val="none" w:sz="0" w:space="0" w:color="auto"/>
          </w:divBdr>
        </w:div>
        <w:div w:id="1218665258">
          <w:marLeft w:val="0"/>
          <w:marRight w:val="0"/>
          <w:marTop w:val="100"/>
          <w:marBottom w:val="40"/>
          <w:divBdr>
            <w:top w:val="none" w:sz="0" w:space="0" w:color="auto"/>
            <w:left w:val="none" w:sz="0" w:space="0" w:color="auto"/>
            <w:bottom w:val="none" w:sz="0" w:space="0" w:color="auto"/>
            <w:right w:val="none" w:sz="0" w:space="0" w:color="auto"/>
          </w:divBdr>
        </w:div>
      </w:divsChild>
    </w:div>
    <w:div w:id="175655997">
      <w:bodyDiv w:val="1"/>
      <w:marLeft w:val="0"/>
      <w:marRight w:val="0"/>
      <w:marTop w:val="0"/>
      <w:marBottom w:val="0"/>
      <w:divBdr>
        <w:top w:val="none" w:sz="0" w:space="0" w:color="auto"/>
        <w:left w:val="none" w:sz="0" w:space="0" w:color="auto"/>
        <w:bottom w:val="none" w:sz="0" w:space="0" w:color="auto"/>
        <w:right w:val="none" w:sz="0" w:space="0" w:color="auto"/>
      </w:divBdr>
    </w:div>
    <w:div w:id="196739887">
      <w:bodyDiv w:val="1"/>
      <w:marLeft w:val="0"/>
      <w:marRight w:val="0"/>
      <w:marTop w:val="0"/>
      <w:marBottom w:val="0"/>
      <w:divBdr>
        <w:top w:val="none" w:sz="0" w:space="0" w:color="auto"/>
        <w:left w:val="none" w:sz="0" w:space="0" w:color="auto"/>
        <w:bottom w:val="none" w:sz="0" w:space="0" w:color="auto"/>
        <w:right w:val="none" w:sz="0" w:space="0" w:color="auto"/>
      </w:divBdr>
      <w:divsChild>
        <w:div w:id="1190266703">
          <w:marLeft w:val="0"/>
          <w:marRight w:val="0"/>
          <w:marTop w:val="100"/>
          <w:marBottom w:val="40"/>
          <w:divBdr>
            <w:top w:val="none" w:sz="0" w:space="0" w:color="auto"/>
            <w:left w:val="none" w:sz="0" w:space="0" w:color="auto"/>
            <w:bottom w:val="none" w:sz="0" w:space="0" w:color="auto"/>
            <w:right w:val="none" w:sz="0" w:space="0" w:color="auto"/>
          </w:divBdr>
        </w:div>
        <w:div w:id="1999770465">
          <w:marLeft w:val="0"/>
          <w:marRight w:val="0"/>
          <w:marTop w:val="100"/>
          <w:marBottom w:val="40"/>
          <w:divBdr>
            <w:top w:val="none" w:sz="0" w:space="0" w:color="auto"/>
            <w:left w:val="none" w:sz="0" w:space="0" w:color="auto"/>
            <w:bottom w:val="none" w:sz="0" w:space="0" w:color="auto"/>
            <w:right w:val="none" w:sz="0" w:space="0" w:color="auto"/>
          </w:divBdr>
        </w:div>
      </w:divsChild>
    </w:div>
    <w:div w:id="217018162">
      <w:bodyDiv w:val="1"/>
      <w:marLeft w:val="0"/>
      <w:marRight w:val="0"/>
      <w:marTop w:val="0"/>
      <w:marBottom w:val="0"/>
      <w:divBdr>
        <w:top w:val="none" w:sz="0" w:space="0" w:color="auto"/>
        <w:left w:val="none" w:sz="0" w:space="0" w:color="auto"/>
        <w:bottom w:val="none" w:sz="0" w:space="0" w:color="auto"/>
        <w:right w:val="none" w:sz="0" w:space="0" w:color="auto"/>
      </w:divBdr>
      <w:divsChild>
        <w:div w:id="1443186945">
          <w:marLeft w:val="0"/>
          <w:marRight w:val="0"/>
          <w:marTop w:val="100"/>
          <w:marBottom w:val="40"/>
          <w:divBdr>
            <w:top w:val="none" w:sz="0" w:space="0" w:color="auto"/>
            <w:left w:val="none" w:sz="0" w:space="0" w:color="auto"/>
            <w:bottom w:val="none" w:sz="0" w:space="0" w:color="auto"/>
            <w:right w:val="none" w:sz="0" w:space="0" w:color="auto"/>
          </w:divBdr>
        </w:div>
        <w:div w:id="1180243473">
          <w:marLeft w:val="0"/>
          <w:marRight w:val="0"/>
          <w:marTop w:val="100"/>
          <w:marBottom w:val="40"/>
          <w:divBdr>
            <w:top w:val="none" w:sz="0" w:space="0" w:color="auto"/>
            <w:left w:val="none" w:sz="0" w:space="0" w:color="auto"/>
            <w:bottom w:val="none" w:sz="0" w:space="0" w:color="auto"/>
            <w:right w:val="none" w:sz="0" w:space="0" w:color="auto"/>
          </w:divBdr>
        </w:div>
      </w:divsChild>
    </w:div>
    <w:div w:id="247465206">
      <w:bodyDiv w:val="1"/>
      <w:marLeft w:val="0"/>
      <w:marRight w:val="0"/>
      <w:marTop w:val="0"/>
      <w:marBottom w:val="0"/>
      <w:divBdr>
        <w:top w:val="none" w:sz="0" w:space="0" w:color="auto"/>
        <w:left w:val="none" w:sz="0" w:space="0" w:color="auto"/>
        <w:bottom w:val="none" w:sz="0" w:space="0" w:color="auto"/>
        <w:right w:val="none" w:sz="0" w:space="0" w:color="auto"/>
      </w:divBdr>
    </w:div>
    <w:div w:id="256643934">
      <w:bodyDiv w:val="1"/>
      <w:marLeft w:val="0"/>
      <w:marRight w:val="0"/>
      <w:marTop w:val="0"/>
      <w:marBottom w:val="0"/>
      <w:divBdr>
        <w:top w:val="none" w:sz="0" w:space="0" w:color="auto"/>
        <w:left w:val="none" w:sz="0" w:space="0" w:color="auto"/>
        <w:bottom w:val="none" w:sz="0" w:space="0" w:color="auto"/>
        <w:right w:val="none" w:sz="0" w:space="0" w:color="auto"/>
      </w:divBdr>
    </w:div>
    <w:div w:id="270431910">
      <w:bodyDiv w:val="1"/>
      <w:marLeft w:val="0"/>
      <w:marRight w:val="0"/>
      <w:marTop w:val="0"/>
      <w:marBottom w:val="0"/>
      <w:divBdr>
        <w:top w:val="none" w:sz="0" w:space="0" w:color="auto"/>
        <w:left w:val="none" w:sz="0" w:space="0" w:color="auto"/>
        <w:bottom w:val="none" w:sz="0" w:space="0" w:color="auto"/>
        <w:right w:val="none" w:sz="0" w:space="0" w:color="auto"/>
      </w:divBdr>
      <w:divsChild>
        <w:div w:id="409157617">
          <w:marLeft w:val="0"/>
          <w:marRight w:val="0"/>
          <w:marTop w:val="100"/>
          <w:marBottom w:val="40"/>
          <w:divBdr>
            <w:top w:val="none" w:sz="0" w:space="0" w:color="auto"/>
            <w:left w:val="none" w:sz="0" w:space="0" w:color="auto"/>
            <w:bottom w:val="none" w:sz="0" w:space="0" w:color="auto"/>
            <w:right w:val="none" w:sz="0" w:space="0" w:color="auto"/>
          </w:divBdr>
        </w:div>
        <w:div w:id="517350668">
          <w:marLeft w:val="0"/>
          <w:marRight w:val="0"/>
          <w:marTop w:val="100"/>
          <w:marBottom w:val="40"/>
          <w:divBdr>
            <w:top w:val="none" w:sz="0" w:space="0" w:color="auto"/>
            <w:left w:val="none" w:sz="0" w:space="0" w:color="auto"/>
            <w:bottom w:val="none" w:sz="0" w:space="0" w:color="auto"/>
            <w:right w:val="none" w:sz="0" w:space="0" w:color="auto"/>
          </w:divBdr>
        </w:div>
      </w:divsChild>
    </w:div>
    <w:div w:id="300036047">
      <w:bodyDiv w:val="1"/>
      <w:marLeft w:val="0"/>
      <w:marRight w:val="0"/>
      <w:marTop w:val="0"/>
      <w:marBottom w:val="0"/>
      <w:divBdr>
        <w:top w:val="none" w:sz="0" w:space="0" w:color="auto"/>
        <w:left w:val="none" w:sz="0" w:space="0" w:color="auto"/>
        <w:bottom w:val="none" w:sz="0" w:space="0" w:color="auto"/>
        <w:right w:val="none" w:sz="0" w:space="0" w:color="auto"/>
      </w:divBdr>
    </w:div>
    <w:div w:id="302272462">
      <w:bodyDiv w:val="1"/>
      <w:marLeft w:val="0"/>
      <w:marRight w:val="0"/>
      <w:marTop w:val="0"/>
      <w:marBottom w:val="0"/>
      <w:divBdr>
        <w:top w:val="none" w:sz="0" w:space="0" w:color="auto"/>
        <w:left w:val="none" w:sz="0" w:space="0" w:color="auto"/>
        <w:bottom w:val="none" w:sz="0" w:space="0" w:color="auto"/>
        <w:right w:val="none" w:sz="0" w:space="0" w:color="auto"/>
      </w:divBdr>
    </w:div>
    <w:div w:id="306860908">
      <w:bodyDiv w:val="1"/>
      <w:marLeft w:val="0"/>
      <w:marRight w:val="0"/>
      <w:marTop w:val="0"/>
      <w:marBottom w:val="0"/>
      <w:divBdr>
        <w:top w:val="none" w:sz="0" w:space="0" w:color="auto"/>
        <w:left w:val="none" w:sz="0" w:space="0" w:color="auto"/>
        <w:bottom w:val="none" w:sz="0" w:space="0" w:color="auto"/>
        <w:right w:val="none" w:sz="0" w:space="0" w:color="auto"/>
      </w:divBdr>
    </w:div>
    <w:div w:id="340549551">
      <w:bodyDiv w:val="1"/>
      <w:marLeft w:val="0"/>
      <w:marRight w:val="0"/>
      <w:marTop w:val="0"/>
      <w:marBottom w:val="0"/>
      <w:divBdr>
        <w:top w:val="none" w:sz="0" w:space="0" w:color="auto"/>
        <w:left w:val="none" w:sz="0" w:space="0" w:color="auto"/>
        <w:bottom w:val="none" w:sz="0" w:space="0" w:color="auto"/>
        <w:right w:val="none" w:sz="0" w:space="0" w:color="auto"/>
      </w:divBdr>
      <w:divsChild>
        <w:div w:id="405615253">
          <w:marLeft w:val="0"/>
          <w:marRight w:val="0"/>
          <w:marTop w:val="100"/>
          <w:marBottom w:val="40"/>
          <w:divBdr>
            <w:top w:val="none" w:sz="0" w:space="0" w:color="auto"/>
            <w:left w:val="none" w:sz="0" w:space="0" w:color="auto"/>
            <w:bottom w:val="none" w:sz="0" w:space="0" w:color="auto"/>
            <w:right w:val="none" w:sz="0" w:space="0" w:color="auto"/>
          </w:divBdr>
        </w:div>
      </w:divsChild>
    </w:div>
    <w:div w:id="376511445">
      <w:bodyDiv w:val="1"/>
      <w:marLeft w:val="0"/>
      <w:marRight w:val="0"/>
      <w:marTop w:val="0"/>
      <w:marBottom w:val="0"/>
      <w:divBdr>
        <w:top w:val="none" w:sz="0" w:space="0" w:color="auto"/>
        <w:left w:val="none" w:sz="0" w:space="0" w:color="auto"/>
        <w:bottom w:val="none" w:sz="0" w:space="0" w:color="auto"/>
        <w:right w:val="none" w:sz="0" w:space="0" w:color="auto"/>
      </w:divBdr>
    </w:div>
    <w:div w:id="393167803">
      <w:bodyDiv w:val="1"/>
      <w:marLeft w:val="0"/>
      <w:marRight w:val="0"/>
      <w:marTop w:val="0"/>
      <w:marBottom w:val="0"/>
      <w:divBdr>
        <w:top w:val="none" w:sz="0" w:space="0" w:color="auto"/>
        <w:left w:val="none" w:sz="0" w:space="0" w:color="auto"/>
        <w:bottom w:val="none" w:sz="0" w:space="0" w:color="auto"/>
        <w:right w:val="none" w:sz="0" w:space="0" w:color="auto"/>
      </w:divBdr>
    </w:div>
    <w:div w:id="399980614">
      <w:bodyDiv w:val="1"/>
      <w:marLeft w:val="0"/>
      <w:marRight w:val="0"/>
      <w:marTop w:val="0"/>
      <w:marBottom w:val="0"/>
      <w:divBdr>
        <w:top w:val="none" w:sz="0" w:space="0" w:color="auto"/>
        <w:left w:val="none" w:sz="0" w:space="0" w:color="auto"/>
        <w:bottom w:val="none" w:sz="0" w:space="0" w:color="auto"/>
        <w:right w:val="none" w:sz="0" w:space="0" w:color="auto"/>
      </w:divBdr>
      <w:divsChild>
        <w:div w:id="172769828">
          <w:marLeft w:val="0"/>
          <w:marRight w:val="0"/>
          <w:marTop w:val="100"/>
          <w:marBottom w:val="40"/>
          <w:divBdr>
            <w:top w:val="none" w:sz="0" w:space="0" w:color="auto"/>
            <w:left w:val="none" w:sz="0" w:space="0" w:color="auto"/>
            <w:bottom w:val="none" w:sz="0" w:space="0" w:color="auto"/>
            <w:right w:val="none" w:sz="0" w:space="0" w:color="auto"/>
          </w:divBdr>
        </w:div>
        <w:div w:id="1844737480">
          <w:marLeft w:val="0"/>
          <w:marRight w:val="0"/>
          <w:marTop w:val="100"/>
          <w:marBottom w:val="60"/>
          <w:divBdr>
            <w:top w:val="none" w:sz="0" w:space="0" w:color="auto"/>
            <w:left w:val="none" w:sz="0" w:space="0" w:color="auto"/>
            <w:bottom w:val="none" w:sz="0" w:space="0" w:color="auto"/>
            <w:right w:val="none" w:sz="0" w:space="0" w:color="auto"/>
          </w:divBdr>
        </w:div>
      </w:divsChild>
    </w:div>
    <w:div w:id="415053743">
      <w:bodyDiv w:val="1"/>
      <w:marLeft w:val="0"/>
      <w:marRight w:val="0"/>
      <w:marTop w:val="0"/>
      <w:marBottom w:val="0"/>
      <w:divBdr>
        <w:top w:val="none" w:sz="0" w:space="0" w:color="auto"/>
        <w:left w:val="none" w:sz="0" w:space="0" w:color="auto"/>
        <w:bottom w:val="none" w:sz="0" w:space="0" w:color="auto"/>
        <w:right w:val="none" w:sz="0" w:space="0" w:color="auto"/>
      </w:divBdr>
    </w:div>
    <w:div w:id="425076939">
      <w:bodyDiv w:val="1"/>
      <w:marLeft w:val="0"/>
      <w:marRight w:val="0"/>
      <w:marTop w:val="0"/>
      <w:marBottom w:val="0"/>
      <w:divBdr>
        <w:top w:val="none" w:sz="0" w:space="0" w:color="auto"/>
        <w:left w:val="none" w:sz="0" w:space="0" w:color="auto"/>
        <w:bottom w:val="none" w:sz="0" w:space="0" w:color="auto"/>
        <w:right w:val="none" w:sz="0" w:space="0" w:color="auto"/>
      </w:divBdr>
      <w:divsChild>
        <w:div w:id="505052120">
          <w:marLeft w:val="0"/>
          <w:marRight w:val="0"/>
          <w:marTop w:val="100"/>
          <w:marBottom w:val="40"/>
          <w:divBdr>
            <w:top w:val="none" w:sz="0" w:space="0" w:color="auto"/>
            <w:left w:val="none" w:sz="0" w:space="0" w:color="auto"/>
            <w:bottom w:val="none" w:sz="0" w:space="0" w:color="auto"/>
            <w:right w:val="none" w:sz="0" w:space="0" w:color="auto"/>
          </w:divBdr>
        </w:div>
      </w:divsChild>
    </w:div>
    <w:div w:id="427654592">
      <w:bodyDiv w:val="1"/>
      <w:marLeft w:val="0"/>
      <w:marRight w:val="0"/>
      <w:marTop w:val="0"/>
      <w:marBottom w:val="0"/>
      <w:divBdr>
        <w:top w:val="none" w:sz="0" w:space="0" w:color="auto"/>
        <w:left w:val="none" w:sz="0" w:space="0" w:color="auto"/>
        <w:bottom w:val="none" w:sz="0" w:space="0" w:color="auto"/>
        <w:right w:val="none" w:sz="0" w:space="0" w:color="auto"/>
      </w:divBdr>
    </w:div>
    <w:div w:id="431390342">
      <w:bodyDiv w:val="1"/>
      <w:marLeft w:val="0"/>
      <w:marRight w:val="0"/>
      <w:marTop w:val="0"/>
      <w:marBottom w:val="0"/>
      <w:divBdr>
        <w:top w:val="none" w:sz="0" w:space="0" w:color="auto"/>
        <w:left w:val="none" w:sz="0" w:space="0" w:color="auto"/>
        <w:bottom w:val="none" w:sz="0" w:space="0" w:color="auto"/>
        <w:right w:val="none" w:sz="0" w:space="0" w:color="auto"/>
      </w:divBdr>
    </w:div>
    <w:div w:id="478573554">
      <w:bodyDiv w:val="1"/>
      <w:marLeft w:val="0"/>
      <w:marRight w:val="0"/>
      <w:marTop w:val="0"/>
      <w:marBottom w:val="0"/>
      <w:divBdr>
        <w:top w:val="none" w:sz="0" w:space="0" w:color="auto"/>
        <w:left w:val="none" w:sz="0" w:space="0" w:color="auto"/>
        <w:bottom w:val="none" w:sz="0" w:space="0" w:color="auto"/>
        <w:right w:val="none" w:sz="0" w:space="0" w:color="auto"/>
      </w:divBdr>
      <w:divsChild>
        <w:div w:id="381103399">
          <w:marLeft w:val="0"/>
          <w:marRight w:val="0"/>
          <w:marTop w:val="100"/>
          <w:marBottom w:val="40"/>
          <w:divBdr>
            <w:top w:val="none" w:sz="0" w:space="0" w:color="auto"/>
            <w:left w:val="none" w:sz="0" w:space="0" w:color="auto"/>
            <w:bottom w:val="none" w:sz="0" w:space="0" w:color="auto"/>
            <w:right w:val="none" w:sz="0" w:space="0" w:color="auto"/>
          </w:divBdr>
        </w:div>
        <w:div w:id="1491408138">
          <w:marLeft w:val="0"/>
          <w:marRight w:val="0"/>
          <w:marTop w:val="100"/>
          <w:marBottom w:val="40"/>
          <w:divBdr>
            <w:top w:val="none" w:sz="0" w:space="0" w:color="auto"/>
            <w:left w:val="none" w:sz="0" w:space="0" w:color="auto"/>
            <w:bottom w:val="none" w:sz="0" w:space="0" w:color="auto"/>
            <w:right w:val="none" w:sz="0" w:space="0" w:color="auto"/>
          </w:divBdr>
        </w:div>
      </w:divsChild>
    </w:div>
    <w:div w:id="504318731">
      <w:bodyDiv w:val="1"/>
      <w:marLeft w:val="0"/>
      <w:marRight w:val="0"/>
      <w:marTop w:val="0"/>
      <w:marBottom w:val="0"/>
      <w:divBdr>
        <w:top w:val="none" w:sz="0" w:space="0" w:color="auto"/>
        <w:left w:val="none" w:sz="0" w:space="0" w:color="auto"/>
        <w:bottom w:val="none" w:sz="0" w:space="0" w:color="auto"/>
        <w:right w:val="none" w:sz="0" w:space="0" w:color="auto"/>
      </w:divBdr>
      <w:divsChild>
        <w:div w:id="679896089">
          <w:marLeft w:val="0"/>
          <w:marRight w:val="0"/>
          <w:marTop w:val="100"/>
          <w:marBottom w:val="40"/>
          <w:divBdr>
            <w:top w:val="none" w:sz="0" w:space="0" w:color="auto"/>
            <w:left w:val="none" w:sz="0" w:space="0" w:color="auto"/>
            <w:bottom w:val="none" w:sz="0" w:space="0" w:color="auto"/>
            <w:right w:val="none" w:sz="0" w:space="0" w:color="auto"/>
          </w:divBdr>
        </w:div>
        <w:div w:id="634943778">
          <w:marLeft w:val="0"/>
          <w:marRight w:val="0"/>
          <w:marTop w:val="100"/>
          <w:marBottom w:val="40"/>
          <w:divBdr>
            <w:top w:val="none" w:sz="0" w:space="0" w:color="auto"/>
            <w:left w:val="none" w:sz="0" w:space="0" w:color="auto"/>
            <w:bottom w:val="none" w:sz="0" w:space="0" w:color="auto"/>
            <w:right w:val="none" w:sz="0" w:space="0" w:color="auto"/>
          </w:divBdr>
        </w:div>
      </w:divsChild>
    </w:div>
    <w:div w:id="519011616">
      <w:bodyDiv w:val="1"/>
      <w:marLeft w:val="0"/>
      <w:marRight w:val="0"/>
      <w:marTop w:val="0"/>
      <w:marBottom w:val="0"/>
      <w:divBdr>
        <w:top w:val="none" w:sz="0" w:space="0" w:color="auto"/>
        <w:left w:val="none" w:sz="0" w:space="0" w:color="auto"/>
        <w:bottom w:val="none" w:sz="0" w:space="0" w:color="auto"/>
        <w:right w:val="none" w:sz="0" w:space="0" w:color="auto"/>
      </w:divBdr>
    </w:div>
    <w:div w:id="532033122">
      <w:bodyDiv w:val="1"/>
      <w:marLeft w:val="0"/>
      <w:marRight w:val="0"/>
      <w:marTop w:val="0"/>
      <w:marBottom w:val="0"/>
      <w:divBdr>
        <w:top w:val="none" w:sz="0" w:space="0" w:color="auto"/>
        <w:left w:val="none" w:sz="0" w:space="0" w:color="auto"/>
        <w:bottom w:val="none" w:sz="0" w:space="0" w:color="auto"/>
        <w:right w:val="none" w:sz="0" w:space="0" w:color="auto"/>
      </w:divBdr>
    </w:div>
    <w:div w:id="532764120">
      <w:bodyDiv w:val="1"/>
      <w:marLeft w:val="0"/>
      <w:marRight w:val="0"/>
      <w:marTop w:val="0"/>
      <w:marBottom w:val="0"/>
      <w:divBdr>
        <w:top w:val="none" w:sz="0" w:space="0" w:color="auto"/>
        <w:left w:val="none" w:sz="0" w:space="0" w:color="auto"/>
        <w:bottom w:val="none" w:sz="0" w:space="0" w:color="auto"/>
        <w:right w:val="none" w:sz="0" w:space="0" w:color="auto"/>
      </w:divBdr>
    </w:div>
    <w:div w:id="545145565">
      <w:bodyDiv w:val="1"/>
      <w:marLeft w:val="0"/>
      <w:marRight w:val="0"/>
      <w:marTop w:val="0"/>
      <w:marBottom w:val="0"/>
      <w:divBdr>
        <w:top w:val="none" w:sz="0" w:space="0" w:color="auto"/>
        <w:left w:val="none" w:sz="0" w:space="0" w:color="auto"/>
        <w:bottom w:val="none" w:sz="0" w:space="0" w:color="auto"/>
        <w:right w:val="none" w:sz="0" w:space="0" w:color="auto"/>
      </w:divBdr>
    </w:div>
    <w:div w:id="550575652">
      <w:bodyDiv w:val="1"/>
      <w:marLeft w:val="0"/>
      <w:marRight w:val="0"/>
      <w:marTop w:val="0"/>
      <w:marBottom w:val="0"/>
      <w:divBdr>
        <w:top w:val="none" w:sz="0" w:space="0" w:color="auto"/>
        <w:left w:val="none" w:sz="0" w:space="0" w:color="auto"/>
        <w:bottom w:val="none" w:sz="0" w:space="0" w:color="auto"/>
        <w:right w:val="none" w:sz="0" w:space="0" w:color="auto"/>
      </w:divBdr>
    </w:div>
    <w:div w:id="557785179">
      <w:bodyDiv w:val="1"/>
      <w:marLeft w:val="0"/>
      <w:marRight w:val="0"/>
      <w:marTop w:val="0"/>
      <w:marBottom w:val="0"/>
      <w:divBdr>
        <w:top w:val="none" w:sz="0" w:space="0" w:color="auto"/>
        <w:left w:val="none" w:sz="0" w:space="0" w:color="auto"/>
        <w:bottom w:val="none" w:sz="0" w:space="0" w:color="auto"/>
        <w:right w:val="none" w:sz="0" w:space="0" w:color="auto"/>
      </w:divBdr>
    </w:div>
    <w:div w:id="568344698">
      <w:bodyDiv w:val="1"/>
      <w:marLeft w:val="0"/>
      <w:marRight w:val="0"/>
      <w:marTop w:val="0"/>
      <w:marBottom w:val="0"/>
      <w:divBdr>
        <w:top w:val="none" w:sz="0" w:space="0" w:color="auto"/>
        <w:left w:val="none" w:sz="0" w:space="0" w:color="auto"/>
        <w:bottom w:val="none" w:sz="0" w:space="0" w:color="auto"/>
        <w:right w:val="none" w:sz="0" w:space="0" w:color="auto"/>
      </w:divBdr>
      <w:divsChild>
        <w:div w:id="1087969463">
          <w:marLeft w:val="0"/>
          <w:marRight w:val="0"/>
          <w:marTop w:val="100"/>
          <w:marBottom w:val="40"/>
          <w:divBdr>
            <w:top w:val="none" w:sz="0" w:space="0" w:color="auto"/>
            <w:left w:val="none" w:sz="0" w:space="0" w:color="auto"/>
            <w:bottom w:val="none" w:sz="0" w:space="0" w:color="auto"/>
            <w:right w:val="none" w:sz="0" w:space="0" w:color="auto"/>
          </w:divBdr>
        </w:div>
        <w:div w:id="572157907">
          <w:marLeft w:val="0"/>
          <w:marRight w:val="0"/>
          <w:marTop w:val="100"/>
          <w:marBottom w:val="40"/>
          <w:divBdr>
            <w:top w:val="none" w:sz="0" w:space="0" w:color="auto"/>
            <w:left w:val="none" w:sz="0" w:space="0" w:color="auto"/>
            <w:bottom w:val="none" w:sz="0" w:space="0" w:color="auto"/>
            <w:right w:val="none" w:sz="0" w:space="0" w:color="auto"/>
          </w:divBdr>
        </w:div>
      </w:divsChild>
    </w:div>
    <w:div w:id="664091335">
      <w:bodyDiv w:val="1"/>
      <w:marLeft w:val="0"/>
      <w:marRight w:val="0"/>
      <w:marTop w:val="0"/>
      <w:marBottom w:val="0"/>
      <w:divBdr>
        <w:top w:val="none" w:sz="0" w:space="0" w:color="auto"/>
        <w:left w:val="none" w:sz="0" w:space="0" w:color="auto"/>
        <w:bottom w:val="none" w:sz="0" w:space="0" w:color="auto"/>
        <w:right w:val="none" w:sz="0" w:space="0" w:color="auto"/>
      </w:divBdr>
    </w:div>
    <w:div w:id="664549052">
      <w:bodyDiv w:val="1"/>
      <w:marLeft w:val="0"/>
      <w:marRight w:val="0"/>
      <w:marTop w:val="0"/>
      <w:marBottom w:val="0"/>
      <w:divBdr>
        <w:top w:val="none" w:sz="0" w:space="0" w:color="auto"/>
        <w:left w:val="none" w:sz="0" w:space="0" w:color="auto"/>
        <w:bottom w:val="none" w:sz="0" w:space="0" w:color="auto"/>
        <w:right w:val="none" w:sz="0" w:space="0" w:color="auto"/>
      </w:divBdr>
      <w:divsChild>
        <w:div w:id="733237871">
          <w:marLeft w:val="0"/>
          <w:marRight w:val="0"/>
          <w:marTop w:val="100"/>
          <w:marBottom w:val="40"/>
          <w:divBdr>
            <w:top w:val="none" w:sz="0" w:space="0" w:color="auto"/>
            <w:left w:val="none" w:sz="0" w:space="0" w:color="auto"/>
            <w:bottom w:val="none" w:sz="0" w:space="0" w:color="auto"/>
            <w:right w:val="none" w:sz="0" w:space="0" w:color="auto"/>
          </w:divBdr>
        </w:div>
        <w:div w:id="74666601">
          <w:marLeft w:val="0"/>
          <w:marRight w:val="0"/>
          <w:marTop w:val="100"/>
          <w:marBottom w:val="40"/>
          <w:divBdr>
            <w:top w:val="none" w:sz="0" w:space="0" w:color="auto"/>
            <w:left w:val="none" w:sz="0" w:space="0" w:color="auto"/>
            <w:bottom w:val="none" w:sz="0" w:space="0" w:color="auto"/>
            <w:right w:val="none" w:sz="0" w:space="0" w:color="auto"/>
          </w:divBdr>
        </w:div>
      </w:divsChild>
    </w:div>
    <w:div w:id="678505393">
      <w:bodyDiv w:val="1"/>
      <w:marLeft w:val="0"/>
      <w:marRight w:val="0"/>
      <w:marTop w:val="0"/>
      <w:marBottom w:val="0"/>
      <w:divBdr>
        <w:top w:val="none" w:sz="0" w:space="0" w:color="auto"/>
        <w:left w:val="none" w:sz="0" w:space="0" w:color="auto"/>
        <w:bottom w:val="none" w:sz="0" w:space="0" w:color="auto"/>
        <w:right w:val="none" w:sz="0" w:space="0" w:color="auto"/>
      </w:divBdr>
    </w:div>
    <w:div w:id="709767098">
      <w:bodyDiv w:val="1"/>
      <w:marLeft w:val="0"/>
      <w:marRight w:val="0"/>
      <w:marTop w:val="0"/>
      <w:marBottom w:val="0"/>
      <w:divBdr>
        <w:top w:val="none" w:sz="0" w:space="0" w:color="auto"/>
        <w:left w:val="none" w:sz="0" w:space="0" w:color="auto"/>
        <w:bottom w:val="none" w:sz="0" w:space="0" w:color="auto"/>
        <w:right w:val="none" w:sz="0" w:space="0" w:color="auto"/>
      </w:divBdr>
      <w:divsChild>
        <w:div w:id="1624844668">
          <w:marLeft w:val="0"/>
          <w:marRight w:val="0"/>
          <w:marTop w:val="100"/>
          <w:marBottom w:val="40"/>
          <w:divBdr>
            <w:top w:val="none" w:sz="0" w:space="0" w:color="auto"/>
            <w:left w:val="none" w:sz="0" w:space="0" w:color="auto"/>
            <w:bottom w:val="none" w:sz="0" w:space="0" w:color="auto"/>
            <w:right w:val="none" w:sz="0" w:space="0" w:color="auto"/>
          </w:divBdr>
        </w:div>
      </w:divsChild>
    </w:div>
    <w:div w:id="711734222">
      <w:bodyDiv w:val="1"/>
      <w:marLeft w:val="0"/>
      <w:marRight w:val="0"/>
      <w:marTop w:val="0"/>
      <w:marBottom w:val="0"/>
      <w:divBdr>
        <w:top w:val="none" w:sz="0" w:space="0" w:color="auto"/>
        <w:left w:val="none" w:sz="0" w:space="0" w:color="auto"/>
        <w:bottom w:val="none" w:sz="0" w:space="0" w:color="auto"/>
        <w:right w:val="none" w:sz="0" w:space="0" w:color="auto"/>
      </w:divBdr>
      <w:divsChild>
        <w:div w:id="1389572268">
          <w:marLeft w:val="0"/>
          <w:marRight w:val="0"/>
          <w:marTop w:val="100"/>
          <w:marBottom w:val="40"/>
          <w:divBdr>
            <w:top w:val="none" w:sz="0" w:space="0" w:color="auto"/>
            <w:left w:val="none" w:sz="0" w:space="0" w:color="auto"/>
            <w:bottom w:val="none" w:sz="0" w:space="0" w:color="auto"/>
            <w:right w:val="none" w:sz="0" w:space="0" w:color="auto"/>
          </w:divBdr>
        </w:div>
        <w:div w:id="1314483382">
          <w:marLeft w:val="0"/>
          <w:marRight w:val="0"/>
          <w:marTop w:val="100"/>
          <w:marBottom w:val="40"/>
          <w:divBdr>
            <w:top w:val="none" w:sz="0" w:space="0" w:color="auto"/>
            <w:left w:val="none" w:sz="0" w:space="0" w:color="auto"/>
            <w:bottom w:val="none" w:sz="0" w:space="0" w:color="auto"/>
            <w:right w:val="none" w:sz="0" w:space="0" w:color="auto"/>
          </w:divBdr>
        </w:div>
      </w:divsChild>
    </w:div>
    <w:div w:id="719279603">
      <w:bodyDiv w:val="1"/>
      <w:marLeft w:val="0"/>
      <w:marRight w:val="0"/>
      <w:marTop w:val="0"/>
      <w:marBottom w:val="0"/>
      <w:divBdr>
        <w:top w:val="none" w:sz="0" w:space="0" w:color="auto"/>
        <w:left w:val="none" w:sz="0" w:space="0" w:color="auto"/>
        <w:bottom w:val="none" w:sz="0" w:space="0" w:color="auto"/>
        <w:right w:val="none" w:sz="0" w:space="0" w:color="auto"/>
      </w:divBdr>
    </w:div>
    <w:div w:id="731083222">
      <w:bodyDiv w:val="1"/>
      <w:marLeft w:val="0"/>
      <w:marRight w:val="0"/>
      <w:marTop w:val="0"/>
      <w:marBottom w:val="0"/>
      <w:divBdr>
        <w:top w:val="none" w:sz="0" w:space="0" w:color="auto"/>
        <w:left w:val="none" w:sz="0" w:space="0" w:color="auto"/>
        <w:bottom w:val="none" w:sz="0" w:space="0" w:color="auto"/>
        <w:right w:val="none" w:sz="0" w:space="0" w:color="auto"/>
      </w:divBdr>
    </w:div>
    <w:div w:id="737558495">
      <w:bodyDiv w:val="1"/>
      <w:marLeft w:val="0"/>
      <w:marRight w:val="0"/>
      <w:marTop w:val="0"/>
      <w:marBottom w:val="0"/>
      <w:divBdr>
        <w:top w:val="none" w:sz="0" w:space="0" w:color="auto"/>
        <w:left w:val="none" w:sz="0" w:space="0" w:color="auto"/>
        <w:bottom w:val="none" w:sz="0" w:space="0" w:color="auto"/>
        <w:right w:val="none" w:sz="0" w:space="0" w:color="auto"/>
      </w:divBdr>
    </w:div>
    <w:div w:id="745998694">
      <w:bodyDiv w:val="1"/>
      <w:marLeft w:val="0"/>
      <w:marRight w:val="0"/>
      <w:marTop w:val="0"/>
      <w:marBottom w:val="0"/>
      <w:divBdr>
        <w:top w:val="none" w:sz="0" w:space="0" w:color="auto"/>
        <w:left w:val="none" w:sz="0" w:space="0" w:color="auto"/>
        <w:bottom w:val="none" w:sz="0" w:space="0" w:color="auto"/>
        <w:right w:val="none" w:sz="0" w:space="0" w:color="auto"/>
      </w:divBdr>
    </w:div>
    <w:div w:id="759176426">
      <w:bodyDiv w:val="1"/>
      <w:marLeft w:val="0"/>
      <w:marRight w:val="0"/>
      <w:marTop w:val="0"/>
      <w:marBottom w:val="0"/>
      <w:divBdr>
        <w:top w:val="none" w:sz="0" w:space="0" w:color="auto"/>
        <w:left w:val="none" w:sz="0" w:space="0" w:color="auto"/>
        <w:bottom w:val="none" w:sz="0" w:space="0" w:color="auto"/>
        <w:right w:val="none" w:sz="0" w:space="0" w:color="auto"/>
      </w:divBdr>
      <w:divsChild>
        <w:div w:id="550074228">
          <w:marLeft w:val="0"/>
          <w:marRight w:val="0"/>
          <w:marTop w:val="0"/>
          <w:marBottom w:val="0"/>
          <w:divBdr>
            <w:top w:val="none" w:sz="0" w:space="0" w:color="auto"/>
            <w:left w:val="none" w:sz="0" w:space="0" w:color="auto"/>
            <w:bottom w:val="none" w:sz="0" w:space="0" w:color="auto"/>
            <w:right w:val="none" w:sz="0" w:space="0" w:color="auto"/>
          </w:divBdr>
        </w:div>
        <w:div w:id="1184326791">
          <w:marLeft w:val="0"/>
          <w:marRight w:val="0"/>
          <w:marTop w:val="0"/>
          <w:marBottom w:val="0"/>
          <w:divBdr>
            <w:top w:val="none" w:sz="0" w:space="0" w:color="auto"/>
            <w:left w:val="none" w:sz="0" w:space="0" w:color="auto"/>
            <w:bottom w:val="none" w:sz="0" w:space="0" w:color="auto"/>
            <w:right w:val="none" w:sz="0" w:space="0" w:color="auto"/>
          </w:divBdr>
        </w:div>
      </w:divsChild>
    </w:div>
    <w:div w:id="761610358">
      <w:bodyDiv w:val="1"/>
      <w:marLeft w:val="0"/>
      <w:marRight w:val="0"/>
      <w:marTop w:val="0"/>
      <w:marBottom w:val="0"/>
      <w:divBdr>
        <w:top w:val="none" w:sz="0" w:space="0" w:color="auto"/>
        <w:left w:val="none" w:sz="0" w:space="0" w:color="auto"/>
        <w:bottom w:val="none" w:sz="0" w:space="0" w:color="auto"/>
        <w:right w:val="none" w:sz="0" w:space="0" w:color="auto"/>
      </w:divBdr>
    </w:div>
    <w:div w:id="779300412">
      <w:bodyDiv w:val="1"/>
      <w:marLeft w:val="0"/>
      <w:marRight w:val="0"/>
      <w:marTop w:val="0"/>
      <w:marBottom w:val="0"/>
      <w:divBdr>
        <w:top w:val="none" w:sz="0" w:space="0" w:color="auto"/>
        <w:left w:val="none" w:sz="0" w:space="0" w:color="auto"/>
        <w:bottom w:val="none" w:sz="0" w:space="0" w:color="auto"/>
        <w:right w:val="none" w:sz="0" w:space="0" w:color="auto"/>
      </w:divBdr>
      <w:divsChild>
        <w:div w:id="1165515976">
          <w:marLeft w:val="0"/>
          <w:marRight w:val="0"/>
          <w:marTop w:val="100"/>
          <w:marBottom w:val="40"/>
          <w:divBdr>
            <w:top w:val="none" w:sz="0" w:space="0" w:color="auto"/>
            <w:left w:val="none" w:sz="0" w:space="0" w:color="auto"/>
            <w:bottom w:val="none" w:sz="0" w:space="0" w:color="auto"/>
            <w:right w:val="none" w:sz="0" w:space="0" w:color="auto"/>
          </w:divBdr>
        </w:div>
        <w:div w:id="117533665">
          <w:marLeft w:val="0"/>
          <w:marRight w:val="0"/>
          <w:marTop w:val="100"/>
          <w:marBottom w:val="40"/>
          <w:divBdr>
            <w:top w:val="none" w:sz="0" w:space="0" w:color="auto"/>
            <w:left w:val="none" w:sz="0" w:space="0" w:color="auto"/>
            <w:bottom w:val="none" w:sz="0" w:space="0" w:color="auto"/>
            <w:right w:val="none" w:sz="0" w:space="0" w:color="auto"/>
          </w:divBdr>
        </w:div>
      </w:divsChild>
    </w:div>
    <w:div w:id="844133812">
      <w:bodyDiv w:val="1"/>
      <w:marLeft w:val="0"/>
      <w:marRight w:val="0"/>
      <w:marTop w:val="0"/>
      <w:marBottom w:val="0"/>
      <w:divBdr>
        <w:top w:val="none" w:sz="0" w:space="0" w:color="auto"/>
        <w:left w:val="none" w:sz="0" w:space="0" w:color="auto"/>
        <w:bottom w:val="none" w:sz="0" w:space="0" w:color="auto"/>
        <w:right w:val="none" w:sz="0" w:space="0" w:color="auto"/>
      </w:divBdr>
      <w:divsChild>
        <w:div w:id="1268082299">
          <w:marLeft w:val="0"/>
          <w:marRight w:val="0"/>
          <w:marTop w:val="100"/>
          <w:marBottom w:val="40"/>
          <w:divBdr>
            <w:top w:val="none" w:sz="0" w:space="0" w:color="auto"/>
            <w:left w:val="none" w:sz="0" w:space="0" w:color="auto"/>
            <w:bottom w:val="none" w:sz="0" w:space="0" w:color="auto"/>
            <w:right w:val="none" w:sz="0" w:space="0" w:color="auto"/>
          </w:divBdr>
        </w:div>
        <w:div w:id="656157120">
          <w:marLeft w:val="0"/>
          <w:marRight w:val="0"/>
          <w:marTop w:val="100"/>
          <w:marBottom w:val="40"/>
          <w:divBdr>
            <w:top w:val="none" w:sz="0" w:space="0" w:color="auto"/>
            <w:left w:val="none" w:sz="0" w:space="0" w:color="auto"/>
            <w:bottom w:val="none" w:sz="0" w:space="0" w:color="auto"/>
            <w:right w:val="none" w:sz="0" w:space="0" w:color="auto"/>
          </w:divBdr>
        </w:div>
      </w:divsChild>
    </w:div>
    <w:div w:id="859052324">
      <w:bodyDiv w:val="1"/>
      <w:marLeft w:val="0"/>
      <w:marRight w:val="0"/>
      <w:marTop w:val="0"/>
      <w:marBottom w:val="0"/>
      <w:divBdr>
        <w:top w:val="none" w:sz="0" w:space="0" w:color="auto"/>
        <w:left w:val="none" w:sz="0" w:space="0" w:color="auto"/>
        <w:bottom w:val="none" w:sz="0" w:space="0" w:color="auto"/>
        <w:right w:val="none" w:sz="0" w:space="0" w:color="auto"/>
      </w:divBdr>
    </w:div>
    <w:div w:id="867790327">
      <w:bodyDiv w:val="1"/>
      <w:marLeft w:val="0"/>
      <w:marRight w:val="0"/>
      <w:marTop w:val="0"/>
      <w:marBottom w:val="0"/>
      <w:divBdr>
        <w:top w:val="none" w:sz="0" w:space="0" w:color="auto"/>
        <w:left w:val="none" w:sz="0" w:space="0" w:color="auto"/>
        <w:bottom w:val="none" w:sz="0" w:space="0" w:color="auto"/>
        <w:right w:val="none" w:sz="0" w:space="0" w:color="auto"/>
      </w:divBdr>
      <w:divsChild>
        <w:div w:id="1768649950">
          <w:marLeft w:val="0"/>
          <w:marRight w:val="0"/>
          <w:marTop w:val="100"/>
          <w:marBottom w:val="40"/>
          <w:divBdr>
            <w:top w:val="none" w:sz="0" w:space="0" w:color="auto"/>
            <w:left w:val="none" w:sz="0" w:space="0" w:color="auto"/>
            <w:bottom w:val="none" w:sz="0" w:space="0" w:color="auto"/>
            <w:right w:val="none" w:sz="0" w:space="0" w:color="auto"/>
          </w:divBdr>
        </w:div>
        <w:div w:id="1414815174">
          <w:marLeft w:val="0"/>
          <w:marRight w:val="0"/>
          <w:marTop w:val="100"/>
          <w:marBottom w:val="40"/>
          <w:divBdr>
            <w:top w:val="none" w:sz="0" w:space="0" w:color="auto"/>
            <w:left w:val="none" w:sz="0" w:space="0" w:color="auto"/>
            <w:bottom w:val="none" w:sz="0" w:space="0" w:color="auto"/>
            <w:right w:val="none" w:sz="0" w:space="0" w:color="auto"/>
          </w:divBdr>
        </w:div>
        <w:div w:id="1027485014">
          <w:marLeft w:val="0"/>
          <w:marRight w:val="0"/>
          <w:marTop w:val="100"/>
          <w:marBottom w:val="40"/>
          <w:divBdr>
            <w:top w:val="none" w:sz="0" w:space="0" w:color="auto"/>
            <w:left w:val="none" w:sz="0" w:space="0" w:color="auto"/>
            <w:bottom w:val="none" w:sz="0" w:space="0" w:color="auto"/>
            <w:right w:val="none" w:sz="0" w:space="0" w:color="auto"/>
          </w:divBdr>
        </w:div>
        <w:div w:id="1346201632">
          <w:marLeft w:val="0"/>
          <w:marRight w:val="0"/>
          <w:marTop w:val="100"/>
          <w:marBottom w:val="40"/>
          <w:divBdr>
            <w:top w:val="none" w:sz="0" w:space="0" w:color="auto"/>
            <w:left w:val="none" w:sz="0" w:space="0" w:color="auto"/>
            <w:bottom w:val="none" w:sz="0" w:space="0" w:color="auto"/>
            <w:right w:val="none" w:sz="0" w:space="0" w:color="auto"/>
          </w:divBdr>
        </w:div>
      </w:divsChild>
    </w:div>
    <w:div w:id="868565590">
      <w:bodyDiv w:val="1"/>
      <w:marLeft w:val="0"/>
      <w:marRight w:val="0"/>
      <w:marTop w:val="0"/>
      <w:marBottom w:val="0"/>
      <w:divBdr>
        <w:top w:val="none" w:sz="0" w:space="0" w:color="auto"/>
        <w:left w:val="none" w:sz="0" w:space="0" w:color="auto"/>
        <w:bottom w:val="none" w:sz="0" w:space="0" w:color="auto"/>
        <w:right w:val="none" w:sz="0" w:space="0" w:color="auto"/>
      </w:divBdr>
      <w:divsChild>
        <w:div w:id="6106060">
          <w:marLeft w:val="0"/>
          <w:marRight w:val="0"/>
          <w:marTop w:val="100"/>
          <w:marBottom w:val="40"/>
          <w:divBdr>
            <w:top w:val="none" w:sz="0" w:space="0" w:color="auto"/>
            <w:left w:val="none" w:sz="0" w:space="0" w:color="auto"/>
            <w:bottom w:val="none" w:sz="0" w:space="0" w:color="auto"/>
            <w:right w:val="none" w:sz="0" w:space="0" w:color="auto"/>
          </w:divBdr>
        </w:div>
        <w:div w:id="250165429">
          <w:marLeft w:val="0"/>
          <w:marRight w:val="0"/>
          <w:marTop w:val="100"/>
          <w:marBottom w:val="40"/>
          <w:divBdr>
            <w:top w:val="none" w:sz="0" w:space="0" w:color="auto"/>
            <w:left w:val="none" w:sz="0" w:space="0" w:color="auto"/>
            <w:bottom w:val="none" w:sz="0" w:space="0" w:color="auto"/>
            <w:right w:val="none" w:sz="0" w:space="0" w:color="auto"/>
          </w:divBdr>
        </w:div>
      </w:divsChild>
    </w:div>
    <w:div w:id="882522399">
      <w:bodyDiv w:val="1"/>
      <w:marLeft w:val="0"/>
      <w:marRight w:val="0"/>
      <w:marTop w:val="0"/>
      <w:marBottom w:val="0"/>
      <w:divBdr>
        <w:top w:val="none" w:sz="0" w:space="0" w:color="auto"/>
        <w:left w:val="none" w:sz="0" w:space="0" w:color="auto"/>
        <w:bottom w:val="none" w:sz="0" w:space="0" w:color="auto"/>
        <w:right w:val="none" w:sz="0" w:space="0" w:color="auto"/>
      </w:divBdr>
    </w:div>
    <w:div w:id="889998674">
      <w:bodyDiv w:val="1"/>
      <w:marLeft w:val="0"/>
      <w:marRight w:val="0"/>
      <w:marTop w:val="0"/>
      <w:marBottom w:val="0"/>
      <w:divBdr>
        <w:top w:val="none" w:sz="0" w:space="0" w:color="auto"/>
        <w:left w:val="none" w:sz="0" w:space="0" w:color="auto"/>
        <w:bottom w:val="none" w:sz="0" w:space="0" w:color="auto"/>
        <w:right w:val="none" w:sz="0" w:space="0" w:color="auto"/>
      </w:divBdr>
      <w:divsChild>
        <w:div w:id="1886259851">
          <w:marLeft w:val="0"/>
          <w:marRight w:val="0"/>
          <w:marTop w:val="100"/>
          <w:marBottom w:val="40"/>
          <w:divBdr>
            <w:top w:val="none" w:sz="0" w:space="0" w:color="auto"/>
            <w:left w:val="none" w:sz="0" w:space="0" w:color="auto"/>
            <w:bottom w:val="none" w:sz="0" w:space="0" w:color="auto"/>
            <w:right w:val="none" w:sz="0" w:space="0" w:color="auto"/>
          </w:divBdr>
        </w:div>
        <w:div w:id="1976257059">
          <w:marLeft w:val="0"/>
          <w:marRight w:val="0"/>
          <w:marTop w:val="100"/>
          <w:marBottom w:val="40"/>
          <w:divBdr>
            <w:top w:val="none" w:sz="0" w:space="0" w:color="auto"/>
            <w:left w:val="none" w:sz="0" w:space="0" w:color="auto"/>
            <w:bottom w:val="none" w:sz="0" w:space="0" w:color="auto"/>
            <w:right w:val="none" w:sz="0" w:space="0" w:color="auto"/>
          </w:divBdr>
        </w:div>
      </w:divsChild>
    </w:div>
    <w:div w:id="899251413">
      <w:bodyDiv w:val="1"/>
      <w:marLeft w:val="0"/>
      <w:marRight w:val="0"/>
      <w:marTop w:val="0"/>
      <w:marBottom w:val="0"/>
      <w:divBdr>
        <w:top w:val="none" w:sz="0" w:space="0" w:color="auto"/>
        <w:left w:val="none" w:sz="0" w:space="0" w:color="auto"/>
        <w:bottom w:val="none" w:sz="0" w:space="0" w:color="auto"/>
        <w:right w:val="none" w:sz="0" w:space="0" w:color="auto"/>
      </w:divBdr>
      <w:divsChild>
        <w:div w:id="987901176">
          <w:marLeft w:val="0"/>
          <w:marRight w:val="0"/>
          <w:marTop w:val="100"/>
          <w:marBottom w:val="40"/>
          <w:divBdr>
            <w:top w:val="none" w:sz="0" w:space="0" w:color="auto"/>
            <w:left w:val="none" w:sz="0" w:space="0" w:color="auto"/>
            <w:bottom w:val="none" w:sz="0" w:space="0" w:color="auto"/>
            <w:right w:val="none" w:sz="0" w:space="0" w:color="auto"/>
          </w:divBdr>
        </w:div>
        <w:div w:id="1044594824">
          <w:marLeft w:val="0"/>
          <w:marRight w:val="0"/>
          <w:marTop w:val="100"/>
          <w:marBottom w:val="40"/>
          <w:divBdr>
            <w:top w:val="none" w:sz="0" w:space="0" w:color="auto"/>
            <w:left w:val="none" w:sz="0" w:space="0" w:color="auto"/>
            <w:bottom w:val="none" w:sz="0" w:space="0" w:color="auto"/>
            <w:right w:val="none" w:sz="0" w:space="0" w:color="auto"/>
          </w:divBdr>
        </w:div>
      </w:divsChild>
    </w:div>
    <w:div w:id="904335442">
      <w:bodyDiv w:val="1"/>
      <w:marLeft w:val="0"/>
      <w:marRight w:val="0"/>
      <w:marTop w:val="0"/>
      <w:marBottom w:val="0"/>
      <w:divBdr>
        <w:top w:val="none" w:sz="0" w:space="0" w:color="auto"/>
        <w:left w:val="none" w:sz="0" w:space="0" w:color="auto"/>
        <w:bottom w:val="none" w:sz="0" w:space="0" w:color="auto"/>
        <w:right w:val="none" w:sz="0" w:space="0" w:color="auto"/>
      </w:divBdr>
      <w:divsChild>
        <w:div w:id="1565137590">
          <w:marLeft w:val="547"/>
          <w:marRight w:val="0"/>
          <w:marTop w:val="0"/>
          <w:marBottom w:val="0"/>
          <w:divBdr>
            <w:top w:val="none" w:sz="0" w:space="0" w:color="auto"/>
            <w:left w:val="none" w:sz="0" w:space="0" w:color="auto"/>
            <w:bottom w:val="none" w:sz="0" w:space="0" w:color="auto"/>
            <w:right w:val="none" w:sz="0" w:space="0" w:color="auto"/>
          </w:divBdr>
        </w:div>
      </w:divsChild>
    </w:div>
    <w:div w:id="917907813">
      <w:bodyDiv w:val="1"/>
      <w:marLeft w:val="0"/>
      <w:marRight w:val="0"/>
      <w:marTop w:val="0"/>
      <w:marBottom w:val="0"/>
      <w:divBdr>
        <w:top w:val="none" w:sz="0" w:space="0" w:color="auto"/>
        <w:left w:val="none" w:sz="0" w:space="0" w:color="auto"/>
        <w:bottom w:val="none" w:sz="0" w:space="0" w:color="auto"/>
        <w:right w:val="none" w:sz="0" w:space="0" w:color="auto"/>
      </w:divBdr>
      <w:divsChild>
        <w:div w:id="1242720142">
          <w:marLeft w:val="0"/>
          <w:marRight w:val="0"/>
          <w:marTop w:val="100"/>
          <w:marBottom w:val="40"/>
          <w:divBdr>
            <w:top w:val="none" w:sz="0" w:space="0" w:color="auto"/>
            <w:left w:val="none" w:sz="0" w:space="0" w:color="auto"/>
            <w:bottom w:val="none" w:sz="0" w:space="0" w:color="auto"/>
            <w:right w:val="none" w:sz="0" w:space="0" w:color="auto"/>
          </w:divBdr>
        </w:div>
      </w:divsChild>
    </w:div>
    <w:div w:id="920480830">
      <w:bodyDiv w:val="1"/>
      <w:marLeft w:val="0"/>
      <w:marRight w:val="0"/>
      <w:marTop w:val="0"/>
      <w:marBottom w:val="0"/>
      <w:divBdr>
        <w:top w:val="none" w:sz="0" w:space="0" w:color="auto"/>
        <w:left w:val="none" w:sz="0" w:space="0" w:color="auto"/>
        <w:bottom w:val="none" w:sz="0" w:space="0" w:color="auto"/>
        <w:right w:val="none" w:sz="0" w:space="0" w:color="auto"/>
      </w:divBdr>
    </w:div>
    <w:div w:id="946082429">
      <w:bodyDiv w:val="1"/>
      <w:marLeft w:val="0"/>
      <w:marRight w:val="0"/>
      <w:marTop w:val="0"/>
      <w:marBottom w:val="0"/>
      <w:divBdr>
        <w:top w:val="none" w:sz="0" w:space="0" w:color="auto"/>
        <w:left w:val="none" w:sz="0" w:space="0" w:color="auto"/>
        <w:bottom w:val="none" w:sz="0" w:space="0" w:color="auto"/>
        <w:right w:val="none" w:sz="0" w:space="0" w:color="auto"/>
      </w:divBdr>
      <w:divsChild>
        <w:div w:id="1380057166">
          <w:marLeft w:val="0"/>
          <w:marRight w:val="0"/>
          <w:marTop w:val="100"/>
          <w:marBottom w:val="40"/>
          <w:divBdr>
            <w:top w:val="none" w:sz="0" w:space="0" w:color="auto"/>
            <w:left w:val="none" w:sz="0" w:space="0" w:color="auto"/>
            <w:bottom w:val="none" w:sz="0" w:space="0" w:color="auto"/>
            <w:right w:val="none" w:sz="0" w:space="0" w:color="auto"/>
          </w:divBdr>
        </w:div>
        <w:div w:id="1184705931">
          <w:marLeft w:val="0"/>
          <w:marRight w:val="0"/>
          <w:marTop w:val="100"/>
          <w:marBottom w:val="40"/>
          <w:divBdr>
            <w:top w:val="none" w:sz="0" w:space="0" w:color="auto"/>
            <w:left w:val="none" w:sz="0" w:space="0" w:color="auto"/>
            <w:bottom w:val="none" w:sz="0" w:space="0" w:color="auto"/>
            <w:right w:val="none" w:sz="0" w:space="0" w:color="auto"/>
          </w:divBdr>
        </w:div>
      </w:divsChild>
    </w:div>
    <w:div w:id="961107164">
      <w:bodyDiv w:val="1"/>
      <w:marLeft w:val="0"/>
      <w:marRight w:val="0"/>
      <w:marTop w:val="0"/>
      <w:marBottom w:val="0"/>
      <w:divBdr>
        <w:top w:val="none" w:sz="0" w:space="0" w:color="auto"/>
        <w:left w:val="none" w:sz="0" w:space="0" w:color="auto"/>
        <w:bottom w:val="none" w:sz="0" w:space="0" w:color="auto"/>
        <w:right w:val="none" w:sz="0" w:space="0" w:color="auto"/>
      </w:divBdr>
      <w:divsChild>
        <w:div w:id="1821578987">
          <w:marLeft w:val="0"/>
          <w:marRight w:val="0"/>
          <w:marTop w:val="100"/>
          <w:marBottom w:val="40"/>
          <w:divBdr>
            <w:top w:val="none" w:sz="0" w:space="0" w:color="auto"/>
            <w:left w:val="none" w:sz="0" w:space="0" w:color="auto"/>
            <w:bottom w:val="none" w:sz="0" w:space="0" w:color="auto"/>
            <w:right w:val="none" w:sz="0" w:space="0" w:color="auto"/>
          </w:divBdr>
        </w:div>
        <w:div w:id="1076711748">
          <w:marLeft w:val="0"/>
          <w:marRight w:val="0"/>
          <w:marTop w:val="100"/>
          <w:marBottom w:val="40"/>
          <w:divBdr>
            <w:top w:val="none" w:sz="0" w:space="0" w:color="auto"/>
            <w:left w:val="none" w:sz="0" w:space="0" w:color="auto"/>
            <w:bottom w:val="none" w:sz="0" w:space="0" w:color="auto"/>
            <w:right w:val="none" w:sz="0" w:space="0" w:color="auto"/>
          </w:divBdr>
        </w:div>
      </w:divsChild>
    </w:div>
    <w:div w:id="976765045">
      <w:bodyDiv w:val="1"/>
      <w:marLeft w:val="0"/>
      <w:marRight w:val="0"/>
      <w:marTop w:val="0"/>
      <w:marBottom w:val="0"/>
      <w:divBdr>
        <w:top w:val="none" w:sz="0" w:space="0" w:color="auto"/>
        <w:left w:val="none" w:sz="0" w:space="0" w:color="auto"/>
        <w:bottom w:val="none" w:sz="0" w:space="0" w:color="auto"/>
        <w:right w:val="none" w:sz="0" w:space="0" w:color="auto"/>
      </w:divBdr>
      <w:divsChild>
        <w:div w:id="376782654">
          <w:marLeft w:val="0"/>
          <w:marRight w:val="0"/>
          <w:marTop w:val="100"/>
          <w:marBottom w:val="40"/>
          <w:divBdr>
            <w:top w:val="none" w:sz="0" w:space="0" w:color="auto"/>
            <w:left w:val="none" w:sz="0" w:space="0" w:color="auto"/>
            <w:bottom w:val="none" w:sz="0" w:space="0" w:color="auto"/>
            <w:right w:val="none" w:sz="0" w:space="0" w:color="auto"/>
          </w:divBdr>
        </w:div>
      </w:divsChild>
    </w:div>
    <w:div w:id="1002701790">
      <w:bodyDiv w:val="1"/>
      <w:marLeft w:val="0"/>
      <w:marRight w:val="0"/>
      <w:marTop w:val="0"/>
      <w:marBottom w:val="0"/>
      <w:divBdr>
        <w:top w:val="none" w:sz="0" w:space="0" w:color="auto"/>
        <w:left w:val="none" w:sz="0" w:space="0" w:color="auto"/>
        <w:bottom w:val="none" w:sz="0" w:space="0" w:color="auto"/>
        <w:right w:val="none" w:sz="0" w:space="0" w:color="auto"/>
      </w:divBdr>
    </w:div>
    <w:div w:id="1007170165">
      <w:bodyDiv w:val="1"/>
      <w:marLeft w:val="0"/>
      <w:marRight w:val="0"/>
      <w:marTop w:val="0"/>
      <w:marBottom w:val="0"/>
      <w:divBdr>
        <w:top w:val="none" w:sz="0" w:space="0" w:color="auto"/>
        <w:left w:val="none" w:sz="0" w:space="0" w:color="auto"/>
        <w:bottom w:val="none" w:sz="0" w:space="0" w:color="auto"/>
        <w:right w:val="none" w:sz="0" w:space="0" w:color="auto"/>
      </w:divBdr>
    </w:div>
    <w:div w:id="1007975071">
      <w:bodyDiv w:val="1"/>
      <w:marLeft w:val="0"/>
      <w:marRight w:val="0"/>
      <w:marTop w:val="0"/>
      <w:marBottom w:val="0"/>
      <w:divBdr>
        <w:top w:val="none" w:sz="0" w:space="0" w:color="auto"/>
        <w:left w:val="none" w:sz="0" w:space="0" w:color="auto"/>
        <w:bottom w:val="none" w:sz="0" w:space="0" w:color="auto"/>
        <w:right w:val="none" w:sz="0" w:space="0" w:color="auto"/>
      </w:divBdr>
      <w:divsChild>
        <w:div w:id="735321588">
          <w:marLeft w:val="0"/>
          <w:marRight w:val="0"/>
          <w:marTop w:val="100"/>
          <w:marBottom w:val="40"/>
          <w:divBdr>
            <w:top w:val="none" w:sz="0" w:space="0" w:color="auto"/>
            <w:left w:val="none" w:sz="0" w:space="0" w:color="auto"/>
            <w:bottom w:val="none" w:sz="0" w:space="0" w:color="auto"/>
            <w:right w:val="none" w:sz="0" w:space="0" w:color="auto"/>
          </w:divBdr>
        </w:div>
      </w:divsChild>
    </w:div>
    <w:div w:id="1029448967">
      <w:bodyDiv w:val="1"/>
      <w:marLeft w:val="0"/>
      <w:marRight w:val="0"/>
      <w:marTop w:val="0"/>
      <w:marBottom w:val="0"/>
      <w:divBdr>
        <w:top w:val="none" w:sz="0" w:space="0" w:color="auto"/>
        <w:left w:val="none" w:sz="0" w:space="0" w:color="auto"/>
        <w:bottom w:val="none" w:sz="0" w:space="0" w:color="auto"/>
        <w:right w:val="none" w:sz="0" w:space="0" w:color="auto"/>
      </w:divBdr>
    </w:div>
    <w:div w:id="1029794891">
      <w:bodyDiv w:val="1"/>
      <w:marLeft w:val="0"/>
      <w:marRight w:val="0"/>
      <w:marTop w:val="0"/>
      <w:marBottom w:val="0"/>
      <w:divBdr>
        <w:top w:val="none" w:sz="0" w:space="0" w:color="auto"/>
        <w:left w:val="none" w:sz="0" w:space="0" w:color="auto"/>
        <w:bottom w:val="none" w:sz="0" w:space="0" w:color="auto"/>
        <w:right w:val="none" w:sz="0" w:space="0" w:color="auto"/>
      </w:divBdr>
    </w:div>
    <w:div w:id="1033379775">
      <w:bodyDiv w:val="1"/>
      <w:marLeft w:val="0"/>
      <w:marRight w:val="0"/>
      <w:marTop w:val="0"/>
      <w:marBottom w:val="0"/>
      <w:divBdr>
        <w:top w:val="none" w:sz="0" w:space="0" w:color="auto"/>
        <w:left w:val="none" w:sz="0" w:space="0" w:color="auto"/>
        <w:bottom w:val="none" w:sz="0" w:space="0" w:color="auto"/>
        <w:right w:val="none" w:sz="0" w:space="0" w:color="auto"/>
      </w:divBdr>
      <w:divsChild>
        <w:div w:id="1273167967">
          <w:marLeft w:val="0"/>
          <w:marRight w:val="0"/>
          <w:marTop w:val="100"/>
          <w:marBottom w:val="40"/>
          <w:divBdr>
            <w:top w:val="none" w:sz="0" w:space="0" w:color="auto"/>
            <w:left w:val="none" w:sz="0" w:space="0" w:color="auto"/>
            <w:bottom w:val="none" w:sz="0" w:space="0" w:color="auto"/>
            <w:right w:val="none" w:sz="0" w:space="0" w:color="auto"/>
          </w:divBdr>
        </w:div>
        <w:div w:id="2086997884">
          <w:marLeft w:val="0"/>
          <w:marRight w:val="0"/>
          <w:marTop w:val="100"/>
          <w:marBottom w:val="40"/>
          <w:divBdr>
            <w:top w:val="none" w:sz="0" w:space="0" w:color="auto"/>
            <w:left w:val="none" w:sz="0" w:space="0" w:color="auto"/>
            <w:bottom w:val="none" w:sz="0" w:space="0" w:color="auto"/>
            <w:right w:val="none" w:sz="0" w:space="0" w:color="auto"/>
          </w:divBdr>
        </w:div>
      </w:divsChild>
    </w:div>
    <w:div w:id="1059130031">
      <w:bodyDiv w:val="1"/>
      <w:marLeft w:val="0"/>
      <w:marRight w:val="0"/>
      <w:marTop w:val="0"/>
      <w:marBottom w:val="0"/>
      <w:divBdr>
        <w:top w:val="none" w:sz="0" w:space="0" w:color="auto"/>
        <w:left w:val="none" w:sz="0" w:space="0" w:color="auto"/>
        <w:bottom w:val="none" w:sz="0" w:space="0" w:color="auto"/>
        <w:right w:val="none" w:sz="0" w:space="0" w:color="auto"/>
      </w:divBdr>
    </w:div>
    <w:div w:id="1077216089">
      <w:bodyDiv w:val="1"/>
      <w:marLeft w:val="0"/>
      <w:marRight w:val="0"/>
      <w:marTop w:val="0"/>
      <w:marBottom w:val="0"/>
      <w:divBdr>
        <w:top w:val="none" w:sz="0" w:space="0" w:color="auto"/>
        <w:left w:val="none" w:sz="0" w:space="0" w:color="auto"/>
        <w:bottom w:val="none" w:sz="0" w:space="0" w:color="auto"/>
        <w:right w:val="none" w:sz="0" w:space="0" w:color="auto"/>
      </w:divBdr>
    </w:div>
    <w:div w:id="1078869149">
      <w:bodyDiv w:val="1"/>
      <w:marLeft w:val="0"/>
      <w:marRight w:val="0"/>
      <w:marTop w:val="0"/>
      <w:marBottom w:val="0"/>
      <w:divBdr>
        <w:top w:val="none" w:sz="0" w:space="0" w:color="auto"/>
        <w:left w:val="none" w:sz="0" w:space="0" w:color="auto"/>
        <w:bottom w:val="none" w:sz="0" w:space="0" w:color="auto"/>
        <w:right w:val="none" w:sz="0" w:space="0" w:color="auto"/>
      </w:divBdr>
      <w:divsChild>
        <w:div w:id="873814376">
          <w:marLeft w:val="0"/>
          <w:marRight w:val="0"/>
          <w:marTop w:val="100"/>
          <w:marBottom w:val="40"/>
          <w:divBdr>
            <w:top w:val="none" w:sz="0" w:space="0" w:color="auto"/>
            <w:left w:val="none" w:sz="0" w:space="0" w:color="auto"/>
            <w:bottom w:val="none" w:sz="0" w:space="0" w:color="auto"/>
            <w:right w:val="none" w:sz="0" w:space="0" w:color="auto"/>
          </w:divBdr>
        </w:div>
        <w:div w:id="2082871714">
          <w:marLeft w:val="0"/>
          <w:marRight w:val="0"/>
          <w:marTop w:val="100"/>
          <w:marBottom w:val="40"/>
          <w:divBdr>
            <w:top w:val="none" w:sz="0" w:space="0" w:color="auto"/>
            <w:left w:val="none" w:sz="0" w:space="0" w:color="auto"/>
            <w:bottom w:val="none" w:sz="0" w:space="0" w:color="auto"/>
            <w:right w:val="none" w:sz="0" w:space="0" w:color="auto"/>
          </w:divBdr>
        </w:div>
      </w:divsChild>
    </w:div>
    <w:div w:id="1080057163">
      <w:bodyDiv w:val="1"/>
      <w:marLeft w:val="0"/>
      <w:marRight w:val="0"/>
      <w:marTop w:val="0"/>
      <w:marBottom w:val="0"/>
      <w:divBdr>
        <w:top w:val="none" w:sz="0" w:space="0" w:color="auto"/>
        <w:left w:val="none" w:sz="0" w:space="0" w:color="auto"/>
        <w:bottom w:val="none" w:sz="0" w:space="0" w:color="auto"/>
        <w:right w:val="none" w:sz="0" w:space="0" w:color="auto"/>
      </w:divBdr>
      <w:divsChild>
        <w:div w:id="1100487453">
          <w:marLeft w:val="0"/>
          <w:marRight w:val="0"/>
          <w:marTop w:val="240"/>
          <w:marBottom w:val="240"/>
          <w:divBdr>
            <w:top w:val="none" w:sz="0" w:space="0" w:color="auto"/>
            <w:left w:val="none" w:sz="0" w:space="0" w:color="auto"/>
            <w:bottom w:val="none" w:sz="0" w:space="0" w:color="auto"/>
            <w:right w:val="none" w:sz="0" w:space="0" w:color="auto"/>
          </w:divBdr>
        </w:div>
      </w:divsChild>
    </w:div>
    <w:div w:id="1090010312">
      <w:bodyDiv w:val="1"/>
      <w:marLeft w:val="0"/>
      <w:marRight w:val="0"/>
      <w:marTop w:val="0"/>
      <w:marBottom w:val="0"/>
      <w:divBdr>
        <w:top w:val="none" w:sz="0" w:space="0" w:color="auto"/>
        <w:left w:val="none" w:sz="0" w:space="0" w:color="auto"/>
        <w:bottom w:val="none" w:sz="0" w:space="0" w:color="auto"/>
        <w:right w:val="none" w:sz="0" w:space="0" w:color="auto"/>
      </w:divBdr>
      <w:divsChild>
        <w:div w:id="627320114">
          <w:marLeft w:val="0"/>
          <w:marRight w:val="0"/>
          <w:marTop w:val="100"/>
          <w:marBottom w:val="40"/>
          <w:divBdr>
            <w:top w:val="none" w:sz="0" w:space="0" w:color="auto"/>
            <w:left w:val="none" w:sz="0" w:space="0" w:color="auto"/>
            <w:bottom w:val="none" w:sz="0" w:space="0" w:color="auto"/>
            <w:right w:val="none" w:sz="0" w:space="0" w:color="auto"/>
          </w:divBdr>
        </w:div>
      </w:divsChild>
    </w:div>
    <w:div w:id="1090934419">
      <w:bodyDiv w:val="1"/>
      <w:marLeft w:val="0"/>
      <w:marRight w:val="0"/>
      <w:marTop w:val="0"/>
      <w:marBottom w:val="0"/>
      <w:divBdr>
        <w:top w:val="none" w:sz="0" w:space="0" w:color="auto"/>
        <w:left w:val="none" w:sz="0" w:space="0" w:color="auto"/>
        <w:bottom w:val="none" w:sz="0" w:space="0" w:color="auto"/>
        <w:right w:val="none" w:sz="0" w:space="0" w:color="auto"/>
      </w:divBdr>
    </w:div>
    <w:div w:id="1093742861">
      <w:bodyDiv w:val="1"/>
      <w:marLeft w:val="0"/>
      <w:marRight w:val="0"/>
      <w:marTop w:val="0"/>
      <w:marBottom w:val="0"/>
      <w:divBdr>
        <w:top w:val="none" w:sz="0" w:space="0" w:color="auto"/>
        <w:left w:val="none" w:sz="0" w:space="0" w:color="auto"/>
        <w:bottom w:val="none" w:sz="0" w:space="0" w:color="auto"/>
        <w:right w:val="none" w:sz="0" w:space="0" w:color="auto"/>
      </w:divBdr>
      <w:divsChild>
        <w:div w:id="1072312720">
          <w:marLeft w:val="0"/>
          <w:marRight w:val="0"/>
          <w:marTop w:val="100"/>
          <w:marBottom w:val="40"/>
          <w:divBdr>
            <w:top w:val="none" w:sz="0" w:space="0" w:color="auto"/>
            <w:left w:val="none" w:sz="0" w:space="0" w:color="auto"/>
            <w:bottom w:val="none" w:sz="0" w:space="0" w:color="auto"/>
            <w:right w:val="none" w:sz="0" w:space="0" w:color="auto"/>
          </w:divBdr>
        </w:div>
      </w:divsChild>
    </w:div>
    <w:div w:id="1098792478">
      <w:bodyDiv w:val="1"/>
      <w:marLeft w:val="0"/>
      <w:marRight w:val="0"/>
      <w:marTop w:val="0"/>
      <w:marBottom w:val="0"/>
      <w:divBdr>
        <w:top w:val="none" w:sz="0" w:space="0" w:color="auto"/>
        <w:left w:val="none" w:sz="0" w:space="0" w:color="auto"/>
        <w:bottom w:val="none" w:sz="0" w:space="0" w:color="auto"/>
        <w:right w:val="none" w:sz="0" w:space="0" w:color="auto"/>
      </w:divBdr>
    </w:div>
    <w:div w:id="1139344802">
      <w:bodyDiv w:val="1"/>
      <w:marLeft w:val="0"/>
      <w:marRight w:val="0"/>
      <w:marTop w:val="0"/>
      <w:marBottom w:val="0"/>
      <w:divBdr>
        <w:top w:val="none" w:sz="0" w:space="0" w:color="auto"/>
        <w:left w:val="none" w:sz="0" w:space="0" w:color="auto"/>
        <w:bottom w:val="none" w:sz="0" w:space="0" w:color="auto"/>
        <w:right w:val="none" w:sz="0" w:space="0" w:color="auto"/>
      </w:divBdr>
      <w:divsChild>
        <w:div w:id="1375614422">
          <w:marLeft w:val="0"/>
          <w:marRight w:val="0"/>
          <w:marTop w:val="100"/>
          <w:marBottom w:val="40"/>
          <w:divBdr>
            <w:top w:val="none" w:sz="0" w:space="0" w:color="auto"/>
            <w:left w:val="none" w:sz="0" w:space="0" w:color="auto"/>
            <w:bottom w:val="none" w:sz="0" w:space="0" w:color="auto"/>
            <w:right w:val="none" w:sz="0" w:space="0" w:color="auto"/>
          </w:divBdr>
        </w:div>
      </w:divsChild>
    </w:div>
    <w:div w:id="1145051492">
      <w:bodyDiv w:val="1"/>
      <w:marLeft w:val="0"/>
      <w:marRight w:val="0"/>
      <w:marTop w:val="0"/>
      <w:marBottom w:val="0"/>
      <w:divBdr>
        <w:top w:val="none" w:sz="0" w:space="0" w:color="auto"/>
        <w:left w:val="none" w:sz="0" w:space="0" w:color="auto"/>
        <w:bottom w:val="none" w:sz="0" w:space="0" w:color="auto"/>
        <w:right w:val="none" w:sz="0" w:space="0" w:color="auto"/>
      </w:divBdr>
    </w:div>
    <w:div w:id="1168639806">
      <w:bodyDiv w:val="1"/>
      <w:marLeft w:val="0"/>
      <w:marRight w:val="0"/>
      <w:marTop w:val="0"/>
      <w:marBottom w:val="0"/>
      <w:divBdr>
        <w:top w:val="none" w:sz="0" w:space="0" w:color="auto"/>
        <w:left w:val="none" w:sz="0" w:space="0" w:color="auto"/>
        <w:bottom w:val="none" w:sz="0" w:space="0" w:color="auto"/>
        <w:right w:val="none" w:sz="0" w:space="0" w:color="auto"/>
      </w:divBdr>
    </w:div>
    <w:div w:id="1175730810">
      <w:bodyDiv w:val="1"/>
      <w:marLeft w:val="0"/>
      <w:marRight w:val="0"/>
      <w:marTop w:val="0"/>
      <w:marBottom w:val="0"/>
      <w:divBdr>
        <w:top w:val="none" w:sz="0" w:space="0" w:color="auto"/>
        <w:left w:val="none" w:sz="0" w:space="0" w:color="auto"/>
        <w:bottom w:val="none" w:sz="0" w:space="0" w:color="auto"/>
        <w:right w:val="none" w:sz="0" w:space="0" w:color="auto"/>
      </w:divBdr>
    </w:div>
    <w:div w:id="1175876543">
      <w:bodyDiv w:val="1"/>
      <w:marLeft w:val="0"/>
      <w:marRight w:val="0"/>
      <w:marTop w:val="0"/>
      <w:marBottom w:val="0"/>
      <w:divBdr>
        <w:top w:val="none" w:sz="0" w:space="0" w:color="auto"/>
        <w:left w:val="none" w:sz="0" w:space="0" w:color="auto"/>
        <w:bottom w:val="none" w:sz="0" w:space="0" w:color="auto"/>
        <w:right w:val="none" w:sz="0" w:space="0" w:color="auto"/>
      </w:divBdr>
    </w:div>
    <w:div w:id="1183737534">
      <w:bodyDiv w:val="1"/>
      <w:marLeft w:val="0"/>
      <w:marRight w:val="0"/>
      <w:marTop w:val="0"/>
      <w:marBottom w:val="0"/>
      <w:divBdr>
        <w:top w:val="none" w:sz="0" w:space="0" w:color="auto"/>
        <w:left w:val="none" w:sz="0" w:space="0" w:color="auto"/>
        <w:bottom w:val="none" w:sz="0" w:space="0" w:color="auto"/>
        <w:right w:val="none" w:sz="0" w:space="0" w:color="auto"/>
      </w:divBdr>
      <w:divsChild>
        <w:div w:id="1005013611">
          <w:marLeft w:val="0"/>
          <w:marRight w:val="0"/>
          <w:marTop w:val="100"/>
          <w:marBottom w:val="40"/>
          <w:divBdr>
            <w:top w:val="none" w:sz="0" w:space="0" w:color="auto"/>
            <w:left w:val="none" w:sz="0" w:space="0" w:color="auto"/>
            <w:bottom w:val="none" w:sz="0" w:space="0" w:color="auto"/>
            <w:right w:val="none" w:sz="0" w:space="0" w:color="auto"/>
          </w:divBdr>
        </w:div>
      </w:divsChild>
    </w:div>
    <w:div w:id="1188249640">
      <w:bodyDiv w:val="1"/>
      <w:marLeft w:val="0"/>
      <w:marRight w:val="0"/>
      <w:marTop w:val="0"/>
      <w:marBottom w:val="0"/>
      <w:divBdr>
        <w:top w:val="none" w:sz="0" w:space="0" w:color="auto"/>
        <w:left w:val="none" w:sz="0" w:space="0" w:color="auto"/>
        <w:bottom w:val="none" w:sz="0" w:space="0" w:color="auto"/>
        <w:right w:val="none" w:sz="0" w:space="0" w:color="auto"/>
      </w:divBdr>
      <w:divsChild>
        <w:div w:id="1067729455">
          <w:marLeft w:val="0"/>
          <w:marRight w:val="0"/>
          <w:marTop w:val="100"/>
          <w:marBottom w:val="40"/>
          <w:divBdr>
            <w:top w:val="none" w:sz="0" w:space="0" w:color="auto"/>
            <w:left w:val="none" w:sz="0" w:space="0" w:color="auto"/>
            <w:bottom w:val="none" w:sz="0" w:space="0" w:color="auto"/>
            <w:right w:val="none" w:sz="0" w:space="0" w:color="auto"/>
          </w:divBdr>
        </w:div>
        <w:div w:id="390736442">
          <w:marLeft w:val="0"/>
          <w:marRight w:val="0"/>
          <w:marTop w:val="100"/>
          <w:marBottom w:val="40"/>
          <w:divBdr>
            <w:top w:val="none" w:sz="0" w:space="0" w:color="auto"/>
            <w:left w:val="none" w:sz="0" w:space="0" w:color="auto"/>
            <w:bottom w:val="none" w:sz="0" w:space="0" w:color="auto"/>
            <w:right w:val="none" w:sz="0" w:space="0" w:color="auto"/>
          </w:divBdr>
        </w:div>
      </w:divsChild>
    </w:div>
    <w:div w:id="1188256083">
      <w:bodyDiv w:val="1"/>
      <w:marLeft w:val="0"/>
      <w:marRight w:val="0"/>
      <w:marTop w:val="0"/>
      <w:marBottom w:val="0"/>
      <w:divBdr>
        <w:top w:val="none" w:sz="0" w:space="0" w:color="auto"/>
        <w:left w:val="none" w:sz="0" w:space="0" w:color="auto"/>
        <w:bottom w:val="none" w:sz="0" w:space="0" w:color="auto"/>
        <w:right w:val="none" w:sz="0" w:space="0" w:color="auto"/>
      </w:divBdr>
      <w:divsChild>
        <w:div w:id="2011788693">
          <w:marLeft w:val="0"/>
          <w:marRight w:val="0"/>
          <w:marTop w:val="100"/>
          <w:marBottom w:val="40"/>
          <w:divBdr>
            <w:top w:val="none" w:sz="0" w:space="0" w:color="auto"/>
            <w:left w:val="none" w:sz="0" w:space="0" w:color="auto"/>
            <w:bottom w:val="none" w:sz="0" w:space="0" w:color="auto"/>
            <w:right w:val="none" w:sz="0" w:space="0" w:color="auto"/>
          </w:divBdr>
        </w:div>
        <w:div w:id="1874220560">
          <w:marLeft w:val="0"/>
          <w:marRight w:val="0"/>
          <w:marTop w:val="100"/>
          <w:marBottom w:val="40"/>
          <w:divBdr>
            <w:top w:val="none" w:sz="0" w:space="0" w:color="auto"/>
            <w:left w:val="none" w:sz="0" w:space="0" w:color="auto"/>
            <w:bottom w:val="none" w:sz="0" w:space="0" w:color="auto"/>
            <w:right w:val="none" w:sz="0" w:space="0" w:color="auto"/>
          </w:divBdr>
        </w:div>
      </w:divsChild>
    </w:div>
    <w:div w:id="1202405584">
      <w:bodyDiv w:val="1"/>
      <w:marLeft w:val="0"/>
      <w:marRight w:val="0"/>
      <w:marTop w:val="0"/>
      <w:marBottom w:val="0"/>
      <w:divBdr>
        <w:top w:val="none" w:sz="0" w:space="0" w:color="auto"/>
        <w:left w:val="none" w:sz="0" w:space="0" w:color="auto"/>
        <w:bottom w:val="none" w:sz="0" w:space="0" w:color="auto"/>
        <w:right w:val="none" w:sz="0" w:space="0" w:color="auto"/>
      </w:divBdr>
    </w:div>
    <w:div w:id="1234968773">
      <w:bodyDiv w:val="1"/>
      <w:marLeft w:val="0"/>
      <w:marRight w:val="0"/>
      <w:marTop w:val="0"/>
      <w:marBottom w:val="0"/>
      <w:divBdr>
        <w:top w:val="none" w:sz="0" w:space="0" w:color="auto"/>
        <w:left w:val="none" w:sz="0" w:space="0" w:color="auto"/>
        <w:bottom w:val="none" w:sz="0" w:space="0" w:color="auto"/>
        <w:right w:val="none" w:sz="0" w:space="0" w:color="auto"/>
      </w:divBdr>
      <w:divsChild>
        <w:div w:id="828861275">
          <w:marLeft w:val="0"/>
          <w:marRight w:val="0"/>
          <w:marTop w:val="100"/>
          <w:marBottom w:val="40"/>
          <w:divBdr>
            <w:top w:val="none" w:sz="0" w:space="0" w:color="auto"/>
            <w:left w:val="none" w:sz="0" w:space="0" w:color="auto"/>
            <w:bottom w:val="none" w:sz="0" w:space="0" w:color="auto"/>
            <w:right w:val="none" w:sz="0" w:space="0" w:color="auto"/>
          </w:divBdr>
        </w:div>
        <w:div w:id="637223679">
          <w:marLeft w:val="0"/>
          <w:marRight w:val="0"/>
          <w:marTop w:val="100"/>
          <w:marBottom w:val="40"/>
          <w:divBdr>
            <w:top w:val="none" w:sz="0" w:space="0" w:color="auto"/>
            <w:left w:val="none" w:sz="0" w:space="0" w:color="auto"/>
            <w:bottom w:val="none" w:sz="0" w:space="0" w:color="auto"/>
            <w:right w:val="none" w:sz="0" w:space="0" w:color="auto"/>
          </w:divBdr>
        </w:div>
      </w:divsChild>
    </w:div>
    <w:div w:id="1237398431">
      <w:bodyDiv w:val="1"/>
      <w:marLeft w:val="0"/>
      <w:marRight w:val="0"/>
      <w:marTop w:val="0"/>
      <w:marBottom w:val="0"/>
      <w:divBdr>
        <w:top w:val="none" w:sz="0" w:space="0" w:color="auto"/>
        <w:left w:val="none" w:sz="0" w:space="0" w:color="auto"/>
        <w:bottom w:val="none" w:sz="0" w:space="0" w:color="auto"/>
        <w:right w:val="none" w:sz="0" w:space="0" w:color="auto"/>
      </w:divBdr>
    </w:div>
    <w:div w:id="1256940373">
      <w:bodyDiv w:val="1"/>
      <w:marLeft w:val="0"/>
      <w:marRight w:val="0"/>
      <w:marTop w:val="0"/>
      <w:marBottom w:val="0"/>
      <w:divBdr>
        <w:top w:val="none" w:sz="0" w:space="0" w:color="auto"/>
        <w:left w:val="none" w:sz="0" w:space="0" w:color="auto"/>
        <w:bottom w:val="none" w:sz="0" w:space="0" w:color="auto"/>
        <w:right w:val="none" w:sz="0" w:space="0" w:color="auto"/>
      </w:divBdr>
    </w:div>
    <w:div w:id="1268074678">
      <w:bodyDiv w:val="1"/>
      <w:marLeft w:val="0"/>
      <w:marRight w:val="0"/>
      <w:marTop w:val="0"/>
      <w:marBottom w:val="0"/>
      <w:divBdr>
        <w:top w:val="none" w:sz="0" w:space="0" w:color="auto"/>
        <w:left w:val="none" w:sz="0" w:space="0" w:color="auto"/>
        <w:bottom w:val="none" w:sz="0" w:space="0" w:color="auto"/>
        <w:right w:val="none" w:sz="0" w:space="0" w:color="auto"/>
      </w:divBdr>
      <w:divsChild>
        <w:div w:id="147093739">
          <w:marLeft w:val="0"/>
          <w:marRight w:val="0"/>
          <w:marTop w:val="100"/>
          <w:marBottom w:val="40"/>
          <w:divBdr>
            <w:top w:val="none" w:sz="0" w:space="0" w:color="auto"/>
            <w:left w:val="none" w:sz="0" w:space="0" w:color="auto"/>
            <w:bottom w:val="none" w:sz="0" w:space="0" w:color="auto"/>
            <w:right w:val="none" w:sz="0" w:space="0" w:color="auto"/>
          </w:divBdr>
        </w:div>
        <w:div w:id="187181187">
          <w:marLeft w:val="0"/>
          <w:marRight w:val="0"/>
          <w:marTop w:val="100"/>
          <w:marBottom w:val="40"/>
          <w:divBdr>
            <w:top w:val="none" w:sz="0" w:space="0" w:color="auto"/>
            <w:left w:val="none" w:sz="0" w:space="0" w:color="auto"/>
            <w:bottom w:val="none" w:sz="0" w:space="0" w:color="auto"/>
            <w:right w:val="none" w:sz="0" w:space="0" w:color="auto"/>
          </w:divBdr>
        </w:div>
      </w:divsChild>
    </w:div>
    <w:div w:id="1273586239">
      <w:bodyDiv w:val="1"/>
      <w:marLeft w:val="0"/>
      <w:marRight w:val="0"/>
      <w:marTop w:val="0"/>
      <w:marBottom w:val="0"/>
      <w:divBdr>
        <w:top w:val="none" w:sz="0" w:space="0" w:color="auto"/>
        <w:left w:val="none" w:sz="0" w:space="0" w:color="auto"/>
        <w:bottom w:val="none" w:sz="0" w:space="0" w:color="auto"/>
        <w:right w:val="none" w:sz="0" w:space="0" w:color="auto"/>
      </w:divBdr>
    </w:div>
    <w:div w:id="1285382193">
      <w:bodyDiv w:val="1"/>
      <w:marLeft w:val="0"/>
      <w:marRight w:val="0"/>
      <w:marTop w:val="0"/>
      <w:marBottom w:val="0"/>
      <w:divBdr>
        <w:top w:val="none" w:sz="0" w:space="0" w:color="auto"/>
        <w:left w:val="none" w:sz="0" w:space="0" w:color="auto"/>
        <w:bottom w:val="none" w:sz="0" w:space="0" w:color="auto"/>
        <w:right w:val="none" w:sz="0" w:space="0" w:color="auto"/>
      </w:divBdr>
      <w:divsChild>
        <w:div w:id="495808702">
          <w:marLeft w:val="0"/>
          <w:marRight w:val="0"/>
          <w:marTop w:val="100"/>
          <w:marBottom w:val="40"/>
          <w:divBdr>
            <w:top w:val="none" w:sz="0" w:space="0" w:color="auto"/>
            <w:left w:val="none" w:sz="0" w:space="0" w:color="auto"/>
            <w:bottom w:val="none" w:sz="0" w:space="0" w:color="auto"/>
            <w:right w:val="none" w:sz="0" w:space="0" w:color="auto"/>
          </w:divBdr>
        </w:div>
        <w:div w:id="1493913921">
          <w:marLeft w:val="0"/>
          <w:marRight w:val="0"/>
          <w:marTop w:val="100"/>
          <w:marBottom w:val="40"/>
          <w:divBdr>
            <w:top w:val="none" w:sz="0" w:space="0" w:color="auto"/>
            <w:left w:val="none" w:sz="0" w:space="0" w:color="auto"/>
            <w:bottom w:val="none" w:sz="0" w:space="0" w:color="auto"/>
            <w:right w:val="none" w:sz="0" w:space="0" w:color="auto"/>
          </w:divBdr>
        </w:div>
      </w:divsChild>
    </w:div>
    <w:div w:id="1303147764">
      <w:bodyDiv w:val="1"/>
      <w:marLeft w:val="0"/>
      <w:marRight w:val="0"/>
      <w:marTop w:val="0"/>
      <w:marBottom w:val="0"/>
      <w:divBdr>
        <w:top w:val="none" w:sz="0" w:space="0" w:color="auto"/>
        <w:left w:val="none" w:sz="0" w:space="0" w:color="auto"/>
        <w:bottom w:val="none" w:sz="0" w:space="0" w:color="auto"/>
        <w:right w:val="none" w:sz="0" w:space="0" w:color="auto"/>
      </w:divBdr>
      <w:divsChild>
        <w:div w:id="22901551">
          <w:marLeft w:val="0"/>
          <w:marRight w:val="0"/>
          <w:marTop w:val="100"/>
          <w:marBottom w:val="40"/>
          <w:divBdr>
            <w:top w:val="none" w:sz="0" w:space="0" w:color="auto"/>
            <w:left w:val="none" w:sz="0" w:space="0" w:color="auto"/>
            <w:bottom w:val="none" w:sz="0" w:space="0" w:color="auto"/>
            <w:right w:val="none" w:sz="0" w:space="0" w:color="auto"/>
          </w:divBdr>
        </w:div>
        <w:div w:id="56822697">
          <w:marLeft w:val="0"/>
          <w:marRight w:val="0"/>
          <w:marTop w:val="100"/>
          <w:marBottom w:val="40"/>
          <w:divBdr>
            <w:top w:val="none" w:sz="0" w:space="0" w:color="auto"/>
            <w:left w:val="none" w:sz="0" w:space="0" w:color="auto"/>
            <w:bottom w:val="none" w:sz="0" w:space="0" w:color="auto"/>
            <w:right w:val="none" w:sz="0" w:space="0" w:color="auto"/>
          </w:divBdr>
        </w:div>
      </w:divsChild>
    </w:div>
    <w:div w:id="1315724580">
      <w:bodyDiv w:val="1"/>
      <w:marLeft w:val="0"/>
      <w:marRight w:val="0"/>
      <w:marTop w:val="0"/>
      <w:marBottom w:val="0"/>
      <w:divBdr>
        <w:top w:val="none" w:sz="0" w:space="0" w:color="auto"/>
        <w:left w:val="none" w:sz="0" w:space="0" w:color="auto"/>
        <w:bottom w:val="none" w:sz="0" w:space="0" w:color="auto"/>
        <w:right w:val="none" w:sz="0" w:space="0" w:color="auto"/>
      </w:divBdr>
      <w:divsChild>
        <w:div w:id="2033412964">
          <w:marLeft w:val="0"/>
          <w:marRight w:val="0"/>
          <w:marTop w:val="100"/>
          <w:marBottom w:val="40"/>
          <w:divBdr>
            <w:top w:val="none" w:sz="0" w:space="0" w:color="auto"/>
            <w:left w:val="none" w:sz="0" w:space="0" w:color="auto"/>
            <w:bottom w:val="none" w:sz="0" w:space="0" w:color="auto"/>
            <w:right w:val="none" w:sz="0" w:space="0" w:color="auto"/>
          </w:divBdr>
        </w:div>
        <w:div w:id="1037971818">
          <w:marLeft w:val="0"/>
          <w:marRight w:val="0"/>
          <w:marTop w:val="100"/>
          <w:marBottom w:val="40"/>
          <w:divBdr>
            <w:top w:val="none" w:sz="0" w:space="0" w:color="auto"/>
            <w:left w:val="none" w:sz="0" w:space="0" w:color="auto"/>
            <w:bottom w:val="none" w:sz="0" w:space="0" w:color="auto"/>
            <w:right w:val="none" w:sz="0" w:space="0" w:color="auto"/>
          </w:divBdr>
        </w:div>
        <w:div w:id="1229923705">
          <w:marLeft w:val="0"/>
          <w:marRight w:val="0"/>
          <w:marTop w:val="100"/>
          <w:marBottom w:val="40"/>
          <w:divBdr>
            <w:top w:val="none" w:sz="0" w:space="0" w:color="auto"/>
            <w:left w:val="none" w:sz="0" w:space="0" w:color="auto"/>
            <w:bottom w:val="none" w:sz="0" w:space="0" w:color="auto"/>
            <w:right w:val="none" w:sz="0" w:space="0" w:color="auto"/>
          </w:divBdr>
        </w:div>
        <w:div w:id="1237713422">
          <w:marLeft w:val="0"/>
          <w:marRight w:val="0"/>
          <w:marTop w:val="100"/>
          <w:marBottom w:val="40"/>
          <w:divBdr>
            <w:top w:val="none" w:sz="0" w:space="0" w:color="auto"/>
            <w:left w:val="none" w:sz="0" w:space="0" w:color="auto"/>
            <w:bottom w:val="none" w:sz="0" w:space="0" w:color="auto"/>
            <w:right w:val="none" w:sz="0" w:space="0" w:color="auto"/>
          </w:divBdr>
        </w:div>
      </w:divsChild>
    </w:div>
    <w:div w:id="1336304823">
      <w:bodyDiv w:val="1"/>
      <w:marLeft w:val="0"/>
      <w:marRight w:val="0"/>
      <w:marTop w:val="0"/>
      <w:marBottom w:val="0"/>
      <w:divBdr>
        <w:top w:val="none" w:sz="0" w:space="0" w:color="auto"/>
        <w:left w:val="none" w:sz="0" w:space="0" w:color="auto"/>
        <w:bottom w:val="none" w:sz="0" w:space="0" w:color="auto"/>
        <w:right w:val="none" w:sz="0" w:space="0" w:color="auto"/>
      </w:divBdr>
      <w:divsChild>
        <w:div w:id="1708797657">
          <w:marLeft w:val="0"/>
          <w:marRight w:val="0"/>
          <w:marTop w:val="80"/>
          <w:marBottom w:val="80"/>
          <w:divBdr>
            <w:top w:val="none" w:sz="0" w:space="0" w:color="auto"/>
            <w:left w:val="none" w:sz="0" w:space="0" w:color="auto"/>
            <w:bottom w:val="none" w:sz="0" w:space="0" w:color="auto"/>
            <w:right w:val="none" w:sz="0" w:space="0" w:color="auto"/>
          </w:divBdr>
        </w:div>
        <w:div w:id="1037773017">
          <w:marLeft w:val="360"/>
          <w:marRight w:val="0"/>
          <w:marTop w:val="80"/>
          <w:marBottom w:val="80"/>
          <w:divBdr>
            <w:top w:val="none" w:sz="0" w:space="0" w:color="auto"/>
            <w:left w:val="none" w:sz="0" w:space="0" w:color="auto"/>
            <w:bottom w:val="none" w:sz="0" w:space="0" w:color="auto"/>
            <w:right w:val="none" w:sz="0" w:space="0" w:color="auto"/>
          </w:divBdr>
        </w:div>
        <w:div w:id="729890996">
          <w:marLeft w:val="360"/>
          <w:marRight w:val="0"/>
          <w:marTop w:val="80"/>
          <w:marBottom w:val="80"/>
          <w:divBdr>
            <w:top w:val="none" w:sz="0" w:space="0" w:color="auto"/>
            <w:left w:val="none" w:sz="0" w:space="0" w:color="auto"/>
            <w:bottom w:val="none" w:sz="0" w:space="0" w:color="auto"/>
            <w:right w:val="none" w:sz="0" w:space="0" w:color="auto"/>
          </w:divBdr>
        </w:div>
      </w:divsChild>
    </w:div>
    <w:div w:id="1348093215">
      <w:bodyDiv w:val="1"/>
      <w:marLeft w:val="0"/>
      <w:marRight w:val="0"/>
      <w:marTop w:val="0"/>
      <w:marBottom w:val="0"/>
      <w:divBdr>
        <w:top w:val="none" w:sz="0" w:space="0" w:color="auto"/>
        <w:left w:val="none" w:sz="0" w:space="0" w:color="auto"/>
        <w:bottom w:val="none" w:sz="0" w:space="0" w:color="auto"/>
        <w:right w:val="none" w:sz="0" w:space="0" w:color="auto"/>
      </w:divBdr>
    </w:div>
    <w:div w:id="1351444577">
      <w:bodyDiv w:val="1"/>
      <w:marLeft w:val="0"/>
      <w:marRight w:val="0"/>
      <w:marTop w:val="0"/>
      <w:marBottom w:val="0"/>
      <w:divBdr>
        <w:top w:val="none" w:sz="0" w:space="0" w:color="auto"/>
        <w:left w:val="none" w:sz="0" w:space="0" w:color="auto"/>
        <w:bottom w:val="none" w:sz="0" w:space="0" w:color="auto"/>
        <w:right w:val="none" w:sz="0" w:space="0" w:color="auto"/>
      </w:divBdr>
      <w:divsChild>
        <w:div w:id="2136898893">
          <w:marLeft w:val="0"/>
          <w:marRight w:val="0"/>
          <w:marTop w:val="100"/>
          <w:marBottom w:val="40"/>
          <w:divBdr>
            <w:top w:val="none" w:sz="0" w:space="0" w:color="auto"/>
            <w:left w:val="none" w:sz="0" w:space="0" w:color="auto"/>
            <w:bottom w:val="none" w:sz="0" w:space="0" w:color="auto"/>
            <w:right w:val="none" w:sz="0" w:space="0" w:color="auto"/>
          </w:divBdr>
        </w:div>
      </w:divsChild>
    </w:div>
    <w:div w:id="1362442225">
      <w:bodyDiv w:val="1"/>
      <w:marLeft w:val="0"/>
      <w:marRight w:val="0"/>
      <w:marTop w:val="0"/>
      <w:marBottom w:val="0"/>
      <w:divBdr>
        <w:top w:val="none" w:sz="0" w:space="0" w:color="auto"/>
        <w:left w:val="none" w:sz="0" w:space="0" w:color="auto"/>
        <w:bottom w:val="none" w:sz="0" w:space="0" w:color="auto"/>
        <w:right w:val="none" w:sz="0" w:space="0" w:color="auto"/>
      </w:divBdr>
      <w:divsChild>
        <w:div w:id="1422947502">
          <w:marLeft w:val="0"/>
          <w:marRight w:val="0"/>
          <w:marTop w:val="100"/>
          <w:marBottom w:val="40"/>
          <w:divBdr>
            <w:top w:val="none" w:sz="0" w:space="0" w:color="auto"/>
            <w:left w:val="none" w:sz="0" w:space="0" w:color="auto"/>
            <w:bottom w:val="none" w:sz="0" w:space="0" w:color="auto"/>
            <w:right w:val="none" w:sz="0" w:space="0" w:color="auto"/>
          </w:divBdr>
        </w:div>
      </w:divsChild>
    </w:div>
    <w:div w:id="1386679084">
      <w:bodyDiv w:val="1"/>
      <w:marLeft w:val="0"/>
      <w:marRight w:val="0"/>
      <w:marTop w:val="0"/>
      <w:marBottom w:val="0"/>
      <w:divBdr>
        <w:top w:val="none" w:sz="0" w:space="0" w:color="auto"/>
        <w:left w:val="none" w:sz="0" w:space="0" w:color="auto"/>
        <w:bottom w:val="none" w:sz="0" w:space="0" w:color="auto"/>
        <w:right w:val="none" w:sz="0" w:space="0" w:color="auto"/>
      </w:divBdr>
      <w:divsChild>
        <w:div w:id="310409077">
          <w:marLeft w:val="0"/>
          <w:marRight w:val="0"/>
          <w:marTop w:val="100"/>
          <w:marBottom w:val="40"/>
          <w:divBdr>
            <w:top w:val="none" w:sz="0" w:space="0" w:color="auto"/>
            <w:left w:val="none" w:sz="0" w:space="0" w:color="auto"/>
            <w:bottom w:val="none" w:sz="0" w:space="0" w:color="auto"/>
            <w:right w:val="none" w:sz="0" w:space="0" w:color="auto"/>
          </w:divBdr>
        </w:div>
      </w:divsChild>
    </w:div>
    <w:div w:id="1390419562">
      <w:bodyDiv w:val="1"/>
      <w:marLeft w:val="0"/>
      <w:marRight w:val="0"/>
      <w:marTop w:val="0"/>
      <w:marBottom w:val="0"/>
      <w:divBdr>
        <w:top w:val="none" w:sz="0" w:space="0" w:color="auto"/>
        <w:left w:val="none" w:sz="0" w:space="0" w:color="auto"/>
        <w:bottom w:val="none" w:sz="0" w:space="0" w:color="auto"/>
        <w:right w:val="none" w:sz="0" w:space="0" w:color="auto"/>
      </w:divBdr>
    </w:div>
    <w:div w:id="1394500581">
      <w:bodyDiv w:val="1"/>
      <w:marLeft w:val="0"/>
      <w:marRight w:val="0"/>
      <w:marTop w:val="0"/>
      <w:marBottom w:val="0"/>
      <w:divBdr>
        <w:top w:val="none" w:sz="0" w:space="0" w:color="auto"/>
        <w:left w:val="none" w:sz="0" w:space="0" w:color="auto"/>
        <w:bottom w:val="none" w:sz="0" w:space="0" w:color="auto"/>
        <w:right w:val="none" w:sz="0" w:space="0" w:color="auto"/>
      </w:divBdr>
      <w:divsChild>
        <w:div w:id="2084180013">
          <w:marLeft w:val="0"/>
          <w:marRight w:val="0"/>
          <w:marTop w:val="100"/>
          <w:marBottom w:val="40"/>
          <w:divBdr>
            <w:top w:val="none" w:sz="0" w:space="0" w:color="auto"/>
            <w:left w:val="none" w:sz="0" w:space="0" w:color="auto"/>
            <w:bottom w:val="none" w:sz="0" w:space="0" w:color="auto"/>
            <w:right w:val="none" w:sz="0" w:space="0" w:color="auto"/>
          </w:divBdr>
        </w:div>
      </w:divsChild>
    </w:div>
    <w:div w:id="1412197452">
      <w:bodyDiv w:val="1"/>
      <w:marLeft w:val="0"/>
      <w:marRight w:val="0"/>
      <w:marTop w:val="0"/>
      <w:marBottom w:val="0"/>
      <w:divBdr>
        <w:top w:val="none" w:sz="0" w:space="0" w:color="auto"/>
        <w:left w:val="none" w:sz="0" w:space="0" w:color="auto"/>
        <w:bottom w:val="none" w:sz="0" w:space="0" w:color="auto"/>
        <w:right w:val="none" w:sz="0" w:space="0" w:color="auto"/>
      </w:divBdr>
    </w:div>
    <w:div w:id="1413628051">
      <w:bodyDiv w:val="1"/>
      <w:marLeft w:val="0"/>
      <w:marRight w:val="0"/>
      <w:marTop w:val="0"/>
      <w:marBottom w:val="0"/>
      <w:divBdr>
        <w:top w:val="none" w:sz="0" w:space="0" w:color="auto"/>
        <w:left w:val="none" w:sz="0" w:space="0" w:color="auto"/>
        <w:bottom w:val="none" w:sz="0" w:space="0" w:color="auto"/>
        <w:right w:val="none" w:sz="0" w:space="0" w:color="auto"/>
      </w:divBdr>
      <w:divsChild>
        <w:div w:id="1321958056">
          <w:marLeft w:val="0"/>
          <w:marRight w:val="0"/>
          <w:marTop w:val="80"/>
          <w:marBottom w:val="20"/>
          <w:divBdr>
            <w:top w:val="none" w:sz="0" w:space="0" w:color="auto"/>
            <w:left w:val="none" w:sz="0" w:space="0" w:color="auto"/>
            <w:bottom w:val="none" w:sz="0" w:space="0" w:color="auto"/>
            <w:right w:val="none" w:sz="0" w:space="0" w:color="auto"/>
          </w:divBdr>
        </w:div>
        <w:div w:id="960577683">
          <w:marLeft w:val="0"/>
          <w:marRight w:val="0"/>
          <w:marTop w:val="100"/>
          <w:marBottom w:val="40"/>
          <w:divBdr>
            <w:top w:val="none" w:sz="0" w:space="0" w:color="auto"/>
            <w:left w:val="none" w:sz="0" w:space="0" w:color="auto"/>
            <w:bottom w:val="none" w:sz="0" w:space="0" w:color="auto"/>
            <w:right w:val="none" w:sz="0" w:space="0" w:color="auto"/>
          </w:divBdr>
        </w:div>
      </w:divsChild>
    </w:div>
    <w:div w:id="1418332753">
      <w:bodyDiv w:val="1"/>
      <w:marLeft w:val="0"/>
      <w:marRight w:val="0"/>
      <w:marTop w:val="0"/>
      <w:marBottom w:val="0"/>
      <w:divBdr>
        <w:top w:val="none" w:sz="0" w:space="0" w:color="auto"/>
        <w:left w:val="none" w:sz="0" w:space="0" w:color="auto"/>
        <w:bottom w:val="none" w:sz="0" w:space="0" w:color="auto"/>
        <w:right w:val="none" w:sz="0" w:space="0" w:color="auto"/>
      </w:divBdr>
      <w:divsChild>
        <w:div w:id="948707470">
          <w:marLeft w:val="0"/>
          <w:marRight w:val="0"/>
          <w:marTop w:val="100"/>
          <w:marBottom w:val="40"/>
          <w:divBdr>
            <w:top w:val="none" w:sz="0" w:space="0" w:color="auto"/>
            <w:left w:val="none" w:sz="0" w:space="0" w:color="auto"/>
            <w:bottom w:val="none" w:sz="0" w:space="0" w:color="auto"/>
            <w:right w:val="none" w:sz="0" w:space="0" w:color="auto"/>
          </w:divBdr>
        </w:div>
        <w:div w:id="1873952363">
          <w:marLeft w:val="0"/>
          <w:marRight w:val="0"/>
          <w:marTop w:val="100"/>
          <w:marBottom w:val="40"/>
          <w:divBdr>
            <w:top w:val="none" w:sz="0" w:space="0" w:color="auto"/>
            <w:left w:val="none" w:sz="0" w:space="0" w:color="auto"/>
            <w:bottom w:val="none" w:sz="0" w:space="0" w:color="auto"/>
            <w:right w:val="none" w:sz="0" w:space="0" w:color="auto"/>
          </w:divBdr>
        </w:div>
        <w:div w:id="2122987242">
          <w:marLeft w:val="0"/>
          <w:marRight w:val="0"/>
          <w:marTop w:val="100"/>
          <w:marBottom w:val="40"/>
          <w:divBdr>
            <w:top w:val="none" w:sz="0" w:space="0" w:color="auto"/>
            <w:left w:val="none" w:sz="0" w:space="0" w:color="auto"/>
            <w:bottom w:val="none" w:sz="0" w:space="0" w:color="auto"/>
            <w:right w:val="none" w:sz="0" w:space="0" w:color="auto"/>
          </w:divBdr>
        </w:div>
        <w:div w:id="1439518958">
          <w:marLeft w:val="0"/>
          <w:marRight w:val="0"/>
          <w:marTop w:val="100"/>
          <w:marBottom w:val="40"/>
          <w:divBdr>
            <w:top w:val="none" w:sz="0" w:space="0" w:color="auto"/>
            <w:left w:val="none" w:sz="0" w:space="0" w:color="auto"/>
            <w:bottom w:val="none" w:sz="0" w:space="0" w:color="auto"/>
            <w:right w:val="none" w:sz="0" w:space="0" w:color="auto"/>
          </w:divBdr>
        </w:div>
      </w:divsChild>
    </w:div>
    <w:div w:id="1446190265">
      <w:bodyDiv w:val="1"/>
      <w:marLeft w:val="0"/>
      <w:marRight w:val="0"/>
      <w:marTop w:val="0"/>
      <w:marBottom w:val="0"/>
      <w:divBdr>
        <w:top w:val="none" w:sz="0" w:space="0" w:color="auto"/>
        <w:left w:val="none" w:sz="0" w:space="0" w:color="auto"/>
        <w:bottom w:val="none" w:sz="0" w:space="0" w:color="auto"/>
        <w:right w:val="none" w:sz="0" w:space="0" w:color="auto"/>
      </w:divBdr>
      <w:divsChild>
        <w:div w:id="317537010">
          <w:marLeft w:val="0"/>
          <w:marRight w:val="0"/>
          <w:marTop w:val="100"/>
          <w:marBottom w:val="40"/>
          <w:divBdr>
            <w:top w:val="none" w:sz="0" w:space="0" w:color="auto"/>
            <w:left w:val="none" w:sz="0" w:space="0" w:color="auto"/>
            <w:bottom w:val="none" w:sz="0" w:space="0" w:color="auto"/>
            <w:right w:val="none" w:sz="0" w:space="0" w:color="auto"/>
          </w:divBdr>
        </w:div>
        <w:div w:id="2064021794">
          <w:marLeft w:val="0"/>
          <w:marRight w:val="0"/>
          <w:marTop w:val="100"/>
          <w:marBottom w:val="40"/>
          <w:divBdr>
            <w:top w:val="none" w:sz="0" w:space="0" w:color="auto"/>
            <w:left w:val="none" w:sz="0" w:space="0" w:color="auto"/>
            <w:bottom w:val="none" w:sz="0" w:space="0" w:color="auto"/>
            <w:right w:val="none" w:sz="0" w:space="0" w:color="auto"/>
          </w:divBdr>
        </w:div>
      </w:divsChild>
    </w:div>
    <w:div w:id="1495342785">
      <w:bodyDiv w:val="1"/>
      <w:marLeft w:val="0"/>
      <w:marRight w:val="0"/>
      <w:marTop w:val="0"/>
      <w:marBottom w:val="0"/>
      <w:divBdr>
        <w:top w:val="none" w:sz="0" w:space="0" w:color="auto"/>
        <w:left w:val="none" w:sz="0" w:space="0" w:color="auto"/>
        <w:bottom w:val="none" w:sz="0" w:space="0" w:color="auto"/>
        <w:right w:val="none" w:sz="0" w:space="0" w:color="auto"/>
      </w:divBdr>
    </w:div>
    <w:div w:id="1496148778">
      <w:bodyDiv w:val="1"/>
      <w:marLeft w:val="0"/>
      <w:marRight w:val="0"/>
      <w:marTop w:val="0"/>
      <w:marBottom w:val="0"/>
      <w:divBdr>
        <w:top w:val="none" w:sz="0" w:space="0" w:color="auto"/>
        <w:left w:val="none" w:sz="0" w:space="0" w:color="auto"/>
        <w:bottom w:val="none" w:sz="0" w:space="0" w:color="auto"/>
        <w:right w:val="none" w:sz="0" w:space="0" w:color="auto"/>
      </w:divBdr>
      <w:divsChild>
        <w:div w:id="737556483">
          <w:marLeft w:val="0"/>
          <w:marRight w:val="0"/>
          <w:marTop w:val="100"/>
          <w:marBottom w:val="40"/>
          <w:divBdr>
            <w:top w:val="none" w:sz="0" w:space="0" w:color="auto"/>
            <w:left w:val="none" w:sz="0" w:space="0" w:color="auto"/>
            <w:bottom w:val="none" w:sz="0" w:space="0" w:color="auto"/>
            <w:right w:val="none" w:sz="0" w:space="0" w:color="auto"/>
          </w:divBdr>
        </w:div>
        <w:div w:id="1974554803">
          <w:marLeft w:val="0"/>
          <w:marRight w:val="0"/>
          <w:marTop w:val="100"/>
          <w:marBottom w:val="40"/>
          <w:divBdr>
            <w:top w:val="none" w:sz="0" w:space="0" w:color="auto"/>
            <w:left w:val="none" w:sz="0" w:space="0" w:color="auto"/>
            <w:bottom w:val="none" w:sz="0" w:space="0" w:color="auto"/>
            <w:right w:val="none" w:sz="0" w:space="0" w:color="auto"/>
          </w:divBdr>
        </w:div>
      </w:divsChild>
    </w:div>
    <w:div w:id="1496259613">
      <w:bodyDiv w:val="1"/>
      <w:marLeft w:val="0"/>
      <w:marRight w:val="0"/>
      <w:marTop w:val="0"/>
      <w:marBottom w:val="0"/>
      <w:divBdr>
        <w:top w:val="none" w:sz="0" w:space="0" w:color="auto"/>
        <w:left w:val="none" w:sz="0" w:space="0" w:color="auto"/>
        <w:bottom w:val="none" w:sz="0" w:space="0" w:color="auto"/>
        <w:right w:val="none" w:sz="0" w:space="0" w:color="auto"/>
      </w:divBdr>
      <w:divsChild>
        <w:div w:id="286935134">
          <w:marLeft w:val="0"/>
          <w:marRight w:val="0"/>
          <w:marTop w:val="100"/>
          <w:marBottom w:val="40"/>
          <w:divBdr>
            <w:top w:val="none" w:sz="0" w:space="0" w:color="auto"/>
            <w:left w:val="none" w:sz="0" w:space="0" w:color="auto"/>
            <w:bottom w:val="none" w:sz="0" w:space="0" w:color="auto"/>
            <w:right w:val="none" w:sz="0" w:space="0" w:color="auto"/>
          </w:divBdr>
        </w:div>
        <w:div w:id="1725711000">
          <w:marLeft w:val="0"/>
          <w:marRight w:val="0"/>
          <w:marTop w:val="100"/>
          <w:marBottom w:val="40"/>
          <w:divBdr>
            <w:top w:val="none" w:sz="0" w:space="0" w:color="auto"/>
            <w:left w:val="none" w:sz="0" w:space="0" w:color="auto"/>
            <w:bottom w:val="none" w:sz="0" w:space="0" w:color="auto"/>
            <w:right w:val="none" w:sz="0" w:space="0" w:color="auto"/>
          </w:divBdr>
        </w:div>
      </w:divsChild>
    </w:div>
    <w:div w:id="1510027917">
      <w:bodyDiv w:val="1"/>
      <w:marLeft w:val="0"/>
      <w:marRight w:val="0"/>
      <w:marTop w:val="0"/>
      <w:marBottom w:val="0"/>
      <w:divBdr>
        <w:top w:val="none" w:sz="0" w:space="0" w:color="auto"/>
        <w:left w:val="none" w:sz="0" w:space="0" w:color="auto"/>
        <w:bottom w:val="none" w:sz="0" w:space="0" w:color="auto"/>
        <w:right w:val="none" w:sz="0" w:space="0" w:color="auto"/>
      </w:divBdr>
      <w:divsChild>
        <w:div w:id="1377702232">
          <w:marLeft w:val="0"/>
          <w:marRight w:val="0"/>
          <w:marTop w:val="100"/>
          <w:marBottom w:val="40"/>
          <w:divBdr>
            <w:top w:val="none" w:sz="0" w:space="0" w:color="auto"/>
            <w:left w:val="none" w:sz="0" w:space="0" w:color="auto"/>
            <w:bottom w:val="none" w:sz="0" w:space="0" w:color="auto"/>
            <w:right w:val="none" w:sz="0" w:space="0" w:color="auto"/>
          </w:divBdr>
        </w:div>
      </w:divsChild>
    </w:div>
    <w:div w:id="1527408144">
      <w:bodyDiv w:val="1"/>
      <w:marLeft w:val="0"/>
      <w:marRight w:val="0"/>
      <w:marTop w:val="0"/>
      <w:marBottom w:val="0"/>
      <w:divBdr>
        <w:top w:val="none" w:sz="0" w:space="0" w:color="auto"/>
        <w:left w:val="none" w:sz="0" w:space="0" w:color="auto"/>
        <w:bottom w:val="none" w:sz="0" w:space="0" w:color="auto"/>
        <w:right w:val="none" w:sz="0" w:space="0" w:color="auto"/>
      </w:divBdr>
      <w:divsChild>
        <w:div w:id="1422027079">
          <w:marLeft w:val="0"/>
          <w:marRight w:val="0"/>
          <w:marTop w:val="100"/>
          <w:marBottom w:val="40"/>
          <w:divBdr>
            <w:top w:val="none" w:sz="0" w:space="0" w:color="auto"/>
            <w:left w:val="none" w:sz="0" w:space="0" w:color="auto"/>
            <w:bottom w:val="none" w:sz="0" w:space="0" w:color="auto"/>
            <w:right w:val="none" w:sz="0" w:space="0" w:color="auto"/>
          </w:divBdr>
        </w:div>
        <w:div w:id="1995914969">
          <w:marLeft w:val="0"/>
          <w:marRight w:val="0"/>
          <w:marTop w:val="100"/>
          <w:marBottom w:val="40"/>
          <w:divBdr>
            <w:top w:val="none" w:sz="0" w:space="0" w:color="auto"/>
            <w:left w:val="none" w:sz="0" w:space="0" w:color="auto"/>
            <w:bottom w:val="none" w:sz="0" w:space="0" w:color="auto"/>
            <w:right w:val="none" w:sz="0" w:space="0" w:color="auto"/>
          </w:divBdr>
        </w:div>
      </w:divsChild>
    </w:div>
    <w:div w:id="1542279927">
      <w:bodyDiv w:val="1"/>
      <w:marLeft w:val="0"/>
      <w:marRight w:val="0"/>
      <w:marTop w:val="0"/>
      <w:marBottom w:val="0"/>
      <w:divBdr>
        <w:top w:val="none" w:sz="0" w:space="0" w:color="auto"/>
        <w:left w:val="none" w:sz="0" w:space="0" w:color="auto"/>
        <w:bottom w:val="none" w:sz="0" w:space="0" w:color="auto"/>
        <w:right w:val="none" w:sz="0" w:space="0" w:color="auto"/>
      </w:divBdr>
      <w:divsChild>
        <w:div w:id="1603999211">
          <w:marLeft w:val="0"/>
          <w:marRight w:val="0"/>
          <w:marTop w:val="100"/>
          <w:marBottom w:val="60"/>
          <w:divBdr>
            <w:top w:val="none" w:sz="0" w:space="0" w:color="auto"/>
            <w:left w:val="none" w:sz="0" w:space="0" w:color="auto"/>
            <w:bottom w:val="none" w:sz="0" w:space="0" w:color="auto"/>
            <w:right w:val="none" w:sz="0" w:space="0" w:color="auto"/>
          </w:divBdr>
        </w:div>
        <w:div w:id="1769151529">
          <w:marLeft w:val="0"/>
          <w:marRight w:val="0"/>
          <w:marTop w:val="100"/>
          <w:marBottom w:val="40"/>
          <w:divBdr>
            <w:top w:val="none" w:sz="0" w:space="0" w:color="auto"/>
            <w:left w:val="none" w:sz="0" w:space="0" w:color="auto"/>
            <w:bottom w:val="none" w:sz="0" w:space="0" w:color="auto"/>
            <w:right w:val="none" w:sz="0" w:space="0" w:color="auto"/>
          </w:divBdr>
        </w:div>
      </w:divsChild>
    </w:div>
    <w:div w:id="1564634618">
      <w:bodyDiv w:val="1"/>
      <w:marLeft w:val="0"/>
      <w:marRight w:val="0"/>
      <w:marTop w:val="0"/>
      <w:marBottom w:val="0"/>
      <w:divBdr>
        <w:top w:val="none" w:sz="0" w:space="0" w:color="auto"/>
        <w:left w:val="none" w:sz="0" w:space="0" w:color="auto"/>
        <w:bottom w:val="none" w:sz="0" w:space="0" w:color="auto"/>
        <w:right w:val="none" w:sz="0" w:space="0" w:color="auto"/>
      </w:divBdr>
    </w:div>
    <w:div w:id="1570578077">
      <w:bodyDiv w:val="1"/>
      <w:marLeft w:val="0"/>
      <w:marRight w:val="0"/>
      <w:marTop w:val="0"/>
      <w:marBottom w:val="0"/>
      <w:divBdr>
        <w:top w:val="none" w:sz="0" w:space="0" w:color="auto"/>
        <w:left w:val="none" w:sz="0" w:space="0" w:color="auto"/>
        <w:bottom w:val="none" w:sz="0" w:space="0" w:color="auto"/>
        <w:right w:val="none" w:sz="0" w:space="0" w:color="auto"/>
      </w:divBdr>
    </w:div>
    <w:div w:id="1583026307">
      <w:bodyDiv w:val="1"/>
      <w:marLeft w:val="0"/>
      <w:marRight w:val="0"/>
      <w:marTop w:val="0"/>
      <w:marBottom w:val="0"/>
      <w:divBdr>
        <w:top w:val="none" w:sz="0" w:space="0" w:color="auto"/>
        <w:left w:val="none" w:sz="0" w:space="0" w:color="auto"/>
        <w:bottom w:val="none" w:sz="0" w:space="0" w:color="auto"/>
        <w:right w:val="none" w:sz="0" w:space="0" w:color="auto"/>
      </w:divBdr>
      <w:divsChild>
        <w:div w:id="5522338">
          <w:marLeft w:val="0"/>
          <w:marRight w:val="0"/>
          <w:marTop w:val="100"/>
          <w:marBottom w:val="40"/>
          <w:divBdr>
            <w:top w:val="none" w:sz="0" w:space="0" w:color="auto"/>
            <w:left w:val="none" w:sz="0" w:space="0" w:color="auto"/>
            <w:bottom w:val="none" w:sz="0" w:space="0" w:color="auto"/>
            <w:right w:val="none" w:sz="0" w:space="0" w:color="auto"/>
          </w:divBdr>
        </w:div>
        <w:div w:id="790586511">
          <w:marLeft w:val="0"/>
          <w:marRight w:val="0"/>
          <w:marTop w:val="100"/>
          <w:marBottom w:val="40"/>
          <w:divBdr>
            <w:top w:val="none" w:sz="0" w:space="0" w:color="auto"/>
            <w:left w:val="none" w:sz="0" w:space="0" w:color="auto"/>
            <w:bottom w:val="none" w:sz="0" w:space="0" w:color="auto"/>
            <w:right w:val="none" w:sz="0" w:space="0" w:color="auto"/>
          </w:divBdr>
        </w:div>
      </w:divsChild>
    </w:div>
    <w:div w:id="1594320970">
      <w:bodyDiv w:val="1"/>
      <w:marLeft w:val="0"/>
      <w:marRight w:val="0"/>
      <w:marTop w:val="0"/>
      <w:marBottom w:val="0"/>
      <w:divBdr>
        <w:top w:val="none" w:sz="0" w:space="0" w:color="auto"/>
        <w:left w:val="none" w:sz="0" w:space="0" w:color="auto"/>
        <w:bottom w:val="none" w:sz="0" w:space="0" w:color="auto"/>
        <w:right w:val="none" w:sz="0" w:space="0" w:color="auto"/>
      </w:divBdr>
      <w:divsChild>
        <w:div w:id="1178888665">
          <w:marLeft w:val="0"/>
          <w:marRight w:val="0"/>
          <w:marTop w:val="100"/>
          <w:marBottom w:val="40"/>
          <w:divBdr>
            <w:top w:val="none" w:sz="0" w:space="0" w:color="auto"/>
            <w:left w:val="none" w:sz="0" w:space="0" w:color="auto"/>
            <w:bottom w:val="none" w:sz="0" w:space="0" w:color="auto"/>
            <w:right w:val="none" w:sz="0" w:space="0" w:color="auto"/>
          </w:divBdr>
        </w:div>
      </w:divsChild>
    </w:div>
    <w:div w:id="1596598226">
      <w:bodyDiv w:val="1"/>
      <w:marLeft w:val="0"/>
      <w:marRight w:val="0"/>
      <w:marTop w:val="0"/>
      <w:marBottom w:val="0"/>
      <w:divBdr>
        <w:top w:val="none" w:sz="0" w:space="0" w:color="auto"/>
        <w:left w:val="none" w:sz="0" w:space="0" w:color="auto"/>
        <w:bottom w:val="none" w:sz="0" w:space="0" w:color="auto"/>
        <w:right w:val="none" w:sz="0" w:space="0" w:color="auto"/>
      </w:divBdr>
    </w:div>
    <w:div w:id="1621187300">
      <w:bodyDiv w:val="1"/>
      <w:marLeft w:val="0"/>
      <w:marRight w:val="0"/>
      <w:marTop w:val="0"/>
      <w:marBottom w:val="0"/>
      <w:divBdr>
        <w:top w:val="none" w:sz="0" w:space="0" w:color="auto"/>
        <w:left w:val="none" w:sz="0" w:space="0" w:color="auto"/>
        <w:bottom w:val="none" w:sz="0" w:space="0" w:color="auto"/>
        <w:right w:val="none" w:sz="0" w:space="0" w:color="auto"/>
      </w:divBdr>
    </w:div>
    <w:div w:id="1626616188">
      <w:bodyDiv w:val="1"/>
      <w:marLeft w:val="0"/>
      <w:marRight w:val="0"/>
      <w:marTop w:val="0"/>
      <w:marBottom w:val="0"/>
      <w:divBdr>
        <w:top w:val="none" w:sz="0" w:space="0" w:color="auto"/>
        <w:left w:val="none" w:sz="0" w:space="0" w:color="auto"/>
        <w:bottom w:val="none" w:sz="0" w:space="0" w:color="auto"/>
        <w:right w:val="none" w:sz="0" w:space="0" w:color="auto"/>
      </w:divBdr>
    </w:div>
    <w:div w:id="1633751215">
      <w:bodyDiv w:val="1"/>
      <w:marLeft w:val="0"/>
      <w:marRight w:val="0"/>
      <w:marTop w:val="0"/>
      <w:marBottom w:val="0"/>
      <w:divBdr>
        <w:top w:val="none" w:sz="0" w:space="0" w:color="auto"/>
        <w:left w:val="none" w:sz="0" w:space="0" w:color="auto"/>
        <w:bottom w:val="none" w:sz="0" w:space="0" w:color="auto"/>
        <w:right w:val="none" w:sz="0" w:space="0" w:color="auto"/>
      </w:divBdr>
    </w:div>
    <w:div w:id="1640912689">
      <w:bodyDiv w:val="1"/>
      <w:marLeft w:val="0"/>
      <w:marRight w:val="0"/>
      <w:marTop w:val="0"/>
      <w:marBottom w:val="0"/>
      <w:divBdr>
        <w:top w:val="none" w:sz="0" w:space="0" w:color="auto"/>
        <w:left w:val="none" w:sz="0" w:space="0" w:color="auto"/>
        <w:bottom w:val="none" w:sz="0" w:space="0" w:color="auto"/>
        <w:right w:val="none" w:sz="0" w:space="0" w:color="auto"/>
      </w:divBdr>
      <w:divsChild>
        <w:div w:id="1170291125">
          <w:marLeft w:val="0"/>
          <w:marRight w:val="0"/>
          <w:marTop w:val="100"/>
          <w:marBottom w:val="40"/>
          <w:divBdr>
            <w:top w:val="none" w:sz="0" w:space="0" w:color="auto"/>
            <w:left w:val="none" w:sz="0" w:space="0" w:color="auto"/>
            <w:bottom w:val="none" w:sz="0" w:space="0" w:color="auto"/>
            <w:right w:val="none" w:sz="0" w:space="0" w:color="auto"/>
          </w:divBdr>
        </w:div>
        <w:div w:id="1604339439">
          <w:marLeft w:val="0"/>
          <w:marRight w:val="0"/>
          <w:marTop w:val="100"/>
          <w:marBottom w:val="40"/>
          <w:divBdr>
            <w:top w:val="none" w:sz="0" w:space="0" w:color="auto"/>
            <w:left w:val="none" w:sz="0" w:space="0" w:color="auto"/>
            <w:bottom w:val="none" w:sz="0" w:space="0" w:color="auto"/>
            <w:right w:val="none" w:sz="0" w:space="0" w:color="auto"/>
          </w:divBdr>
        </w:div>
      </w:divsChild>
    </w:div>
    <w:div w:id="1644772874">
      <w:bodyDiv w:val="1"/>
      <w:marLeft w:val="0"/>
      <w:marRight w:val="0"/>
      <w:marTop w:val="0"/>
      <w:marBottom w:val="0"/>
      <w:divBdr>
        <w:top w:val="none" w:sz="0" w:space="0" w:color="auto"/>
        <w:left w:val="none" w:sz="0" w:space="0" w:color="auto"/>
        <w:bottom w:val="none" w:sz="0" w:space="0" w:color="auto"/>
        <w:right w:val="none" w:sz="0" w:space="0" w:color="auto"/>
      </w:divBdr>
      <w:divsChild>
        <w:div w:id="1488398345">
          <w:marLeft w:val="0"/>
          <w:marRight w:val="0"/>
          <w:marTop w:val="100"/>
          <w:marBottom w:val="40"/>
          <w:divBdr>
            <w:top w:val="none" w:sz="0" w:space="0" w:color="auto"/>
            <w:left w:val="none" w:sz="0" w:space="0" w:color="auto"/>
            <w:bottom w:val="none" w:sz="0" w:space="0" w:color="auto"/>
            <w:right w:val="none" w:sz="0" w:space="0" w:color="auto"/>
          </w:divBdr>
        </w:div>
        <w:div w:id="1828090151">
          <w:marLeft w:val="0"/>
          <w:marRight w:val="0"/>
          <w:marTop w:val="100"/>
          <w:marBottom w:val="40"/>
          <w:divBdr>
            <w:top w:val="none" w:sz="0" w:space="0" w:color="auto"/>
            <w:left w:val="none" w:sz="0" w:space="0" w:color="auto"/>
            <w:bottom w:val="none" w:sz="0" w:space="0" w:color="auto"/>
            <w:right w:val="none" w:sz="0" w:space="0" w:color="auto"/>
          </w:divBdr>
        </w:div>
        <w:div w:id="482427805">
          <w:marLeft w:val="0"/>
          <w:marRight w:val="0"/>
          <w:marTop w:val="100"/>
          <w:marBottom w:val="40"/>
          <w:divBdr>
            <w:top w:val="none" w:sz="0" w:space="0" w:color="auto"/>
            <w:left w:val="none" w:sz="0" w:space="0" w:color="auto"/>
            <w:bottom w:val="none" w:sz="0" w:space="0" w:color="auto"/>
            <w:right w:val="none" w:sz="0" w:space="0" w:color="auto"/>
          </w:divBdr>
        </w:div>
        <w:div w:id="191185269">
          <w:marLeft w:val="0"/>
          <w:marRight w:val="0"/>
          <w:marTop w:val="100"/>
          <w:marBottom w:val="40"/>
          <w:divBdr>
            <w:top w:val="none" w:sz="0" w:space="0" w:color="auto"/>
            <w:left w:val="none" w:sz="0" w:space="0" w:color="auto"/>
            <w:bottom w:val="none" w:sz="0" w:space="0" w:color="auto"/>
            <w:right w:val="none" w:sz="0" w:space="0" w:color="auto"/>
          </w:divBdr>
        </w:div>
        <w:div w:id="945116318">
          <w:marLeft w:val="0"/>
          <w:marRight w:val="0"/>
          <w:marTop w:val="100"/>
          <w:marBottom w:val="40"/>
          <w:divBdr>
            <w:top w:val="none" w:sz="0" w:space="0" w:color="auto"/>
            <w:left w:val="none" w:sz="0" w:space="0" w:color="auto"/>
            <w:bottom w:val="none" w:sz="0" w:space="0" w:color="auto"/>
            <w:right w:val="none" w:sz="0" w:space="0" w:color="auto"/>
          </w:divBdr>
        </w:div>
        <w:div w:id="1319532135">
          <w:marLeft w:val="0"/>
          <w:marRight w:val="0"/>
          <w:marTop w:val="100"/>
          <w:marBottom w:val="40"/>
          <w:divBdr>
            <w:top w:val="none" w:sz="0" w:space="0" w:color="auto"/>
            <w:left w:val="none" w:sz="0" w:space="0" w:color="auto"/>
            <w:bottom w:val="none" w:sz="0" w:space="0" w:color="auto"/>
            <w:right w:val="none" w:sz="0" w:space="0" w:color="auto"/>
          </w:divBdr>
        </w:div>
        <w:div w:id="143011334">
          <w:marLeft w:val="0"/>
          <w:marRight w:val="0"/>
          <w:marTop w:val="100"/>
          <w:marBottom w:val="40"/>
          <w:divBdr>
            <w:top w:val="none" w:sz="0" w:space="0" w:color="auto"/>
            <w:left w:val="none" w:sz="0" w:space="0" w:color="auto"/>
            <w:bottom w:val="none" w:sz="0" w:space="0" w:color="auto"/>
            <w:right w:val="none" w:sz="0" w:space="0" w:color="auto"/>
          </w:divBdr>
        </w:div>
        <w:div w:id="583804150">
          <w:marLeft w:val="0"/>
          <w:marRight w:val="0"/>
          <w:marTop w:val="100"/>
          <w:marBottom w:val="40"/>
          <w:divBdr>
            <w:top w:val="none" w:sz="0" w:space="0" w:color="auto"/>
            <w:left w:val="none" w:sz="0" w:space="0" w:color="auto"/>
            <w:bottom w:val="none" w:sz="0" w:space="0" w:color="auto"/>
            <w:right w:val="none" w:sz="0" w:space="0" w:color="auto"/>
          </w:divBdr>
        </w:div>
        <w:div w:id="258880654">
          <w:marLeft w:val="0"/>
          <w:marRight w:val="0"/>
          <w:marTop w:val="100"/>
          <w:marBottom w:val="40"/>
          <w:divBdr>
            <w:top w:val="none" w:sz="0" w:space="0" w:color="auto"/>
            <w:left w:val="none" w:sz="0" w:space="0" w:color="auto"/>
            <w:bottom w:val="none" w:sz="0" w:space="0" w:color="auto"/>
            <w:right w:val="none" w:sz="0" w:space="0" w:color="auto"/>
          </w:divBdr>
        </w:div>
        <w:div w:id="1076590192">
          <w:marLeft w:val="0"/>
          <w:marRight w:val="0"/>
          <w:marTop w:val="100"/>
          <w:marBottom w:val="40"/>
          <w:divBdr>
            <w:top w:val="none" w:sz="0" w:space="0" w:color="auto"/>
            <w:left w:val="none" w:sz="0" w:space="0" w:color="auto"/>
            <w:bottom w:val="none" w:sz="0" w:space="0" w:color="auto"/>
            <w:right w:val="none" w:sz="0" w:space="0" w:color="auto"/>
          </w:divBdr>
        </w:div>
        <w:div w:id="1493521717">
          <w:marLeft w:val="0"/>
          <w:marRight w:val="0"/>
          <w:marTop w:val="100"/>
          <w:marBottom w:val="40"/>
          <w:divBdr>
            <w:top w:val="none" w:sz="0" w:space="0" w:color="auto"/>
            <w:left w:val="none" w:sz="0" w:space="0" w:color="auto"/>
            <w:bottom w:val="none" w:sz="0" w:space="0" w:color="auto"/>
            <w:right w:val="none" w:sz="0" w:space="0" w:color="auto"/>
          </w:divBdr>
        </w:div>
        <w:div w:id="2075621066">
          <w:marLeft w:val="0"/>
          <w:marRight w:val="0"/>
          <w:marTop w:val="100"/>
          <w:marBottom w:val="40"/>
          <w:divBdr>
            <w:top w:val="none" w:sz="0" w:space="0" w:color="auto"/>
            <w:left w:val="none" w:sz="0" w:space="0" w:color="auto"/>
            <w:bottom w:val="none" w:sz="0" w:space="0" w:color="auto"/>
            <w:right w:val="none" w:sz="0" w:space="0" w:color="auto"/>
          </w:divBdr>
        </w:div>
        <w:div w:id="1465808665">
          <w:marLeft w:val="0"/>
          <w:marRight w:val="0"/>
          <w:marTop w:val="100"/>
          <w:marBottom w:val="40"/>
          <w:divBdr>
            <w:top w:val="none" w:sz="0" w:space="0" w:color="auto"/>
            <w:left w:val="none" w:sz="0" w:space="0" w:color="auto"/>
            <w:bottom w:val="none" w:sz="0" w:space="0" w:color="auto"/>
            <w:right w:val="none" w:sz="0" w:space="0" w:color="auto"/>
          </w:divBdr>
        </w:div>
        <w:div w:id="615143947">
          <w:marLeft w:val="0"/>
          <w:marRight w:val="0"/>
          <w:marTop w:val="100"/>
          <w:marBottom w:val="40"/>
          <w:divBdr>
            <w:top w:val="none" w:sz="0" w:space="0" w:color="auto"/>
            <w:left w:val="none" w:sz="0" w:space="0" w:color="auto"/>
            <w:bottom w:val="none" w:sz="0" w:space="0" w:color="auto"/>
            <w:right w:val="none" w:sz="0" w:space="0" w:color="auto"/>
          </w:divBdr>
        </w:div>
        <w:div w:id="1746955858">
          <w:marLeft w:val="0"/>
          <w:marRight w:val="0"/>
          <w:marTop w:val="100"/>
          <w:marBottom w:val="40"/>
          <w:divBdr>
            <w:top w:val="none" w:sz="0" w:space="0" w:color="auto"/>
            <w:left w:val="none" w:sz="0" w:space="0" w:color="auto"/>
            <w:bottom w:val="none" w:sz="0" w:space="0" w:color="auto"/>
            <w:right w:val="none" w:sz="0" w:space="0" w:color="auto"/>
          </w:divBdr>
        </w:div>
        <w:div w:id="1689599948">
          <w:marLeft w:val="0"/>
          <w:marRight w:val="0"/>
          <w:marTop w:val="100"/>
          <w:marBottom w:val="40"/>
          <w:divBdr>
            <w:top w:val="none" w:sz="0" w:space="0" w:color="auto"/>
            <w:left w:val="none" w:sz="0" w:space="0" w:color="auto"/>
            <w:bottom w:val="none" w:sz="0" w:space="0" w:color="auto"/>
            <w:right w:val="none" w:sz="0" w:space="0" w:color="auto"/>
          </w:divBdr>
        </w:div>
        <w:div w:id="219293182">
          <w:marLeft w:val="0"/>
          <w:marRight w:val="0"/>
          <w:marTop w:val="100"/>
          <w:marBottom w:val="40"/>
          <w:divBdr>
            <w:top w:val="none" w:sz="0" w:space="0" w:color="auto"/>
            <w:left w:val="none" w:sz="0" w:space="0" w:color="auto"/>
            <w:bottom w:val="none" w:sz="0" w:space="0" w:color="auto"/>
            <w:right w:val="none" w:sz="0" w:space="0" w:color="auto"/>
          </w:divBdr>
        </w:div>
        <w:div w:id="209652389">
          <w:marLeft w:val="0"/>
          <w:marRight w:val="0"/>
          <w:marTop w:val="100"/>
          <w:marBottom w:val="40"/>
          <w:divBdr>
            <w:top w:val="none" w:sz="0" w:space="0" w:color="auto"/>
            <w:left w:val="none" w:sz="0" w:space="0" w:color="auto"/>
            <w:bottom w:val="none" w:sz="0" w:space="0" w:color="auto"/>
            <w:right w:val="none" w:sz="0" w:space="0" w:color="auto"/>
          </w:divBdr>
        </w:div>
        <w:div w:id="1806704168">
          <w:marLeft w:val="0"/>
          <w:marRight w:val="0"/>
          <w:marTop w:val="100"/>
          <w:marBottom w:val="40"/>
          <w:divBdr>
            <w:top w:val="none" w:sz="0" w:space="0" w:color="auto"/>
            <w:left w:val="none" w:sz="0" w:space="0" w:color="auto"/>
            <w:bottom w:val="none" w:sz="0" w:space="0" w:color="auto"/>
            <w:right w:val="none" w:sz="0" w:space="0" w:color="auto"/>
          </w:divBdr>
        </w:div>
        <w:div w:id="122581028">
          <w:marLeft w:val="0"/>
          <w:marRight w:val="0"/>
          <w:marTop w:val="100"/>
          <w:marBottom w:val="40"/>
          <w:divBdr>
            <w:top w:val="none" w:sz="0" w:space="0" w:color="auto"/>
            <w:left w:val="none" w:sz="0" w:space="0" w:color="auto"/>
            <w:bottom w:val="none" w:sz="0" w:space="0" w:color="auto"/>
            <w:right w:val="none" w:sz="0" w:space="0" w:color="auto"/>
          </w:divBdr>
        </w:div>
        <w:div w:id="1072198617">
          <w:marLeft w:val="0"/>
          <w:marRight w:val="0"/>
          <w:marTop w:val="100"/>
          <w:marBottom w:val="40"/>
          <w:divBdr>
            <w:top w:val="none" w:sz="0" w:space="0" w:color="auto"/>
            <w:left w:val="none" w:sz="0" w:space="0" w:color="auto"/>
            <w:bottom w:val="none" w:sz="0" w:space="0" w:color="auto"/>
            <w:right w:val="none" w:sz="0" w:space="0" w:color="auto"/>
          </w:divBdr>
        </w:div>
        <w:div w:id="1784183962">
          <w:marLeft w:val="0"/>
          <w:marRight w:val="0"/>
          <w:marTop w:val="100"/>
          <w:marBottom w:val="40"/>
          <w:divBdr>
            <w:top w:val="none" w:sz="0" w:space="0" w:color="auto"/>
            <w:left w:val="none" w:sz="0" w:space="0" w:color="auto"/>
            <w:bottom w:val="none" w:sz="0" w:space="0" w:color="auto"/>
            <w:right w:val="none" w:sz="0" w:space="0" w:color="auto"/>
          </w:divBdr>
        </w:div>
        <w:div w:id="1225213148">
          <w:marLeft w:val="0"/>
          <w:marRight w:val="0"/>
          <w:marTop w:val="100"/>
          <w:marBottom w:val="40"/>
          <w:divBdr>
            <w:top w:val="none" w:sz="0" w:space="0" w:color="auto"/>
            <w:left w:val="none" w:sz="0" w:space="0" w:color="auto"/>
            <w:bottom w:val="none" w:sz="0" w:space="0" w:color="auto"/>
            <w:right w:val="none" w:sz="0" w:space="0" w:color="auto"/>
          </w:divBdr>
        </w:div>
        <w:div w:id="1429740889">
          <w:marLeft w:val="0"/>
          <w:marRight w:val="0"/>
          <w:marTop w:val="100"/>
          <w:marBottom w:val="40"/>
          <w:divBdr>
            <w:top w:val="none" w:sz="0" w:space="0" w:color="auto"/>
            <w:left w:val="none" w:sz="0" w:space="0" w:color="auto"/>
            <w:bottom w:val="none" w:sz="0" w:space="0" w:color="auto"/>
            <w:right w:val="none" w:sz="0" w:space="0" w:color="auto"/>
          </w:divBdr>
        </w:div>
        <w:div w:id="1596673845">
          <w:marLeft w:val="0"/>
          <w:marRight w:val="0"/>
          <w:marTop w:val="100"/>
          <w:marBottom w:val="40"/>
          <w:divBdr>
            <w:top w:val="none" w:sz="0" w:space="0" w:color="auto"/>
            <w:left w:val="none" w:sz="0" w:space="0" w:color="auto"/>
            <w:bottom w:val="none" w:sz="0" w:space="0" w:color="auto"/>
            <w:right w:val="none" w:sz="0" w:space="0" w:color="auto"/>
          </w:divBdr>
        </w:div>
        <w:div w:id="829563099">
          <w:marLeft w:val="0"/>
          <w:marRight w:val="0"/>
          <w:marTop w:val="100"/>
          <w:marBottom w:val="40"/>
          <w:divBdr>
            <w:top w:val="none" w:sz="0" w:space="0" w:color="auto"/>
            <w:left w:val="none" w:sz="0" w:space="0" w:color="auto"/>
            <w:bottom w:val="none" w:sz="0" w:space="0" w:color="auto"/>
            <w:right w:val="none" w:sz="0" w:space="0" w:color="auto"/>
          </w:divBdr>
        </w:div>
        <w:div w:id="2022394521">
          <w:marLeft w:val="0"/>
          <w:marRight w:val="0"/>
          <w:marTop w:val="100"/>
          <w:marBottom w:val="40"/>
          <w:divBdr>
            <w:top w:val="none" w:sz="0" w:space="0" w:color="auto"/>
            <w:left w:val="none" w:sz="0" w:space="0" w:color="auto"/>
            <w:bottom w:val="none" w:sz="0" w:space="0" w:color="auto"/>
            <w:right w:val="none" w:sz="0" w:space="0" w:color="auto"/>
          </w:divBdr>
        </w:div>
        <w:div w:id="2052225014">
          <w:marLeft w:val="0"/>
          <w:marRight w:val="0"/>
          <w:marTop w:val="100"/>
          <w:marBottom w:val="40"/>
          <w:divBdr>
            <w:top w:val="none" w:sz="0" w:space="0" w:color="auto"/>
            <w:left w:val="none" w:sz="0" w:space="0" w:color="auto"/>
            <w:bottom w:val="none" w:sz="0" w:space="0" w:color="auto"/>
            <w:right w:val="none" w:sz="0" w:space="0" w:color="auto"/>
          </w:divBdr>
        </w:div>
        <w:div w:id="917831688">
          <w:marLeft w:val="0"/>
          <w:marRight w:val="0"/>
          <w:marTop w:val="100"/>
          <w:marBottom w:val="40"/>
          <w:divBdr>
            <w:top w:val="none" w:sz="0" w:space="0" w:color="auto"/>
            <w:left w:val="none" w:sz="0" w:space="0" w:color="auto"/>
            <w:bottom w:val="none" w:sz="0" w:space="0" w:color="auto"/>
            <w:right w:val="none" w:sz="0" w:space="0" w:color="auto"/>
          </w:divBdr>
        </w:div>
        <w:div w:id="703138045">
          <w:marLeft w:val="0"/>
          <w:marRight w:val="0"/>
          <w:marTop w:val="100"/>
          <w:marBottom w:val="40"/>
          <w:divBdr>
            <w:top w:val="none" w:sz="0" w:space="0" w:color="auto"/>
            <w:left w:val="none" w:sz="0" w:space="0" w:color="auto"/>
            <w:bottom w:val="none" w:sz="0" w:space="0" w:color="auto"/>
            <w:right w:val="none" w:sz="0" w:space="0" w:color="auto"/>
          </w:divBdr>
        </w:div>
        <w:div w:id="1415978717">
          <w:marLeft w:val="0"/>
          <w:marRight w:val="0"/>
          <w:marTop w:val="100"/>
          <w:marBottom w:val="40"/>
          <w:divBdr>
            <w:top w:val="none" w:sz="0" w:space="0" w:color="auto"/>
            <w:left w:val="none" w:sz="0" w:space="0" w:color="auto"/>
            <w:bottom w:val="none" w:sz="0" w:space="0" w:color="auto"/>
            <w:right w:val="none" w:sz="0" w:space="0" w:color="auto"/>
          </w:divBdr>
        </w:div>
        <w:div w:id="418138543">
          <w:marLeft w:val="0"/>
          <w:marRight w:val="0"/>
          <w:marTop w:val="100"/>
          <w:marBottom w:val="40"/>
          <w:divBdr>
            <w:top w:val="none" w:sz="0" w:space="0" w:color="auto"/>
            <w:left w:val="none" w:sz="0" w:space="0" w:color="auto"/>
            <w:bottom w:val="none" w:sz="0" w:space="0" w:color="auto"/>
            <w:right w:val="none" w:sz="0" w:space="0" w:color="auto"/>
          </w:divBdr>
        </w:div>
        <w:div w:id="1472743839">
          <w:marLeft w:val="0"/>
          <w:marRight w:val="0"/>
          <w:marTop w:val="100"/>
          <w:marBottom w:val="40"/>
          <w:divBdr>
            <w:top w:val="none" w:sz="0" w:space="0" w:color="auto"/>
            <w:left w:val="none" w:sz="0" w:space="0" w:color="auto"/>
            <w:bottom w:val="none" w:sz="0" w:space="0" w:color="auto"/>
            <w:right w:val="none" w:sz="0" w:space="0" w:color="auto"/>
          </w:divBdr>
        </w:div>
        <w:div w:id="2069570410">
          <w:marLeft w:val="0"/>
          <w:marRight w:val="0"/>
          <w:marTop w:val="100"/>
          <w:marBottom w:val="40"/>
          <w:divBdr>
            <w:top w:val="none" w:sz="0" w:space="0" w:color="auto"/>
            <w:left w:val="none" w:sz="0" w:space="0" w:color="auto"/>
            <w:bottom w:val="none" w:sz="0" w:space="0" w:color="auto"/>
            <w:right w:val="none" w:sz="0" w:space="0" w:color="auto"/>
          </w:divBdr>
        </w:div>
        <w:div w:id="976833965">
          <w:marLeft w:val="0"/>
          <w:marRight w:val="0"/>
          <w:marTop w:val="100"/>
          <w:marBottom w:val="40"/>
          <w:divBdr>
            <w:top w:val="none" w:sz="0" w:space="0" w:color="auto"/>
            <w:left w:val="none" w:sz="0" w:space="0" w:color="auto"/>
            <w:bottom w:val="none" w:sz="0" w:space="0" w:color="auto"/>
            <w:right w:val="none" w:sz="0" w:space="0" w:color="auto"/>
          </w:divBdr>
        </w:div>
        <w:div w:id="294065047">
          <w:marLeft w:val="0"/>
          <w:marRight w:val="0"/>
          <w:marTop w:val="100"/>
          <w:marBottom w:val="40"/>
          <w:divBdr>
            <w:top w:val="none" w:sz="0" w:space="0" w:color="auto"/>
            <w:left w:val="none" w:sz="0" w:space="0" w:color="auto"/>
            <w:bottom w:val="none" w:sz="0" w:space="0" w:color="auto"/>
            <w:right w:val="none" w:sz="0" w:space="0" w:color="auto"/>
          </w:divBdr>
        </w:div>
        <w:div w:id="301616413">
          <w:marLeft w:val="0"/>
          <w:marRight w:val="0"/>
          <w:marTop w:val="100"/>
          <w:marBottom w:val="40"/>
          <w:divBdr>
            <w:top w:val="none" w:sz="0" w:space="0" w:color="auto"/>
            <w:left w:val="none" w:sz="0" w:space="0" w:color="auto"/>
            <w:bottom w:val="none" w:sz="0" w:space="0" w:color="auto"/>
            <w:right w:val="none" w:sz="0" w:space="0" w:color="auto"/>
          </w:divBdr>
        </w:div>
        <w:div w:id="2102141304">
          <w:marLeft w:val="0"/>
          <w:marRight w:val="0"/>
          <w:marTop w:val="100"/>
          <w:marBottom w:val="40"/>
          <w:divBdr>
            <w:top w:val="none" w:sz="0" w:space="0" w:color="auto"/>
            <w:left w:val="none" w:sz="0" w:space="0" w:color="auto"/>
            <w:bottom w:val="none" w:sz="0" w:space="0" w:color="auto"/>
            <w:right w:val="none" w:sz="0" w:space="0" w:color="auto"/>
          </w:divBdr>
        </w:div>
        <w:div w:id="299968653">
          <w:marLeft w:val="0"/>
          <w:marRight w:val="0"/>
          <w:marTop w:val="100"/>
          <w:marBottom w:val="40"/>
          <w:divBdr>
            <w:top w:val="none" w:sz="0" w:space="0" w:color="auto"/>
            <w:left w:val="none" w:sz="0" w:space="0" w:color="auto"/>
            <w:bottom w:val="none" w:sz="0" w:space="0" w:color="auto"/>
            <w:right w:val="none" w:sz="0" w:space="0" w:color="auto"/>
          </w:divBdr>
        </w:div>
        <w:div w:id="777872833">
          <w:marLeft w:val="0"/>
          <w:marRight w:val="0"/>
          <w:marTop w:val="100"/>
          <w:marBottom w:val="40"/>
          <w:divBdr>
            <w:top w:val="none" w:sz="0" w:space="0" w:color="auto"/>
            <w:left w:val="none" w:sz="0" w:space="0" w:color="auto"/>
            <w:bottom w:val="none" w:sz="0" w:space="0" w:color="auto"/>
            <w:right w:val="none" w:sz="0" w:space="0" w:color="auto"/>
          </w:divBdr>
        </w:div>
        <w:div w:id="1141531806">
          <w:marLeft w:val="0"/>
          <w:marRight w:val="0"/>
          <w:marTop w:val="100"/>
          <w:marBottom w:val="40"/>
          <w:divBdr>
            <w:top w:val="none" w:sz="0" w:space="0" w:color="auto"/>
            <w:left w:val="none" w:sz="0" w:space="0" w:color="auto"/>
            <w:bottom w:val="none" w:sz="0" w:space="0" w:color="auto"/>
            <w:right w:val="none" w:sz="0" w:space="0" w:color="auto"/>
          </w:divBdr>
        </w:div>
        <w:div w:id="863592532">
          <w:marLeft w:val="0"/>
          <w:marRight w:val="0"/>
          <w:marTop w:val="100"/>
          <w:marBottom w:val="40"/>
          <w:divBdr>
            <w:top w:val="none" w:sz="0" w:space="0" w:color="auto"/>
            <w:left w:val="none" w:sz="0" w:space="0" w:color="auto"/>
            <w:bottom w:val="none" w:sz="0" w:space="0" w:color="auto"/>
            <w:right w:val="none" w:sz="0" w:space="0" w:color="auto"/>
          </w:divBdr>
        </w:div>
        <w:div w:id="341276643">
          <w:marLeft w:val="0"/>
          <w:marRight w:val="0"/>
          <w:marTop w:val="100"/>
          <w:marBottom w:val="40"/>
          <w:divBdr>
            <w:top w:val="none" w:sz="0" w:space="0" w:color="auto"/>
            <w:left w:val="none" w:sz="0" w:space="0" w:color="auto"/>
            <w:bottom w:val="none" w:sz="0" w:space="0" w:color="auto"/>
            <w:right w:val="none" w:sz="0" w:space="0" w:color="auto"/>
          </w:divBdr>
        </w:div>
        <w:div w:id="1499882634">
          <w:marLeft w:val="0"/>
          <w:marRight w:val="0"/>
          <w:marTop w:val="100"/>
          <w:marBottom w:val="40"/>
          <w:divBdr>
            <w:top w:val="none" w:sz="0" w:space="0" w:color="auto"/>
            <w:left w:val="none" w:sz="0" w:space="0" w:color="auto"/>
            <w:bottom w:val="none" w:sz="0" w:space="0" w:color="auto"/>
            <w:right w:val="none" w:sz="0" w:space="0" w:color="auto"/>
          </w:divBdr>
        </w:div>
        <w:div w:id="839469019">
          <w:marLeft w:val="0"/>
          <w:marRight w:val="0"/>
          <w:marTop w:val="100"/>
          <w:marBottom w:val="40"/>
          <w:divBdr>
            <w:top w:val="none" w:sz="0" w:space="0" w:color="auto"/>
            <w:left w:val="none" w:sz="0" w:space="0" w:color="auto"/>
            <w:bottom w:val="none" w:sz="0" w:space="0" w:color="auto"/>
            <w:right w:val="none" w:sz="0" w:space="0" w:color="auto"/>
          </w:divBdr>
        </w:div>
        <w:div w:id="776025601">
          <w:marLeft w:val="0"/>
          <w:marRight w:val="0"/>
          <w:marTop w:val="100"/>
          <w:marBottom w:val="40"/>
          <w:divBdr>
            <w:top w:val="none" w:sz="0" w:space="0" w:color="auto"/>
            <w:left w:val="none" w:sz="0" w:space="0" w:color="auto"/>
            <w:bottom w:val="none" w:sz="0" w:space="0" w:color="auto"/>
            <w:right w:val="none" w:sz="0" w:space="0" w:color="auto"/>
          </w:divBdr>
        </w:div>
        <w:div w:id="1424910737">
          <w:marLeft w:val="0"/>
          <w:marRight w:val="0"/>
          <w:marTop w:val="100"/>
          <w:marBottom w:val="40"/>
          <w:divBdr>
            <w:top w:val="none" w:sz="0" w:space="0" w:color="auto"/>
            <w:left w:val="none" w:sz="0" w:space="0" w:color="auto"/>
            <w:bottom w:val="none" w:sz="0" w:space="0" w:color="auto"/>
            <w:right w:val="none" w:sz="0" w:space="0" w:color="auto"/>
          </w:divBdr>
        </w:div>
        <w:div w:id="308637508">
          <w:marLeft w:val="0"/>
          <w:marRight w:val="0"/>
          <w:marTop w:val="100"/>
          <w:marBottom w:val="40"/>
          <w:divBdr>
            <w:top w:val="none" w:sz="0" w:space="0" w:color="auto"/>
            <w:left w:val="none" w:sz="0" w:space="0" w:color="auto"/>
            <w:bottom w:val="none" w:sz="0" w:space="0" w:color="auto"/>
            <w:right w:val="none" w:sz="0" w:space="0" w:color="auto"/>
          </w:divBdr>
        </w:div>
        <w:div w:id="936863153">
          <w:marLeft w:val="0"/>
          <w:marRight w:val="0"/>
          <w:marTop w:val="100"/>
          <w:marBottom w:val="40"/>
          <w:divBdr>
            <w:top w:val="none" w:sz="0" w:space="0" w:color="auto"/>
            <w:left w:val="none" w:sz="0" w:space="0" w:color="auto"/>
            <w:bottom w:val="none" w:sz="0" w:space="0" w:color="auto"/>
            <w:right w:val="none" w:sz="0" w:space="0" w:color="auto"/>
          </w:divBdr>
        </w:div>
        <w:div w:id="1759399223">
          <w:marLeft w:val="0"/>
          <w:marRight w:val="0"/>
          <w:marTop w:val="100"/>
          <w:marBottom w:val="40"/>
          <w:divBdr>
            <w:top w:val="none" w:sz="0" w:space="0" w:color="auto"/>
            <w:left w:val="none" w:sz="0" w:space="0" w:color="auto"/>
            <w:bottom w:val="none" w:sz="0" w:space="0" w:color="auto"/>
            <w:right w:val="none" w:sz="0" w:space="0" w:color="auto"/>
          </w:divBdr>
        </w:div>
        <w:div w:id="1641962899">
          <w:marLeft w:val="0"/>
          <w:marRight w:val="0"/>
          <w:marTop w:val="100"/>
          <w:marBottom w:val="40"/>
          <w:divBdr>
            <w:top w:val="none" w:sz="0" w:space="0" w:color="auto"/>
            <w:left w:val="none" w:sz="0" w:space="0" w:color="auto"/>
            <w:bottom w:val="none" w:sz="0" w:space="0" w:color="auto"/>
            <w:right w:val="none" w:sz="0" w:space="0" w:color="auto"/>
          </w:divBdr>
        </w:div>
        <w:div w:id="2049839080">
          <w:marLeft w:val="0"/>
          <w:marRight w:val="0"/>
          <w:marTop w:val="100"/>
          <w:marBottom w:val="40"/>
          <w:divBdr>
            <w:top w:val="none" w:sz="0" w:space="0" w:color="auto"/>
            <w:left w:val="none" w:sz="0" w:space="0" w:color="auto"/>
            <w:bottom w:val="none" w:sz="0" w:space="0" w:color="auto"/>
            <w:right w:val="none" w:sz="0" w:space="0" w:color="auto"/>
          </w:divBdr>
        </w:div>
        <w:div w:id="1020594907">
          <w:marLeft w:val="0"/>
          <w:marRight w:val="0"/>
          <w:marTop w:val="100"/>
          <w:marBottom w:val="40"/>
          <w:divBdr>
            <w:top w:val="none" w:sz="0" w:space="0" w:color="auto"/>
            <w:left w:val="none" w:sz="0" w:space="0" w:color="auto"/>
            <w:bottom w:val="none" w:sz="0" w:space="0" w:color="auto"/>
            <w:right w:val="none" w:sz="0" w:space="0" w:color="auto"/>
          </w:divBdr>
        </w:div>
        <w:div w:id="1879246226">
          <w:marLeft w:val="0"/>
          <w:marRight w:val="0"/>
          <w:marTop w:val="100"/>
          <w:marBottom w:val="40"/>
          <w:divBdr>
            <w:top w:val="none" w:sz="0" w:space="0" w:color="auto"/>
            <w:left w:val="none" w:sz="0" w:space="0" w:color="auto"/>
            <w:bottom w:val="none" w:sz="0" w:space="0" w:color="auto"/>
            <w:right w:val="none" w:sz="0" w:space="0" w:color="auto"/>
          </w:divBdr>
        </w:div>
        <w:div w:id="727344385">
          <w:marLeft w:val="0"/>
          <w:marRight w:val="0"/>
          <w:marTop w:val="100"/>
          <w:marBottom w:val="40"/>
          <w:divBdr>
            <w:top w:val="none" w:sz="0" w:space="0" w:color="auto"/>
            <w:left w:val="none" w:sz="0" w:space="0" w:color="auto"/>
            <w:bottom w:val="none" w:sz="0" w:space="0" w:color="auto"/>
            <w:right w:val="none" w:sz="0" w:space="0" w:color="auto"/>
          </w:divBdr>
        </w:div>
        <w:div w:id="63725504">
          <w:marLeft w:val="0"/>
          <w:marRight w:val="0"/>
          <w:marTop w:val="100"/>
          <w:marBottom w:val="40"/>
          <w:divBdr>
            <w:top w:val="none" w:sz="0" w:space="0" w:color="auto"/>
            <w:left w:val="none" w:sz="0" w:space="0" w:color="auto"/>
            <w:bottom w:val="none" w:sz="0" w:space="0" w:color="auto"/>
            <w:right w:val="none" w:sz="0" w:space="0" w:color="auto"/>
          </w:divBdr>
        </w:div>
        <w:div w:id="1637292737">
          <w:marLeft w:val="0"/>
          <w:marRight w:val="0"/>
          <w:marTop w:val="100"/>
          <w:marBottom w:val="40"/>
          <w:divBdr>
            <w:top w:val="none" w:sz="0" w:space="0" w:color="auto"/>
            <w:left w:val="none" w:sz="0" w:space="0" w:color="auto"/>
            <w:bottom w:val="none" w:sz="0" w:space="0" w:color="auto"/>
            <w:right w:val="none" w:sz="0" w:space="0" w:color="auto"/>
          </w:divBdr>
        </w:div>
        <w:div w:id="2034917327">
          <w:marLeft w:val="0"/>
          <w:marRight w:val="0"/>
          <w:marTop w:val="100"/>
          <w:marBottom w:val="40"/>
          <w:divBdr>
            <w:top w:val="none" w:sz="0" w:space="0" w:color="auto"/>
            <w:left w:val="none" w:sz="0" w:space="0" w:color="auto"/>
            <w:bottom w:val="none" w:sz="0" w:space="0" w:color="auto"/>
            <w:right w:val="none" w:sz="0" w:space="0" w:color="auto"/>
          </w:divBdr>
        </w:div>
        <w:div w:id="959603130">
          <w:marLeft w:val="0"/>
          <w:marRight w:val="0"/>
          <w:marTop w:val="100"/>
          <w:marBottom w:val="40"/>
          <w:divBdr>
            <w:top w:val="none" w:sz="0" w:space="0" w:color="auto"/>
            <w:left w:val="none" w:sz="0" w:space="0" w:color="auto"/>
            <w:bottom w:val="none" w:sz="0" w:space="0" w:color="auto"/>
            <w:right w:val="none" w:sz="0" w:space="0" w:color="auto"/>
          </w:divBdr>
        </w:div>
        <w:div w:id="1314916450">
          <w:marLeft w:val="0"/>
          <w:marRight w:val="0"/>
          <w:marTop w:val="100"/>
          <w:marBottom w:val="40"/>
          <w:divBdr>
            <w:top w:val="none" w:sz="0" w:space="0" w:color="auto"/>
            <w:left w:val="none" w:sz="0" w:space="0" w:color="auto"/>
            <w:bottom w:val="none" w:sz="0" w:space="0" w:color="auto"/>
            <w:right w:val="none" w:sz="0" w:space="0" w:color="auto"/>
          </w:divBdr>
        </w:div>
        <w:div w:id="579561743">
          <w:marLeft w:val="0"/>
          <w:marRight w:val="0"/>
          <w:marTop w:val="100"/>
          <w:marBottom w:val="40"/>
          <w:divBdr>
            <w:top w:val="none" w:sz="0" w:space="0" w:color="auto"/>
            <w:left w:val="none" w:sz="0" w:space="0" w:color="auto"/>
            <w:bottom w:val="none" w:sz="0" w:space="0" w:color="auto"/>
            <w:right w:val="none" w:sz="0" w:space="0" w:color="auto"/>
          </w:divBdr>
        </w:div>
        <w:div w:id="120224867">
          <w:marLeft w:val="0"/>
          <w:marRight w:val="0"/>
          <w:marTop w:val="100"/>
          <w:marBottom w:val="40"/>
          <w:divBdr>
            <w:top w:val="none" w:sz="0" w:space="0" w:color="auto"/>
            <w:left w:val="none" w:sz="0" w:space="0" w:color="auto"/>
            <w:bottom w:val="none" w:sz="0" w:space="0" w:color="auto"/>
            <w:right w:val="none" w:sz="0" w:space="0" w:color="auto"/>
          </w:divBdr>
        </w:div>
        <w:div w:id="247035022">
          <w:marLeft w:val="0"/>
          <w:marRight w:val="0"/>
          <w:marTop w:val="100"/>
          <w:marBottom w:val="40"/>
          <w:divBdr>
            <w:top w:val="none" w:sz="0" w:space="0" w:color="auto"/>
            <w:left w:val="none" w:sz="0" w:space="0" w:color="auto"/>
            <w:bottom w:val="none" w:sz="0" w:space="0" w:color="auto"/>
            <w:right w:val="none" w:sz="0" w:space="0" w:color="auto"/>
          </w:divBdr>
        </w:div>
        <w:div w:id="570235706">
          <w:marLeft w:val="0"/>
          <w:marRight w:val="0"/>
          <w:marTop w:val="100"/>
          <w:marBottom w:val="40"/>
          <w:divBdr>
            <w:top w:val="none" w:sz="0" w:space="0" w:color="auto"/>
            <w:left w:val="none" w:sz="0" w:space="0" w:color="auto"/>
            <w:bottom w:val="none" w:sz="0" w:space="0" w:color="auto"/>
            <w:right w:val="none" w:sz="0" w:space="0" w:color="auto"/>
          </w:divBdr>
        </w:div>
        <w:div w:id="250704386">
          <w:marLeft w:val="0"/>
          <w:marRight w:val="0"/>
          <w:marTop w:val="100"/>
          <w:marBottom w:val="40"/>
          <w:divBdr>
            <w:top w:val="none" w:sz="0" w:space="0" w:color="auto"/>
            <w:left w:val="none" w:sz="0" w:space="0" w:color="auto"/>
            <w:bottom w:val="none" w:sz="0" w:space="0" w:color="auto"/>
            <w:right w:val="none" w:sz="0" w:space="0" w:color="auto"/>
          </w:divBdr>
        </w:div>
        <w:div w:id="1885673101">
          <w:marLeft w:val="0"/>
          <w:marRight w:val="0"/>
          <w:marTop w:val="100"/>
          <w:marBottom w:val="40"/>
          <w:divBdr>
            <w:top w:val="none" w:sz="0" w:space="0" w:color="auto"/>
            <w:left w:val="none" w:sz="0" w:space="0" w:color="auto"/>
            <w:bottom w:val="none" w:sz="0" w:space="0" w:color="auto"/>
            <w:right w:val="none" w:sz="0" w:space="0" w:color="auto"/>
          </w:divBdr>
        </w:div>
        <w:div w:id="527565000">
          <w:marLeft w:val="0"/>
          <w:marRight w:val="0"/>
          <w:marTop w:val="100"/>
          <w:marBottom w:val="40"/>
          <w:divBdr>
            <w:top w:val="none" w:sz="0" w:space="0" w:color="auto"/>
            <w:left w:val="none" w:sz="0" w:space="0" w:color="auto"/>
            <w:bottom w:val="none" w:sz="0" w:space="0" w:color="auto"/>
            <w:right w:val="none" w:sz="0" w:space="0" w:color="auto"/>
          </w:divBdr>
        </w:div>
        <w:div w:id="105122315">
          <w:marLeft w:val="0"/>
          <w:marRight w:val="0"/>
          <w:marTop w:val="100"/>
          <w:marBottom w:val="40"/>
          <w:divBdr>
            <w:top w:val="none" w:sz="0" w:space="0" w:color="auto"/>
            <w:left w:val="none" w:sz="0" w:space="0" w:color="auto"/>
            <w:bottom w:val="none" w:sz="0" w:space="0" w:color="auto"/>
            <w:right w:val="none" w:sz="0" w:space="0" w:color="auto"/>
          </w:divBdr>
        </w:div>
        <w:div w:id="1198279177">
          <w:marLeft w:val="0"/>
          <w:marRight w:val="0"/>
          <w:marTop w:val="100"/>
          <w:marBottom w:val="40"/>
          <w:divBdr>
            <w:top w:val="none" w:sz="0" w:space="0" w:color="auto"/>
            <w:left w:val="none" w:sz="0" w:space="0" w:color="auto"/>
            <w:bottom w:val="none" w:sz="0" w:space="0" w:color="auto"/>
            <w:right w:val="none" w:sz="0" w:space="0" w:color="auto"/>
          </w:divBdr>
        </w:div>
        <w:div w:id="1198078255">
          <w:marLeft w:val="0"/>
          <w:marRight w:val="0"/>
          <w:marTop w:val="100"/>
          <w:marBottom w:val="40"/>
          <w:divBdr>
            <w:top w:val="none" w:sz="0" w:space="0" w:color="auto"/>
            <w:left w:val="none" w:sz="0" w:space="0" w:color="auto"/>
            <w:bottom w:val="none" w:sz="0" w:space="0" w:color="auto"/>
            <w:right w:val="none" w:sz="0" w:space="0" w:color="auto"/>
          </w:divBdr>
        </w:div>
        <w:div w:id="1257054748">
          <w:marLeft w:val="0"/>
          <w:marRight w:val="0"/>
          <w:marTop w:val="100"/>
          <w:marBottom w:val="40"/>
          <w:divBdr>
            <w:top w:val="none" w:sz="0" w:space="0" w:color="auto"/>
            <w:left w:val="none" w:sz="0" w:space="0" w:color="auto"/>
            <w:bottom w:val="none" w:sz="0" w:space="0" w:color="auto"/>
            <w:right w:val="none" w:sz="0" w:space="0" w:color="auto"/>
          </w:divBdr>
        </w:div>
        <w:div w:id="308942082">
          <w:marLeft w:val="0"/>
          <w:marRight w:val="0"/>
          <w:marTop w:val="100"/>
          <w:marBottom w:val="40"/>
          <w:divBdr>
            <w:top w:val="none" w:sz="0" w:space="0" w:color="auto"/>
            <w:left w:val="none" w:sz="0" w:space="0" w:color="auto"/>
            <w:bottom w:val="none" w:sz="0" w:space="0" w:color="auto"/>
            <w:right w:val="none" w:sz="0" w:space="0" w:color="auto"/>
          </w:divBdr>
        </w:div>
        <w:div w:id="2140108253">
          <w:marLeft w:val="0"/>
          <w:marRight w:val="0"/>
          <w:marTop w:val="100"/>
          <w:marBottom w:val="40"/>
          <w:divBdr>
            <w:top w:val="none" w:sz="0" w:space="0" w:color="auto"/>
            <w:left w:val="none" w:sz="0" w:space="0" w:color="auto"/>
            <w:bottom w:val="none" w:sz="0" w:space="0" w:color="auto"/>
            <w:right w:val="none" w:sz="0" w:space="0" w:color="auto"/>
          </w:divBdr>
        </w:div>
        <w:div w:id="1470122759">
          <w:marLeft w:val="0"/>
          <w:marRight w:val="0"/>
          <w:marTop w:val="100"/>
          <w:marBottom w:val="40"/>
          <w:divBdr>
            <w:top w:val="none" w:sz="0" w:space="0" w:color="auto"/>
            <w:left w:val="none" w:sz="0" w:space="0" w:color="auto"/>
            <w:bottom w:val="none" w:sz="0" w:space="0" w:color="auto"/>
            <w:right w:val="none" w:sz="0" w:space="0" w:color="auto"/>
          </w:divBdr>
        </w:div>
        <w:div w:id="1490976158">
          <w:marLeft w:val="0"/>
          <w:marRight w:val="0"/>
          <w:marTop w:val="100"/>
          <w:marBottom w:val="40"/>
          <w:divBdr>
            <w:top w:val="none" w:sz="0" w:space="0" w:color="auto"/>
            <w:left w:val="none" w:sz="0" w:space="0" w:color="auto"/>
            <w:bottom w:val="none" w:sz="0" w:space="0" w:color="auto"/>
            <w:right w:val="none" w:sz="0" w:space="0" w:color="auto"/>
          </w:divBdr>
        </w:div>
        <w:div w:id="1427724483">
          <w:marLeft w:val="0"/>
          <w:marRight w:val="0"/>
          <w:marTop w:val="100"/>
          <w:marBottom w:val="40"/>
          <w:divBdr>
            <w:top w:val="none" w:sz="0" w:space="0" w:color="auto"/>
            <w:left w:val="none" w:sz="0" w:space="0" w:color="auto"/>
            <w:bottom w:val="none" w:sz="0" w:space="0" w:color="auto"/>
            <w:right w:val="none" w:sz="0" w:space="0" w:color="auto"/>
          </w:divBdr>
        </w:div>
        <w:div w:id="1577015545">
          <w:marLeft w:val="0"/>
          <w:marRight w:val="0"/>
          <w:marTop w:val="100"/>
          <w:marBottom w:val="40"/>
          <w:divBdr>
            <w:top w:val="none" w:sz="0" w:space="0" w:color="auto"/>
            <w:left w:val="none" w:sz="0" w:space="0" w:color="auto"/>
            <w:bottom w:val="none" w:sz="0" w:space="0" w:color="auto"/>
            <w:right w:val="none" w:sz="0" w:space="0" w:color="auto"/>
          </w:divBdr>
        </w:div>
        <w:div w:id="1635520990">
          <w:marLeft w:val="0"/>
          <w:marRight w:val="0"/>
          <w:marTop w:val="100"/>
          <w:marBottom w:val="40"/>
          <w:divBdr>
            <w:top w:val="none" w:sz="0" w:space="0" w:color="auto"/>
            <w:left w:val="none" w:sz="0" w:space="0" w:color="auto"/>
            <w:bottom w:val="none" w:sz="0" w:space="0" w:color="auto"/>
            <w:right w:val="none" w:sz="0" w:space="0" w:color="auto"/>
          </w:divBdr>
        </w:div>
        <w:div w:id="148139561">
          <w:marLeft w:val="0"/>
          <w:marRight w:val="0"/>
          <w:marTop w:val="100"/>
          <w:marBottom w:val="40"/>
          <w:divBdr>
            <w:top w:val="none" w:sz="0" w:space="0" w:color="auto"/>
            <w:left w:val="none" w:sz="0" w:space="0" w:color="auto"/>
            <w:bottom w:val="none" w:sz="0" w:space="0" w:color="auto"/>
            <w:right w:val="none" w:sz="0" w:space="0" w:color="auto"/>
          </w:divBdr>
        </w:div>
        <w:div w:id="895622691">
          <w:marLeft w:val="0"/>
          <w:marRight w:val="0"/>
          <w:marTop w:val="100"/>
          <w:marBottom w:val="40"/>
          <w:divBdr>
            <w:top w:val="none" w:sz="0" w:space="0" w:color="auto"/>
            <w:left w:val="none" w:sz="0" w:space="0" w:color="auto"/>
            <w:bottom w:val="none" w:sz="0" w:space="0" w:color="auto"/>
            <w:right w:val="none" w:sz="0" w:space="0" w:color="auto"/>
          </w:divBdr>
        </w:div>
        <w:div w:id="876433938">
          <w:marLeft w:val="0"/>
          <w:marRight w:val="0"/>
          <w:marTop w:val="100"/>
          <w:marBottom w:val="40"/>
          <w:divBdr>
            <w:top w:val="none" w:sz="0" w:space="0" w:color="auto"/>
            <w:left w:val="none" w:sz="0" w:space="0" w:color="auto"/>
            <w:bottom w:val="none" w:sz="0" w:space="0" w:color="auto"/>
            <w:right w:val="none" w:sz="0" w:space="0" w:color="auto"/>
          </w:divBdr>
        </w:div>
        <w:div w:id="422651049">
          <w:marLeft w:val="0"/>
          <w:marRight w:val="0"/>
          <w:marTop w:val="100"/>
          <w:marBottom w:val="40"/>
          <w:divBdr>
            <w:top w:val="none" w:sz="0" w:space="0" w:color="auto"/>
            <w:left w:val="none" w:sz="0" w:space="0" w:color="auto"/>
            <w:bottom w:val="none" w:sz="0" w:space="0" w:color="auto"/>
            <w:right w:val="none" w:sz="0" w:space="0" w:color="auto"/>
          </w:divBdr>
        </w:div>
        <w:div w:id="1888370881">
          <w:marLeft w:val="0"/>
          <w:marRight w:val="0"/>
          <w:marTop w:val="100"/>
          <w:marBottom w:val="40"/>
          <w:divBdr>
            <w:top w:val="none" w:sz="0" w:space="0" w:color="auto"/>
            <w:left w:val="none" w:sz="0" w:space="0" w:color="auto"/>
            <w:bottom w:val="none" w:sz="0" w:space="0" w:color="auto"/>
            <w:right w:val="none" w:sz="0" w:space="0" w:color="auto"/>
          </w:divBdr>
        </w:div>
      </w:divsChild>
    </w:div>
    <w:div w:id="1666739969">
      <w:bodyDiv w:val="1"/>
      <w:marLeft w:val="0"/>
      <w:marRight w:val="0"/>
      <w:marTop w:val="0"/>
      <w:marBottom w:val="0"/>
      <w:divBdr>
        <w:top w:val="none" w:sz="0" w:space="0" w:color="auto"/>
        <w:left w:val="none" w:sz="0" w:space="0" w:color="auto"/>
        <w:bottom w:val="none" w:sz="0" w:space="0" w:color="auto"/>
        <w:right w:val="none" w:sz="0" w:space="0" w:color="auto"/>
      </w:divBdr>
      <w:divsChild>
        <w:div w:id="923535132">
          <w:marLeft w:val="0"/>
          <w:marRight w:val="0"/>
          <w:marTop w:val="100"/>
          <w:marBottom w:val="40"/>
          <w:divBdr>
            <w:top w:val="none" w:sz="0" w:space="0" w:color="auto"/>
            <w:left w:val="none" w:sz="0" w:space="0" w:color="auto"/>
            <w:bottom w:val="none" w:sz="0" w:space="0" w:color="auto"/>
            <w:right w:val="none" w:sz="0" w:space="0" w:color="auto"/>
          </w:divBdr>
        </w:div>
      </w:divsChild>
    </w:div>
    <w:div w:id="1698582145">
      <w:bodyDiv w:val="1"/>
      <w:marLeft w:val="0"/>
      <w:marRight w:val="0"/>
      <w:marTop w:val="0"/>
      <w:marBottom w:val="0"/>
      <w:divBdr>
        <w:top w:val="none" w:sz="0" w:space="0" w:color="auto"/>
        <w:left w:val="none" w:sz="0" w:space="0" w:color="auto"/>
        <w:bottom w:val="none" w:sz="0" w:space="0" w:color="auto"/>
        <w:right w:val="none" w:sz="0" w:space="0" w:color="auto"/>
      </w:divBdr>
      <w:divsChild>
        <w:div w:id="2126775223">
          <w:marLeft w:val="0"/>
          <w:marRight w:val="0"/>
          <w:marTop w:val="100"/>
          <w:marBottom w:val="40"/>
          <w:divBdr>
            <w:top w:val="none" w:sz="0" w:space="0" w:color="auto"/>
            <w:left w:val="none" w:sz="0" w:space="0" w:color="auto"/>
            <w:bottom w:val="none" w:sz="0" w:space="0" w:color="auto"/>
            <w:right w:val="none" w:sz="0" w:space="0" w:color="auto"/>
          </w:divBdr>
        </w:div>
      </w:divsChild>
    </w:div>
    <w:div w:id="1707293810">
      <w:bodyDiv w:val="1"/>
      <w:marLeft w:val="0"/>
      <w:marRight w:val="0"/>
      <w:marTop w:val="0"/>
      <w:marBottom w:val="0"/>
      <w:divBdr>
        <w:top w:val="none" w:sz="0" w:space="0" w:color="auto"/>
        <w:left w:val="none" w:sz="0" w:space="0" w:color="auto"/>
        <w:bottom w:val="none" w:sz="0" w:space="0" w:color="auto"/>
        <w:right w:val="none" w:sz="0" w:space="0" w:color="auto"/>
      </w:divBdr>
    </w:div>
    <w:div w:id="1710568363">
      <w:bodyDiv w:val="1"/>
      <w:marLeft w:val="0"/>
      <w:marRight w:val="0"/>
      <w:marTop w:val="0"/>
      <w:marBottom w:val="0"/>
      <w:divBdr>
        <w:top w:val="none" w:sz="0" w:space="0" w:color="auto"/>
        <w:left w:val="none" w:sz="0" w:space="0" w:color="auto"/>
        <w:bottom w:val="none" w:sz="0" w:space="0" w:color="auto"/>
        <w:right w:val="none" w:sz="0" w:space="0" w:color="auto"/>
      </w:divBdr>
      <w:divsChild>
        <w:div w:id="1369793989">
          <w:marLeft w:val="0"/>
          <w:marRight w:val="0"/>
          <w:marTop w:val="100"/>
          <w:marBottom w:val="40"/>
          <w:divBdr>
            <w:top w:val="none" w:sz="0" w:space="0" w:color="auto"/>
            <w:left w:val="none" w:sz="0" w:space="0" w:color="auto"/>
            <w:bottom w:val="none" w:sz="0" w:space="0" w:color="auto"/>
            <w:right w:val="none" w:sz="0" w:space="0" w:color="auto"/>
          </w:divBdr>
        </w:div>
        <w:div w:id="1431781702">
          <w:marLeft w:val="0"/>
          <w:marRight w:val="0"/>
          <w:marTop w:val="100"/>
          <w:marBottom w:val="40"/>
          <w:divBdr>
            <w:top w:val="none" w:sz="0" w:space="0" w:color="auto"/>
            <w:left w:val="none" w:sz="0" w:space="0" w:color="auto"/>
            <w:bottom w:val="none" w:sz="0" w:space="0" w:color="auto"/>
            <w:right w:val="none" w:sz="0" w:space="0" w:color="auto"/>
          </w:divBdr>
        </w:div>
        <w:div w:id="1014385648">
          <w:marLeft w:val="0"/>
          <w:marRight w:val="0"/>
          <w:marTop w:val="100"/>
          <w:marBottom w:val="40"/>
          <w:divBdr>
            <w:top w:val="none" w:sz="0" w:space="0" w:color="auto"/>
            <w:left w:val="none" w:sz="0" w:space="0" w:color="auto"/>
            <w:bottom w:val="none" w:sz="0" w:space="0" w:color="auto"/>
            <w:right w:val="none" w:sz="0" w:space="0" w:color="auto"/>
          </w:divBdr>
        </w:div>
        <w:div w:id="1172336800">
          <w:marLeft w:val="0"/>
          <w:marRight w:val="0"/>
          <w:marTop w:val="100"/>
          <w:marBottom w:val="40"/>
          <w:divBdr>
            <w:top w:val="none" w:sz="0" w:space="0" w:color="auto"/>
            <w:left w:val="none" w:sz="0" w:space="0" w:color="auto"/>
            <w:bottom w:val="none" w:sz="0" w:space="0" w:color="auto"/>
            <w:right w:val="none" w:sz="0" w:space="0" w:color="auto"/>
          </w:divBdr>
        </w:div>
      </w:divsChild>
    </w:div>
    <w:div w:id="1714842364">
      <w:bodyDiv w:val="1"/>
      <w:marLeft w:val="0"/>
      <w:marRight w:val="0"/>
      <w:marTop w:val="0"/>
      <w:marBottom w:val="0"/>
      <w:divBdr>
        <w:top w:val="none" w:sz="0" w:space="0" w:color="auto"/>
        <w:left w:val="none" w:sz="0" w:space="0" w:color="auto"/>
        <w:bottom w:val="none" w:sz="0" w:space="0" w:color="auto"/>
        <w:right w:val="none" w:sz="0" w:space="0" w:color="auto"/>
      </w:divBdr>
    </w:div>
    <w:div w:id="1724938976">
      <w:bodyDiv w:val="1"/>
      <w:marLeft w:val="0"/>
      <w:marRight w:val="0"/>
      <w:marTop w:val="0"/>
      <w:marBottom w:val="0"/>
      <w:divBdr>
        <w:top w:val="none" w:sz="0" w:space="0" w:color="auto"/>
        <w:left w:val="none" w:sz="0" w:space="0" w:color="auto"/>
        <w:bottom w:val="none" w:sz="0" w:space="0" w:color="auto"/>
        <w:right w:val="none" w:sz="0" w:space="0" w:color="auto"/>
      </w:divBdr>
    </w:div>
    <w:div w:id="1739816904">
      <w:bodyDiv w:val="1"/>
      <w:marLeft w:val="0"/>
      <w:marRight w:val="0"/>
      <w:marTop w:val="0"/>
      <w:marBottom w:val="0"/>
      <w:divBdr>
        <w:top w:val="none" w:sz="0" w:space="0" w:color="auto"/>
        <w:left w:val="none" w:sz="0" w:space="0" w:color="auto"/>
        <w:bottom w:val="none" w:sz="0" w:space="0" w:color="auto"/>
        <w:right w:val="none" w:sz="0" w:space="0" w:color="auto"/>
      </w:divBdr>
    </w:div>
    <w:div w:id="1774321839">
      <w:bodyDiv w:val="1"/>
      <w:marLeft w:val="0"/>
      <w:marRight w:val="0"/>
      <w:marTop w:val="0"/>
      <w:marBottom w:val="0"/>
      <w:divBdr>
        <w:top w:val="none" w:sz="0" w:space="0" w:color="auto"/>
        <w:left w:val="none" w:sz="0" w:space="0" w:color="auto"/>
        <w:bottom w:val="none" w:sz="0" w:space="0" w:color="auto"/>
        <w:right w:val="none" w:sz="0" w:space="0" w:color="auto"/>
      </w:divBdr>
      <w:divsChild>
        <w:div w:id="294413233">
          <w:marLeft w:val="0"/>
          <w:marRight w:val="0"/>
          <w:marTop w:val="100"/>
          <w:marBottom w:val="40"/>
          <w:divBdr>
            <w:top w:val="none" w:sz="0" w:space="0" w:color="auto"/>
            <w:left w:val="none" w:sz="0" w:space="0" w:color="auto"/>
            <w:bottom w:val="none" w:sz="0" w:space="0" w:color="auto"/>
            <w:right w:val="none" w:sz="0" w:space="0" w:color="auto"/>
          </w:divBdr>
        </w:div>
        <w:div w:id="478183189">
          <w:marLeft w:val="0"/>
          <w:marRight w:val="0"/>
          <w:marTop w:val="100"/>
          <w:marBottom w:val="40"/>
          <w:divBdr>
            <w:top w:val="none" w:sz="0" w:space="0" w:color="auto"/>
            <w:left w:val="none" w:sz="0" w:space="0" w:color="auto"/>
            <w:bottom w:val="none" w:sz="0" w:space="0" w:color="auto"/>
            <w:right w:val="none" w:sz="0" w:space="0" w:color="auto"/>
          </w:divBdr>
        </w:div>
      </w:divsChild>
    </w:div>
    <w:div w:id="1797403744">
      <w:bodyDiv w:val="1"/>
      <w:marLeft w:val="0"/>
      <w:marRight w:val="0"/>
      <w:marTop w:val="0"/>
      <w:marBottom w:val="0"/>
      <w:divBdr>
        <w:top w:val="none" w:sz="0" w:space="0" w:color="auto"/>
        <w:left w:val="none" w:sz="0" w:space="0" w:color="auto"/>
        <w:bottom w:val="none" w:sz="0" w:space="0" w:color="auto"/>
        <w:right w:val="none" w:sz="0" w:space="0" w:color="auto"/>
      </w:divBdr>
      <w:divsChild>
        <w:div w:id="240530140">
          <w:marLeft w:val="0"/>
          <w:marRight w:val="0"/>
          <w:marTop w:val="100"/>
          <w:marBottom w:val="40"/>
          <w:divBdr>
            <w:top w:val="none" w:sz="0" w:space="0" w:color="auto"/>
            <w:left w:val="none" w:sz="0" w:space="0" w:color="auto"/>
            <w:bottom w:val="none" w:sz="0" w:space="0" w:color="auto"/>
            <w:right w:val="none" w:sz="0" w:space="0" w:color="auto"/>
          </w:divBdr>
        </w:div>
      </w:divsChild>
    </w:div>
    <w:div w:id="1798639089">
      <w:bodyDiv w:val="1"/>
      <w:marLeft w:val="0"/>
      <w:marRight w:val="0"/>
      <w:marTop w:val="0"/>
      <w:marBottom w:val="0"/>
      <w:divBdr>
        <w:top w:val="none" w:sz="0" w:space="0" w:color="auto"/>
        <w:left w:val="none" w:sz="0" w:space="0" w:color="auto"/>
        <w:bottom w:val="none" w:sz="0" w:space="0" w:color="auto"/>
        <w:right w:val="none" w:sz="0" w:space="0" w:color="auto"/>
      </w:divBdr>
    </w:div>
    <w:div w:id="1804806801">
      <w:bodyDiv w:val="1"/>
      <w:marLeft w:val="0"/>
      <w:marRight w:val="0"/>
      <w:marTop w:val="0"/>
      <w:marBottom w:val="0"/>
      <w:divBdr>
        <w:top w:val="none" w:sz="0" w:space="0" w:color="auto"/>
        <w:left w:val="none" w:sz="0" w:space="0" w:color="auto"/>
        <w:bottom w:val="none" w:sz="0" w:space="0" w:color="auto"/>
        <w:right w:val="none" w:sz="0" w:space="0" w:color="auto"/>
      </w:divBdr>
    </w:div>
    <w:div w:id="1818640611">
      <w:bodyDiv w:val="1"/>
      <w:marLeft w:val="0"/>
      <w:marRight w:val="0"/>
      <w:marTop w:val="0"/>
      <w:marBottom w:val="0"/>
      <w:divBdr>
        <w:top w:val="none" w:sz="0" w:space="0" w:color="auto"/>
        <w:left w:val="none" w:sz="0" w:space="0" w:color="auto"/>
        <w:bottom w:val="none" w:sz="0" w:space="0" w:color="auto"/>
        <w:right w:val="none" w:sz="0" w:space="0" w:color="auto"/>
      </w:divBdr>
      <w:divsChild>
        <w:div w:id="929309841">
          <w:marLeft w:val="0"/>
          <w:marRight w:val="0"/>
          <w:marTop w:val="100"/>
          <w:marBottom w:val="40"/>
          <w:divBdr>
            <w:top w:val="none" w:sz="0" w:space="0" w:color="auto"/>
            <w:left w:val="none" w:sz="0" w:space="0" w:color="auto"/>
            <w:bottom w:val="none" w:sz="0" w:space="0" w:color="auto"/>
            <w:right w:val="none" w:sz="0" w:space="0" w:color="auto"/>
          </w:divBdr>
        </w:div>
      </w:divsChild>
    </w:div>
    <w:div w:id="1822767883">
      <w:bodyDiv w:val="1"/>
      <w:marLeft w:val="0"/>
      <w:marRight w:val="0"/>
      <w:marTop w:val="0"/>
      <w:marBottom w:val="0"/>
      <w:divBdr>
        <w:top w:val="none" w:sz="0" w:space="0" w:color="auto"/>
        <w:left w:val="none" w:sz="0" w:space="0" w:color="auto"/>
        <w:bottom w:val="none" w:sz="0" w:space="0" w:color="auto"/>
        <w:right w:val="none" w:sz="0" w:space="0" w:color="auto"/>
      </w:divBdr>
      <w:divsChild>
        <w:div w:id="931937547">
          <w:marLeft w:val="0"/>
          <w:marRight w:val="0"/>
          <w:marTop w:val="100"/>
          <w:marBottom w:val="40"/>
          <w:divBdr>
            <w:top w:val="none" w:sz="0" w:space="0" w:color="auto"/>
            <w:left w:val="none" w:sz="0" w:space="0" w:color="auto"/>
            <w:bottom w:val="none" w:sz="0" w:space="0" w:color="auto"/>
            <w:right w:val="none" w:sz="0" w:space="0" w:color="auto"/>
          </w:divBdr>
        </w:div>
        <w:div w:id="1545485659">
          <w:marLeft w:val="0"/>
          <w:marRight w:val="0"/>
          <w:marTop w:val="100"/>
          <w:marBottom w:val="40"/>
          <w:divBdr>
            <w:top w:val="none" w:sz="0" w:space="0" w:color="auto"/>
            <w:left w:val="none" w:sz="0" w:space="0" w:color="auto"/>
            <w:bottom w:val="none" w:sz="0" w:space="0" w:color="auto"/>
            <w:right w:val="none" w:sz="0" w:space="0" w:color="auto"/>
          </w:divBdr>
        </w:div>
      </w:divsChild>
    </w:div>
    <w:div w:id="1831095901">
      <w:bodyDiv w:val="1"/>
      <w:marLeft w:val="0"/>
      <w:marRight w:val="0"/>
      <w:marTop w:val="0"/>
      <w:marBottom w:val="0"/>
      <w:divBdr>
        <w:top w:val="none" w:sz="0" w:space="0" w:color="auto"/>
        <w:left w:val="none" w:sz="0" w:space="0" w:color="auto"/>
        <w:bottom w:val="none" w:sz="0" w:space="0" w:color="auto"/>
        <w:right w:val="none" w:sz="0" w:space="0" w:color="auto"/>
      </w:divBdr>
      <w:divsChild>
        <w:div w:id="1549030101">
          <w:marLeft w:val="0"/>
          <w:marRight w:val="0"/>
          <w:marTop w:val="100"/>
          <w:marBottom w:val="40"/>
          <w:divBdr>
            <w:top w:val="none" w:sz="0" w:space="0" w:color="auto"/>
            <w:left w:val="none" w:sz="0" w:space="0" w:color="auto"/>
            <w:bottom w:val="none" w:sz="0" w:space="0" w:color="auto"/>
            <w:right w:val="none" w:sz="0" w:space="0" w:color="auto"/>
          </w:divBdr>
        </w:div>
      </w:divsChild>
    </w:div>
    <w:div w:id="1835756300">
      <w:bodyDiv w:val="1"/>
      <w:marLeft w:val="0"/>
      <w:marRight w:val="0"/>
      <w:marTop w:val="0"/>
      <w:marBottom w:val="0"/>
      <w:divBdr>
        <w:top w:val="none" w:sz="0" w:space="0" w:color="auto"/>
        <w:left w:val="none" w:sz="0" w:space="0" w:color="auto"/>
        <w:bottom w:val="none" w:sz="0" w:space="0" w:color="auto"/>
        <w:right w:val="none" w:sz="0" w:space="0" w:color="auto"/>
      </w:divBdr>
      <w:divsChild>
        <w:div w:id="38361151">
          <w:marLeft w:val="0"/>
          <w:marRight w:val="0"/>
          <w:marTop w:val="100"/>
          <w:marBottom w:val="40"/>
          <w:divBdr>
            <w:top w:val="none" w:sz="0" w:space="0" w:color="auto"/>
            <w:left w:val="none" w:sz="0" w:space="0" w:color="auto"/>
            <w:bottom w:val="none" w:sz="0" w:space="0" w:color="auto"/>
            <w:right w:val="none" w:sz="0" w:space="0" w:color="auto"/>
          </w:divBdr>
        </w:div>
        <w:div w:id="64692409">
          <w:marLeft w:val="0"/>
          <w:marRight w:val="0"/>
          <w:marTop w:val="100"/>
          <w:marBottom w:val="40"/>
          <w:divBdr>
            <w:top w:val="none" w:sz="0" w:space="0" w:color="auto"/>
            <w:left w:val="none" w:sz="0" w:space="0" w:color="auto"/>
            <w:bottom w:val="none" w:sz="0" w:space="0" w:color="auto"/>
            <w:right w:val="none" w:sz="0" w:space="0" w:color="auto"/>
          </w:divBdr>
        </w:div>
        <w:div w:id="110901735">
          <w:marLeft w:val="0"/>
          <w:marRight w:val="0"/>
          <w:marTop w:val="100"/>
          <w:marBottom w:val="40"/>
          <w:divBdr>
            <w:top w:val="none" w:sz="0" w:space="0" w:color="auto"/>
            <w:left w:val="none" w:sz="0" w:space="0" w:color="auto"/>
            <w:bottom w:val="none" w:sz="0" w:space="0" w:color="auto"/>
            <w:right w:val="none" w:sz="0" w:space="0" w:color="auto"/>
          </w:divBdr>
        </w:div>
        <w:div w:id="142044959">
          <w:marLeft w:val="0"/>
          <w:marRight w:val="0"/>
          <w:marTop w:val="100"/>
          <w:marBottom w:val="40"/>
          <w:divBdr>
            <w:top w:val="none" w:sz="0" w:space="0" w:color="auto"/>
            <w:left w:val="none" w:sz="0" w:space="0" w:color="auto"/>
            <w:bottom w:val="none" w:sz="0" w:space="0" w:color="auto"/>
            <w:right w:val="none" w:sz="0" w:space="0" w:color="auto"/>
          </w:divBdr>
        </w:div>
        <w:div w:id="332418972">
          <w:marLeft w:val="0"/>
          <w:marRight w:val="0"/>
          <w:marTop w:val="100"/>
          <w:marBottom w:val="40"/>
          <w:divBdr>
            <w:top w:val="none" w:sz="0" w:space="0" w:color="auto"/>
            <w:left w:val="none" w:sz="0" w:space="0" w:color="auto"/>
            <w:bottom w:val="none" w:sz="0" w:space="0" w:color="auto"/>
            <w:right w:val="none" w:sz="0" w:space="0" w:color="auto"/>
          </w:divBdr>
        </w:div>
        <w:div w:id="638654124">
          <w:marLeft w:val="0"/>
          <w:marRight w:val="0"/>
          <w:marTop w:val="100"/>
          <w:marBottom w:val="40"/>
          <w:divBdr>
            <w:top w:val="none" w:sz="0" w:space="0" w:color="auto"/>
            <w:left w:val="none" w:sz="0" w:space="0" w:color="auto"/>
            <w:bottom w:val="none" w:sz="0" w:space="0" w:color="auto"/>
            <w:right w:val="none" w:sz="0" w:space="0" w:color="auto"/>
          </w:divBdr>
        </w:div>
        <w:div w:id="729108789">
          <w:marLeft w:val="0"/>
          <w:marRight w:val="0"/>
          <w:marTop w:val="100"/>
          <w:marBottom w:val="40"/>
          <w:divBdr>
            <w:top w:val="none" w:sz="0" w:space="0" w:color="auto"/>
            <w:left w:val="none" w:sz="0" w:space="0" w:color="auto"/>
            <w:bottom w:val="none" w:sz="0" w:space="0" w:color="auto"/>
            <w:right w:val="none" w:sz="0" w:space="0" w:color="auto"/>
          </w:divBdr>
        </w:div>
        <w:div w:id="964432343">
          <w:marLeft w:val="0"/>
          <w:marRight w:val="0"/>
          <w:marTop w:val="100"/>
          <w:marBottom w:val="40"/>
          <w:divBdr>
            <w:top w:val="none" w:sz="0" w:space="0" w:color="auto"/>
            <w:left w:val="none" w:sz="0" w:space="0" w:color="auto"/>
            <w:bottom w:val="none" w:sz="0" w:space="0" w:color="auto"/>
            <w:right w:val="none" w:sz="0" w:space="0" w:color="auto"/>
          </w:divBdr>
        </w:div>
        <w:div w:id="1027103824">
          <w:marLeft w:val="0"/>
          <w:marRight w:val="0"/>
          <w:marTop w:val="100"/>
          <w:marBottom w:val="40"/>
          <w:divBdr>
            <w:top w:val="none" w:sz="0" w:space="0" w:color="auto"/>
            <w:left w:val="none" w:sz="0" w:space="0" w:color="auto"/>
            <w:bottom w:val="none" w:sz="0" w:space="0" w:color="auto"/>
            <w:right w:val="none" w:sz="0" w:space="0" w:color="auto"/>
          </w:divBdr>
        </w:div>
        <w:div w:id="1208951306">
          <w:marLeft w:val="0"/>
          <w:marRight w:val="0"/>
          <w:marTop w:val="100"/>
          <w:marBottom w:val="40"/>
          <w:divBdr>
            <w:top w:val="none" w:sz="0" w:space="0" w:color="auto"/>
            <w:left w:val="none" w:sz="0" w:space="0" w:color="auto"/>
            <w:bottom w:val="none" w:sz="0" w:space="0" w:color="auto"/>
            <w:right w:val="none" w:sz="0" w:space="0" w:color="auto"/>
          </w:divBdr>
        </w:div>
        <w:div w:id="1327053708">
          <w:marLeft w:val="0"/>
          <w:marRight w:val="0"/>
          <w:marTop w:val="100"/>
          <w:marBottom w:val="40"/>
          <w:divBdr>
            <w:top w:val="none" w:sz="0" w:space="0" w:color="auto"/>
            <w:left w:val="none" w:sz="0" w:space="0" w:color="auto"/>
            <w:bottom w:val="none" w:sz="0" w:space="0" w:color="auto"/>
            <w:right w:val="none" w:sz="0" w:space="0" w:color="auto"/>
          </w:divBdr>
        </w:div>
        <w:div w:id="1496842553">
          <w:marLeft w:val="0"/>
          <w:marRight w:val="0"/>
          <w:marTop w:val="100"/>
          <w:marBottom w:val="40"/>
          <w:divBdr>
            <w:top w:val="none" w:sz="0" w:space="0" w:color="auto"/>
            <w:left w:val="none" w:sz="0" w:space="0" w:color="auto"/>
            <w:bottom w:val="none" w:sz="0" w:space="0" w:color="auto"/>
            <w:right w:val="none" w:sz="0" w:space="0" w:color="auto"/>
          </w:divBdr>
        </w:div>
        <w:div w:id="1700013312">
          <w:marLeft w:val="0"/>
          <w:marRight w:val="0"/>
          <w:marTop w:val="100"/>
          <w:marBottom w:val="40"/>
          <w:divBdr>
            <w:top w:val="none" w:sz="0" w:space="0" w:color="auto"/>
            <w:left w:val="none" w:sz="0" w:space="0" w:color="auto"/>
            <w:bottom w:val="none" w:sz="0" w:space="0" w:color="auto"/>
            <w:right w:val="none" w:sz="0" w:space="0" w:color="auto"/>
          </w:divBdr>
        </w:div>
        <w:div w:id="1716544649">
          <w:marLeft w:val="0"/>
          <w:marRight w:val="0"/>
          <w:marTop w:val="100"/>
          <w:marBottom w:val="40"/>
          <w:divBdr>
            <w:top w:val="none" w:sz="0" w:space="0" w:color="auto"/>
            <w:left w:val="none" w:sz="0" w:space="0" w:color="auto"/>
            <w:bottom w:val="none" w:sz="0" w:space="0" w:color="auto"/>
            <w:right w:val="none" w:sz="0" w:space="0" w:color="auto"/>
          </w:divBdr>
        </w:div>
        <w:div w:id="1748918731">
          <w:marLeft w:val="0"/>
          <w:marRight w:val="0"/>
          <w:marTop w:val="100"/>
          <w:marBottom w:val="40"/>
          <w:divBdr>
            <w:top w:val="none" w:sz="0" w:space="0" w:color="auto"/>
            <w:left w:val="none" w:sz="0" w:space="0" w:color="auto"/>
            <w:bottom w:val="none" w:sz="0" w:space="0" w:color="auto"/>
            <w:right w:val="none" w:sz="0" w:space="0" w:color="auto"/>
          </w:divBdr>
        </w:div>
        <w:div w:id="1923834609">
          <w:marLeft w:val="0"/>
          <w:marRight w:val="0"/>
          <w:marTop w:val="100"/>
          <w:marBottom w:val="40"/>
          <w:divBdr>
            <w:top w:val="none" w:sz="0" w:space="0" w:color="auto"/>
            <w:left w:val="none" w:sz="0" w:space="0" w:color="auto"/>
            <w:bottom w:val="none" w:sz="0" w:space="0" w:color="auto"/>
            <w:right w:val="none" w:sz="0" w:space="0" w:color="auto"/>
          </w:divBdr>
        </w:div>
        <w:div w:id="1983584205">
          <w:marLeft w:val="0"/>
          <w:marRight w:val="0"/>
          <w:marTop w:val="100"/>
          <w:marBottom w:val="40"/>
          <w:divBdr>
            <w:top w:val="none" w:sz="0" w:space="0" w:color="auto"/>
            <w:left w:val="none" w:sz="0" w:space="0" w:color="auto"/>
            <w:bottom w:val="none" w:sz="0" w:space="0" w:color="auto"/>
            <w:right w:val="none" w:sz="0" w:space="0" w:color="auto"/>
          </w:divBdr>
        </w:div>
        <w:div w:id="1989044251">
          <w:marLeft w:val="0"/>
          <w:marRight w:val="0"/>
          <w:marTop w:val="100"/>
          <w:marBottom w:val="40"/>
          <w:divBdr>
            <w:top w:val="none" w:sz="0" w:space="0" w:color="auto"/>
            <w:left w:val="none" w:sz="0" w:space="0" w:color="auto"/>
            <w:bottom w:val="none" w:sz="0" w:space="0" w:color="auto"/>
            <w:right w:val="none" w:sz="0" w:space="0" w:color="auto"/>
          </w:divBdr>
        </w:div>
        <w:div w:id="2003964254">
          <w:marLeft w:val="0"/>
          <w:marRight w:val="0"/>
          <w:marTop w:val="100"/>
          <w:marBottom w:val="40"/>
          <w:divBdr>
            <w:top w:val="none" w:sz="0" w:space="0" w:color="auto"/>
            <w:left w:val="none" w:sz="0" w:space="0" w:color="auto"/>
            <w:bottom w:val="none" w:sz="0" w:space="0" w:color="auto"/>
            <w:right w:val="none" w:sz="0" w:space="0" w:color="auto"/>
          </w:divBdr>
        </w:div>
        <w:div w:id="2138984069">
          <w:marLeft w:val="0"/>
          <w:marRight w:val="0"/>
          <w:marTop w:val="100"/>
          <w:marBottom w:val="40"/>
          <w:divBdr>
            <w:top w:val="none" w:sz="0" w:space="0" w:color="auto"/>
            <w:left w:val="none" w:sz="0" w:space="0" w:color="auto"/>
            <w:bottom w:val="none" w:sz="0" w:space="0" w:color="auto"/>
            <w:right w:val="none" w:sz="0" w:space="0" w:color="auto"/>
          </w:divBdr>
        </w:div>
      </w:divsChild>
    </w:div>
    <w:div w:id="1836260961">
      <w:bodyDiv w:val="1"/>
      <w:marLeft w:val="0"/>
      <w:marRight w:val="0"/>
      <w:marTop w:val="0"/>
      <w:marBottom w:val="0"/>
      <w:divBdr>
        <w:top w:val="none" w:sz="0" w:space="0" w:color="auto"/>
        <w:left w:val="none" w:sz="0" w:space="0" w:color="auto"/>
        <w:bottom w:val="none" w:sz="0" w:space="0" w:color="auto"/>
        <w:right w:val="none" w:sz="0" w:space="0" w:color="auto"/>
      </w:divBdr>
      <w:divsChild>
        <w:div w:id="1523130519">
          <w:marLeft w:val="0"/>
          <w:marRight w:val="0"/>
          <w:marTop w:val="100"/>
          <w:marBottom w:val="40"/>
          <w:divBdr>
            <w:top w:val="none" w:sz="0" w:space="0" w:color="auto"/>
            <w:left w:val="none" w:sz="0" w:space="0" w:color="auto"/>
            <w:bottom w:val="none" w:sz="0" w:space="0" w:color="auto"/>
            <w:right w:val="none" w:sz="0" w:space="0" w:color="auto"/>
          </w:divBdr>
        </w:div>
        <w:div w:id="1480074082">
          <w:marLeft w:val="0"/>
          <w:marRight w:val="0"/>
          <w:marTop w:val="100"/>
          <w:marBottom w:val="40"/>
          <w:divBdr>
            <w:top w:val="none" w:sz="0" w:space="0" w:color="auto"/>
            <w:left w:val="none" w:sz="0" w:space="0" w:color="auto"/>
            <w:bottom w:val="none" w:sz="0" w:space="0" w:color="auto"/>
            <w:right w:val="none" w:sz="0" w:space="0" w:color="auto"/>
          </w:divBdr>
        </w:div>
      </w:divsChild>
    </w:div>
    <w:div w:id="1845703187">
      <w:bodyDiv w:val="1"/>
      <w:marLeft w:val="0"/>
      <w:marRight w:val="0"/>
      <w:marTop w:val="0"/>
      <w:marBottom w:val="0"/>
      <w:divBdr>
        <w:top w:val="none" w:sz="0" w:space="0" w:color="auto"/>
        <w:left w:val="none" w:sz="0" w:space="0" w:color="auto"/>
        <w:bottom w:val="none" w:sz="0" w:space="0" w:color="auto"/>
        <w:right w:val="none" w:sz="0" w:space="0" w:color="auto"/>
      </w:divBdr>
      <w:divsChild>
        <w:div w:id="133256925">
          <w:marLeft w:val="0"/>
          <w:marRight w:val="0"/>
          <w:marTop w:val="100"/>
          <w:marBottom w:val="40"/>
          <w:divBdr>
            <w:top w:val="none" w:sz="0" w:space="0" w:color="auto"/>
            <w:left w:val="none" w:sz="0" w:space="0" w:color="auto"/>
            <w:bottom w:val="none" w:sz="0" w:space="0" w:color="auto"/>
            <w:right w:val="none" w:sz="0" w:space="0" w:color="auto"/>
          </w:divBdr>
        </w:div>
        <w:div w:id="155728491">
          <w:marLeft w:val="0"/>
          <w:marRight w:val="0"/>
          <w:marTop w:val="100"/>
          <w:marBottom w:val="40"/>
          <w:divBdr>
            <w:top w:val="none" w:sz="0" w:space="0" w:color="auto"/>
            <w:left w:val="none" w:sz="0" w:space="0" w:color="auto"/>
            <w:bottom w:val="none" w:sz="0" w:space="0" w:color="auto"/>
            <w:right w:val="none" w:sz="0" w:space="0" w:color="auto"/>
          </w:divBdr>
        </w:div>
      </w:divsChild>
    </w:div>
    <w:div w:id="1848860205">
      <w:bodyDiv w:val="1"/>
      <w:marLeft w:val="0"/>
      <w:marRight w:val="0"/>
      <w:marTop w:val="0"/>
      <w:marBottom w:val="0"/>
      <w:divBdr>
        <w:top w:val="none" w:sz="0" w:space="0" w:color="auto"/>
        <w:left w:val="none" w:sz="0" w:space="0" w:color="auto"/>
        <w:bottom w:val="none" w:sz="0" w:space="0" w:color="auto"/>
        <w:right w:val="none" w:sz="0" w:space="0" w:color="auto"/>
      </w:divBdr>
      <w:divsChild>
        <w:div w:id="928082366">
          <w:marLeft w:val="0"/>
          <w:marRight w:val="0"/>
          <w:marTop w:val="100"/>
          <w:marBottom w:val="40"/>
          <w:divBdr>
            <w:top w:val="none" w:sz="0" w:space="0" w:color="auto"/>
            <w:left w:val="none" w:sz="0" w:space="0" w:color="auto"/>
            <w:bottom w:val="none" w:sz="0" w:space="0" w:color="auto"/>
            <w:right w:val="none" w:sz="0" w:space="0" w:color="auto"/>
          </w:divBdr>
        </w:div>
        <w:div w:id="1048804103">
          <w:marLeft w:val="0"/>
          <w:marRight w:val="0"/>
          <w:marTop w:val="100"/>
          <w:marBottom w:val="40"/>
          <w:divBdr>
            <w:top w:val="none" w:sz="0" w:space="0" w:color="auto"/>
            <w:left w:val="none" w:sz="0" w:space="0" w:color="auto"/>
            <w:bottom w:val="none" w:sz="0" w:space="0" w:color="auto"/>
            <w:right w:val="none" w:sz="0" w:space="0" w:color="auto"/>
          </w:divBdr>
        </w:div>
      </w:divsChild>
    </w:div>
    <w:div w:id="1852179968">
      <w:bodyDiv w:val="1"/>
      <w:marLeft w:val="0"/>
      <w:marRight w:val="0"/>
      <w:marTop w:val="0"/>
      <w:marBottom w:val="0"/>
      <w:divBdr>
        <w:top w:val="none" w:sz="0" w:space="0" w:color="auto"/>
        <w:left w:val="none" w:sz="0" w:space="0" w:color="auto"/>
        <w:bottom w:val="none" w:sz="0" w:space="0" w:color="auto"/>
        <w:right w:val="none" w:sz="0" w:space="0" w:color="auto"/>
      </w:divBdr>
      <w:divsChild>
        <w:div w:id="866451840">
          <w:marLeft w:val="0"/>
          <w:marRight w:val="0"/>
          <w:marTop w:val="80"/>
          <w:marBottom w:val="20"/>
          <w:divBdr>
            <w:top w:val="none" w:sz="0" w:space="0" w:color="auto"/>
            <w:left w:val="none" w:sz="0" w:space="0" w:color="auto"/>
            <w:bottom w:val="none" w:sz="0" w:space="0" w:color="auto"/>
            <w:right w:val="none" w:sz="0" w:space="0" w:color="auto"/>
          </w:divBdr>
        </w:div>
        <w:div w:id="559748314">
          <w:marLeft w:val="0"/>
          <w:marRight w:val="0"/>
          <w:marTop w:val="100"/>
          <w:marBottom w:val="40"/>
          <w:divBdr>
            <w:top w:val="none" w:sz="0" w:space="0" w:color="auto"/>
            <w:left w:val="none" w:sz="0" w:space="0" w:color="auto"/>
            <w:bottom w:val="none" w:sz="0" w:space="0" w:color="auto"/>
            <w:right w:val="none" w:sz="0" w:space="0" w:color="auto"/>
          </w:divBdr>
        </w:div>
      </w:divsChild>
    </w:div>
    <w:div w:id="1857884608">
      <w:bodyDiv w:val="1"/>
      <w:marLeft w:val="0"/>
      <w:marRight w:val="0"/>
      <w:marTop w:val="0"/>
      <w:marBottom w:val="0"/>
      <w:divBdr>
        <w:top w:val="none" w:sz="0" w:space="0" w:color="auto"/>
        <w:left w:val="none" w:sz="0" w:space="0" w:color="auto"/>
        <w:bottom w:val="none" w:sz="0" w:space="0" w:color="auto"/>
        <w:right w:val="none" w:sz="0" w:space="0" w:color="auto"/>
      </w:divBdr>
    </w:div>
    <w:div w:id="1862740132">
      <w:bodyDiv w:val="1"/>
      <w:marLeft w:val="0"/>
      <w:marRight w:val="0"/>
      <w:marTop w:val="0"/>
      <w:marBottom w:val="0"/>
      <w:divBdr>
        <w:top w:val="none" w:sz="0" w:space="0" w:color="auto"/>
        <w:left w:val="none" w:sz="0" w:space="0" w:color="auto"/>
        <w:bottom w:val="none" w:sz="0" w:space="0" w:color="auto"/>
        <w:right w:val="none" w:sz="0" w:space="0" w:color="auto"/>
      </w:divBdr>
      <w:divsChild>
        <w:div w:id="892697603">
          <w:marLeft w:val="0"/>
          <w:marRight w:val="0"/>
          <w:marTop w:val="0"/>
          <w:marBottom w:val="0"/>
          <w:divBdr>
            <w:top w:val="none" w:sz="0" w:space="0" w:color="auto"/>
            <w:left w:val="none" w:sz="0" w:space="0" w:color="auto"/>
            <w:bottom w:val="none" w:sz="0" w:space="0" w:color="auto"/>
            <w:right w:val="none" w:sz="0" w:space="0" w:color="auto"/>
          </w:divBdr>
          <w:divsChild>
            <w:div w:id="27690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986167">
      <w:bodyDiv w:val="1"/>
      <w:marLeft w:val="0"/>
      <w:marRight w:val="0"/>
      <w:marTop w:val="0"/>
      <w:marBottom w:val="0"/>
      <w:divBdr>
        <w:top w:val="none" w:sz="0" w:space="0" w:color="auto"/>
        <w:left w:val="none" w:sz="0" w:space="0" w:color="auto"/>
        <w:bottom w:val="none" w:sz="0" w:space="0" w:color="auto"/>
        <w:right w:val="none" w:sz="0" w:space="0" w:color="auto"/>
      </w:divBdr>
    </w:div>
    <w:div w:id="1870029564">
      <w:bodyDiv w:val="1"/>
      <w:marLeft w:val="0"/>
      <w:marRight w:val="0"/>
      <w:marTop w:val="0"/>
      <w:marBottom w:val="0"/>
      <w:divBdr>
        <w:top w:val="none" w:sz="0" w:space="0" w:color="auto"/>
        <w:left w:val="none" w:sz="0" w:space="0" w:color="auto"/>
        <w:bottom w:val="none" w:sz="0" w:space="0" w:color="auto"/>
        <w:right w:val="none" w:sz="0" w:space="0" w:color="auto"/>
      </w:divBdr>
    </w:div>
    <w:div w:id="1879659231">
      <w:bodyDiv w:val="1"/>
      <w:marLeft w:val="0"/>
      <w:marRight w:val="0"/>
      <w:marTop w:val="0"/>
      <w:marBottom w:val="0"/>
      <w:divBdr>
        <w:top w:val="none" w:sz="0" w:space="0" w:color="auto"/>
        <w:left w:val="none" w:sz="0" w:space="0" w:color="auto"/>
        <w:bottom w:val="none" w:sz="0" w:space="0" w:color="auto"/>
        <w:right w:val="none" w:sz="0" w:space="0" w:color="auto"/>
      </w:divBdr>
      <w:divsChild>
        <w:div w:id="1850947369">
          <w:marLeft w:val="0"/>
          <w:marRight w:val="0"/>
          <w:marTop w:val="100"/>
          <w:marBottom w:val="40"/>
          <w:divBdr>
            <w:top w:val="none" w:sz="0" w:space="0" w:color="auto"/>
            <w:left w:val="none" w:sz="0" w:space="0" w:color="auto"/>
            <w:bottom w:val="none" w:sz="0" w:space="0" w:color="auto"/>
            <w:right w:val="none" w:sz="0" w:space="0" w:color="auto"/>
          </w:divBdr>
        </w:div>
        <w:div w:id="948586851">
          <w:marLeft w:val="0"/>
          <w:marRight w:val="0"/>
          <w:marTop w:val="100"/>
          <w:marBottom w:val="40"/>
          <w:divBdr>
            <w:top w:val="none" w:sz="0" w:space="0" w:color="auto"/>
            <w:left w:val="none" w:sz="0" w:space="0" w:color="auto"/>
            <w:bottom w:val="none" w:sz="0" w:space="0" w:color="auto"/>
            <w:right w:val="none" w:sz="0" w:space="0" w:color="auto"/>
          </w:divBdr>
        </w:div>
      </w:divsChild>
    </w:div>
    <w:div w:id="1900750658">
      <w:bodyDiv w:val="1"/>
      <w:marLeft w:val="0"/>
      <w:marRight w:val="0"/>
      <w:marTop w:val="0"/>
      <w:marBottom w:val="0"/>
      <w:divBdr>
        <w:top w:val="none" w:sz="0" w:space="0" w:color="auto"/>
        <w:left w:val="none" w:sz="0" w:space="0" w:color="auto"/>
        <w:bottom w:val="none" w:sz="0" w:space="0" w:color="auto"/>
        <w:right w:val="none" w:sz="0" w:space="0" w:color="auto"/>
      </w:divBdr>
    </w:div>
    <w:div w:id="1915966290">
      <w:bodyDiv w:val="1"/>
      <w:marLeft w:val="0"/>
      <w:marRight w:val="0"/>
      <w:marTop w:val="0"/>
      <w:marBottom w:val="0"/>
      <w:divBdr>
        <w:top w:val="none" w:sz="0" w:space="0" w:color="auto"/>
        <w:left w:val="none" w:sz="0" w:space="0" w:color="auto"/>
        <w:bottom w:val="none" w:sz="0" w:space="0" w:color="auto"/>
        <w:right w:val="none" w:sz="0" w:space="0" w:color="auto"/>
      </w:divBdr>
    </w:div>
    <w:div w:id="1921402271">
      <w:bodyDiv w:val="1"/>
      <w:marLeft w:val="0"/>
      <w:marRight w:val="0"/>
      <w:marTop w:val="0"/>
      <w:marBottom w:val="0"/>
      <w:divBdr>
        <w:top w:val="none" w:sz="0" w:space="0" w:color="auto"/>
        <w:left w:val="none" w:sz="0" w:space="0" w:color="auto"/>
        <w:bottom w:val="none" w:sz="0" w:space="0" w:color="auto"/>
        <w:right w:val="none" w:sz="0" w:space="0" w:color="auto"/>
      </w:divBdr>
      <w:divsChild>
        <w:div w:id="2112628789">
          <w:marLeft w:val="0"/>
          <w:marRight w:val="0"/>
          <w:marTop w:val="100"/>
          <w:marBottom w:val="40"/>
          <w:divBdr>
            <w:top w:val="none" w:sz="0" w:space="0" w:color="auto"/>
            <w:left w:val="none" w:sz="0" w:space="0" w:color="auto"/>
            <w:bottom w:val="none" w:sz="0" w:space="0" w:color="auto"/>
            <w:right w:val="none" w:sz="0" w:space="0" w:color="auto"/>
          </w:divBdr>
        </w:div>
        <w:div w:id="34624856">
          <w:marLeft w:val="0"/>
          <w:marRight w:val="0"/>
          <w:marTop w:val="100"/>
          <w:marBottom w:val="40"/>
          <w:divBdr>
            <w:top w:val="none" w:sz="0" w:space="0" w:color="auto"/>
            <w:left w:val="none" w:sz="0" w:space="0" w:color="auto"/>
            <w:bottom w:val="none" w:sz="0" w:space="0" w:color="auto"/>
            <w:right w:val="none" w:sz="0" w:space="0" w:color="auto"/>
          </w:divBdr>
        </w:div>
      </w:divsChild>
    </w:div>
    <w:div w:id="1924601820">
      <w:bodyDiv w:val="1"/>
      <w:marLeft w:val="0"/>
      <w:marRight w:val="0"/>
      <w:marTop w:val="0"/>
      <w:marBottom w:val="0"/>
      <w:divBdr>
        <w:top w:val="none" w:sz="0" w:space="0" w:color="auto"/>
        <w:left w:val="none" w:sz="0" w:space="0" w:color="auto"/>
        <w:bottom w:val="none" w:sz="0" w:space="0" w:color="auto"/>
        <w:right w:val="none" w:sz="0" w:space="0" w:color="auto"/>
      </w:divBdr>
    </w:div>
    <w:div w:id="1957053380">
      <w:bodyDiv w:val="1"/>
      <w:marLeft w:val="0"/>
      <w:marRight w:val="0"/>
      <w:marTop w:val="0"/>
      <w:marBottom w:val="0"/>
      <w:divBdr>
        <w:top w:val="none" w:sz="0" w:space="0" w:color="auto"/>
        <w:left w:val="none" w:sz="0" w:space="0" w:color="auto"/>
        <w:bottom w:val="none" w:sz="0" w:space="0" w:color="auto"/>
        <w:right w:val="none" w:sz="0" w:space="0" w:color="auto"/>
      </w:divBdr>
    </w:div>
    <w:div w:id="1967082618">
      <w:bodyDiv w:val="1"/>
      <w:marLeft w:val="0"/>
      <w:marRight w:val="0"/>
      <w:marTop w:val="0"/>
      <w:marBottom w:val="0"/>
      <w:divBdr>
        <w:top w:val="none" w:sz="0" w:space="0" w:color="auto"/>
        <w:left w:val="none" w:sz="0" w:space="0" w:color="auto"/>
        <w:bottom w:val="none" w:sz="0" w:space="0" w:color="auto"/>
        <w:right w:val="none" w:sz="0" w:space="0" w:color="auto"/>
      </w:divBdr>
      <w:divsChild>
        <w:div w:id="861431239">
          <w:marLeft w:val="0"/>
          <w:marRight w:val="0"/>
          <w:marTop w:val="100"/>
          <w:marBottom w:val="40"/>
          <w:divBdr>
            <w:top w:val="none" w:sz="0" w:space="0" w:color="auto"/>
            <w:left w:val="none" w:sz="0" w:space="0" w:color="auto"/>
            <w:bottom w:val="none" w:sz="0" w:space="0" w:color="auto"/>
            <w:right w:val="none" w:sz="0" w:space="0" w:color="auto"/>
          </w:divBdr>
        </w:div>
        <w:div w:id="555974193">
          <w:marLeft w:val="0"/>
          <w:marRight w:val="0"/>
          <w:marTop w:val="100"/>
          <w:marBottom w:val="40"/>
          <w:divBdr>
            <w:top w:val="none" w:sz="0" w:space="0" w:color="auto"/>
            <w:left w:val="none" w:sz="0" w:space="0" w:color="auto"/>
            <w:bottom w:val="none" w:sz="0" w:space="0" w:color="auto"/>
            <w:right w:val="none" w:sz="0" w:space="0" w:color="auto"/>
          </w:divBdr>
        </w:div>
      </w:divsChild>
    </w:div>
    <w:div w:id="1979145925">
      <w:bodyDiv w:val="1"/>
      <w:marLeft w:val="0"/>
      <w:marRight w:val="0"/>
      <w:marTop w:val="0"/>
      <w:marBottom w:val="0"/>
      <w:divBdr>
        <w:top w:val="none" w:sz="0" w:space="0" w:color="auto"/>
        <w:left w:val="none" w:sz="0" w:space="0" w:color="auto"/>
        <w:bottom w:val="none" w:sz="0" w:space="0" w:color="auto"/>
        <w:right w:val="none" w:sz="0" w:space="0" w:color="auto"/>
      </w:divBdr>
      <w:divsChild>
        <w:div w:id="99883199">
          <w:marLeft w:val="0"/>
          <w:marRight w:val="0"/>
          <w:marTop w:val="100"/>
          <w:marBottom w:val="40"/>
          <w:divBdr>
            <w:top w:val="none" w:sz="0" w:space="0" w:color="auto"/>
            <w:left w:val="none" w:sz="0" w:space="0" w:color="auto"/>
            <w:bottom w:val="none" w:sz="0" w:space="0" w:color="auto"/>
            <w:right w:val="none" w:sz="0" w:space="0" w:color="auto"/>
          </w:divBdr>
        </w:div>
        <w:div w:id="996884019">
          <w:marLeft w:val="0"/>
          <w:marRight w:val="0"/>
          <w:marTop w:val="100"/>
          <w:marBottom w:val="40"/>
          <w:divBdr>
            <w:top w:val="none" w:sz="0" w:space="0" w:color="auto"/>
            <w:left w:val="none" w:sz="0" w:space="0" w:color="auto"/>
            <w:bottom w:val="none" w:sz="0" w:space="0" w:color="auto"/>
            <w:right w:val="none" w:sz="0" w:space="0" w:color="auto"/>
          </w:divBdr>
        </w:div>
        <w:div w:id="1420368498">
          <w:marLeft w:val="0"/>
          <w:marRight w:val="0"/>
          <w:marTop w:val="100"/>
          <w:marBottom w:val="40"/>
          <w:divBdr>
            <w:top w:val="none" w:sz="0" w:space="0" w:color="auto"/>
            <w:left w:val="none" w:sz="0" w:space="0" w:color="auto"/>
            <w:bottom w:val="none" w:sz="0" w:space="0" w:color="auto"/>
            <w:right w:val="none" w:sz="0" w:space="0" w:color="auto"/>
          </w:divBdr>
        </w:div>
        <w:div w:id="1974556590">
          <w:marLeft w:val="0"/>
          <w:marRight w:val="0"/>
          <w:marTop w:val="100"/>
          <w:marBottom w:val="40"/>
          <w:divBdr>
            <w:top w:val="none" w:sz="0" w:space="0" w:color="auto"/>
            <w:left w:val="none" w:sz="0" w:space="0" w:color="auto"/>
            <w:bottom w:val="none" w:sz="0" w:space="0" w:color="auto"/>
            <w:right w:val="none" w:sz="0" w:space="0" w:color="auto"/>
          </w:divBdr>
        </w:div>
        <w:div w:id="294524549">
          <w:marLeft w:val="0"/>
          <w:marRight w:val="0"/>
          <w:marTop w:val="100"/>
          <w:marBottom w:val="40"/>
          <w:divBdr>
            <w:top w:val="none" w:sz="0" w:space="0" w:color="auto"/>
            <w:left w:val="none" w:sz="0" w:space="0" w:color="auto"/>
            <w:bottom w:val="none" w:sz="0" w:space="0" w:color="auto"/>
            <w:right w:val="none" w:sz="0" w:space="0" w:color="auto"/>
          </w:divBdr>
        </w:div>
      </w:divsChild>
    </w:div>
    <w:div w:id="1984236920">
      <w:bodyDiv w:val="1"/>
      <w:marLeft w:val="0"/>
      <w:marRight w:val="0"/>
      <w:marTop w:val="0"/>
      <w:marBottom w:val="0"/>
      <w:divBdr>
        <w:top w:val="none" w:sz="0" w:space="0" w:color="auto"/>
        <w:left w:val="none" w:sz="0" w:space="0" w:color="auto"/>
        <w:bottom w:val="none" w:sz="0" w:space="0" w:color="auto"/>
        <w:right w:val="none" w:sz="0" w:space="0" w:color="auto"/>
      </w:divBdr>
      <w:divsChild>
        <w:div w:id="1178933948">
          <w:marLeft w:val="0"/>
          <w:marRight w:val="0"/>
          <w:marTop w:val="100"/>
          <w:marBottom w:val="40"/>
          <w:divBdr>
            <w:top w:val="none" w:sz="0" w:space="0" w:color="auto"/>
            <w:left w:val="none" w:sz="0" w:space="0" w:color="auto"/>
            <w:bottom w:val="none" w:sz="0" w:space="0" w:color="auto"/>
            <w:right w:val="none" w:sz="0" w:space="0" w:color="auto"/>
          </w:divBdr>
        </w:div>
      </w:divsChild>
    </w:div>
    <w:div w:id="1999530250">
      <w:bodyDiv w:val="1"/>
      <w:marLeft w:val="0"/>
      <w:marRight w:val="0"/>
      <w:marTop w:val="0"/>
      <w:marBottom w:val="0"/>
      <w:divBdr>
        <w:top w:val="none" w:sz="0" w:space="0" w:color="auto"/>
        <w:left w:val="none" w:sz="0" w:space="0" w:color="auto"/>
        <w:bottom w:val="none" w:sz="0" w:space="0" w:color="auto"/>
        <w:right w:val="none" w:sz="0" w:space="0" w:color="auto"/>
      </w:divBdr>
      <w:divsChild>
        <w:div w:id="802580200">
          <w:marLeft w:val="0"/>
          <w:marRight w:val="0"/>
          <w:marTop w:val="100"/>
          <w:marBottom w:val="40"/>
          <w:divBdr>
            <w:top w:val="none" w:sz="0" w:space="0" w:color="auto"/>
            <w:left w:val="none" w:sz="0" w:space="0" w:color="auto"/>
            <w:bottom w:val="none" w:sz="0" w:space="0" w:color="auto"/>
            <w:right w:val="none" w:sz="0" w:space="0" w:color="auto"/>
          </w:divBdr>
        </w:div>
      </w:divsChild>
    </w:div>
    <w:div w:id="2009557474">
      <w:bodyDiv w:val="1"/>
      <w:marLeft w:val="0"/>
      <w:marRight w:val="0"/>
      <w:marTop w:val="0"/>
      <w:marBottom w:val="0"/>
      <w:divBdr>
        <w:top w:val="none" w:sz="0" w:space="0" w:color="auto"/>
        <w:left w:val="none" w:sz="0" w:space="0" w:color="auto"/>
        <w:bottom w:val="none" w:sz="0" w:space="0" w:color="auto"/>
        <w:right w:val="none" w:sz="0" w:space="0" w:color="auto"/>
      </w:divBdr>
    </w:div>
    <w:div w:id="2017877451">
      <w:bodyDiv w:val="1"/>
      <w:marLeft w:val="0"/>
      <w:marRight w:val="0"/>
      <w:marTop w:val="0"/>
      <w:marBottom w:val="0"/>
      <w:divBdr>
        <w:top w:val="none" w:sz="0" w:space="0" w:color="auto"/>
        <w:left w:val="none" w:sz="0" w:space="0" w:color="auto"/>
        <w:bottom w:val="none" w:sz="0" w:space="0" w:color="auto"/>
        <w:right w:val="none" w:sz="0" w:space="0" w:color="auto"/>
      </w:divBdr>
    </w:div>
    <w:div w:id="2040930436">
      <w:bodyDiv w:val="1"/>
      <w:marLeft w:val="0"/>
      <w:marRight w:val="0"/>
      <w:marTop w:val="0"/>
      <w:marBottom w:val="0"/>
      <w:divBdr>
        <w:top w:val="none" w:sz="0" w:space="0" w:color="auto"/>
        <w:left w:val="none" w:sz="0" w:space="0" w:color="auto"/>
        <w:bottom w:val="none" w:sz="0" w:space="0" w:color="auto"/>
        <w:right w:val="none" w:sz="0" w:space="0" w:color="auto"/>
      </w:divBdr>
    </w:div>
    <w:div w:id="2042125242">
      <w:bodyDiv w:val="1"/>
      <w:marLeft w:val="0"/>
      <w:marRight w:val="0"/>
      <w:marTop w:val="0"/>
      <w:marBottom w:val="0"/>
      <w:divBdr>
        <w:top w:val="none" w:sz="0" w:space="0" w:color="auto"/>
        <w:left w:val="none" w:sz="0" w:space="0" w:color="auto"/>
        <w:bottom w:val="none" w:sz="0" w:space="0" w:color="auto"/>
        <w:right w:val="none" w:sz="0" w:space="0" w:color="auto"/>
      </w:divBdr>
      <w:divsChild>
        <w:div w:id="132450326">
          <w:marLeft w:val="0"/>
          <w:marRight w:val="0"/>
          <w:marTop w:val="100"/>
          <w:marBottom w:val="40"/>
          <w:divBdr>
            <w:top w:val="none" w:sz="0" w:space="0" w:color="auto"/>
            <w:left w:val="none" w:sz="0" w:space="0" w:color="auto"/>
            <w:bottom w:val="none" w:sz="0" w:space="0" w:color="auto"/>
            <w:right w:val="none" w:sz="0" w:space="0" w:color="auto"/>
          </w:divBdr>
        </w:div>
        <w:div w:id="1268583734">
          <w:marLeft w:val="0"/>
          <w:marRight w:val="0"/>
          <w:marTop w:val="100"/>
          <w:marBottom w:val="40"/>
          <w:divBdr>
            <w:top w:val="none" w:sz="0" w:space="0" w:color="auto"/>
            <w:left w:val="none" w:sz="0" w:space="0" w:color="auto"/>
            <w:bottom w:val="none" w:sz="0" w:space="0" w:color="auto"/>
            <w:right w:val="none" w:sz="0" w:space="0" w:color="auto"/>
          </w:divBdr>
        </w:div>
      </w:divsChild>
    </w:div>
    <w:div w:id="2044400534">
      <w:bodyDiv w:val="1"/>
      <w:marLeft w:val="0"/>
      <w:marRight w:val="0"/>
      <w:marTop w:val="0"/>
      <w:marBottom w:val="0"/>
      <w:divBdr>
        <w:top w:val="none" w:sz="0" w:space="0" w:color="auto"/>
        <w:left w:val="none" w:sz="0" w:space="0" w:color="auto"/>
        <w:bottom w:val="none" w:sz="0" w:space="0" w:color="auto"/>
        <w:right w:val="none" w:sz="0" w:space="0" w:color="auto"/>
      </w:divBdr>
      <w:divsChild>
        <w:div w:id="1719627344">
          <w:marLeft w:val="0"/>
          <w:marRight w:val="0"/>
          <w:marTop w:val="100"/>
          <w:marBottom w:val="40"/>
          <w:divBdr>
            <w:top w:val="none" w:sz="0" w:space="0" w:color="auto"/>
            <w:left w:val="none" w:sz="0" w:space="0" w:color="auto"/>
            <w:bottom w:val="none" w:sz="0" w:space="0" w:color="auto"/>
            <w:right w:val="none" w:sz="0" w:space="0" w:color="auto"/>
          </w:divBdr>
        </w:div>
        <w:div w:id="151332916">
          <w:marLeft w:val="0"/>
          <w:marRight w:val="0"/>
          <w:marTop w:val="100"/>
          <w:marBottom w:val="40"/>
          <w:divBdr>
            <w:top w:val="none" w:sz="0" w:space="0" w:color="auto"/>
            <w:left w:val="none" w:sz="0" w:space="0" w:color="auto"/>
            <w:bottom w:val="none" w:sz="0" w:space="0" w:color="auto"/>
            <w:right w:val="none" w:sz="0" w:space="0" w:color="auto"/>
          </w:divBdr>
        </w:div>
      </w:divsChild>
    </w:div>
    <w:div w:id="2057272630">
      <w:bodyDiv w:val="1"/>
      <w:marLeft w:val="0"/>
      <w:marRight w:val="0"/>
      <w:marTop w:val="0"/>
      <w:marBottom w:val="0"/>
      <w:divBdr>
        <w:top w:val="none" w:sz="0" w:space="0" w:color="auto"/>
        <w:left w:val="none" w:sz="0" w:space="0" w:color="auto"/>
        <w:bottom w:val="none" w:sz="0" w:space="0" w:color="auto"/>
        <w:right w:val="none" w:sz="0" w:space="0" w:color="auto"/>
      </w:divBdr>
    </w:div>
    <w:div w:id="2057511035">
      <w:bodyDiv w:val="1"/>
      <w:marLeft w:val="0"/>
      <w:marRight w:val="0"/>
      <w:marTop w:val="0"/>
      <w:marBottom w:val="0"/>
      <w:divBdr>
        <w:top w:val="none" w:sz="0" w:space="0" w:color="auto"/>
        <w:left w:val="none" w:sz="0" w:space="0" w:color="auto"/>
        <w:bottom w:val="none" w:sz="0" w:space="0" w:color="auto"/>
        <w:right w:val="none" w:sz="0" w:space="0" w:color="auto"/>
      </w:divBdr>
    </w:div>
    <w:div w:id="2059469816">
      <w:bodyDiv w:val="1"/>
      <w:marLeft w:val="0"/>
      <w:marRight w:val="0"/>
      <w:marTop w:val="0"/>
      <w:marBottom w:val="0"/>
      <w:divBdr>
        <w:top w:val="none" w:sz="0" w:space="0" w:color="auto"/>
        <w:left w:val="none" w:sz="0" w:space="0" w:color="auto"/>
        <w:bottom w:val="none" w:sz="0" w:space="0" w:color="auto"/>
        <w:right w:val="none" w:sz="0" w:space="0" w:color="auto"/>
      </w:divBdr>
      <w:divsChild>
        <w:div w:id="1993168544">
          <w:marLeft w:val="0"/>
          <w:marRight w:val="0"/>
          <w:marTop w:val="100"/>
          <w:marBottom w:val="40"/>
          <w:divBdr>
            <w:top w:val="none" w:sz="0" w:space="0" w:color="auto"/>
            <w:left w:val="none" w:sz="0" w:space="0" w:color="auto"/>
            <w:bottom w:val="none" w:sz="0" w:space="0" w:color="auto"/>
            <w:right w:val="none" w:sz="0" w:space="0" w:color="auto"/>
          </w:divBdr>
        </w:div>
      </w:divsChild>
    </w:div>
    <w:div w:id="2072799966">
      <w:bodyDiv w:val="1"/>
      <w:marLeft w:val="0"/>
      <w:marRight w:val="0"/>
      <w:marTop w:val="0"/>
      <w:marBottom w:val="0"/>
      <w:divBdr>
        <w:top w:val="none" w:sz="0" w:space="0" w:color="auto"/>
        <w:left w:val="none" w:sz="0" w:space="0" w:color="auto"/>
        <w:bottom w:val="none" w:sz="0" w:space="0" w:color="auto"/>
        <w:right w:val="none" w:sz="0" w:space="0" w:color="auto"/>
      </w:divBdr>
    </w:div>
    <w:div w:id="2083946200">
      <w:bodyDiv w:val="1"/>
      <w:marLeft w:val="0"/>
      <w:marRight w:val="0"/>
      <w:marTop w:val="0"/>
      <w:marBottom w:val="0"/>
      <w:divBdr>
        <w:top w:val="none" w:sz="0" w:space="0" w:color="auto"/>
        <w:left w:val="none" w:sz="0" w:space="0" w:color="auto"/>
        <w:bottom w:val="none" w:sz="0" w:space="0" w:color="auto"/>
        <w:right w:val="none" w:sz="0" w:space="0" w:color="auto"/>
      </w:divBdr>
      <w:divsChild>
        <w:div w:id="1425345946">
          <w:marLeft w:val="0"/>
          <w:marRight w:val="0"/>
          <w:marTop w:val="100"/>
          <w:marBottom w:val="40"/>
          <w:divBdr>
            <w:top w:val="none" w:sz="0" w:space="0" w:color="auto"/>
            <w:left w:val="none" w:sz="0" w:space="0" w:color="auto"/>
            <w:bottom w:val="none" w:sz="0" w:space="0" w:color="auto"/>
            <w:right w:val="none" w:sz="0" w:space="0" w:color="auto"/>
          </w:divBdr>
        </w:div>
      </w:divsChild>
    </w:div>
    <w:div w:id="2094354084">
      <w:bodyDiv w:val="1"/>
      <w:marLeft w:val="0"/>
      <w:marRight w:val="0"/>
      <w:marTop w:val="0"/>
      <w:marBottom w:val="0"/>
      <w:divBdr>
        <w:top w:val="none" w:sz="0" w:space="0" w:color="auto"/>
        <w:left w:val="none" w:sz="0" w:space="0" w:color="auto"/>
        <w:bottom w:val="none" w:sz="0" w:space="0" w:color="auto"/>
        <w:right w:val="none" w:sz="0" w:space="0" w:color="auto"/>
      </w:divBdr>
    </w:div>
    <w:div w:id="2105151450">
      <w:bodyDiv w:val="1"/>
      <w:marLeft w:val="0"/>
      <w:marRight w:val="0"/>
      <w:marTop w:val="0"/>
      <w:marBottom w:val="0"/>
      <w:divBdr>
        <w:top w:val="none" w:sz="0" w:space="0" w:color="auto"/>
        <w:left w:val="none" w:sz="0" w:space="0" w:color="auto"/>
        <w:bottom w:val="none" w:sz="0" w:space="0" w:color="auto"/>
        <w:right w:val="none" w:sz="0" w:space="0" w:color="auto"/>
      </w:divBdr>
    </w:div>
    <w:div w:id="214435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image" Target="media/image4.png"/><Relationship Id="rId8" Type="http://schemas.openxmlformats.org/officeDocument/2006/relationships/styles" Target="styles.xml"/><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oleObject" Target="embeddings/oleObject1.bin"/><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diagramLayout" Target="diagrams/layout1.xml"/><Relationship Id="rId29"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3.emf"/><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2.xml"/><Relationship Id="rId23" Type="http://schemas.microsoft.com/office/2007/relationships/diagramDrawing" Target="diagrams/drawing1.xml"/><Relationship Id="rId28" Type="http://schemas.openxmlformats.org/officeDocument/2006/relationships/image" Target="media/image6.emf"/><Relationship Id="rId10" Type="http://schemas.openxmlformats.org/officeDocument/2006/relationships/webSettings" Target="webSettings.xml"/><Relationship Id="rId19" Type="http://schemas.openxmlformats.org/officeDocument/2006/relationships/diagramData" Target="diagrams/data1.xml"/><Relationship Id="rId31" Type="http://schemas.openxmlformats.org/officeDocument/2006/relationships/fontTable" Target="fontTable.xml"/><Relationship Id="rId30" Type="http://schemas.openxmlformats.org/officeDocument/2006/relationships/header" Target="header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diagramColors" Target="diagrams/colors1.xml"/><Relationship Id="rId27"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1C04CC0-6FE1-4DAE-A3F1-FC57EB78DF47}" type="doc">
      <dgm:prSet loTypeId="urn:microsoft.com/office/officeart/2005/8/layout/hierarchy4" loCatId="relationship" qsTypeId="urn:microsoft.com/office/officeart/2005/8/quickstyle/simple1" qsCatId="simple" csTypeId="urn:microsoft.com/office/officeart/2005/8/colors/colorful3" csCatId="colorful" phldr="1"/>
      <dgm:spPr/>
      <dgm:t>
        <a:bodyPr/>
        <a:lstStyle/>
        <a:p>
          <a:endParaRPr lang="en-SG"/>
        </a:p>
      </dgm:t>
    </dgm:pt>
    <dgm:pt modelId="{2DA67E12-5A4B-427F-9FE1-865E2BDC7A89}">
      <dgm:prSet phldrT="[Text]" custT="1"/>
      <dgm:spPr/>
      <dgm:t>
        <a:bodyPr/>
        <a:lstStyle/>
        <a:p>
          <a:r>
            <a:rPr lang="en-SG" sz="1200"/>
            <a:t>Quantitative Risk Assessment</a:t>
          </a:r>
        </a:p>
      </dgm:t>
    </dgm:pt>
    <dgm:pt modelId="{1788B816-C3BE-468F-82CD-1492E3EB34DF}" type="parTrans" cxnId="{06F77DF9-A3AB-4D0B-800C-D57DDBD8ACC0}">
      <dgm:prSet/>
      <dgm:spPr/>
      <dgm:t>
        <a:bodyPr/>
        <a:lstStyle/>
        <a:p>
          <a:endParaRPr lang="en-SG"/>
        </a:p>
      </dgm:t>
    </dgm:pt>
    <dgm:pt modelId="{2C9EA6A5-C6E2-4B1E-BA06-B54AEA8CBE2E}" type="sibTrans" cxnId="{06F77DF9-A3AB-4D0B-800C-D57DDBD8ACC0}">
      <dgm:prSet/>
      <dgm:spPr/>
      <dgm:t>
        <a:bodyPr/>
        <a:lstStyle/>
        <a:p>
          <a:endParaRPr lang="en-SG"/>
        </a:p>
      </dgm:t>
    </dgm:pt>
    <dgm:pt modelId="{A7A76ECF-C8A4-4C63-9B24-43E32076E456}">
      <dgm:prSet phldrT="[Text]" custT="1"/>
      <dgm:spPr/>
      <dgm:t>
        <a:bodyPr/>
        <a:lstStyle/>
        <a:p>
          <a:r>
            <a:rPr lang="en-SG" sz="1200"/>
            <a:t>Known Risks</a:t>
          </a:r>
        </a:p>
      </dgm:t>
    </dgm:pt>
    <dgm:pt modelId="{22E8509A-53D0-468D-8418-648FAA447717}" type="parTrans" cxnId="{C71EE2C5-5055-416A-8515-E178155DD55D}">
      <dgm:prSet/>
      <dgm:spPr/>
      <dgm:t>
        <a:bodyPr/>
        <a:lstStyle/>
        <a:p>
          <a:endParaRPr lang="en-SG"/>
        </a:p>
      </dgm:t>
    </dgm:pt>
    <dgm:pt modelId="{A7E6CC23-6CA2-40F7-8A1C-513D99D3AB7D}" type="sibTrans" cxnId="{C71EE2C5-5055-416A-8515-E178155DD55D}">
      <dgm:prSet/>
      <dgm:spPr/>
      <dgm:t>
        <a:bodyPr/>
        <a:lstStyle/>
        <a:p>
          <a:endParaRPr lang="en-SG"/>
        </a:p>
      </dgm:t>
    </dgm:pt>
    <dgm:pt modelId="{3A2B3735-CC83-46C2-9E71-1116993C8E5F}">
      <dgm:prSet phldrT="[Text]" custT="1"/>
      <dgm:spPr/>
      <dgm:t>
        <a:bodyPr/>
        <a:lstStyle/>
        <a:p>
          <a:r>
            <a:rPr lang="en-SG" sz="1200"/>
            <a:t>Score Based Profiling</a:t>
          </a:r>
        </a:p>
      </dgm:t>
    </dgm:pt>
    <dgm:pt modelId="{E5CB6711-FC5B-4226-8D6C-58AF8EAB6362}" type="parTrans" cxnId="{1CE5F9BD-EF51-44A3-85C2-BF8A1F9C4094}">
      <dgm:prSet/>
      <dgm:spPr/>
      <dgm:t>
        <a:bodyPr/>
        <a:lstStyle/>
        <a:p>
          <a:endParaRPr lang="en-SG"/>
        </a:p>
      </dgm:t>
    </dgm:pt>
    <dgm:pt modelId="{B6BBC0C7-A010-4D8D-8B5A-CFA4A76E3876}" type="sibTrans" cxnId="{1CE5F9BD-EF51-44A3-85C2-BF8A1F9C4094}">
      <dgm:prSet/>
      <dgm:spPr/>
      <dgm:t>
        <a:bodyPr/>
        <a:lstStyle/>
        <a:p>
          <a:endParaRPr lang="en-SG"/>
        </a:p>
      </dgm:t>
    </dgm:pt>
    <dgm:pt modelId="{31413431-B88E-4F1B-AE54-EA06C1D64926}">
      <dgm:prSet phldrT="[Text]" custT="1"/>
      <dgm:spPr/>
      <dgm:t>
        <a:bodyPr/>
        <a:lstStyle/>
        <a:p>
          <a:r>
            <a:rPr lang="en-SG" sz="1200"/>
            <a:t>Declaration</a:t>
          </a:r>
        </a:p>
      </dgm:t>
    </dgm:pt>
    <dgm:pt modelId="{3BFCE513-FEE5-4005-A2C7-B2F2ECB4AD7E}" type="parTrans" cxnId="{41FFFB85-0170-4F39-8E0D-1172912F9B5B}">
      <dgm:prSet/>
      <dgm:spPr/>
      <dgm:t>
        <a:bodyPr/>
        <a:lstStyle/>
        <a:p>
          <a:endParaRPr lang="en-SG"/>
        </a:p>
      </dgm:t>
    </dgm:pt>
    <dgm:pt modelId="{066B4F33-4055-4991-9DD8-8934EBF85E43}" type="sibTrans" cxnId="{41FFFB85-0170-4F39-8E0D-1172912F9B5B}">
      <dgm:prSet/>
      <dgm:spPr/>
      <dgm:t>
        <a:bodyPr/>
        <a:lstStyle/>
        <a:p>
          <a:endParaRPr lang="en-SG"/>
        </a:p>
      </dgm:t>
    </dgm:pt>
    <dgm:pt modelId="{DF4BF285-645E-4DF5-B8AE-072F1769AD34}" type="pres">
      <dgm:prSet presAssocID="{41C04CC0-6FE1-4DAE-A3F1-FC57EB78DF47}" presName="Name0" presStyleCnt="0">
        <dgm:presLayoutVars>
          <dgm:chPref val="1"/>
          <dgm:dir/>
          <dgm:animOne val="branch"/>
          <dgm:animLvl val="lvl"/>
          <dgm:resizeHandles/>
        </dgm:presLayoutVars>
      </dgm:prSet>
      <dgm:spPr/>
    </dgm:pt>
    <dgm:pt modelId="{8FD94FC8-B33F-41A8-B151-367F3EC413D3}" type="pres">
      <dgm:prSet presAssocID="{2DA67E12-5A4B-427F-9FE1-865E2BDC7A89}" presName="vertOne" presStyleCnt="0"/>
      <dgm:spPr/>
    </dgm:pt>
    <dgm:pt modelId="{FDC8AA01-40EA-4B40-9BC5-EE3B4E5C7B7F}" type="pres">
      <dgm:prSet presAssocID="{2DA67E12-5A4B-427F-9FE1-865E2BDC7A89}" presName="txOne" presStyleLbl="node0" presStyleIdx="0" presStyleCnt="1" custScaleX="100001" custScaleY="15671" custLinFactNeighborX="47" custLinFactNeighborY="80664">
        <dgm:presLayoutVars>
          <dgm:chPref val="3"/>
        </dgm:presLayoutVars>
      </dgm:prSet>
      <dgm:spPr/>
    </dgm:pt>
    <dgm:pt modelId="{B381DA31-F486-42CD-8A50-2F51100DD351}" type="pres">
      <dgm:prSet presAssocID="{2DA67E12-5A4B-427F-9FE1-865E2BDC7A89}" presName="parTransOne" presStyleCnt="0"/>
      <dgm:spPr/>
    </dgm:pt>
    <dgm:pt modelId="{DA827F91-2973-4C49-9171-136A213FE95A}" type="pres">
      <dgm:prSet presAssocID="{2DA67E12-5A4B-427F-9FE1-865E2BDC7A89}" presName="horzOne" presStyleCnt="0"/>
      <dgm:spPr/>
    </dgm:pt>
    <dgm:pt modelId="{C62FBEBB-87B9-48E9-871F-74A9ABF60086}" type="pres">
      <dgm:prSet presAssocID="{A7A76ECF-C8A4-4C63-9B24-43E32076E456}" presName="vertTwo" presStyleCnt="0"/>
      <dgm:spPr/>
    </dgm:pt>
    <dgm:pt modelId="{D200BCCC-09FF-4DE8-8470-6169C2F153D2}" type="pres">
      <dgm:prSet presAssocID="{A7A76ECF-C8A4-4C63-9B24-43E32076E456}" presName="txTwo" presStyleLbl="node2" presStyleIdx="0" presStyleCnt="1" custScaleX="100001" custScaleY="16688" custLinFactNeighborX="-48" custLinFactNeighborY="43326">
        <dgm:presLayoutVars>
          <dgm:chPref val="3"/>
        </dgm:presLayoutVars>
      </dgm:prSet>
      <dgm:spPr/>
    </dgm:pt>
    <dgm:pt modelId="{9B0B30B2-8277-46D7-A4A5-8C94C326A627}" type="pres">
      <dgm:prSet presAssocID="{A7A76ECF-C8A4-4C63-9B24-43E32076E456}" presName="parTransTwo" presStyleCnt="0"/>
      <dgm:spPr/>
    </dgm:pt>
    <dgm:pt modelId="{4A5D5D4C-BB81-4867-AC26-730F7A11F7F6}" type="pres">
      <dgm:prSet presAssocID="{A7A76ECF-C8A4-4C63-9B24-43E32076E456}" presName="horzTwo" presStyleCnt="0"/>
      <dgm:spPr/>
    </dgm:pt>
    <dgm:pt modelId="{80F73EF5-46DA-4E0A-BB5A-CAC27139F9F4}" type="pres">
      <dgm:prSet presAssocID="{3A2B3735-CC83-46C2-9E71-1116993C8E5F}" presName="vertThree" presStyleCnt="0"/>
      <dgm:spPr/>
    </dgm:pt>
    <dgm:pt modelId="{8773DC22-027B-4B5B-BA84-BD2FCCE282B7}" type="pres">
      <dgm:prSet presAssocID="{3A2B3735-CC83-46C2-9E71-1116993C8E5F}" presName="txThree" presStyleLbl="node3" presStyleIdx="0" presStyleCnt="1" custScaleX="100001" custScaleY="16513" custLinFactNeighborX="48" custLinFactNeighborY="3258">
        <dgm:presLayoutVars>
          <dgm:chPref val="3"/>
        </dgm:presLayoutVars>
      </dgm:prSet>
      <dgm:spPr/>
    </dgm:pt>
    <dgm:pt modelId="{BA050ED1-63C1-4303-B93D-66DF67B1F191}" type="pres">
      <dgm:prSet presAssocID="{3A2B3735-CC83-46C2-9E71-1116993C8E5F}" presName="parTransThree" presStyleCnt="0"/>
      <dgm:spPr/>
    </dgm:pt>
    <dgm:pt modelId="{DBEB2557-E2A8-425D-837F-7D60DFA45BB6}" type="pres">
      <dgm:prSet presAssocID="{3A2B3735-CC83-46C2-9E71-1116993C8E5F}" presName="horzThree" presStyleCnt="0"/>
      <dgm:spPr/>
    </dgm:pt>
    <dgm:pt modelId="{648982AA-53D4-4A59-8488-F6660875E2F9}" type="pres">
      <dgm:prSet presAssocID="{31413431-B88E-4F1B-AE54-EA06C1D64926}" presName="vertFour" presStyleCnt="0">
        <dgm:presLayoutVars>
          <dgm:chPref val="3"/>
        </dgm:presLayoutVars>
      </dgm:prSet>
      <dgm:spPr/>
    </dgm:pt>
    <dgm:pt modelId="{83CE337C-1967-4F45-B47B-8DBA9DE57D26}" type="pres">
      <dgm:prSet presAssocID="{31413431-B88E-4F1B-AE54-EA06C1D64926}" presName="txFour" presStyleLbl="node4" presStyleIdx="0" presStyleCnt="1" custScaleY="18417" custLinFactNeighborX="-49" custLinFactNeighborY="-5362">
        <dgm:presLayoutVars>
          <dgm:chPref val="3"/>
        </dgm:presLayoutVars>
      </dgm:prSet>
      <dgm:spPr/>
    </dgm:pt>
    <dgm:pt modelId="{D17757C1-5E05-4193-8061-DAD7F1FBE2AF}" type="pres">
      <dgm:prSet presAssocID="{31413431-B88E-4F1B-AE54-EA06C1D64926}" presName="horzFour" presStyleCnt="0"/>
      <dgm:spPr/>
    </dgm:pt>
  </dgm:ptLst>
  <dgm:cxnLst>
    <dgm:cxn modelId="{0DC4941B-3CA8-4B6C-A8CC-936653D87302}" type="presOf" srcId="{2DA67E12-5A4B-427F-9FE1-865E2BDC7A89}" destId="{FDC8AA01-40EA-4B40-9BC5-EE3B4E5C7B7F}" srcOrd="0" destOrd="0" presId="urn:microsoft.com/office/officeart/2005/8/layout/hierarchy4"/>
    <dgm:cxn modelId="{56CA106E-C305-4255-A50B-18BFD3B7FEBE}" type="presOf" srcId="{31413431-B88E-4F1B-AE54-EA06C1D64926}" destId="{83CE337C-1967-4F45-B47B-8DBA9DE57D26}" srcOrd="0" destOrd="0" presId="urn:microsoft.com/office/officeart/2005/8/layout/hierarchy4"/>
    <dgm:cxn modelId="{41FFFB85-0170-4F39-8E0D-1172912F9B5B}" srcId="{3A2B3735-CC83-46C2-9E71-1116993C8E5F}" destId="{31413431-B88E-4F1B-AE54-EA06C1D64926}" srcOrd="0" destOrd="0" parTransId="{3BFCE513-FEE5-4005-A2C7-B2F2ECB4AD7E}" sibTransId="{066B4F33-4055-4991-9DD8-8934EBF85E43}"/>
    <dgm:cxn modelId="{604D9D94-5C4F-4399-9636-8066FB1250C8}" type="presOf" srcId="{41C04CC0-6FE1-4DAE-A3F1-FC57EB78DF47}" destId="{DF4BF285-645E-4DF5-B8AE-072F1769AD34}" srcOrd="0" destOrd="0" presId="urn:microsoft.com/office/officeart/2005/8/layout/hierarchy4"/>
    <dgm:cxn modelId="{882C37A2-3756-4075-B991-EE7C25F39155}" type="presOf" srcId="{3A2B3735-CC83-46C2-9E71-1116993C8E5F}" destId="{8773DC22-027B-4B5B-BA84-BD2FCCE282B7}" srcOrd="0" destOrd="0" presId="urn:microsoft.com/office/officeart/2005/8/layout/hierarchy4"/>
    <dgm:cxn modelId="{1CE5F9BD-EF51-44A3-85C2-BF8A1F9C4094}" srcId="{A7A76ECF-C8A4-4C63-9B24-43E32076E456}" destId="{3A2B3735-CC83-46C2-9E71-1116993C8E5F}" srcOrd="0" destOrd="0" parTransId="{E5CB6711-FC5B-4226-8D6C-58AF8EAB6362}" sibTransId="{B6BBC0C7-A010-4D8D-8B5A-CFA4A76E3876}"/>
    <dgm:cxn modelId="{C71EE2C5-5055-416A-8515-E178155DD55D}" srcId="{2DA67E12-5A4B-427F-9FE1-865E2BDC7A89}" destId="{A7A76ECF-C8A4-4C63-9B24-43E32076E456}" srcOrd="0" destOrd="0" parTransId="{22E8509A-53D0-468D-8418-648FAA447717}" sibTransId="{A7E6CC23-6CA2-40F7-8A1C-513D99D3AB7D}"/>
    <dgm:cxn modelId="{28D8EEDD-7DF3-4CC3-8988-D08541A78146}" type="presOf" srcId="{A7A76ECF-C8A4-4C63-9B24-43E32076E456}" destId="{D200BCCC-09FF-4DE8-8470-6169C2F153D2}" srcOrd="0" destOrd="0" presId="urn:microsoft.com/office/officeart/2005/8/layout/hierarchy4"/>
    <dgm:cxn modelId="{06F77DF9-A3AB-4D0B-800C-D57DDBD8ACC0}" srcId="{41C04CC0-6FE1-4DAE-A3F1-FC57EB78DF47}" destId="{2DA67E12-5A4B-427F-9FE1-865E2BDC7A89}" srcOrd="0" destOrd="0" parTransId="{1788B816-C3BE-468F-82CD-1492E3EB34DF}" sibTransId="{2C9EA6A5-C6E2-4B1E-BA06-B54AEA8CBE2E}"/>
    <dgm:cxn modelId="{86016CB4-E53C-4018-A8A5-79F888B52ABF}" type="presParOf" srcId="{DF4BF285-645E-4DF5-B8AE-072F1769AD34}" destId="{8FD94FC8-B33F-41A8-B151-367F3EC413D3}" srcOrd="0" destOrd="0" presId="urn:microsoft.com/office/officeart/2005/8/layout/hierarchy4"/>
    <dgm:cxn modelId="{25870333-B83F-4638-927F-9E21A93BB331}" type="presParOf" srcId="{8FD94FC8-B33F-41A8-B151-367F3EC413D3}" destId="{FDC8AA01-40EA-4B40-9BC5-EE3B4E5C7B7F}" srcOrd="0" destOrd="0" presId="urn:microsoft.com/office/officeart/2005/8/layout/hierarchy4"/>
    <dgm:cxn modelId="{7F34FDC2-A136-44C4-BB51-05FAD8A09D55}" type="presParOf" srcId="{8FD94FC8-B33F-41A8-B151-367F3EC413D3}" destId="{B381DA31-F486-42CD-8A50-2F51100DD351}" srcOrd="1" destOrd="0" presId="urn:microsoft.com/office/officeart/2005/8/layout/hierarchy4"/>
    <dgm:cxn modelId="{D17EE758-3FDB-4B47-BF97-D3EE7EF8A900}" type="presParOf" srcId="{8FD94FC8-B33F-41A8-B151-367F3EC413D3}" destId="{DA827F91-2973-4C49-9171-136A213FE95A}" srcOrd="2" destOrd="0" presId="urn:microsoft.com/office/officeart/2005/8/layout/hierarchy4"/>
    <dgm:cxn modelId="{6668BCB6-6D4B-4E35-A8E8-5D0F37F3E647}" type="presParOf" srcId="{DA827F91-2973-4C49-9171-136A213FE95A}" destId="{C62FBEBB-87B9-48E9-871F-74A9ABF60086}" srcOrd="0" destOrd="0" presId="urn:microsoft.com/office/officeart/2005/8/layout/hierarchy4"/>
    <dgm:cxn modelId="{621008BC-CE7F-4CBE-B3B7-E72B5FDAA987}" type="presParOf" srcId="{C62FBEBB-87B9-48E9-871F-74A9ABF60086}" destId="{D200BCCC-09FF-4DE8-8470-6169C2F153D2}" srcOrd="0" destOrd="0" presId="urn:microsoft.com/office/officeart/2005/8/layout/hierarchy4"/>
    <dgm:cxn modelId="{B6840976-3928-46E6-B79E-FF67CA657736}" type="presParOf" srcId="{C62FBEBB-87B9-48E9-871F-74A9ABF60086}" destId="{9B0B30B2-8277-46D7-A4A5-8C94C326A627}" srcOrd="1" destOrd="0" presId="urn:microsoft.com/office/officeart/2005/8/layout/hierarchy4"/>
    <dgm:cxn modelId="{080E5DD7-BB00-424D-BD3A-5DDB6A9668F3}" type="presParOf" srcId="{C62FBEBB-87B9-48E9-871F-74A9ABF60086}" destId="{4A5D5D4C-BB81-4867-AC26-730F7A11F7F6}" srcOrd="2" destOrd="0" presId="urn:microsoft.com/office/officeart/2005/8/layout/hierarchy4"/>
    <dgm:cxn modelId="{B9F98CC2-09FE-4DF0-A43F-D052E267FB06}" type="presParOf" srcId="{4A5D5D4C-BB81-4867-AC26-730F7A11F7F6}" destId="{80F73EF5-46DA-4E0A-BB5A-CAC27139F9F4}" srcOrd="0" destOrd="0" presId="urn:microsoft.com/office/officeart/2005/8/layout/hierarchy4"/>
    <dgm:cxn modelId="{CDBA0EA9-4454-4017-B903-C47E2BB64802}" type="presParOf" srcId="{80F73EF5-46DA-4E0A-BB5A-CAC27139F9F4}" destId="{8773DC22-027B-4B5B-BA84-BD2FCCE282B7}" srcOrd="0" destOrd="0" presId="urn:microsoft.com/office/officeart/2005/8/layout/hierarchy4"/>
    <dgm:cxn modelId="{839B1260-8B93-47E6-A005-99F7E726A1BC}" type="presParOf" srcId="{80F73EF5-46DA-4E0A-BB5A-CAC27139F9F4}" destId="{BA050ED1-63C1-4303-B93D-66DF67B1F191}" srcOrd="1" destOrd="0" presId="urn:microsoft.com/office/officeart/2005/8/layout/hierarchy4"/>
    <dgm:cxn modelId="{A65C543C-8DD1-46EA-925E-A3FE36B04B7B}" type="presParOf" srcId="{80F73EF5-46DA-4E0A-BB5A-CAC27139F9F4}" destId="{DBEB2557-E2A8-425D-837F-7D60DFA45BB6}" srcOrd="2" destOrd="0" presId="urn:microsoft.com/office/officeart/2005/8/layout/hierarchy4"/>
    <dgm:cxn modelId="{65811DC4-D2F8-4AE2-80CC-35A3C6EDA385}" type="presParOf" srcId="{DBEB2557-E2A8-425D-837F-7D60DFA45BB6}" destId="{648982AA-53D4-4A59-8488-F6660875E2F9}" srcOrd="0" destOrd="0" presId="urn:microsoft.com/office/officeart/2005/8/layout/hierarchy4"/>
    <dgm:cxn modelId="{EB68AA63-0FD7-4E41-BBB0-A83EF86CF5B4}" type="presParOf" srcId="{648982AA-53D4-4A59-8488-F6660875E2F9}" destId="{83CE337C-1967-4F45-B47B-8DBA9DE57D26}" srcOrd="0" destOrd="0" presId="urn:microsoft.com/office/officeart/2005/8/layout/hierarchy4"/>
    <dgm:cxn modelId="{4637511D-43C7-4275-A0FB-42BC57E4F064}" type="presParOf" srcId="{648982AA-53D4-4A59-8488-F6660875E2F9}" destId="{D17757C1-5E05-4193-8061-DAD7F1FBE2AF}" srcOrd="1" destOrd="0" presId="urn:microsoft.com/office/officeart/2005/8/layout/hierarchy4"/>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C8AA01-40EA-4B40-9BC5-EE3B4E5C7B7F}">
      <dsp:nvSpPr>
        <dsp:cNvPr id="0" name=""/>
        <dsp:cNvSpPr/>
      </dsp:nvSpPr>
      <dsp:spPr>
        <a:xfrm>
          <a:off x="5172" y="310414"/>
          <a:ext cx="5481206" cy="501534"/>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SG" sz="1200" kern="1200"/>
            <a:t>Quantitative Risk Assessment</a:t>
          </a:r>
        </a:p>
      </dsp:txBody>
      <dsp:txXfrm>
        <a:off x="19861" y="325103"/>
        <a:ext cx="5451828" cy="472156"/>
      </dsp:txXfrm>
    </dsp:sp>
    <dsp:sp modelId="{D200BCCC-09FF-4DE8-8470-6169C2F153D2}">
      <dsp:nvSpPr>
        <dsp:cNvPr id="0" name=""/>
        <dsp:cNvSpPr/>
      </dsp:nvSpPr>
      <dsp:spPr>
        <a:xfrm>
          <a:off x="0" y="1004471"/>
          <a:ext cx="5481151" cy="534082"/>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SG" sz="1200" kern="1200"/>
            <a:t>Known Risks</a:t>
          </a:r>
        </a:p>
      </dsp:txBody>
      <dsp:txXfrm>
        <a:off x="15643" y="1020114"/>
        <a:ext cx="5449865" cy="502796"/>
      </dsp:txXfrm>
    </dsp:sp>
    <dsp:sp modelId="{8773DC22-027B-4B5B-BA84-BD2FCCE282B7}">
      <dsp:nvSpPr>
        <dsp:cNvPr id="0" name=""/>
        <dsp:cNvSpPr/>
      </dsp:nvSpPr>
      <dsp:spPr>
        <a:xfrm>
          <a:off x="5282" y="1722687"/>
          <a:ext cx="5481096" cy="528482"/>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SG" sz="1200" kern="1200"/>
            <a:t>Score Based Profiling</a:t>
          </a:r>
        </a:p>
      </dsp:txBody>
      <dsp:txXfrm>
        <a:off x="20761" y="1738166"/>
        <a:ext cx="5450138" cy="497524"/>
      </dsp:txXfrm>
    </dsp:sp>
    <dsp:sp modelId="{83CE337C-1967-4F45-B47B-8DBA9DE57D26}">
      <dsp:nvSpPr>
        <dsp:cNvPr id="0" name=""/>
        <dsp:cNvSpPr/>
      </dsp:nvSpPr>
      <dsp:spPr>
        <a:xfrm>
          <a:off x="0" y="2376793"/>
          <a:ext cx="5481042" cy="589417"/>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SG" sz="1200" kern="1200"/>
            <a:t>Declaration</a:t>
          </a:r>
        </a:p>
      </dsp:txBody>
      <dsp:txXfrm>
        <a:off x="17263" y="2394056"/>
        <a:ext cx="5446516" cy="55489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4">
  <dgm:title val=""/>
  <dgm:desc val=""/>
  <dgm:catLst>
    <dgm:cat type="hierarchy" pri="4000"/>
    <dgm:cat type="list" pri="24000"/>
    <dgm:cat type="relationship" pri="10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Name0">
    <dgm:varLst>
      <dgm:chPref val="1"/>
      <dgm:dir/>
      <dgm:animOne val="branch"/>
      <dgm:animLvl val="lvl"/>
      <dgm:resizeHandles/>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w" for="ch" forName="vertOne" refType="w"/>
      <dgm:constr type="w" for="des" forName="horzOne" refType="w"/>
      <dgm:constr type="w" for="des" forName="txOne" refType="w"/>
      <dgm:constr type="w" for="des" forName="vertTwo" refType="w"/>
      <dgm:constr type="w" for="des" forName="horzTwo" refType="w"/>
      <dgm:constr type="w" for="des" forName="txTwo" refType="w"/>
      <dgm:constr type="w" for="des" forName="vertThree" refType="w"/>
      <dgm:constr type="w" for="des" forName="horzThree" refType="w"/>
      <dgm:constr type="w" for="des" forName="txThree" refType="w"/>
      <dgm:constr type="w" for="des" forName="vertFour" refType="w"/>
      <dgm:constr type="w" for="des" forName="horzFour" refType="w"/>
      <dgm:constr type="w" for="des" forName="txFour" refType="w"/>
      <dgm:constr type="h" for="des" ptType="node" op="equ"/>
      <dgm:constr type="h" for="des" forName="txOne" refType="h"/>
      <dgm:constr type="userH" for="des" ptType="node" refType="h" refFor="des" refForName="txOne"/>
      <dgm:constr type="primFontSz" for="des" forName="txOne" val="65"/>
      <dgm:constr type="primFontSz" for="des" forName="txTwo" val="65"/>
      <dgm:constr type="primFontSz" for="des" forName="txTwo" refType="primFontSz" refFor="des" refForName="txOne" op="lte"/>
      <dgm:constr type="primFontSz" for="des" forName="txThree" val="65"/>
      <dgm:constr type="primFontSz" for="des" forName="txThree" refType="primFontSz" refFor="des" refForName="txOne" op="lte"/>
      <dgm:constr type="primFontSz" for="des" forName="txThree" refType="primFontSz" refFor="des" refForName="txTwo" op="lte"/>
      <dgm:constr type="primFontSz" for="des" forName="txFour" val="65"/>
      <dgm:constr type="primFontSz" for="des" forName="txFour" refType="primFontSz" refFor="des" refForName="txOne" op="lte"/>
      <dgm:constr type="primFontSz" for="des" forName="txFour" refType="primFontSz" refFor="des" refForName="txTwo" op="lte"/>
      <dgm:constr type="primFontSz" for="des" forName="txFour" refType="primFontSz" refFor="des" refForName="txThree" op="lte"/>
      <dgm:constr type="w" for="des" forName="sibSpaceOne" refType="w" fact="0.168"/>
      <dgm:constr type="w" for="des" forName="sibSpaceTwo" refType="w" refFor="des" refForName="sibSpaceOne" op="equ" fact="0.5"/>
      <dgm:constr type="w" for="des" forName="sibSpaceThree" refType="w" refFor="des" refForName="sibSpaceTwo" op="equ" fact="0.5"/>
      <dgm:constr type="w" for="des" forName="sibSpaceFour" refType="w" refFor="des" refForName="sibSpaceThree" op="equ" fact="0.5"/>
      <dgm:constr type="h" for="des" forName="parTransOne" refType="w" fact="0.056"/>
      <dgm:constr type="h" for="des" forName="parTransTwo" refType="h" refFor="des" refForName="parTransOne" op="equ"/>
      <dgm:constr type="h" for="des" forName="parTransThree" refType="h" refFor="des" refForName="parTransTwo" op="equ"/>
      <dgm:constr type="h" for="des" forName="parTransFour" refType="h" refFor="des" refForName="parTransThree" op="equ"/>
    </dgm:constrLst>
    <dgm:ruleLst/>
    <dgm:forEach name="Name4" axis="ch" ptType="node">
      <dgm:layoutNode name="vertOne">
        <dgm:alg type="lin">
          <dgm:param type="linDir" val="fromT"/>
        </dgm:alg>
        <dgm:shape xmlns:r="http://schemas.openxmlformats.org/officeDocument/2006/relationships" r:blip="">
          <dgm:adjLst/>
        </dgm:shape>
        <dgm:presOf/>
        <dgm:constrLst>
          <dgm:constr type="w" for="ch" forName="txOne" refType="w" refFor="ch" refForName="horzOne" op="gte"/>
        </dgm:constrLst>
        <dgm:ruleLst/>
        <dgm:layoutNode name="txOn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5">
          <dgm:if name="Name6" axis="des" ptType="node" func="cnt" op="gt" val="0">
            <dgm:layoutNode name="parTransOne">
              <dgm:alg type="sp"/>
              <dgm:shape xmlns:r="http://schemas.openxmlformats.org/officeDocument/2006/relationships" r:blip="">
                <dgm:adjLst/>
              </dgm:shape>
              <dgm:presOf/>
              <dgm:constrLst/>
              <dgm:ruleLst/>
            </dgm:layoutNode>
          </dgm:if>
          <dgm:else name="Name7"/>
        </dgm:choose>
        <dgm:layoutNode name="horzOne">
          <dgm:choose name="Name8">
            <dgm:if name="Name9" func="var" arg="dir" op="equ" val="norm">
              <dgm:alg type="lin">
                <dgm:param type="linDir" val="fromL"/>
                <dgm:param type="nodeVertAlign" val="t"/>
              </dgm:alg>
            </dgm:if>
            <dgm:else name="Name1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1" axis="ch" ptType="node">
            <dgm:layoutNode name="vertTwo">
              <dgm:alg type="lin">
                <dgm:param type="linDir" val="fromT"/>
              </dgm:alg>
              <dgm:shape xmlns:r="http://schemas.openxmlformats.org/officeDocument/2006/relationships" r:blip="">
                <dgm:adjLst/>
              </dgm:shape>
              <dgm:presOf/>
              <dgm:constrLst>
                <dgm:constr type="w" for="ch" forName="txTwo" refType="w" refFor="ch" refForName="horzTwo" op="gte"/>
              </dgm:constrLst>
              <dgm:ruleLst/>
              <dgm:layoutNode name="txTwo">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2">
                <dgm:if name="Name13" axis="des" ptType="node" func="cnt" op="gt" val="0">
                  <dgm:layoutNode name="parTransTwo">
                    <dgm:alg type="sp"/>
                    <dgm:shape xmlns:r="http://schemas.openxmlformats.org/officeDocument/2006/relationships" r:blip="">
                      <dgm:adjLst/>
                    </dgm:shape>
                    <dgm:presOf/>
                    <dgm:constrLst/>
                    <dgm:ruleLst/>
                  </dgm:layoutNode>
                </dgm:if>
                <dgm:else name="Name14"/>
              </dgm:choose>
              <dgm:layoutNode name="horzTwo">
                <dgm:choose name="Name15">
                  <dgm:if name="Name16" func="var" arg="dir" op="equ" val="norm">
                    <dgm:alg type="lin">
                      <dgm:param type="linDir" val="fromL"/>
                      <dgm:param type="nodeVertAlign" val="t"/>
                    </dgm:alg>
                  </dgm:if>
                  <dgm:else name="Name17">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18" axis="ch" ptType="node">
                  <dgm:layoutNode name="vertThree">
                    <dgm:alg type="lin">
                      <dgm:param type="linDir" val="fromT"/>
                    </dgm:alg>
                    <dgm:shape xmlns:r="http://schemas.openxmlformats.org/officeDocument/2006/relationships" r:blip="">
                      <dgm:adjLst/>
                    </dgm:shape>
                    <dgm:presOf/>
                    <dgm:constrLst>
                      <dgm:constr type="w" for="ch" forName="txThree" refType="w" refFor="ch" refForName="horzThree" op="gte"/>
                    </dgm:constrLst>
                    <dgm:ruleLst/>
                    <dgm:layoutNode name="txThree">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9">
                      <dgm:if name="Name20" axis="des" ptType="node" func="cnt" op="gt" val="0">
                        <dgm:layoutNode name="parTransThree">
                          <dgm:alg type="sp"/>
                          <dgm:shape xmlns:r="http://schemas.openxmlformats.org/officeDocument/2006/relationships" r:blip="">
                            <dgm:adjLst/>
                          </dgm:shape>
                          <dgm:presOf/>
                          <dgm:constrLst/>
                          <dgm:ruleLst/>
                        </dgm:layoutNode>
                      </dgm:if>
                      <dgm:else name="Name21"/>
                    </dgm:choose>
                    <dgm:layoutNode name="horzThree">
                      <dgm:choose name="Name22">
                        <dgm:if name="Name23" func="var" arg="dir" op="equ" val="norm">
                          <dgm:alg type="lin">
                            <dgm:param type="linDir" val="fromL"/>
                            <dgm:param type="nodeVertAlign" val="t"/>
                          </dgm:alg>
                        </dgm:if>
                        <dgm:else name="Name24">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repeat" axis="ch" ptType="node">
                        <dgm:layoutNode name="vertFour">
                          <dgm:varLst>
                            <dgm:chPref val="3"/>
                          </dgm:varLst>
                          <dgm:alg type="lin">
                            <dgm:param type="linDir" val="fromT"/>
                          </dgm:alg>
                          <dgm:shape xmlns:r="http://schemas.openxmlformats.org/officeDocument/2006/relationships" r:blip="">
                            <dgm:adjLst/>
                          </dgm:shape>
                          <dgm:presOf/>
                          <dgm:constrLst>
                            <dgm:constr type="w" for="ch" forName="txFour" refType="w" refFor="ch" refForName="horzFour" op="gte"/>
                          </dgm:constrLst>
                          <dgm:ruleLst/>
                          <dgm:layoutNode name="txFour">
                            <dgm:varLst>
                              <dgm:chPref val="3"/>
                            </dgm:varLst>
                            <dgm:alg type="tx"/>
                            <dgm:shape xmlns:r="http://schemas.openxmlformats.org/officeDocument/2006/relationships" type="roundRect" r:blip="">
                              <dgm:adjLst>
                                <dgm:adj idx="1" val="0.1"/>
                              </dgm:adjLst>
                            </dgm:shape>
                            <dgm:presOf axis="self"/>
                            <dgm:constrLst>
                              <dgm:constr type="userH"/>
                              <dgm:constr type="h" refType="userH"/>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25">
                            <dgm:if name="Name26" axis="des" ptType="node" func="cnt" op="gt" val="0">
                              <dgm:layoutNode name="parTransFour">
                                <dgm:alg type="sp"/>
                                <dgm:shape xmlns:r="http://schemas.openxmlformats.org/officeDocument/2006/relationships" r:blip="">
                                  <dgm:adjLst/>
                                </dgm:shape>
                                <dgm:presOf/>
                                <dgm:constrLst/>
                                <dgm:ruleLst/>
                              </dgm:layoutNode>
                            </dgm:if>
                            <dgm:else name="Name27"/>
                          </dgm:choose>
                          <dgm:layoutNode name="horzFour">
                            <dgm:choose name="Name28">
                              <dgm:if name="Name29" func="var" arg="dir" op="equ" val="norm">
                                <dgm:alg type="lin">
                                  <dgm:param type="linDir" val="fromL"/>
                                  <dgm:param type="nodeVertAlign" val="t"/>
                                </dgm:alg>
                              </dgm:if>
                              <dgm:else name="Name30">
                                <dgm:alg type="lin">
                                  <dgm:param type="linDir" val="fromR"/>
                                  <dgm:param type="nodeVertAlign" val="t"/>
                                </dgm:alg>
                              </dgm:else>
                            </dgm:choose>
                            <dgm:shape xmlns:r="http://schemas.openxmlformats.org/officeDocument/2006/relationships" r:blip="">
                              <dgm:adjLst/>
                            </dgm:shape>
                            <dgm:presOf/>
                            <dgm:constrLst/>
                            <dgm:ruleLst>
                              <dgm:rule type="w" val="INF" fact="NaN" max="NaN"/>
                            </dgm:ruleLst>
                            <dgm:forEach name="Name31" ref="repeat"/>
                          </dgm:layoutNode>
                        </dgm:layoutNode>
                        <dgm:choose name="Name32">
                          <dgm:if name="Name33" axis="self" ptType="node" func="revPos" op="gte" val="2">
                            <dgm:forEach name="Name34" axis="followSib" ptType="sibTrans" cnt="1">
                              <dgm:layoutNode name="sibSpaceFour">
                                <dgm:alg type="sp"/>
                                <dgm:shape xmlns:r="http://schemas.openxmlformats.org/officeDocument/2006/relationships" r:blip="">
                                  <dgm:adjLst/>
                                </dgm:shape>
                                <dgm:presOf/>
                                <dgm:constrLst/>
                                <dgm:ruleLst/>
                              </dgm:layoutNode>
                            </dgm:forEach>
                          </dgm:if>
                          <dgm:else name="Name35"/>
                        </dgm:choose>
                      </dgm:forEach>
                    </dgm:layoutNode>
                  </dgm:layoutNode>
                  <dgm:choose name="Name36">
                    <dgm:if name="Name37" axis="self" ptType="node" func="revPos" op="gte" val="2">
                      <dgm:forEach name="Name38" axis="followSib" ptType="sibTrans" cnt="1">
                        <dgm:layoutNode name="sibSpaceThree">
                          <dgm:alg type="sp"/>
                          <dgm:shape xmlns:r="http://schemas.openxmlformats.org/officeDocument/2006/relationships" r:blip="">
                            <dgm:adjLst/>
                          </dgm:shape>
                          <dgm:presOf/>
                          <dgm:constrLst/>
                          <dgm:ruleLst/>
                        </dgm:layoutNode>
                      </dgm:forEach>
                    </dgm:if>
                    <dgm:else name="Name39"/>
                  </dgm:choose>
                </dgm:forEach>
              </dgm:layoutNode>
            </dgm:layoutNode>
            <dgm:choose name="Name40">
              <dgm:if name="Name41" axis="self" ptType="node" func="revPos" op="gte" val="2">
                <dgm:forEach name="Name42" axis="followSib" ptType="sibTrans" cnt="1">
                  <dgm:layoutNode name="sibSpaceTwo">
                    <dgm:alg type="sp"/>
                    <dgm:shape xmlns:r="http://schemas.openxmlformats.org/officeDocument/2006/relationships" r:blip="">
                      <dgm:adjLst/>
                    </dgm:shape>
                    <dgm:presOf/>
                    <dgm:constrLst/>
                    <dgm:ruleLst/>
                  </dgm:layoutNode>
                </dgm:forEach>
              </dgm:if>
              <dgm:else name="Name43"/>
            </dgm:choose>
          </dgm:forEach>
        </dgm:layoutNode>
      </dgm:layoutNode>
      <dgm:choose name="Name44">
        <dgm:if name="Name45" axis="self" ptType="node" func="revPos" op="gte" val="2">
          <dgm:forEach name="Name46" axis="followSib" ptType="sibTrans" cnt="1">
            <dgm:layoutNode name="sibSpaceOne">
              <dgm:alg type="sp"/>
              <dgm:shape xmlns:r="http://schemas.openxmlformats.org/officeDocument/2006/relationships" r:blip="">
                <dgm:adjLst/>
              </dgm:shape>
              <dgm:presOf/>
              <dgm:constrLst/>
              <dgm:ruleLst/>
            </dgm:layoutNode>
          </dgm:forEach>
        </dgm:if>
        <dgm:else name="Name47"/>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4.xml><?xml version="1.0" encoding="utf-8"?>
<?mso-contentType ?>
<spe:Receivers xmlns:spe="http://schemas.microsoft.com/sharepoint/events">
  <Receiver xmlns="">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ECED70-88C7-4CC6-8628-C37FC2EFA7BD}">
  <ds:schemaRefs>
    <ds:schemaRef ds:uri="http://schemas.microsoft.com/sharepoint/v3/contenttype/forms"/>
  </ds:schemaRefs>
</ds:datastoreItem>
</file>

<file path=customXml/itemProps2.xml><?xml version="1.0" encoding="utf-8"?>
<ds:datastoreItem xmlns:ds="http://schemas.openxmlformats.org/officeDocument/2006/customXml" ds:itemID="{E4AF0EBB-18A2-4CDC-B6A6-1BD6280D2753}">
  <ds:schemaRefs>
    <ds:schemaRef ds:uri="http://schemas.microsoft.com/office/2006/metadata/longProperties"/>
  </ds:schemaRefs>
</ds:datastoreItem>
</file>

<file path=customXml/itemProps3.xml><?xml version="1.0" encoding="utf-8"?>
<ds:datastoreItem xmlns:ds="http://schemas.openxmlformats.org/officeDocument/2006/customXml" ds:itemID="{0E6B781D-34BC-4183-9282-C97B3E1F7518}">
  <ds:schemaRefs>
    <ds:schemaRef ds:uri="http://schemas.microsoft.com/office/2006/metadata/properties"/>
    <ds:schemaRef ds:uri="http://schemas.microsoft.com/office/infopath/2007/PartnerControls"/>
    <ds:schemaRef ds:uri="8c70e7f8-8077-465d-9194-71d78cf63a3e"/>
    <ds:schemaRef ds:uri="91335223-463e-44b3-a379-71ccfe498625"/>
  </ds:schemaRefs>
</ds:datastoreItem>
</file>

<file path=customXml/itemProps4.xml><?xml version="1.0" encoding="utf-8"?>
<ds:datastoreItem xmlns:ds="http://schemas.openxmlformats.org/officeDocument/2006/customXml" ds:itemID="{FDC83EB2-E7E8-4A59-B797-BAB131353D51}">
  <ds:schemaRefs>
    <ds:schemaRef ds:uri="http://schemas.microsoft.com/sharepoint/events"/>
    <ds:schemaRef ds:uri=""/>
  </ds:schemaRefs>
</ds:datastoreItem>
</file>

<file path=customXml/itemProps5.xml><?xml version="1.0" encoding="utf-8"?>
<ds:datastoreItem xmlns:ds="http://schemas.openxmlformats.org/officeDocument/2006/customXml" ds:itemID="{1926B8E4-D1F0-4EF8-9898-4B4DC4B44E96}"/>
</file>

<file path=customXml/itemProps6.xml><?xml version="1.0" encoding="utf-8"?>
<ds:datastoreItem xmlns:ds="http://schemas.openxmlformats.org/officeDocument/2006/customXml" ds:itemID="{0ADAC013-DAA6-47F0-AFB3-6E9D3E8F3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17</Pages>
  <Words>2590</Words>
  <Characters>14765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CrimsonLogic Pte Ltd</Company>
  <LinksUpToDate>false</LinksUpToDate>
  <CharactersWithSpaces>17321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Template</dc:subject>
  <dc:creator>chandra</dc:creator>
  <cp:lastModifiedBy>Raghavan, Jaganathan</cp:lastModifiedBy>
  <cp:revision>10</cp:revision>
  <cp:lastPrinted>2012-08-28T02:35:00Z</cp:lastPrinted>
  <dcterms:created xsi:type="dcterms:W3CDTF">2021-07-12T11:07:00Z</dcterms:created>
  <dcterms:modified xsi:type="dcterms:W3CDTF">2021-07-12T12:16:00Z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&lt;Organization&gt;</vt:lpwstr>
  </property>
  <property fmtid="{D5CDD505-2E9C-101B-9397-08002B2CF9AE}" pid="3" name="Date completed">
    <vt:lpwstr>&lt;mm dd yyyy&gt;</vt:lpwstr>
  </property>
  <property fmtid="{D5CDD505-2E9C-101B-9397-08002B2CF9AE}" pid="4" name="Document number">
    <vt:lpwstr>&lt;Version n.n&gt;</vt:lpwstr>
  </property>
  <property fmtid="{D5CDD505-2E9C-101B-9397-08002B2CF9AE}" pid="5" name="Disposition">
    <vt:lpwstr>&lt;Security Notice&gt;</vt:lpwstr>
  </property>
  <property fmtid="{D5CDD505-2E9C-101B-9397-08002B2CF9AE}" pid="6" name="Department">
    <vt:lpwstr>&lt;Project Name&gt;</vt:lpwstr>
  </property>
  <property fmtid="{D5CDD505-2E9C-101B-9397-08002B2CF9AE}" pid="7" name="display_urn:schemas-microsoft-com:office:office#Editor">
    <vt:lpwstr>Anton Ryan Sanchez Rodriguez</vt:lpwstr>
  </property>
  <property fmtid="{D5CDD505-2E9C-101B-9397-08002B2CF9AE}" pid="8" name="TemplateUrl">
    <vt:lpwstr/>
  </property>
  <property fmtid="{D5CDD505-2E9C-101B-9397-08002B2CF9AE}" pid="9" name="xd_ProgID">
    <vt:lpwstr/>
  </property>
  <property fmtid="{D5CDD505-2E9C-101B-9397-08002B2CF9AE}" pid="10" name="RateStorage">
    <vt:lpwstr/>
  </property>
  <property fmtid="{D5CDD505-2E9C-101B-9397-08002B2CF9AE}" pid="11" name="display_urn:schemas-microsoft-com:office:office#Author">
    <vt:lpwstr>Anton Ryan Sanchez Rodriguez</vt:lpwstr>
  </property>
  <property fmtid="{D5CDD505-2E9C-101B-9397-08002B2CF9AE}" pid="12" name="Description0">
    <vt:lpwstr/>
  </property>
  <property fmtid="{D5CDD505-2E9C-101B-9397-08002B2CF9AE}" pid="13" name="_dlc_DocId">
    <vt:lpwstr>CLPRJT-143-555</vt:lpwstr>
  </property>
  <property fmtid="{D5CDD505-2E9C-101B-9397-08002B2CF9AE}" pid="14" name="_dlc_DocIdItemGuid">
    <vt:lpwstr>cb9368a0-5fa4-499b-b424-de1a6d9cd8e7</vt:lpwstr>
  </property>
  <property fmtid="{D5CDD505-2E9C-101B-9397-08002B2CF9AE}" pid="15" name="_dlc_DocIdUrl">
    <vt:lpwstr>http://icon.crimsonlogic.com/prjt/trfn/tfbaseline/_layouts/DocIdRedir.aspx?ID=CLPRJT-143-555, CLPRJT-143-555</vt:lpwstr>
  </property>
  <property fmtid="{D5CDD505-2E9C-101B-9397-08002B2CF9AE}" pid="16" name="m2803cfab0a04bcf905e5542e183fd45">
    <vt:lpwstr/>
  </property>
  <property fmtid="{D5CDD505-2E9C-101B-9397-08002B2CF9AE}" pid="17" name="f431beacdc724bc9ba4560c5e4f3a950">
    <vt:lpwstr/>
  </property>
  <property fmtid="{D5CDD505-2E9C-101B-9397-08002B2CF9AE}" pid="18" name="c2cb375c2d824100bd039ac70475eee7">
    <vt:lpwstr/>
  </property>
  <property fmtid="{D5CDD505-2E9C-101B-9397-08002B2CF9AE}" pid="19" name="Searchable in KM">
    <vt:lpwstr>Yes</vt:lpwstr>
  </property>
  <property fmtid="{D5CDD505-2E9C-101B-9397-08002B2CF9AE}" pid="20" name="eb094e377af045239cfaeb43de3e19d3">
    <vt:lpwstr/>
  </property>
  <property fmtid="{D5CDD505-2E9C-101B-9397-08002B2CF9AE}" pid="21" name="Reason for Exclusion">
    <vt:lpwstr/>
  </property>
  <property fmtid="{D5CDD505-2E9C-101B-9397-08002B2CF9AE}" pid="22" name="ka8cf3b61528447295fcc07fbb2fb37d">
    <vt:lpwstr/>
  </property>
  <property fmtid="{D5CDD505-2E9C-101B-9397-08002B2CF9AE}" pid="23" name="TaxKeywordTaxHTField">
    <vt:lpwstr/>
  </property>
  <property fmtid="{D5CDD505-2E9C-101B-9397-08002B2CF9AE}" pid="24" name="TaxCatchAll">
    <vt:lpwstr/>
  </property>
  <property fmtid="{D5CDD505-2E9C-101B-9397-08002B2CF9AE}" pid="25" name="b54f4279eb56427cb8b1f8e2c117e02b">
    <vt:lpwstr/>
  </property>
  <property fmtid="{D5CDD505-2E9C-101B-9397-08002B2CF9AE}" pid="26" name="i4a5ff58cabb4f21baef87f4289e5869">
    <vt:lpwstr/>
  </property>
  <property fmtid="{D5CDD505-2E9C-101B-9397-08002B2CF9AE}" pid="27" name="ContentTypeId">
    <vt:lpwstr>0x010100490288E70052D047B4D2018E8BF99099</vt:lpwstr>
  </property>
  <property fmtid="{D5CDD505-2E9C-101B-9397-08002B2CF9AE}" pid="28" name="Technology">
    <vt:lpwstr>29;#J2EE|0bc1ffc7-a5d3-4be0-9d36-3dcfba80423e</vt:lpwstr>
  </property>
  <property fmtid="{D5CDD505-2E9C-101B-9397-08002B2CF9AE}" pid="29" name="TaxKeyword">
    <vt:lpwstr/>
  </property>
  <property fmtid="{D5CDD505-2E9C-101B-9397-08002B2CF9AE}" pid="30" name="Sensitivity">
    <vt:lpwstr>2;#S1|8f4193dc-9fff-4e09-a2ed-3df13ab04bc3</vt:lpwstr>
  </property>
  <property fmtid="{D5CDD505-2E9C-101B-9397-08002B2CF9AE}" pid="31" name="Region">
    <vt:lpwstr>7;#Singapore|04983f33-2b85-452b-8543-9f6aa10a6cf5</vt:lpwstr>
  </property>
  <property fmtid="{D5CDD505-2E9C-101B-9397-08002B2CF9AE}" pid="32" name="Document">
    <vt:lpwstr>40;#Project Documentation Reviews|88f4fcee-651e-48e1-b8a4-745247634302</vt:lpwstr>
  </property>
  <property fmtid="{D5CDD505-2E9C-101B-9397-08002B2CF9AE}" pid="33" name="Project Name">
    <vt:lpwstr>27;#Trade Facilitation Baseline (FY11-P-009)|150a4923-8b0e-450f-97e8-e5fad26b9025</vt:lpwstr>
  </property>
  <property fmtid="{D5CDD505-2E9C-101B-9397-08002B2CF9AE}" pid="34" name="Domain">
    <vt:lpwstr>21;#Trade and Logistics|8c0a4011-d443-4e11-aedf-42012af5c313</vt:lpwstr>
  </property>
  <property fmtid="{D5CDD505-2E9C-101B-9397-08002B2CF9AE}" pid="35" name="Project Type">
    <vt:lpwstr>28;#Development|c846972e-5154-4caa-a539-4e8261fba4f3</vt:lpwstr>
  </property>
  <property fmtid="{D5CDD505-2E9C-101B-9397-08002B2CF9AE}" pid="36" name="Order">
    <vt:r8>5400</vt:r8>
  </property>
  <property fmtid="{D5CDD505-2E9C-101B-9397-08002B2CF9AE}" pid="37" name="xd_Signature">
    <vt:bool>false</vt:bool>
  </property>
  <property fmtid="{D5CDD505-2E9C-101B-9397-08002B2CF9AE}" pid="38" name="_SourceUrl">
    <vt:lpwstr/>
  </property>
  <property fmtid="{D5CDD505-2E9C-101B-9397-08002B2CF9AE}" pid="39" name="_SharedFileIndex">
    <vt:lpwstr/>
  </property>
  <property fmtid="{D5CDD505-2E9C-101B-9397-08002B2CF9AE}" pid="40" name="ComplianceAssetId">
    <vt:lpwstr/>
  </property>
  <property fmtid="{D5CDD505-2E9C-101B-9397-08002B2CF9AE}" pid="41" name="_ExtendedDescription">
    <vt:lpwstr/>
  </property>
  <property fmtid="{D5CDD505-2E9C-101B-9397-08002B2CF9AE}" pid="42" name="TriggerFlowInfo">
    <vt:lpwstr/>
  </property>
</Properties>
</file>