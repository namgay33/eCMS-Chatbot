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BD174" w14:textId="77777777" w:rsidR="00674820" w:rsidRDefault="00674820">
      <w:pPr>
        <w:rPr>
          <w:color w:val="000000"/>
        </w:rPr>
      </w:pPr>
      <w:bookmarkStart w:id="0" w:name="_GoBack"/>
      <w:bookmarkEnd w:id="0"/>
    </w:p>
    <w:p w14:paraId="59BF0FBA" w14:textId="77777777" w:rsidR="00674820" w:rsidRDefault="00674820">
      <w:pPr>
        <w:rPr>
          <w:color w:val="000000"/>
        </w:rPr>
      </w:pPr>
    </w:p>
    <w:p w14:paraId="11CB4271" w14:textId="77777777" w:rsidR="00674820" w:rsidRDefault="00674820">
      <w:pPr>
        <w:rPr>
          <w:color w:val="000000"/>
        </w:rPr>
      </w:pPr>
    </w:p>
    <w:p w14:paraId="3DC0A3CC" w14:textId="77777777" w:rsidR="00674820" w:rsidRDefault="00674820">
      <w:pPr>
        <w:rPr>
          <w:color w:val="000000"/>
        </w:rPr>
      </w:pPr>
    </w:p>
    <w:p w14:paraId="22588C2C" w14:textId="77777777" w:rsidR="00674820" w:rsidRDefault="00674820">
      <w:pPr>
        <w:rPr>
          <w:color w:val="000000"/>
        </w:rPr>
      </w:pPr>
    </w:p>
    <w:p w14:paraId="3A063D44" w14:textId="77777777" w:rsidR="00674820" w:rsidRDefault="00674820">
      <w:pPr>
        <w:rPr>
          <w:color w:val="000000"/>
        </w:rPr>
      </w:pPr>
    </w:p>
    <w:p w14:paraId="1C6925E8" w14:textId="77777777" w:rsidR="00674820" w:rsidRDefault="00674820">
      <w:pPr>
        <w:rPr>
          <w:color w:val="000000"/>
        </w:rPr>
      </w:pPr>
    </w:p>
    <w:p w14:paraId="08E004B5" w14:textId="77777777" w:rsidR="00674820" w:rsidRDefault="00674820">
      <w:pPr>
        <w:rPr>
          <w:color w:val="000000"/>
        </w:rPr>
      </w:pPr>
    </w:p>
    <w:p w14:paraId="15215BEA" w14:textId="77777777" w:rsidR="00674820" w:rsidRDefault="00674820">
      <w:pPr>
        <w:rPr>
          <w:color w:val="00000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674820" w14:paraId="7DF917C9" w14:textId="77777777">
        <w:trPr>
          <w:cantSplit/>
          <w:jc w:val="right"/>
        </w:trPr>
        <w:tc>
          <w:tcPr>
            <w:tcW w:w="9047" w:type="dxa"/>
            <w:tcBorders>
              <w:bottom w:val="single" w:sz="24" w:space="0" w:color="auto"/>
            </w:tcBorders>
          </w:tcPr>
          <w:p w14:paraId="3BCFD069" w14:textId="42BD7236" w:rsidR="00674820" w:rsidRDefault="00CA5133">
            <w:pPr>
              <w:pStyle w:val="Caption"/>
              <w:spacing w:before="120" w:after="120"/>
              <w:ind w:left="57"/>
              <w:rPr>
                <w:color w:val="000000"/>
                <w:sz w:val="36"/>
                <w:szCs w:val="36"/>
              </w:rPr>
            </w:pPr>
            <w:r>
              <w:rPr>
                <w:color w:val="000000" w:themeColor="text1"/>
                <w:sz w:val="36"/>
                <w:szCs w:val="36"/>
              </w:rPr>
              <w:t>System</w:t>
            </w:r>
            <w:r w:rsidR="00674820" w:rsidRPr="307E93B4">
              <w:rPr>
                <w:color w:val="000000" w:themeColor="text1"/>
                <w:sz w:val="36"/>
                <w:szCs w:val="36"/>
              </w:rPr>
              <w:t xml:space="preserve"> REQUIREMENTS SPECIFICATION</w:t>
            </w:r>
          </w:p>
          <w:p w14:paraId="2E7B3306" w14:textId="77777777" w:rsidR="00674820" w:rsidRDefault="00674820">
            <w:pPr>
              <w:pStyle w:val="Caption"/>
              <w:spacing w:before="120" w:after="120"/>
              <w:ind w:left="57"/>
              <w:rPr>
                <w:color w:val="000000"/>
                <w:sz w:val="36"/>
                <w:szCs w:val="36"/>
              </w:rPr>
            </w:pPr>
            <w:r w:rsidRPr="307E93B4">
              <w:rPr>
                <w:color w:val="000000" w:themeColor="text1"/>
                <w:sz w:val="36"/>
                <w:szCs w:val="36"/>
              </w:rPr>
              <w:t>for</w:t>
            </w:r>
          </w:p>
          <w:p w14:paraId="47612FB7" w14:textId="000A23A2" w:rsidR="00392733" w:rsidRPr="008C17E6" w:rsidRDefault="00CA5133">
            <w:pPr>
              <w:pStyle w:val="Caption"/>
              <w:spacing w:before="120" w:after="120"/>
              <w:ind w:left="57"/>
              <w:rPr>
                <w:color w:val="C00000"/>
                <w:sz w:val="44"/>
                <w:szCs w:val="44"/>
              </w:rPr>
            </w:pPr>
            <w:r>
              <w:rPr>
                <w:color w:val="943634" w:themeColor="accent2" w:themeShade="BF"/>
                <w:sz w:val="44"/>
                <w:szCs w:val="44"/>
              </w:rPr>
              <w:t>ECMS</w:t>
            </w:r>
            <w:r w:rsidR="008C17E6" w:rsidRPr="008C17E6">
              <w:rPr>
                <w:color w:val="943634" w:themeColor="accent2" w:themeShade="BF"/>
                <w:sz w:val="44"/>
                <w:szCs w:val="44"/>
              </w:rPr>
              <w:t xml:space="preserve"> </w:t>
            </w:r>
            <w:r w:rsidR="008E6086">
              <w:rPr>
                <w:color w:val="943634" w:themeColor="accent2" w:themeShade="BF"/>
                <w:sz w:val="44"/>
                <w:szCs w:val="44"/>
              </w:rPr>
              <w:t>–</w:t>
            </w:r>
            <w:r w:rsidR="008C17E6" w:rsidRPr="008C17E6">
              <w:rPr>
                <w:color w:val="943634" w:themeColor="accent2" w:themeShade="BF"/>
                <w:sz w:val="44"/>
                <w:szCs w:val="44"/>
              </w:rPr>
              <w:t xml:space="preserve"> </w:t>
            </w:r>
            <w:r w:rsidR="008E6086">
              <w:rPr>
                <w:color w:val="943634" w:themeColor="accent2" w:themeShade="BF"/>
                <w:sz w:val="44"/>
                <w:szCs w:val="44"/>
              </w:rPr>
              <w:t>SYSTEM ADMINSTRATION</w:t>
            </w:r>
            <w:r w:rsidR="00392733" w:rsidRPr="008C17E6">
              <w:rPr>
                <w:color w:val="C00000"/>
                <w:sz w:val="44"/>
                <w:szCs w:val="44"/>
              </w:rPr>
              <w:t xml:space="preserve"> </w:t>
            </w:r>
          </w:p>
          <w:p w14:paraId="347A60BF" w14:textId="77777777" w:rsidR="00674820" w:rsidRDefault="00674820" w:rsidP="00D163B0">
            <w:pPr>
              <w:pStyle w:val="Caption"/>
              <w:spacing w:before="120" w:after="120"/>
              <w:jc w:val="left"/>
              <w:rPr>
                <w:color w:val="000000"/>
                <w:sz w:val="32"/>
                <w:szCs w:val="32"/>
              </w:rPr>
            </w:pPr>
          </w:p>
          <w:p w14:paraId="63B8C4AC" w14:textId="77777777" w:rsidR="00D163B0" w:rsidRDefault="00D163B0" w:rsidP="00D163B0">
            <w:pPr>
              <w:rPr>
                <w:lang w:val="en-GB"/>
              </w:rPr>
            </w:pPr>
          </w:p>
          <w:p w14:paraId="50D45CCD" w14:textId="0DFA7E02" w:rsidR="00D163B0" w:rsidRPr="00D163B0" w:rsidRDefault="00D163B0" w:rsidP="00D163B0">
            <w:pPr>
              <w:rPr>
                <w:lang w:val="en-GB"/>
              </w:rPr>
            </w:pPr>
          </w:p>
        </w:tc>
      </w:tr>
    </w:tbl>
    <w:p w14:paraId="581268C3" w14:textId="77777777" w:rsidR="00674820" w:rsidRDefault="00674820">
      <w:pPr>
        <w:rPr>
          <w:color w:val="000000"/>
          <w:sz w:val="32"/>
          <w:szCs w:val="32"/>
        </w:rPr>
      </w:pPr>
    </w:p>
    <w:p w14:paraId="5549ECA9" w14:textId="77777777" w:rsidR="00674820" w:rsidRDefault="00674820">
      <w:pPr>
        <w:rPr>
          <w:color w:val="000000"/>
          <w:sz w:val="32"/>
          <w:szCs w:val="32"/>
        </w:rPr>
      </w:pPr>
    </w:p>
    <w:p w14:paraId="1008F7D9" w14:textId="77777777" w:rsidR="00674820" w:rsidRDefault="00674820">
      <w:pPr>
        <w:rPr>
          <w:color w:val="000000"/>
        </w:rPr>
      </w:pPr>
    </w:p>
    <w:p w14:paraId="4318FB40" w14:textId="77777777" w:rsidR="00674820" w:rsidRDefault="00674820">
      <w:pPr>
        <w:pStyle w:val="Header"/>
        <w:tabs>
          <w:tab w:val="clear" w:pos="4320"/>
          <w:tab w:val="clear" w:pos="8640"/>
        </w:tabs>
        <w:rPr>
          <w:color w:val="000000"/>
        </w:rPr>
      </w:pPr>
    </w:p>
    <w:p w14:paraId="306BA1AA" w14:textId="77777777" w:rsidR="00674820" w:rsidRDefault="00674820">
      <w:pPr>
        <w:rPr>
          <w:color w:val="000000"/>
        </w:rPr>
      </w:pPr>
    </w:p>
    <w:p w14:paraId="2C25C150" w14:textId="77777777" w:rsidR="00674820" w:rsidRDefault="00674820">
      <w:pPr>
        <w:rPr>
          <w:color w:val="000000"/>
        </w:rPr>
      </w:pPr>
    </w:p>
    <w:p w14:paraId="3F75E9A3" w14:textId="77777777" w:rsidR="00674820" w:rsidRDefault="00674820">
      <w:pPr>
        <w:rPr>
          <w:color w:val="000000"/>
        </w:rPr>
      </w:pPr>
    </w:p>
    <w:p w14:paraId="2990E84F" w14:textId="77777777" w:rsidR="00674820" w:rsidRDefault="00674820">
      <w:pPr>
        <w:rPr>
          <w:color w:val="000000"/>
        </w:rPr>
      </w:pPr>
    </w:p>
    <w:p w14:paraId="372CED3A" w14:textId="77777777" w:rsidR="00674820" w:rsidRDefault="00674820">
      <w:pPr>
        <w:rPr>
          <w:color w:val="000000"/>
        </w:rPr>
      </w:pPr>
    </w:p>
    <w:p w14:paraId="51958B55" w14:textId="77777777" w:rsidR="00674820" w:rsidRDefault="00674820">
      <w:pPr>
        <w:rPr>
          <w:color w:val="000000"/>
        </w:rPr>
      </w:pPr>
    </w:p>
    <w:p w14:paraId="710F1DBC" w14:textId="77777777" w:rsidR="00674820" w:rsidRDefault="00674820">
      <w:pPr>
        <w:rPr>
          <w:color w:val="000000"/>
        </w:rPr>
      </w:pPr>
    </w:p>
    <w:p w14:paraId="6BF497AD" w14:textId="77777777" w:rsidR="00674820" w:rsidRDefault="00674820">
      <w:pPr>
        <w:rPr>
          <w:color w:val="000000"/>
        </w:rPr>
      </w:pPr>
    </w:p>
    <w:p w14:paraId="216BB4B8" w14:textId="77777777" w:rsidR="00674820" w:rsidRDefault="00674820">
      <w:pPr>
        <w:rPr>
          <w:color w:val="000000"/>
        </w:rPr>
      </w:pPr>
    </w:p>
    <w:p w14:paraId="3C00CDD6" w14:textId="77777777" w:rsidR="00674820" w:rsidRDefault="00674820">
      <w:pPr>
        <w:rPr>
          <w:color w:val="000000"/>
        </w:rPr>
      </w:pPr>
    </w:p>
    <w:p w14:paraId="05E5602A" w14:textId="52A71754" w:rsidR="00674820" w:rsidRDefault="00674820">
      <w:pPr>
        <w:rPr>
          <w:b/>
          <w:color w:val="000000"/>
        </w:rPr>
      </w:pPr>
      <w:r>
        <w:rPr>
          <w:b/>
        </w:rPr>
        <w:t xml:space="preserve">                                                                                   </w:t>
      </w:r>
      <w:r w:rsidR="00392733">
        <w:rPr>
          <w:b/>
        </w:rPr>
        <w:t xml:space="preserve">           </w:t>
      </w:r>
      <w:r w:rsidR="003D5F7C">
        <w:rPr>
          <w:b/>
        </w:rPr>
        <w:t xml:space="preserve">    </w:t>
      </w:r>
      <w:r>
        <w:rPr>
          <w:b/>
        </w:rPr>
        <w:t>Release No</w:t>
      </w:r>
      <w:r w:rsidR="005C6F52">
        <w:rPr>
          <w:b/>
        </w:rPr>
        <w:t xml:space="preserve"> </w:t>
      </w:r>
      <w:r w:rsidR="004E09E0">
        <w:rPr>
          <w:b/>
        </w:rPr>
        <w:t>1</w:t>
      </w:r>
      <w:r w:rsidR="00147E2D">
        <w:rPr>
          <w:b/>
        </w:rPr>
        <w:t>.</w:t>
      </w:r>
      <w:r w:rsidR="00CA5133">
        <w:rPr>
          <w:b/>
        </w:rPr>
        <w:t>0</w:t>
      </w:r>
      <w:r w:rsidR="0012677D">
        <w:rPr>
          <w:b/>
        </w:rPr>
        <w:t xml:space="preserve"> </w:t>
      </w:r>
      <w:r w:rsidR="00392733">
        <w:rPr>
          <w:b/>
        </w:rPr>
        <w:t xml:space="preserve">– </w:t>
      </w:r>
      <w:r w:rsidR="00CA5133">
        <w:rPr>
          <w:b/>
        </w:rPr>
        <w:t xml:space="preserve">March </w:t>
      </w:r>
      <w:r w:rsidR="00392733">
        <w:rPr>
          <w:b/>
        </w:rPr>
        <w:t>20</w:t>
      </w:r>
      <w:r w:rsidR="00CA5133">
        <w:rPr>
          <w:b/>
        </w:rPr>
        <w:t>21</w:t>
      </w:r>
    </w:p>
    <w:p w14:paraId="4BA6E16E" w14:textId="77777777" w:rsidR="00674820" w:rsidRDefault="00674820">
      <w:pPr>
        <w:rPr>
          <w:b/>
          <w:color w:val="000000"/>
        </w:rPr>
      </w:pPr>
      <w:r>
        <w:rPr>
          <w:b/>
          <w:color w:val="000000"/>
        </w:rPr>
        <w:tab/>
      </w:r>
      <w:r>
        <w:rPr>
          <w:b/>
          <w:color w:val="000000"/>
        </w:rPr>
        <w:tab/>
      </w:r>
      <w:r>
        <w:rPr>
          <w:b/>
          <w:color w:val="000000"/>
        </w:rPr>
        <w:tab/>
      </w:r>
      <w:r>
        <w:rPr>
          <w:b/>
          <w:color w:val="000000"/>
        </w:rPr>
        <w:tab/>
      </w:r>
      <w:r>
        <w:rPr>
          <w:b/>
          <w:color w:val="000000"/>
        </w:rPr>
        <w:tab/>
        <w:t xml:space="preserve">                                          </w:t>
      </w:r>
    </w:p>
    <w:p w14:paraId="5C231F50" w14:textId="77777777" w:rsidR="00674820" w:rsidRDefault="00674820">
      <w:pPr>
        <w:rPr>
          <w:b/>
          <w:color w:val="000000"/>
        </w:rPr>
      </w:pPr>
    </w:p>
    <w:p w14:paraId="4A751E8C" w14:textId="77777777" w:rsidR="00674820" w:rsidRDefault="00674820">
      <w:pPr>
        <w:rPr>
          <w:b/>
          <w:color w:val="000000"/>
        </w:rPr>
      </w:pPr>
    </w:p>
    <w:p w14:paraId="0A21BC93" w14:textId="5510A5D4" w:rsidR="00674820" w:rsidRDefault="00674820">
      <w:pPr>
        <w:rPr>
          <w:b/>
          <w:color w:val="000000"/>
        </w:rPr>
      </w:pPr>
    </w:p>
    <w:p w14:paraId="7AB69326" w14:textId="4938108A" w:rsidR="00932129" w:rsidRDefault="00932129">
      <w:pPr>
        <w:rPr>
          <w:b/>
          <w:color w:val="000000"/>
        </w:rPr>
      </w:pPr>
    </w:p>
    <w:p w14:paraId="06DF622A" w14:textId="77777777" w:rsidR="00932129" w:rsidRDefault="00932129">
      <w:pPr>
        <w:rPr>
          <w:b/>
          <w:color w:val="000000"/>
        </w:rPr>
      </w:pPr>
    </w:p>
    <w:p w14:paraId="13CEFE33" w14:textId="77777777" w:rsidR="002A2452" w:rsidRDefault="002A2452">
      <w:pPr>
        <w:rPr>
          <w:b/>
          <w:color w:val="000000"/>
        </w:rPr>
      </w:pPr>
    </w:p>
    <w:p w14:paraId="4B4C1377" w14:textId="77777777" w:rsidR="00674820" w:rsidRDefault="00674820">
      <w:pPr>
        <w:rPr>
          <w:b/>
          <w:color w:val="000000"/>
        </w:rPr>
      </w:pPr>
    </w:p>
    <w:tbl>
      <w:tblPr>
        <w:tblStyle w:val="GridTable1Light-Accent21"/>
        <w:tblW w:w="5256" w:type="pct"/>
        <w:tblLayout w:type="fixed"/>
        <w:tblLook w:val="01E0" w:firstRow="1" w:lastRow="1" w:firstColumn="1" w:lastColumn="1" w:noHBand="0" w:noVBand="0"/>
      </w:tblPr>
      <w:tblGrid>
        <w:gridCol w:w="2623"/>
        <w:gridCol w:w="2424"/>
        <w:gridCol w:w="1584"/>
        <w:gridCol w:w="1314"/>
        <w:gridCol w:w="1127"/>
      </w:tblGrid>
      <w:tr w:rsidR="00674820" w14:paraId="6B6591E4" w14:textId="77777777" w:rsidTr="00AB14AF">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46" w:type="pct"/>
          </w:tcPr>
          <w:p w14:paraId="4093A1AF" w14:textId="77777777" w:rsidR="00C154E1" w:rsidRPr="00AB14AF" w:rsidRDefault="00C154E1" w:rsidP="00C154E1">
            <w:pPr>
              <w:rPr>
                <w:b/>
                <w:i/>
                <w:smallCaps/>
                <w:sz w:val="14"/>
                <w:szCs w:val="14"/>
              </w:rPr>
            </w:pPr>
            <w:r w:rsidRPr="00AB14AF">
              <w:rPr>
                <w:b/>
                <w:smallCaps/>
              </w:rPr>
              <w:lastRenderedPageBreak/>
              <w:t xml:space="preserve">document identification no </w:t>
            </w:r>
            <w:r w:rsidRPr="00AB14AF">
              <w:rPr>
                <w:b/>
                <w:smallCaps/>
                <w:sz w:val="14"/>
                <w:szCs w:val="14"/>
              </w:rPr>
              <w:t>3 char SYS  ID/ DOC CODE /NN/ V M.n</w:t>
            </w:r>
            <w:r w:rsidRPr="00AB14AF">
              <w:rPr>
                <w:b/>
                <w:i/>
                <w:smallCaps/>
                <w:sz w:val="14"/>
                <w:szCs w:val="14"/>
              </w:rPr>
              <w:t>)</w:t>
            </w:r>
          </w:p>
          <w:p w14:paraId="7AAE8E2A" w14:textId="77777777" w:rsidR="00674820" w:rsidRPr="00AB14AF" w:rsidRDefault="00C154E1" w:rsidP="00C154E1">
            <w:pPr>
              <w:rPr>
                <w:b/>
                <w:smallCaps/>
              </w:rPr>
            </w:pPr>
            <w:r w:rsidRPr="00AB14AF">
              <w:rPr>
                <w:b/>
                <w:i/>
                <w:smallCaps/>
                <w:sz w:val="14"/>
                <w:szCs w:val="14"/>
              </w:rPr>
              <w:t>for details refer to document mgmt stds</w:t>
            </w:r>
          </w:p>
        </w:tc>
        <w:tc>
          <w:tcPr>
            <w:tcW w:w="1336" w:type="pct"/>
          </w:tcPr>
          <w:p w14:paraId="1590C81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document title</w:t>
            </w:r>
          </w:p>
        </w:tc>
        <w:tc>
          <w:tcPr>
            <w:tcW w:w="873" w:type="pct"/>
          </w:tcPr>
          <w:p w14:paraId="6E57C961"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status</w:t>
            </w:r>
          </w:p>
          <w:p w14:paraId="38D57797"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(draft/ released )</w:t>
            </w:r>
          </w:p>
        </w:tc>
        <w:tc>
          <w:tcPr>
            <w:tcW w:w="724" w:type="pct"/>
          </w:tcPr>
          <w:p w14:paraId="70599E5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date of release</w:t>
            </w:r>
          </w:p>
        </w:tc>
        <w:tc>
          <w:tcPr>
            <w:cnfStyle w:val="000100000000" w:firstRow="0" w:lastRow="0" w:firstColumn="0" w:lastColumn="1" w:oddVBand="0" w:evenVBand="0" w:oddHBand="0" w:evenHBand="0" w:firstRowFirstColumn="0" w:firstRowLastColumn="0" w:lastRowFirstColumn="0" w:lastRowLastColumn="0"/>
            <w:tcW w:w="621" w:type="pct"/>
          </w:tcPr>
          <w:p w14:paraId="391B67B0" w14:textId="77777777" w:rsidR="00674820" w:rsidRPr="00AB14AF" w:rsidRDefault="00674820">
            <w:pPr>
              <w:rPr>
                <w:b/>
                <w:smallCaps/>
              </w:rPr>
            </w:pPr>
            <w:r w:rsidRPr="00AB14AF">
              <w:rPr>
                <w:b/>
                <w:smallCaps/>
              </w:rPr>
              <w:t>pages</w:t>
            </w:r>
          </w:p>
        </w:tc>
      </w:tr>
      <w:tr w:rsidR="00674820" w14:paraId="7D970853" w14:textId="77777777" w:rsidTr="00AB14AF">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446" w:type="pct"/>
          </w:tcPr>
          <w:p w14:paraId="329AD88E" w14:textId="6F679848" w:rsidR="00C154E1" w:rsidRPr="00C154E1" w:rsidRDefault="00CA5133" w:rsidP="00C154E1">
            <w:pPr>
              <w:rPr>
                <w:b/>
                <w:smallCaps/>
              </w:rPr>
            </w:pPr>
            <w:r>
              <w:rPr>
                <w:smallCaps/>
              </w:rPr>
              <w:t>E</w:t>
            </w:r>
            <w:r w:rsidR="00D94DFB">
              <w:rPr>
                <w:smallCaps/>
              </w:rPr>
              <w:t>CMS</w:t>
            </w:r>
            <w:r w:rsidR="00C154E1" w:rsidRPr="6AE0A073">
              <w:t xml:space="preserve"> /</w:t>
            </w:r>
            <w:r>
              <w:t>S</w:t>
            </w:r>
            <w:r w:rsidR="00D94DFB">
              <w:rPr>
                <w:smallCaps/>
              </w:rPr>
              <w:t>RS</w:t>
            </w:r>
            <w:r w:rsidR="00C154E1" w:rsidRPr="00C154E1">
              <w:rPr>
                <w:smallCaps/>
              </w:rPr>
              <w:t>/01/V</w:t>
            </w:r>
            <w:r w:rsidR="000B6900">
              <w:rPr>
                <w:smallCaps/>
              </w:rPr>
              <w:t>1</w:t>
            </w:r>
            <w:r w:rsidR="00C154E1">
              <w:rPr>
                <w:smallCaps/>
              </w:rPr>
              <w:t>.0</w:t>
            </w:r>
          </w:p>
          <w:p w14:paraId="79729BD2" w14:textId="77777777" w:rsidR="00674820" w:rsidRPr="00C154E1" w:rsidRDefault="00674820">
            <w:pPr>
              <w:rPr>
                <w:b/>
              </w:rPr>
            </w:pPr>
          </w:p>
        </w:tc>
        <w:tc>
          <w:tcPr>
            <w:tcW w:w="1336" w:type="pct"/>
          </w:tcPr>
          <w:p w14:paraId="3CD0B822" w14:textId="281F2B88" w:rsidR="00674820" w:rsidRPr="000B4C2B" w:rsidRDefault="004F7AD9" w:rsidP="00BC536E">
            <w:pPr>
              <w:jc w:val="left"/>
              <w:cnfStyle w:val="010000000000" w:firstRow="0" w:lastRow="1" w:firstColumn="0" w:lastColumn="0" w:oddVBand="0" w:evenVBand="0" w:oddHBand="0" w:evenHBand="0" w:firstRowFirstColumn="0" w:firstRowLastColumn="0" w:lastRowFirstColumn="0" w:lastRowLastColumn="0"/>
              <w:rPr>
                <w:b/>
              </w:rPr>
            </w:pPr>
            <w:r>
              <w:rPr>
                <w:smallCaps/>
                <w:color w:val="000000"/>
              </w:rPr>
              <w:t xml:space="preserve">System </w:t>
            </w:r>
            <w:r w:rsidR="00D94DFB">
              <w:rPr>
                <w:smallCaps/>
                <w:color w:val="000000"/>
              </w:rPr>
              <w:t>Requirement Specifications</w:t>
            </w:r>
            <w:r>
              <w:rPr>
                <w:smallCaps/>
                <w:color w:val="000000"/>
              </w:rPr>
              <w:t xml:space="preserve"> </w:t>
            </w:r>
            <w:r w:rsidR="00D94DFB">
              <w:rPr>
                <w:smallCaps/>
                <w:color w:val="000000"/>
              </w:rPr>
              <w:t xml:space="preserve">For </w:t>
            </w:r>
            <w:r>
              <w:rPr>
                <w:smallCaps/>
                <w:color w:val="000000"/>
              </w:rPr>
              <w:t>ECMS</w:t>
            </w:r>
            <w:r w:rsidR="003F1938">
              <w:rPr>
                <w:smallCaps/>
                <w:color w:val="000000"/>
              </w:rPr>
              <w:t xml:space="preserve"> System administration</w:t>
            </w:r>
            <w:r>
              <w:rPr>
                <w:smallCaps/>
                <w:color w:val="000000"/>
              </w:rPr>
              <w:t xml:space="preserve"> </w:t>
            </w:r>
          </w:p>
        </w:tc>
        <w:tc>
          <w:tcPr>
            <w:tcW w:w="873" w:type="pct"/>
          </w:tcPr>
          <w:p w14:paraId="2E34B91C" w14:textId="263E305D" w:rsidR="00674820" w:rsidRPr="000B4C2B" w:rsidRDefault="00277F35">
            <w:pPr>
              <w:cnfStyle w:val="010000000000" w:firstRow="0" w:lastRow="1" w:firstColumn="0" w:lastColumn="0" w:oddVBand="0" w:evenVBand="0" w:oddHBand="0" w:evenHBand="0" w:firstRowFirstColumn="0" w:firstRowLastColumn="0" w:lastRowFirstColumn="0" w:lastRowLastColumn="0"/>
              <w:rPr>
                <w:b/>
              </w:rPr>
            </w:pPr>
            <w:r>
              <w:rPr>
                <w:smallCaps/>
                <w:color w:val="000000"/>
              </w:rPr>
              <w:t>Draft</w:t>
            </w:r>
          </w:p>
        </w:tc>
        <w:tc>
          <w:tcPr>
            <w:tcW w:w="724" w:type="pct"/>
          </w:tcPr>
          <w:p w14:paraId="37AE28F6" w14:textId="481E28D6" w:rsidR="00674820" w:rsidRPr="000B4C2B" w:rsidRDefault="00147E2D" w:rsidP="00D925E2">
            <w:pPr>
              <w:cnfStyle w:val="010000000000" w:firstRow="0" w:lastRow="1" w:firstColumn="0" w:lastColumn="0" w:oddVBand="0" w:evenVBand="0" w:oddHBand="0" w:evenHBand="0" w:firstRowFirstColumn="0" w:firstRowLastColumn="0" w:lastRowFirstColumn="0" w:lastRowLastColumn="0"/>
              <w:rPr>
                <w:b/>
              </w:rPr>
            </w:pPr>
            <w:r>
              <w:t>0</w:t>
            </w:r>
            <w:r w:rsidR="00277F35">
              <w:t>3</w:t>
            </w:r>
            <w:r w:rsidR="00B3034E">
              <w:t>.20</w:t>
            </w:r>
            <w:r w:rsidR="00277F35">
              <w:t>21</w:t>
            </w:r>
          </w:p>
        </w:tc>
        <w:tc>
          <w:tcPr>
            <w:cnfStyle w:val="000100000000" w:firstRow="0" w:lastRow="0" w:firstColumn="0" w:lastColumn="1" w:oddVBand="0" w:evenVBand="0" w:oddHBand="0" w:evenHBand="0" w:firstRowFirstColumn="0" w:firstRowLastColumn="0" w:lastRowFirstColumn="0" w:lastRowLastColumn="0"/>
            <w:tcW w:w="621" w:type="pct"/>
          </w:tcPr>
          <w:p w14:paraId="2F662B47" w14:textId="2FEE9C51" w:rsidR="00674820" w:rsidRPr="00D37448" w:rsidRDefault="00D37448">
            <w:pPr>
              <w:rPr>
                <w:bCs w:val="0"/>
              </w:rPr>
            </w:pPr>
            <w:r w:rsidRPr="00D37448">
              <w:rPr>
                <w:bCs w:val="0"/>
              </w:rPr>
              <w:t>33</w:t>
            </w:r>
          </w:p>
        </w:tc>
      </w:tr>
    </w:tbl>
    <w:p w14:paraId="26274793" w14:textId="77777777" w:rsidR="00B44884" w:rsidRDefault="00B44884">
      <w:pPr>
        <w:rPr>
          <w:b/>
          <w:smallCaps/>
          <w:color w:val="000000"/>
        </w:rPr>
      </w:pPr>
    </w:p>
    <w:p w14:paraId="4BF189C6" w14:textId="77777777" w:rsidR="00F65C5F" w:rsidRDefault="00F65C5F">
      <w:pPr>
        <w:rPr>
          <w:b/>
          <w:smallCaps/>
          <w:color w:val="000000"/>
        </w:rPr>
      </w:pPr>
      <w:bookmarkStart w:id="1" w:name="_Hlk74213564"/>
    </w:p>
    <w:tbl>
      <w:tblPr>
        <w:tblStyle w:val="GridTable1Light-Accent21"/>
        <w:tblW w:w="5247" w:type="pct"/>
        <w:tblLayout w:type="fixed"/>
        <w:tblLook w:val="01A0" w:firstRow="1" w:lastRow="0" w:firstColumn="1" w:lastColumn="1" w:noHBand="0" w:noVBand="0"/>
      </w:tblPr>
      <w:tblGrid>
        <w:gridCol w:w="1318"/>
        <w:gridCol w:w="2983"/>
        <w:gridCol w:w="1958"/>
        <w:gridCol w:w="1306"/>
        <w:gridCol w:w="1491"/>
      </w:tblGrid>
      <w:tr w:rsidR="00674820" w14:paraId="55BFB7DD" w14:textId="77777777" w:rsidTr="00F65C5F">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728" w:type="pct"/>
          </w:tcPr>
          <w:p w14:paraId="0C3F53B0" w14:textId="77777777" w:rsidR="00674820" w:rsidRDefault="00674820">
            <w:pPr>
              <w:rPr>
                <w:b/>
                <w:smallCaps/>
                <w:color w:val="000000"/>
              </w:rPr>
            </w:pPr>
          </w:p>
        </w:tc>
        <w:tc>
          <w:tcPr>
            <w:tcW w:w="1647" w:type="pct"/>
          </w:tcPr>
          <w:p w14:paraId="747A49D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role in the project </w:t>
            </w:r>
          </w:p>
        </w:tc>
        <w:tc>
          <w:tcPr>
            <w:tcW w:w="1081" w:type="pct"/>
          </w:tcPr>
          <w:p w14:paraId="126FEB8B"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721" w:type="pct"/>
          </w:tcPr>
          <w:p w14:paraId="6AABE193"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823" w:type="pct"/>
          </w:tcPr>
          <w:p w14:paraId="5EF9B970" w14:textId="77777777" w:rsidR="00674820" w:rsidRPr="00F65C5F" w:rsidRDefault="00674820">
            <w:pPr>
              <w:rPr>
                <w:b/>
                <w:smallCaps/>
              </w:rPr>
            </w:pPr>
            <w:r w:rsidRPr="00F65C5F">
              <w:rPr>
                <w:b/>
                <w:smallCaps/>
              </w:rPr>
              <w:t>date</w:t>
            </w:r>
          </w:p>
          <w:p w14:paraId="2D4BF340" w14:textId="77777777" w:rsidR="00674820" w:rsidRPr="00F65C5F" w:rsidRDefault="00674820">
            <w:pPr>
              <w:rPr>
                <w:b/>
                <w:smallCaps/>
              </w:rPr>
            </w:pPr>
            <w:r w:rsidRPr="00F65C5F">
              <w:rPr>
                <w:b/>
                <w:smallCaps/>
              </w:rPr>
              <w:t>(dd-mm-yy)</w:t>
            </w:r>
          </w:p>
        </w:tc>
      </w:tr>
      <w:tr w:rsidR="009700FD" w14:paraId="57D37207" w14:textId="77777777" w:rsidTr="00F65C5F">
        <w:trPr>
          <w:trHeight w:val="243"/>
        </w:trPr>
        <w:tc>
          <w:tcPr>
            <w:cnfStyle w:val="001000000000" w:firstRow="0" w:lastRow="0" w:firstColumn="1" w:lastColumn="0" w:oddVBand="0" w:evenVBand="0" w:oddHBand="0" w:evenHBand="0" w:firstRowFirstColumn="0" w:firstRowLastColumn="0" w:lastRowFirstColumn="0" w:lastRowLastColumn="0"/>
            <w:tcW w:w="728" w:type="pct"/>
          </w:tcPr>
          <w:p w14:paraId="36FD7C6B" w14:textId="77777777" w:rsidR="009700FD" w:rsidRPr="00C154E1" w:rsidRDefault="009700FD" w:rsidP="009700FD">
            <w:pPr>
              <w:rPr>
                <w:b/>
                <w:smallCaps/>
                <w:color w:val="000000"/>
              </w:rPr>
            </w:pPr>
            <w:r w:rsidRPr="00C154E1">
              <w:rPr>
                <w:b/>
                <w:smallCaps/>
                <w:color w:val="000000"/>
              </w:rPr>
              <w:t>Authors</w:t>
            </w:r>
          </w:p>
        </w:tc>
        <w:tc>
          <w:tcPr>
            <w:tcW w:w="1647" w:type="pct"/>
          </w:tcPr>
          <w:p w14:paraId="359AD443" w14:textId="6CC6249B" w:rsidR="009700FD" w:rsidRPr="000B4C2B" w:rsidRDefault="00B57F2A" w:rsidP="009700FD">
            <w:pPr>
              <w:cnfStyle w:val="000000000000" w:firstRow="0" w:lastRow="0" w:firstColumn="0" w:lastColumn="0" w:oddVBand="0" w:evenVBand="0" w:oddHBand="0" w:evenHBand="0" w:firstRowFirstColumn="0" w:firstRowLastColumn="0" w:lastRowFirstColumn="0" w:lastRowLastColumn="0"/>
            </w:pPr>
            <w:r>
              <w:t>Technical Team</w:t>
            </w:r>
          </w:p>
        </w:tc>
        <w:tc>
          <w:tcPr>
            <w:tcW w:w="1081" w:type="pct"/>
          </w:tcPr>
          <w:p w14:paraId="0127D1F8" w14:textId="77777777" w:rsidR="00F33145" w:rsidRDefault="00D92D0D" w:rsidP="009700FD">
            <w:pPr>
              <w:cnfStyle w:val="000000000000" w:firstRow="0" w:lastRow="0" w:firstColumn="0" w:lastColumn="0" w:oddVBand="0" w:evenVBand="0" w:oddHBand="0" w:evenHBand="0" w:firstRowFirstColumn="0" w:firstRowLastColumn="0" w:lastRowFirstColumn="0" w:lastRowLastColumn="0"/>
            </w:pPr>
            <w:r>
              <w:t>Shrinivas Udagatti</w:t>
            </w:r>
          </w:p>
          <w:p w14:paraId="1A17625A" w14:textId="77777777" w:rsidR="00D92D0D" w:rsidRDefault="00D92D0D" w:rsidP="009700FD">
            <w:pPr>
              <w:cnfStyle w:val="000000000000" w:firstRow="0" w:lastRow="0" w:firstColumn="0" w:lastColumn="0" w:oddVBand="0" w:evenVBand="0" w:oddHBand="0" w:evenHBand="0" w:firstRowFirstColumn="0" w:firstRowLastColumn="0" w:lastRowFirstColumn="0" w:lastRowLastColumn="0"/>
            </w:pPr>
            <w:r>
              <w:t>Alvin Ian P Paule</w:t>
            </w:r>
          </w:p>
          <w:p w14:paraId="0558E191" w14:textId="41D6262C" w:rsidR="00D92D0D" w:rsidRDefault="00D92D0D" w:rsidP="009700FD">
            <w:pPr>
              <w:cnfStyle w:val="000000000000" w:firstRow="0" w:lastRow="0" w:firstColumn="0" w:lastColumn="0" w:oddVBand="0" w:evenVBand="0" w:oddHBand="0" w:evenHBand="0" w:firstRowFirstColumn="0" w:firstRowLastColumn="0" w:lastRowFirstColumn="0" w:lastRowLastColumn="0"/>
            </w:pPr>
            <w:r>
              <w:t xml:space="preserve">Ramoji Lokam </w:t>
            </w:r>
          </w:p>
          <w:p w14:paraId="0FCDDB72" w14:textId="25A9AD71" w:rsidR="00D92D0D" w:rsidRPr="000B4C2B" w:rsidRDefault="00D92D0D" w:rsidP="009700FD">
            <w:pPr>
              <w:cnfStyle w:val="000000000000" w:firstRow="0" w:lastRow="0" w:firstColumn="0" w:lastColumn="0" w:oddVBand="0" w:evenVBand="0" w:oddHBand="0" w:evenHBand="0" w:firstRowFirstColumn="0" w:firstRowLastColumn="0" w:lastRowFirstColumn="0" w:lastRowLastColumn="0"/>
            </w:pPr>
            <w:r>
              <w:t>Shu</w:t>
            </w:r>
            <w:r w:rsidR="00AB4389">
              <w:t>b</w:t>
            </w:r>
            <w:r>
              <w:t>ham Sharma</w:t>
            </w:r>
          </w:p>
        </w:tc>
        <w:tc>
          <w:tcPr>
            <w:tcW w:w="721" w:type="pct"/>
          </w:tcPr>
          <w:p w14:paraId="6768545E"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28797D94" w14:textId="1352B174" w:rsidR="009700FD" w:rsidRPr="000B4C2B" w:rsidRDefault="009700FD" w:rsidP="009700FD"/>
        </w:tc>
      </w:tr>
      <w:tr w:rsidR="009700FD" w14:paraId="32083A51"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65CA5985" w14:textId="77777777" w:rsidR="009700FD" w:rsidRPr="00C154E1" w:rsidRDefault="009700FD" w:rsidP="009700FD">
            <w:pPr>
              <w:rPr>
                <w:b/>
                <w:smallCaps/>
                <w:color w:val="000000"/>
              </w:rPr>
            </w:pPr>
            <w:r w:rsidRPr="00C154E1">
              <w:rPr>
                <w:b/>
                <w:smallCaps/>
                <w:color w:val="000000"/>
              </w:rPr>
              <w:t>Reviewers</w:t>
            </w:r>
          </w:p>
        </w:tc>
        <w:tc>
          <w:tcPr>
            <w:tcW w:w="1647" w:type="pct"/>
          </w:tcPr>
          <w:p w14:paraId="1ED9417F" w14:textId="4E2E7F59" w:rsidR="009700FD" w:rsidRPr="000B4C2B" w:rsidRDefault="009700FD" w:rsidP="00B57F2A">
            <w:pPr>
              <w:cnfStyle w:val="000000000000" w:firstRow="0" w:lastRow="0" w:firstColumn="0" w:lastColumn="0" w:oddVBand="0" w:evenVBand="0" w:oddHBand="0" w:evenHBand="0" w:firstRowFirstColumn="0" w:firstRowLastColumn="0" w:lastRowFirstColumn="0" w:lastRowLastColumn="0"/>
            </w:pPr>
            <w:r w:rsidRPr="307E93B4">
              <w:rPr>
                <w:color w:val="000000" w:themeColor="text1"/>
              </w:rPr>
              <w:t xml:space="preserve">Project </w:t>
            </w:r>
            <w:r w:rsidR="00B57F2A">
              <w:rPr>
                <w:color w:val="000000" w:themeColor="text1"/>
              </w:rPr>
              <w:t>Lead</w:t>
            </w:r>
          </w:p>
        </w:tc>
        <w:tc>
          <w:tcPr>
            <w:tcW w:w="1081" w:type="pct"/>
          </w:tcPr>
          <w:p w14:paraId="0FB27A7C" w14:textId="545DA9BD" w:rsidR="009700FD" w:rsidRPr="000B4C2B" w:rsidRDefault="00340AB6" w:rsidP="009700FD">
            <w:pPr>
              <w:cnfStyle w:val="000000000000" w:firstRow="0" w:lastRow="0" w:firstColumn="0" w:lastColumn="0" w:oddVBand="0" w:evenVBand="0" w:oddHBand="0" w:evenHBand="0" w:firstRowFirstColumn="0" w:firstRowLastColumn="0" w:lastRowFirstColumn="0" w:lastRowLastColumn="0"/>
            </w:pPr>
            <w:r>
              <w:rPr>
                <w:color w:val="000000" w:themeColor="text1"/>
              </w:rPr>
              <w:t>Sujit Patra</w:t>
            </w:r>
          </w:p>
        </w:tc>
        <w:tc>
          <w:tcPr>
            <w:tcW w:w="721" w:type="pct"/>
          </w:tcPr>
          <w:p w14:paraId="4D119640"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36BDFFB9" w14:textId="666E6B75" w:rsidR="009700FD" w:rsidRPr="000B4C2B" w:rsidRDefault="009700FD" w:rsidP="009700FD"/>
        </w:tc>
      </w:tr>
      <w:tr w:rsidR="009700FD" w14:paraId="2E7A217F"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00B214AA" w14:textId="77777777" w:rsidR="009700FD" w:rsidRPr="00F332D8" w:rsidRDefault="009700FD" w:rsidP="009700FD">
            <w:pPr>
              <w:rPr>
                <w:b/>
                <w:smallCaps/>
                <w:color w:val="000000"/>
              </w:rPr>
            </w:pPr>
            <w:r w:rsidRPr="00F332D8">
              <w:rPr>
                <w:b/>
                <w:smallCaps/>
                <w:color w:val="000000"/>
              </w:rPr>
              <w:t xml:space="preserve">Approver </w:t>
            </w:r>
          </w:p>
        </w:tc>
        <w:tc>
          <w:tcPr>
            <w:tcW w:w="1647" w:type="pct"/>
          </w:tcPr>
          <w:p w14:paraId="4ACF6C10" w14:textId="1CD197DA" w:rsidR="009700FD" w:rsidRPr="00F65C5F" w:rsidRDefault="00B57F2A" w:rsidP="009700FD">
            <w:pPr>
              <w:cnfStyle w:val="000000000000" w:firstRow="0" w:lastRow="0" w:firstColumn="0" w:lastColumn="0" w:oddVBand="0" w:evenVBand="0" w:oddHBand="0" w:evenHBand="0" w:firstRowFirstColumn="0" w:firstRowLastColumn="0" w:lastRowFirstColumn="0" w:lastRowLastColumn="0"/>
              <w:rPr>
                <w:smallCaps/>
                <w:color w:val="000000"/>
              </w:rPr>
            </w:pPr>
            <w:r>
              <w:rPr>
                <w:color w:val="000000" w:themeColor="text1"/>
              </w:rPr>
              <w:t>P</w:t>
            </w:r>
            <w:r w:rsidRPr="00B57F2A">
              <w:rPr>
                <w:color w:val="000000" w:themeColor="text1"/>
              </w:rPr>
              <w:t>roject Manager</w:t>
            </w:r>
          </w:p>
        </w:tc>
        <w:tc>
          <w:tcPr>
            <w:tcW w:w="1081" w:type="pct"/>
          </w:tcPr>
          <w:p w14:paraId="12718565" w14:textId="253604C4"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rPr>
                <w:smallCaps/>
                <w:color w:val="000000"/>
              </w:rPr>
            </w:pPr>
            <w:r w:rsidRPr="6AE0A073">
              <w:rPr>
                <w:color w:val="000000" w:themeColor="text1"/>
              </w:rPr>
              <w:t>Raghavan Jaganathan</w:t>
            </w:r>
          </w:p>
        </w:tc>
        <w:tc>
          <w:tcPr>
            <w:tcW w:w="721" w:type="pct"/>
          </w:tcPr>
          <w:p w14:paraId="281741FE" w14:textId="77777777"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1F4B7FFF" w14:textId="351D49D0" w:rsidR="009700FD" w:rsidRPr="000B4C2B" w:rsidRDefault="00D925E2" w:rsidP="00D925E2">
            <w:r>
              <w:t xml:space="preserve"> </w:t>
            </w:r>
          </w:p>
        </w:tc>
      </w:tr>
    </w:tbl>
    <w:p w14:paraId="1E63C008" w14:textId="77777777" w:rsidR="00674820" w:rsidRDefault="00674820">
      <w:pPr>
        <w:rPr>
          <w:b/>
          <w:smallCaps/>
          <w:color w:val="000000"/>
        </w:rPr>
      </w:pPr>
    </w:p>
    <w:p w14:paraId="73CAC3E7" w14:textId="77777777" w:rsidR="00674820" w:rsidRDefault="00674820">
      <w:pPr>
        <w:rPr>
          <w:color w:val="000000"/>
        </w:rPr>
      </w:pPr>
      <w:r>
        <w:rPr>
          <w:b/>
          <w:smallCaps/>
          <w:color w:val="000000"/>
        </w:rPr>
        <w:t>Endor</w:t>
      </w:r>
      <w:r w:rsidR="00C154E1">
        <w:rPr>
          <w:b/>
          <w:smallCaps/>
          <w:color w:val="000000"/>
        </w:rPr>
        <w:t>sement by S</w:t>
      </w:r>
      <w:r>
        <w:rPr>
          <w:b/>
          <w:smallCaps/>
          <w:color w:val="000000"/>
        </w:rPr>
        <w:t xml:space="preserve">ystem Owner (internal) </w:t>
      </w:r>
    </w:p>
    <w:tbl>
      <w:tblPr>
        <w:tblStyle w:val="GridTable1Light-Accent21"/>
        <w:tblW w:w="5247" w:type="pct"/>
        <w:tblLook w:val="01A0" w:firstRow="1" w:lastRow="0" w:firstColumn="1" w:lastColumn="1" w:noHBand="0" w:noVBand="0"/>
      </w:tblPr>
      <w:tblGrid>
        <w:gridCol w:w="1601"/>
        <w:gridCol w:w="2537"/>
        <w:gridCol w:w="2123"/>
        <w:gridCol w:w="1400"/>
        <w:gridCol w:w="1395"/>
      </w:tblGrid>
      <w:tr w:rsidR="00674820" w14:paraId="4C083526" w14:textId="77777777" w:rsidTr="00F65C5F">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84" w:type="pct"/>
          </w:tcPr>
          <w:p w14:paraId="44CA5C52" w14:textId="77777777" w:rsidR="00674820" w:rsidRPr="00F65C5F" w:rsidRDefault="00674820">
            <w:pPr>
              <w:rPr>
                <w:b/>
                <w:smallCaps/>
              </w:rPr>
            </w:pPr>
          </w:p>
        </w:tc>
        <w:tc>
          <w:tcPr>
            <w:tcW w:w="1401" w:type="pct"/>
          </w:tcPr>
          <w:p w14:paraId="224482BE"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1172" w:type="pct"/>
          </w:tcPr>
          <w:p w14:paraId="39587B6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designation </w:t>
            </w:r>
          </w:p>
        </w:tc>
        <w:tc>
          <w:tcPr>
            <w:tcW w:w="773" w:type="pct"/>
          </w:tcPr>
          <w:p w14:paraId="12830A1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770" w:type="pct"/>
          </w:tcPr>
          <w:p w14:paraId="4826EEDE" w14:textId="77777777" w:rsidR="00674820" w:rsidRPr="00F65C5F" w:rsidRDefault="00674820">
            <w:pPr>
              <w:rPr>
                <w:b/>
                <w:smallCaps/>
              </w:rPr>
            </w:pPr>
            <w:r w:rsidRPr="00F65C5F">
              <w:rPr>
                <w:b/>
                <w:smallCaps/>
              </w:rPr>
              <w:t>date</w:t>
            </w:r>
          </w:p>
          <w:p w14:paraId="18A6A4AD" w14:textId="77777777" w:rsidR="00674820" w:rsidRPr="00F65C5F" w:rsidRDefault="00674820">
            <w:pPr>
              <w:rPr>
                <w:b/>
                <w:smallCaps/>
              </w:rPr>
            </w:pPr>
            <w:r w:rsidRPr="00F65C5F">
              <w:rPr>
                <w:b/>
                <w:smallCaps/>
              </w:rPr>
              <w:t>(dd-mm-yy)</w:t>
            </w:r>
          </w:p>
        </w:tc>
      </w:tr>
      <w:tr w:rsidR="00674820" w:rsidRPr="00A86C4B" w14:paraId="4E6D3FF1" w14:textId="77777777" w:rsidTr="00F65C5F">
        <w:trPr>
          <w:trHeight w:val="303"/>
        </w:trPr>
        <w:tc>
          <w:tcPr>
            <w:cnfStyle w:val="001000000000" w:firstRow="0" w:lastRow="0" w:firstColumn="1" w:lastColumn="0" w:oddVBand="0" w:evenVBand="0" w:oddHBand="0" w:evenHBand="0" w:firstRowFirstColumn="0" w:firstRowLastColumn="0" w:lastRowFirstColumn="0" w:lastRowLastColumn="0"/>
            <w:tcW w:w="884" w:type="pct"/>
          </w:tcPr>
          <w:p w14:paraId="71EBC466" w14:textId="77777777" w:rsidR="00674820" w:rsidRPr="00F65C5F" w:rsidRDefault="00A86C4B" w:rsidP="00905BA8">
            <w:pPr>
              <w:jc w:val="left"/>
              <w:rPr>
                <w:smallCaps/>
                <w:color w:val="000000"/>
              </w:rPr>
            </w:pPr>
            <w:r w:rsidRPr="00F65C5F">
              <w:rPr>
                <w:smallCaps/>
                <w:color w:val="000000"/>
              </w:rPr>
              <w:t>E</w:t>
            </w:r>
            <w:r w:rsidR="00674820" w:rsidRPr="00F65C5F">
              <w:rPr>
                <w:smallCaps/>
                <w:color w:val="000000"/>
              </w:rPr>
              <w:t xml:space="preserve">ndorsed by </w:t>
            </w:r>
            <w:r w:rsidRPr="00F65C5F">
              <w:rPr>
                <w:smallCaps/>
                <w:color w:val="000000"/>
              </w:rPr>
              <w:t>S</w:t>
            </w:r>
            <w:r w:rsidR="00674820" w:rsidRPr="00F65C5F">
              <w:rPr>
                <w:smallCaps/>
                <w:color w:val="000000"/>
              </w:rPr>
              <w:t xml:space="preserve">ystem </w:t>
            </w:r>
            <w:r w:rsidRPr="00F65C5F">
              <w:rPr>
                <w:smallCaps/>
                <w:color w:val="000000"/>
              </w:rPr>
              <w:t>O</w:t>
            </w:r>
            <w:r w:rsidR="00674820" w:rsidRPr="00F65C5F">
              <w:rPr>
                <w:smallCaps/>
                <w:color w:val="000000"/>
              </w:rPr>
              <w:t xml:space="preserve">wner </w:t>
            </w:r>
          </w:p>
        </w:tc>
        <w:tc>
          <w:tcPr>
            <w:tcW w:w="1401" w:type="pct"/>
          </w:tcPr>
          <w:p w14:paraId="7CDA75D6" w14:textId="1C93C2C9" w:rsidR="00674820" w:rsidRPr="00F65C5F" w:rsidRDefault="002B529A">
            <w:pPr>
              <w:cnfStyle w:val="000000000000" w:firstRow="0" w:lastRow="0" w:firstColumn="0" w:lastColumn="0" w:oddVBand="0" w:evenVBand="0" w:oddHBand="0" w:evenHBand="0" w:firstRowFirstColumn="0" w:firstRowLastColumn="0" w:lastRowFirstColumn="0" w:lastRowLastColumn="0"/>
            </w:pPr>
            <w:r>
              <w:rPr>
                <w:smallCaps/>
                <w:color w:val="000000"/>
              </w:rPr>
              <w:t>Chiew Lan Tan</w:t>
            </w:r>
          </w:p>
        </w:tc>
        <w:tc>
          <w:tcPr>
            <w:tcW w:w="1172" w:type="pct"/>
          </w:tcPr>
          <w:p w14:paraId="63E78B73" w14:textId="26C9B319" w:rsidR="00674820" w:rsidRPr="00F65C5F" w:rsidRDefault="0012677D">
            <w:pPr>
              <w:cnfStyle w:val="000000000000" w:firstRow="0" w:lastRow="0" w:firstColumn="0" w:lastColumn="0" w:oddVBand="0" w:evenVBand="0" w:oddHBand="0" w:evenHBand="0" w:firstRowFirstColumn="0" w:firstRowLastColumn="0" w:lastRowFirstColumn="0" w:lastRowLastColumn="0"/>
            </w:pPr>
            <w:r w:rsidRPr="00F65C5F">
              <w:rPr>
                <w:smallCaps/>
                <w:color w:val="000000"/>
              </w:rPr>
              <w:t xml:space="preserve">Senior </w:t>
            </w:r>
            <w:r w:rsidR="00021790" w:rsidRPr="00F65C5F">
              <w:rPr>
                <w:smallCaps/>
                <w:color w:val="000000"/>
              </w:rPr>
              <w:t>Director</w:t>
            </w:r>
          </w:p>
        </w:tc>
        <w:tc>
          <w:tcPr>
            <w:tcW w:w="773" w:type="pct"/>
          </w:tcPr>
          <w:p w14:paraId="44DDAC98" w14:textId="77777777"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70" w:type="pct"/>
          </w:tcPr>
          <w:p w14:paraId="073319B1" w14:textId="77777777" w:rsidR="00674820" w:rsidRPr="00A86C4B" w:rsidRDefault="00674820"/>
        </w:tc>
      </w:tr>
    </w:tbl>
    <w:p w14:paraId="503AD392" w14:textId="77777777" w:rsidR="00674820" w:rsidRPr="00A86C4B" w:rsidRDefault="00674820"/>
    <w:p w14:paraId="7BD36BC4" w14:textId="77777777" w:rsidR="00674820" w:rsidRDefault="00674820">
      <w:pPr>
        <w:rPr>
          <w:b/>
          <w:smallCaps/>
          <w:color w:val="000000"/>
        </w:rPr>
      </w:pPr>
    </w:p>
    <w:p w14:paraId="78DA3556" w14:textId="77777777" w:rsidR="00674820" w:rsidRDefault="00674820">
      <w:pPr>
        <w:rPr>
          <w:b/>
          <w:smallCaps/>
          <w:color w:val="000000"/>
        </w:rPr>
      </w:pPr>
      <w:r>
        <w:rPr>
          <w:b/>
          <w:smallCaps/>
          <w:color w:val="000000"/>
        </w:rPr>
        <w:t xml:space="preserve">release history </w:t>
      </w:r>
    </w:p>
    <w:tbl>
      <w:tblPr>
        <w:tblStyle w:val="GridTable1Light-Accent21"/>
        <w:tblW w:w="9072" w:type="dxa"/>
        <w:tblLook w:val="01A0" w:firstRow="1" w:lastRow="0" w:firstColumn="1" w:lastColumn="1" w:noHBand="0" w:noVBand="0"/>
      </w:tblPr>
      <w:tblGrid>
        <w:gridCol w:w="1106"/>
        <w:gridCol w:w="1984"/>
        <w:gridCol w:w="1701"/>
        <w:gridCol w:w="2410"/>
        <w:gridCol w:w="1871"/>
      </w:tblGrid>
      <w:tr w:rsidR="000B4C2B" w14:paraId="027E2AE6" w14:textId="77777777" w:rsidTr="00F6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663D1D40" w14:textId="77777777" w:rsidR="000B4C2B" w:rsidRPr="00F65C5F" w:rsidRDefault="000B4C2B" w:rsidP="000B4C2B">
            <w:pPr>
              <w:rPr>
                <w:b/>
                <w:smallCaps/>
              </w:rPr>
            </w:pPr>
            <w:r w:rsidRPr="00F65C5F">
              <w:rPr>
                <w:b/>
                <w:smallCaps/>
              </w:rPr>
              <w:t xml:space="preserve">Release Number </w:t>
            </w:r>
          </w:p>
        </w:tc>
        <w:tc>
          <w:tcPr>
            <w:tcW w:w="1984" w:type="dxa"/>
          </w:tcPr>
          <w:p w14:paraId="51980793"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associated change request number</w:t>
            </w:r>
          </w:p>
        </w:tc>
        <w:tc>
          <w:tcPr>
            <w:tcW w:w="1701" w:type="dxa"/>
          </w:tcPr>
          <w:p w14:paraId="50677EBF"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Date (mm,yyyy)</w:t>
            </w:r>
          </w:p>
        </w:tc>
        <w:tc>
          <w:tcPr>
            <w:tcW w:w="2410" w:type="dxa"/>
          </w:tcPr>
          <w:p w14:paraId="2D765841"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Brief Summary of changes</w:t>
            </w:r>
          </w:p>
        </w:tc>
        <w:tc>
          <w:tcPr>
            <w:cnfStyle w:val="000100000000" w:firstRow="0" w:lastRow="0" w:firstColumn="0" w:lastColumn="1" w:oddVBand="0" w:evenVBand="0" w:oddHBand="0" w:evenHBand="0" w:firstRowFirstColumn="0" w:firstRowLastColumn="0" w:lastRowFirstColumn="0" w:lastRowLastColumn="0"/>
            <w:tcW w:w="1871" w:type="dxa"/>
          </w:tcPr>
          <w:p w14:paraId="30247A8C" w14:textId="77777777" w:rsidR="000B4C2B" w:rsidRPr="00F65C5F" w:rsidRDefault="000B4C2B" w:rsidP="000B4C2B">
            <w:pPr>
              <w:spacing w:after="60"/>
              <w:rPr>
                <w:b/>
                <w:smallCaps/>
              </w:rPr>
            </w:pPr>
            <w:r w:rsidRPr="00F65C5F">
              <w:rPr>
                <w:b/>
                <w:smallCaps/>
              </w:rPr>
              <w:t>Author</w:t>
            </w:r>
          </w:p>
        </w:tc>
      </w:tr>
      <w:tr w:rsidR="0012677D" w14:paraId="77ECC062"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406B75" w14:textId="4D9129D8" w:rsidR="0012677D" w:rsidRDefault="00D925E2" w:rsidP="000B4C2B">
            <w:pPr>
              <w:tabs>
                <w:tab w:val="left" w:pos="5760"/>
              </w:tabs>
              <w:rPr>
                <w:color w:val="000000"/>
              </w:rPr>
            </w:pPr>
            <w:r>
              <w:rPr>
                <w:color w:val="000000"/>
              </w:rPr>
              <w:t>1.0</w:t>
            </w:r>
          </w:p>
        </w:tc>
        <w:tc>
          <w:tcPr>
            <w:tcW w:w="1984" w:type="dxa"/>
          </w:tcPr>
          <w:p w14:paraId="6B67404B" w14:textId="77777777" w:rsidR="0012677D" w:rsidRDefault="0012677D"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731A7774" w14:textId="63CB6098" w:rsidR="0012677D" w:rsidRDefault="0012677D"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r w:rsidR="00B02B69">
              <w:rPr>
                <w:color w:val="000000"/>
              </w:rPr>
              <w:t>3</w:t>
            </w:r>
            <w:r>
              <w:rPr>
                <w:color w:val="000000"/>
              </w:rPr>
              <w:t>.20</w:t>
            </w:r>
            <w:r w:rsidR="002B529A">
              <w:rPr>
                <w:color w:val="000000"/>
              </w:rPr>
              <w:t>21</w:t>
            </w:r>
          </w:p>
        </w:tc>
        <w:tc>
          <w:tcPr>
            <w:tcW w:w="2410" w:type="dxa"/>
          </w:tcPr>
          <w:p w14:paraId="596580DE" w14:textId="36B263E9" w:rsidR="0012677D" w:rsidRDefault="0012677D"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260DBBDC" w14:textId="4FE22E44" w:rsidR="0012677D" w:rsidRDefault="0012677D" w:rsidP="000B4C2B">
            <w:pPr>
              <w:tabs>
                <w:tab w:val="left" w:pos="5760"/>
              </w:tabs>
              <w:spacing w:after="60"/>
              <w:rPr>
                <w:color w:val="000000"/>
              </w:rPr>
            </w:pPr>
          </w:p>
        </w:tc>
      </w:tr>
      <w:tr w:rsidR="00905BA8" w14:paraId="3E9D55E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13E4B463" w14:textId="6BA4503D" w:rsidR="00905BA8" w:rsidRDefault="00905BA8" w:rsidP="000B4C2B">
            <w:pPr>
              <w:tabs>
                <w:tab w:val="left" w:pos="5760"/>
              </w:tabs>
              <w:rPr>
                <w:color w:val="000000"/>
              </w:rPr>
            </w:pPr>
          </w:p>
        </w:tc>
        <w:tc>
          <w:tcPr>
            <w:tcW w:w="1984" w:type="dxa"/>
          </w:tcPr>
          <w:p w14:paraId="47E8EF77"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4E37763B" w14:textId="19A72F58"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40BF92A5"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10699C49" w14:textId="77777777" w:rsidR="00905BA8" w:rsidRDefault="00905BA8" w:rsidP="000B4C2B">
            <w:pPr>
              <w:tabs>
                <w:tab w:val="left" w:pos="5760"/>
              </w:tabs>
              <w:spacing w:after="60"/>
              <w:rPr>
                <w:color w:val="000000"/>
              </w:rPr>
            </w:pPr>
          </w:p>
        </w:tc>
      </w:tr>
      <w:tr w:rsidR="00905BA8" w14:paraId="09C3F28E"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07746973" w14:textId="71BA9C37" w:rsidR="00905BA8" w:rsidRDefault="00905BA8" w:rsidP="000B4C2B">
            <w:pPr>
              <w:tabs>
                <w:tab w:val="left" w:pos="5760"/>
              </w:tabs>
              <w:rPr>
                <w:color w:val="000000"/>
              </w:rPr>
            </w:pPr>
          </w:p>
        </w:tc>
        <w:tc>
          <w:tcPr>
            <w:tcW w:w="1984" w:type="dxa"/>
          </w:tcPr>
          <w:p w14:paraId="17FE13CE"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094A9411" w14:textId="3DD00E1F"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0D1EF592"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7BF87A6" w14:textId="77777777" w:rsidR="00905BA8" w:rsidRDefault="00905BA8" w:rsidP="000B4C2B">
            <w:pPr>
              <w:tabs>
                <w:tab w:val="left" w:pos="5760"/>
              </w:tabs>
              <w:spacing w:after="60"/>
              <w:rPr>
                <w:color w:val="000000"/>
              </w:rPr>
            </w:pPr>
          </w:p>
        </w:tc>
      </w:tr>
      <w:tr w:rsidR="00905BA8" w14:paraId="51B6927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7822D550" w14:textId="0DEF1BFB" w:rsidR="00905BA8" w:rsidRDefault="00905BA8" w:rsidP="000B4C2B">
            <w:pPr>
              <w:tabs>
                <w:tab w:val="left" w:pos="5760"/>
              </w:tabs>
              <w:rPr>
                <w:color w:val="000000"/>
              </w:rPr>
            </w:pPr>
          </w:p>
        </w:tc>
        <w:tc>
          <w:tcPr>
            <w:tcW w:w="1984" w:type="dxa"/>
          </w:tcPr>
          <w:p w14:paraId="6B5E6215"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1EE5C1EE" w14:textId="1F07EBD5"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6F4D9C81"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0F79E0ED" w14:textId="77777777" w:rsidR="00905BA8" w:rsidRDefault="00905BA8" w:rsidP="000B4C2B">
            <w:pPr>
              <w:tabs>
                <w:tab w:val="left" w:pos="5760"/>
              </w:tabs>
              <w:spacing w:after="60"/>
              <w:rPr>
                <w:color w:val="000000"/>
              </w:rPr>
            </w:pPr>
          </w:p>
        </w:tc>
      </w:tr>
      <w:tr w:rsidR="00BF0034" w14:paraId="2C47CBF4"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8A9293" w14:textId="0FDBD4DF" w:rsidR="00BF0034" w:rsidRDefault="00BF0034" w:rsidP="000B4C2B">
            <w:pPr>
              <w:tabs>
                <w:tab w:val="left" w:pos="5760"/>
              </w:tabs>
              <w:rPr>
                <w:color w:val="000000"/>
              </w:rPr>
            </w:pPr>
          </w:p>
        </w:tc>
        <w:tc>
          <w:tcPr>
            <w:tcW w:w="1984" w:type="dxa"/>
          </w:tcPr>
          <w:p w14:paraId="0825E4E0" w14:textId="77777777" w:rsidR="00BF0034" w:rsidRDefault="00BF0034"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30CA2630" w14:textId="2911183E" w:rsidR="00BF0034" w:rsidRDefault="00BF0034"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5627DDD9" w14:textId="77777777" w:rsidR="00BF0034" w:rsidRDefault="00BF0034"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5276A293" w14:textId="77777777" w:rsidR="00BF0034" w:rsidRDefault="00BF0034" w:rsidP="000B4C2B">
            <w:pPr>
              <w:tabs>
                <w:tab w:val="left" w:pos="5760"/>
              </w:tabs>
              <w:spacing w:after="60"/>
              <w:rPr>
                <w:color w:val="000000"/>
              </w:rPr>
            </w:pPr>
          </w:p>
        </w:tc>
      </w:tr>
    </w:tbl>
    <w:p w14:paraId="2691D51A" w14:textId="77777777" w:rsidR="00674820" w:rsidRDefault="00674820">
      <w:pPr>
        <w:rPr>
          <w:smallCaps/>
          <w:color w:val="000000"/>
        </w:rPr>
        <w:sectPr w:rsidR="00674820" w:rsidSect="00A3306A">
          <w:headerReference w:type="default" r:id="rId12"/>
          <w:footerReference w:type="default" r:id="rId13"/>
          <w:headerReference w:type="first" r:id="rId14"/>
          <w:footerReference w:type="first" r:id="rId15"/>
          <w:pgSz w:w="12240" w:h="15840" w:code="1"/>
          <w:pgMar w:top="1440" w:right="1800" w:bottom="1440" w:left="1800" w:header="720" w:footer="720" w:gutter="0"/>
          <w:cols w:space="720"/>
          <w:titlePg/>
        </w:sectPr>
      </w:pPr>
    </w:p>
    <w:p w14:paraId="49B0090C" w14:textId="115B8CD9" w:rsidR="00674820" w:rsidRDefault="00AA53B1" w:rsidP="003E2550">
      <w:pPr>
        <w:pStyle w:val="Heading1"/>
      </w:pPr>
      <w:bookmarkStart w:id="2" w:name="_Toc446602763"/>
      <w:bookmarkStart w:id="3" w:name="_Toc446606704"/>
      <w:bookmarkStart w:id="4" w:name="_Toc446924215"/>
      <w:bookmarkStart w:id="5" w:name="_Toc446929228"/>
      <w:bookmarkStart w:id="6" w:name="_Toc446929768"/>
      <w:bookmarkStart w:id="7" w:name="_Toc447040077"/>
      <w:bookmarkStart w:id="8" w:name="_Toc447115373"/>
      <w:bookmarkStart w:id="9" w:name="_Toc447117507"/>
      <w:bookmarkStart w:id="10" w:name="_Toc447120619"/>
      <w:bookmarkStart w:id="11" w:name="_Toc447195120"/>
      <w:bookmarkStart w:id="12" w:name="_Toc447734086"/>
      <w:bookmarkStart w:id="13" w:name="_Toc447883040"/>
      <w:bookmarkStart w:id="14" w:name="_Toc448225543"/>
      <w:bookmarkStart w:id="15" w:name="_Toc448310875"/>
      <w:bookmarkStart w:id="16" w:name="_Toc448486630"/>
      <w:bookmarkStart w:id="17" w:name="_Toc448742958"/>
      <w:bookmarkStart w:id="18" w:name="_Toc448930449"/>
      <w:bookmarkStart w:id="19" w:name="_Toc77159335"/>
      <w:bookmarkEnd w:id="1"/>
      <w:r>
        <w:lastRenderedPageBreak/>
        <w:t>Table of C</w:t>
      </w:r>
      <w:r w:rsidR="00674820" w:rsidRPr="00AA53B1">
        <w:t>ontents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718E82F" w14:textId="0A0040D9" w:rsidR="00BE37C6" w:rsidRDefault="00110E66">
      <w:pPr>
        <w:pStyle w:val="TOC1"/>
        <w:rPr>
          <w:rFonts w:asciiTheme="minorHAnsi" w:eastAsiaTheme="minorEastAsia" w:hAnsiTheme="minorHAnsi" w:cstheme="minorBidi"/>
          <w:b w:val="0"/>
          <w:noProof/>
          <w:sz w:val="22"/>
          <w:szCs w:val="22"/>
          <w:lang w:val="en-SG" w:eastAsia="en-SG" w:bidi="ta-IN"/>
        </w:rPr>
      </w:pPr>
      <w:r>
        <w:rPr>
          <w:color w:val="000000"/>
        </w:rPr>
        <w:fldChar w:fldCharType="begin"/>
      </w:r>
      <w:r>
        <w:rPr>
          <w:color w:val="000000"/>
        </w:rPr>
        <w:instrText xml:space="preserve"> TOC \o "1-3" \h \z \u </w:instrText>
      </w:r>
      <w:r>
        <w:rPr>
          <w:color w:val="000000"/>
        </w:rPr>
        <w:fldChar w:fldCharType="separate"/>
      </w:r>
      <w:hyperlink w:anchor="_Toc77159335" w:history="1">
        <w:r w:rsidR="00BE37C6" w:rsidRPr="004E0963">
          <w:rPr>
            <w:rStyle w:val="Hyperlink"/>
            <w:noProof/>
          </w:rPr>
          <w:t>Table of Contents</w:t>
        </w:r>
        <w:r w:rsidR="00BE37C6">
          <w:rPr>
            <w:noProof/>
            <w:webHidden/>
          </w:rPr>
          <w:tab/>
        </w:r>
        <w:r w:rsidR="00BE37C6">
          <w:rPr>
            <w:noProof/>
            <w:webHidden/>
          </w:rPr>
          <w:fldChar w:fldCharType="begin"/>
        </w:r>
        <w:r w:rsidR="00BE37C6">
          <w:rPr>
            <w:noProof/>
            <w:webHidden/>
          </w:rPr>
          <w:instrText xml:space="preserve"> PAGEREF _Toc77159335 \h </w:instrText>
        </w:r>
        <w:r w:rsidR="00BE37C6">
          <w:rPr>
            <w:noProof/>
            <w:webHidden/>
          </w:rPr>
        </w:r>
        <w:r w:rsidR="00BE37C6">
          <w:rPr>
            <w:noProof/>
            <w:webHidden/>
          </w:rPr>
          <w:fldChar w:fldCharType="separate"/>
        </w:r>
        <w:r w:rsidR="00BE37C6">
          <w:rPr>
            <w:noProof/>
            <w:webHidden/>
          </w:rPr>
          <w:t>3</w:t>
        </w:r>
        <w:r w:rsidR="00BE37C6">
          <w:rPr>
            <w:noProof/>
            <w:webHidden/>
          </w:rPr>
          <w:fldChar w:fldCharType="end"/>
        </w:r>
      </w:hyperlink>
    </w:p>
    <w:p w14:paraId="31901563" w14:textId="66F41CDB" w:rsidR="00BE37C6" w:rsidRDefault="00816710">
      <w:pPr>
        <w:pStyle w:val="TOC1"/>
        <w:rPr>
          <w:rFonts w:asciiTheme="minorHAnsi" w:eastAsiaTheme="minorEastAsia" w:hAnsiTheme="minorHAnsi" w:cstheme="minorBidi"/>
          <w:b w:val="0"/>
          <w:noProof/>
          <w:sz w:val="22"/>
          <w:szCs w:val="22"/>
          <w:lang w:val="en-SG" w:eastAsia="en-SG" w:bidi="ta-IN"/>
        </w:rPr>
      </w:pPr>
      <w:hyperlink w:anchor="_Toc77159336" w:history="1">
        <w:r w:rsidR="00BE37C6" w:rsidRPr="004E0963">
          <w:rPr>
            <w:rStyle w:val="Hyperlink"/>
            <w:noProof/>
          </w:rPr>
          <w:t>Introduction</w:t>
        </w:r>
        <w:r w:rsidR="00BE37C6">
          <w:rPr>
            <w:noProof/>
            <w:webHidden/>
          </w:rPr>
          <w:tab/>
        </w:r>
        <w:r w:rsidR="00BE37C6">
          <w:rPr>
            <w:noProof/>
            <w:webHidden/>
          </w:rPr>
          <w:fldChar w:fldCharType="begin"/>
        </w:r>
        <w:r w:rsidR="00BE37C6">
          <w:rPr>
            <w:noProof/>
            <w:webHidden/>
          </w:rPr>
          <w:instrText xml:space="preserve"> PAGEREF _Toc77159336 \h </w:instrText>
        </w:r>
        <w:r w:rsidR="00BE37C6">
          <w:rPr>
            <w:noProof/>
            <w:webHidden/>
          </w:rPr>
        </w:r>
        <w:r w:rsidR="00BE37C6">
          <w:rPr>
            <w:noProof/>
            <w:webHidden/>
          </w:rPr>
          <w:fldChar w:fldCharType="separate"/>
        </w:r>
        <w:r w:rsidR="00BE37C6">
          <w:rPr>
            <w:noProof/>
            <w:webHidden/>
          </w:rPr>
          <w:t>4</w:t>
        </w:r>
        <w:r w:rsidR="00BE37C6">
          <w:rPr>
            <w:noProof/>
            <w:webHidden/>
          </w:rPr>
          <w:fldChar w:fldCharType="end"/>
        </w:r>
      </w:hyperlink>
    </w:p>
    <w:p w14:paraId="7F914749" w14:textId="240C926C"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37" w:history="1">
        <w:r w:rsidR="00BE37C6" w:rsidRPr="004E0963">
          <w:rPr>
            <w:rStyle w:val="Hyperlink"/>
            <w:noProof/>
            <w:spacing w:val="5"/>
          </w:rPr>
          <w:t>A.</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spacing w:val="5"/>
          </w:rPr>
          <w:t>Definitions and Abbreviations</w:t>
        </w:r>
        <w:r w:rsidR="00BE37C6">
          <w:rPr>
            <w:noProof/>
            <w:webHidden/>
          </w:rPr>
          <w:tab/>
        </w:r>
        <w:r w:rsidR="00BE37C6">
          <w:rPr>
            <w:noProof/>
            <w:webHidden/>
          </w:rPr>
          <w:fldChar w:fldCharType="begin"/>
        </w:r>
        <w:r w:rsidR="00BE37C6">
          <w:rPr>
            <w:noProof/>
            <w:webHidden/>
          </w:rPr>
          <w:instrText xml:space="preserve"> PAGEREF _Toc77159337 \h </w:instrText>
        </w:r>
        <w:r w:rsidR="00BE37C6">
          <w:rPr>
            <w:noProof/>
            <w:webHidden/>
          </w:rPr>
        </w:r>
        <w:r w:rsidR="00BE37C6">
          <w:rPr>
            <w:noProof/>
            <w:webHidden/>
          </w:rPr>
          <w:fldChar w:fldCharType="separate"/>
        </w:r>
        <w:r w:rsidR="00BE37C6">
          <w:rPr>
            <w:noProof/>
            <w:webHidden/>
          </w:rPr>
          <w:t>4</w:t>
        </w:r>
        <w:r w:rsidR="00BE37C6">
          <w:rPr>
            <w:noProof/>
            <w:webHidden/>
          </w:rPr>
          <w:fldChar w:fldCharType="end"/>
        </w:r>
      </w:hyperlink>
    </w:p>
    <w:p w14:paraId="0368B0F0" w14:textId="69EED2FD"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38" w:history="1">
        <w:r w:rsidR="00BE37C6" w:rsidRPr="004E0963">
          <w:rPr>
            <w:rStyle w:val="Hyperlink"/>
            <w:noProof/>
            <w:spacing w:val="5"/>
          </w:rPr>
          <w:t>B.</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spacing w:val="5"/>
          </w:rPr>
          <w:t>References</w:t>
        </w:r>
        <w:r w:rsidR="00BE37C6">
          <w:rPr>
            <w:noProof/>
            <w:webHidden/>
          </w:rPr>
          <w:tab/>
        </w:r>
        <w:r w:rsidR="00BE37C6">
          <w:rPr>
            <w:noProof/>
            <w:webHidden/>
          </w:rPr>
          <w:fldChar w:fldCharType="begin"/>
        </w:r>
        <w:r w:rsidR="00BE37C6">
          <w:rPr>
            <w:noProof/>
            <w:webHidden/>
          </w:rPr>
          <w:instrText xml:space="preserve"> PAGEREF _Toc77159338 \h </w:instrText>
        </w:r>
        <w:r w:rsidR="00BE37C6">
          <w:rPr>
            <w:noProof/>
            <w:webHidden/>
          </w:rPr>
        </w:r>
        <w:r w:rsidR="00BE37C6">
          <w:rPr>
            <w:noProof/>
            <w:webHidden/>
          </w:rPr>
          <w:fldChar w:fldCharType="separate"/>
        </w:r>
        <w:r w:rsidR="00BE37C6">
          <w:rPr>
            <w:noProof/>
            <w:webHidden/>
          </w:rPr>
          <w:t>6</w:t>
        </w:r>
        <w:r w:rsidR="00BE37C6">
          <w:rPr>
            <w:noProof/>
            <w:webHidden/>
          </w:rPr>
          <w:fldChar w:fldCharType="end"/>
        </w:r>
      </w:hyperlink>
    </w:p>
    <w:p w14:paraId="62588C93" w14:textId="38E7DD22" w:rsidR="00BE37C6" w:rsidRDefault="00816710">
      <w:pPr>
        <w:pStyle w:val="TOC1"/>
        <w:rPr>
          <w:rFonts w:asciiTheme="minorHAnsi" w:eastAsiaTheme="minorEastAsia" w:hAnsiTheme="minorHAnsi" w:cstheme="minorBidi"/>
          <w:b w:val="0"/>
          <w:noProof/>
          <w:sz w:val="22"/>
          <w:szCs w:val="22"/>
          <w:lang w:val="en-SG" w:eastAsia="en-SG" w:bidi="ta-IN"/>
        </w:rPr>
      </w:pPr>
      <w:hyperlink w:anchor="_Toc77159339" w:history="1">
        <w:r w:rsidR="00BE37C6" w:rsidRPr="004E0963">
          <w:rPr>
            <w:rStyle w:val="Hyperlink"/>
            <w:noProof/>
          </w:rPr>
          <w:t>Audit Trail Functional Requirements</w:t>
        </w:r>
        <w:r w:rsidR="00BE37C6">
          <w:rPr>
            <w:noProof/>
            <w:webHidden/>
          </w:rPr>
          <w:tab/>
        </w:r>
        <w:r w:rsidR="00BE37C6">
          <w:rPr>
            <w:noProof/>
            <w:webHidden/>
          </w:rPr>
          <w:fldChar w:fldCharType="begin"/>
        </w:r>
        <w:r w:rsidR="00BE37C6">
          <w:rPr>
            <w:noProof/>
            <w:webHidden/>
          </w:rPr>
          <w:instrText xml:space="preserve"> PAGEREF _Toc77159339 \h </w:instrText>
        </w:r>
        <w:r w:rsidR="00BE37C6">
          <w:rPr>
            <w:noProof/>
            <w:webHidden/>
          </w:rPr>
        </w:r>
        <w:r w:rsidR="00BE37C6">
          <w:rPr>
            <w:noProof/>
            <w:webHidden/>
          </w:rPr>
          <w:fldChar w:fldCharType="separate"/>
        </w:r>
        <w:r w:rsidR="00BE37C6">
          <w:rPr>
            <w:noProof/>
            <w:webHidden/>
          </w:rPr>
          <w:t>7</w:t>
        </w:r>
        <w:r w:rsidR="00BE37C6">
          <w:rPr>
            <w:noProof/>
            <w:webHidden/>
          </w:rPr>
          <w:fldChar w:fldCharType="end"/>
        </w:r>
      </w:hyperlink>
    </w:p>
    <w:p w14:paraId="7A15D5BD" w14:textId="1261201E"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40" w:history="1">
        <w:r w:rsidR="00BE37C6" w:rsidRPr="004E0963">
          <w:rPr>
            <w:rStyle w:val="Hyperlink"/>
            <w:noProof/>
          </w:rPr>
          <w:t>1.</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rPr>
          <w:t>Audit Trail Overview</w:t>
        </w:r>
        <w:r w:rsidR="00BE37C6">
          <w:rPr>
            <w:noProof/>
            <w:webHidden/>
          </w:rPr>
          <w:tab/>
        </w:r>
        <w:r w:rsidR="00BE37C6">
          <w:rPr>
            <w:noProof/>
            <w:webHidden/>
          </w:rPr>
          <w:fldChar w:fldCharType="begin"/>
        </w:r>
        <w:r w:rsidR="00BE37C6">
          <w:rPr>
            <w:noProof/>
            <w:webHidden/>
          </w:rPr>
          <w:instrText xml:space="preserve"> PAGEREF _Toc77159340 \h </w:instrText>
        </w:r>
        <w:r w:rsidR="00BE37C6">
          <w:rPr>
            <w:noProof/>
            <w:webHidden/>
          </w:rPr>
        </w:r>
        <w:r w:rsidR="00BE37C6">
          <w:rPr>
            <w:noProof/>
            <w:webHidden/>
          </w:rPr>
          <w:fldChar w:fldCharType="separate"/>
        </w:r>
        <w:r w:rsidR="00BE37C6">
          <w:rPr>
            <w:noProof/>
            <w:webHidden/>
          </w:rPr>
          <w:t>7</w:t>
        </w:r>
        <w:r w:rsidR="00BE37C6">
          <w:rPr>
            <w:noProof/>
            <w:webHidden/>
          </w:rPr>
          <w:fldChar w:fldCharType="end"/>
        </w:r>
      </w:hyperlink>
    </w:p>
    <w:p w14:paraId="32B5BAE8" w14:textId="7286EB35"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41" w:history="1">
        <w:r w:rsidR="00BE37C6" w:rsidRPr="004E0963">
          <w:rPr>
            <w:rStyle w:val="Hyperlink"/>
            <w:noProof/>
          </w:rPr>
          <w:t>1.1</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Audit Trail Data Collector</w:t>
        </w:r>
        <w:r w:rsidR="00BE37C6">
          <w:rPr>
            <w:noProof/>
            <w:webHidden/>
          </w:rPr>
          <w:tab/>
        </w:r>
        <w:r w:rsidR="00BE37C6">
          <w:rPr>
            <w:noProof/>
            <w:webHidden/>
          </w:rPr>
          <w:fldChar w:fldCharType="begin"/>
        </w:r>
        <w:r w:rsidR="00BE37C6">
          <w:rPr>
            <w:noProof/>
            <w:webHidden/>
          </w:rPr>
          <w:instrText xml:space="preserve"> PAGEREF _Toc77159341 \h </w:instrText>
        </w:r>
        <w:r w:rsidR="00BE37C6">
          <w:rPr>
            <w:noProof/>
            <w:webHidden/>
          </w:rPr>
        </w:r>
        <w:r w:rsidR="00BE37C6">
          <w:rPr>
            <w:noProof/>
            <w:webHidden/>
          </w:rPr>
          <w:fldChar w:fldCharType="separate"/>
        </w:r>
        <w:r w:rsidR="00BE37C6">
          <w:rPr>
            <w:noProof/>
            <w:webHidden/>
          </w:rPr>
          <w:t>7</w:t>
        </w:r>
        <w:r w:rsidR="00BE37C6">
          <w:rPr>
            <w:noProof/>
            <w:webHidden/>
          </w:rPr>
          <w:fldChar w:fldCharType="end"/>
        </w:r>
      </w:hyperlink>
    </w:p>
    <w:p w14:paraId="00D02AE1" w14:textId="2A549E7E"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42" w:history="1">
        <w:r w:rsidR="00BE37C6" w:rsidRPr="004E0963">
          <w:rPr>
            <w:rStyle w:val="Hyperlink"/>
            <w:noProof/>
          </w:rPr>
          <w:t>1.2</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Audit Type</w:t>
        </w:r>
        <w:r w:rsidR="00BE37C6">
          <w:rPr>
            <w:noProof/>
            <w:webHidden/>
          </w:rPr>
          <w:tab/>
        </w:r>
        <w:r w:rsidR="00BE37C6">
          <w:rPr>
            <w:noProof/>
            <w:webHidden/>
          </w:rPr>
          <w:fldChar w:fldCharType="begin"/>
        </w:r>
        <w:r w:rsidR="00BE37C6">
          <w:rPr>
            <w:noProof/>
            <w:webHidden/>
          </w:rPr>
          <w:instrText xml:space="preserve"> PAGEREF _Toc77159342 \h </w:instrText>
        </w:r>
        <w:r w:rsidR="00BE37C6">
          <w:rPr>
            <w:noProof/>
            <w:webHidden/>
          </w:rPr>
        </w:r>
        <w:r w:rsidR="00BE37C6">
          <w:rPr>
            <w:noProof/>
            <w:webHidden/>
          </w:rPr>
          <w:fldChar w:fldCharType="separate"/>
        </w:r>
        <w:r w:rsidR="00BE37C6">
          <w:rPr>
            <w:noProof/>
            <w:webHidden/>
          </w:rPr>
          <w:t>7</w:t>
        </w:r>
        <w:r w:rsidR="00BE37C6">
          <w:rPr>
            <w:noProof/>
            <w:webHidden/>
          </w:rPr>
          <w:fldChar w:fldCharType="end"/>
        </w:r>
      </w:hyperlink>
    </w:p>
    <w:p w14:paraId="4D09AFFC" w14:textId="3A02F1DE"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43" w:history="1">
        <w:r w:rsidR="00BE37C6" w:rsidRPr="004E0963">
          <w:rPr>
            <w:rStyle w:val="Hyperlink"/>
            <w:noProof/>
          </w:rPr>
          <w:t>1.3</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Viewing Audit Trail</w:t>
        </w:r>
        <w:r w:rsidR="00BE37C6">
          <w:rPr>
            <w:noProof/>
            <w:webHidden/>
          </w:rPr>
          <w:tab/>
        </w:r>
        <w:r w:rsidR="00BE37C6">
          <w:rPr>
            <w:noProof/>
            <w:webHidden/>
          </w:rPr>
          <w:fldChar w:fldCharType="begin"/>
        </w:r>
        <w:r w:rsidR="00BE37C6">
          <w:rPr>
            <w:noProof/>
            <w:webHidden/>
          </w:rPr>
          <w:instrText xml:space="preserve"> PAGEREF _Toc77159343 \h </w:instrText>
        </w:r>
        <w:r w:rsidR="00BE37C6">
          <w:rPr>
            <w:noProof/>
            <w:webHidden/>
          </w:rPr>
        </w:r>
        <w:r w:rsidR="00BE37C6">
          <w:rPr>
            <w:noProof/>
            <w:webHidden/>
          </w:rPr>
          <w:fldChar w:fldCharType="separate"/>
        </w:r>
        <w:r w:rsidR="00BE37C6">
          <w:rPr>
            <w:noProof/>
            <w:webHidden/>
          </w:rPr>
          <w:t>8</w:t>
        </w:r>
        <w:r w:rsidR="00BE37C6">
          <w:rPr>
            <w:noProof/>
            <w:webHidden/>
          </w:rPr>
          <w:fldChar w:fldCharType="end"/>
        </w:r>
      </w:hyperlink>
    </w:p>
    <w:p w14:paraId="07B143DF" w14:textId="5E325477"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44" w:history="1">
        <w:r w:rsidR="00BE37C6" w:rsidRPr="004E0963">
          <w:rPr>
            <w:rStyle w:val="Hyperlink"/>
            <w:noProof/>
          </w:rPr>
          <w:t>1.4</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Audit Requirement</w:t>
        </w:r>
        <w:r w:rsidR="00BE37C6">
          <w:rPr>
            <w:noProof/>
            <w:webHidden/>
          </w:rPr>
          <w:tab/>
        </w:r>
        <w:r w:rsidR="00BE37C6">
          <w:rPr>
            <w:noProof/>
            <w:webHidden/>
          </w:rPr>
          <w:fldChar w:fldCharType="begin"/>
        </w:r>
        <w:r w:rsidR="00BE37C6">
          <w:rPr>
            <w:noProof/>
            <w:webHidden/>
          </w:rPr>
          <w:instrText xml:space="preserve"> PAGEREF _Toc77159344 \h </w:instrText>
        </w:r>
        <w:r w:rsidR="00BE37C6">
          <w:rPr>
            <w:noProof/>
            <w:webHidden/>
          </w:rPr>
        </w:r>
        <w:r w:rsidR="00BE37C6">
          <w:rPr>
            <w:noProof/>
            <w:webHidden/>
          </w:rPr>
          <w:fldChar w:fldCharType="separate"/>
        </w:r>
        <w:r w:rsidR="00BE37C6">
          <w:rPr>
            <w:noProof/>
            <w:webHidden/>
          </w:rPr>
          <w:t>9</w:t>
        </w:r>
        <w:r w:rsidR="00BE37C6">
          <w:rPr>
            <w:noProof/>
            <w:webHidden/>
          </w:rPr>
          <w:fldChar w:fldCharType="end"/>
        </w:r>
      </w:hyperlink>
    </w:p>
    <w:p w14:paraId="3685817A" w14:textId="053E12C4"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45" w:history="1">
        <w:r w:rsidR="00BE37C6" w:rsidRPr="004E0963">
          <w:rPr>
            <w:rStyle w:val="Hyperlink"/>
            <w:noProof/>
          </w:rPr>
          <w:t>1.5</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Use Case Diagram for Audit Data Collector and Audit Viewing</w:t>
        </w:r>
        <w:r w:rsidR="00BE37C6">
          <w:rPr>
            <w:noProof/>
            <w:webHidden/>
          </w:rPr>
          <w:tab/>
        </w:r>
        <w:r w:rsidR="00BE37C6">
          <w:rPr>
            <w:noProof/>
            <w:webHidden/>
          </w:rPr>
          <w:fldChar w:fldCharType="begin"/>
        </w:r>
        <w:r w:rsidR="00BE37C6">
          <w:rPr>
            <w:noProof/>
            <w:webHidden/>
          </w:rPr>
          <w:instrText xml:space="preserve"> PAGEREF _Toc77159345 \h </w:instrText>
        </w:r>
        <w:r w:rsidR="00BE37C6">
          <w:rPr>
            <w:noProof/>
            <w:webHidden/>
          </w:rPr>
        </w:r>
        <w:r w:rsidR="00BE37C6">
          <w:rPr>
            <w:noProof/>
            <w:webHidden/>
          </w:rPr>
          <w:fldChar w:fldCharType="separate"/>
        </w:r>
        <w:r w:rsidR="00BE37C6">
          <w:rPr>
            <w:noProof/>
            <w:webHidden/>
          </w:rPr>
          <w:t>13</w:t>
        </w:r>
        <w:r w:rsidR="00BE37C6">
          <w:rPr>
            <w:noProof/>
            <w:webHidden/>
          </w:rPr>
          <w:fldChar w:fldCharType="end"/>
        </w:r>
      </w:hyperlink>
    </w:p>
    <w:p w14:paraId="3AC4F964" w14:textId="5B3C35C6" w:rsidR="00BE37C6" w:rsidRDefault="00816710">
      <w:pPr>
        <w:pStyle w:val="TOC1"/>
        <w:rPr>
          <w:rFonts w:asciiTheme="minorHAnsi" w:eastAsiaTheme="minorEastAsia" w:hAnsiTheme="minorHAnsi" w:cstheme="minorBidi"/>
          <w:b w:val="0"/>
          <w:noProof/>
          <w:sz w:val="22"/>
          <w:szCs w:val="22"/>
          <w:lang w:val="en-SG" w:eastAsia="en-SG" w:bidi="ta-IN"/>
        </w:rPr>
      </w:pPr>
      <w:hyperlink w:anchor="_Toc77159346" w:history="1">
        <w:r w:rsidR="00BE37C6" w:rsidRPr="004E0963">
          <w:rPr>
            <w:rStyle w:val="Hyperlink"/>
            <w:noProof/>
          </w:rPr>
          <w:t>Code Maintenance Functional Requirements</w:t>
        </w:r>
        <w:r w:rsidR="00BE37C6">
          <w:rPr>
            <w:noProof/>
            <w:webHidden/>
          </w:rPr>
          <w:tab/>
        </w:r>
        <w:r w:rsidR="00BE37C6">
          <w:rPr>
            <w:noProof/>
            <w:webHidden/>
          </w:rPr>
          <w:fldChar w:fldCharType="begin"/>
        </w:r>
        <w:r w:rsidR="00BE37C6">
          <w:rPr>
            <w:noProof/>
            <w:webHidden/>
          </w:rPr>
          <w:instrText xml:space="preserve"> PAGEREF _Toc77159346 \h </w:instrText>
        </w:r>
        <w:r w:rsidR="00BE37C6">
          <w:rPr>
            <w:noProof/>
            <w:webHidden/>
          </w:rPr>
        </w:r>
        <w:r w:rsidR="00BE37C6">
          <w:rPr>
            <w:noProof/>
            <w:webHidden/>
          </w:rPr>
          <w:fldChar w:fldCharType="separate"/>
        </w:r>
        <w:r w:rsidR="00BE37C6">
          <w:rPr>
            <w:noProof/>
            <w:webHidden/>
          </w:rPr>
          <w:t>14</w:t>
        </w:r>
        <w:r w:rsidR="00BE37C6">
          <w:rPr>
            <w:noProof/>
            <w:webHidden/>
          </w:rPr>
          <w:fldChar w:fldCharType="end"/>
        </w:r>
      </w:hyperlink>
    </w:p>
    <w:p w14:paraId="31A04387" w14:textId="193BEABD"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47" w:history="1">
        <w:r w:rsidR="00BE37C6" w:rsidRPr="004E0963">
          <w:rPr>
            <w:rStyle w:val="Hyperlink"/>
            <w:noProof/>
          </w:rPr>
          <w:t>2.</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rPr>
          <w:t>Code Maintenance Overview</w:t>
        </w:r>
        <w:r w:rsidR="00BE37C6">
          <w:rPr>
            <w:noProof/>
            <w:webHidden/>
          </w:rPr>
          <w:tab/>
        </w:r>
        <w:r w:rsidR="00BE37C6">
          <w:rPr>
            <w:noProof/>
            <w:webHidden/>
          </w:rPr>
          <w:fldChar w:fldCharType="begin"/>
        </w:r>
        <w:r w:rsidR="00BE37C6">
          <w:rPr>
            <w:noProof/>
            <w:webHidden/>
          </w:rPr>
          <w:instrText xml:space="preserve"> PAGEREF _Toc77159347 \h </w:instrText>
        </w:r>
        <w:r w:rsidR="00BE37C6">
          <w:rPr>
            <w:noProof/>
            <w:webHidden/>
          </w:rPr>
        </w:r>
        <w:r w:rsidR="00BE37C6">
          <w:rPr>
            <w:noProof/>
            <w:webHidden/>
          </w:rPr>
          <w:fldChar w:fldCharType="separate"/>
        </w:r>
        <w:r w:rsidR="00BE37C6">
          <w:rPr>
            <w:noProof/>
            <w:webHidden/>
          </w:rPr>
          <w:t>14</w:t>
        </w:r>
        <w:r w:rsidR="00BE37C6">
          <w:rPr>
            <w:noProof/>
            <w:webHidden/>
          </w:rPr>
          <w:fldChar w:fldCharType="end"/>
        </w:r>
      </w:hyperlink>
    </w:p>
    <w:p w14:paraId="6C4B4F7B" w14:textId="75C23222"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48" w:history="1">
        <w:r w:rsidR="00BE37C6" w:rsidRPr="004E0963">
          <w:rPr>
            <w:rStyle w:val="Hyperlink"/>
            <w:noProof/>
          </w:rPr>
          <w:t>2.1</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Code Maintenance to create, update, view.</w:t>
        </w:r>
        <w:r w:rsidR="00BE37C6">
          <w:rPr>
            <w:noProof/>
            <w:webHidden/>
          </w:rPr>
          <w:tab/>
        </w:r>
        <w:r w:rsidR="00BE37C6">
          <w:rPr>
            <w:noProof/>
            <w:webHidden/>
          </w:rPr>
          <w:fldChar w:fldCharType="begin"/>
        </w:r>
        <w:r w:rsidR="00BE37C6">
          <w:rPr>
            <w:noProof/>
            <w:webHidden/>
          </w:rPr>
          <w:instrText xml:space="preserve"> PAGEREF _Toc77159348 \h </w:instrText>
        </w:r>
        <w:r w:rsidR="00BE37C6">
          <w:rPr>
            <w:noProof/>
            <w:webHidden/>
          </w:rPr>
        </w:r>
        <w:r w:rsidR="00BE37C6">
          <w:rPr>
            <w:noProof/>
            <w:webHidden/>
          </w:rPr>
          <w:fldChar w:fldCharType="separate"/>
        </w:r>
        <w:r w:rsidR="00BE37C6">
          <w:rPr>
            <w:noProof/>
            <w:webHidden/>
          </w:rPr>
          <w:t>14</w:t>
        </w:r>
        <w:r w:rsidR="00BE37C6">
          <w:rPr>
            <w:noProof/>
            <w:webHidden/>
          </w:rPr>
          <w:fldChar w:fldCharType="end"/>
        </w:r>
      </w:hyperlink>
    </w:p>
    <w:p w14:paraId="20351FCA" w14:textId="19D5E30C"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49" w:history="1">
        <w:r w:rsidR="00BE37C6" w:rsidRPr="004E0963">
          <w:rPr>
            <w:rStyle w:val="Hyperlink"/>
            <w:noProof/>
          </w:rPr>
          <w:t>2.2</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Process Flow for Code Maintenance (Generic)</w:t>
        </w:r>
        <w:r w:rsidR="00BE37C6">
          <w:rPr>
            <w:noProof/>
            <w:webHidden/>
          </w:rPr>
          <w:tab/>
        </w:r>
        <w:r w:rsidR="00BE37C6">
          <w:rPr>
            <w:noProof/>
            <w:webHidden/>
          </w:rPr>
          <w:fldChar w:fldCharType="begin"/>
        </w:r>
        <w:r w:rsidR="00BE37C6">
          <w:rPr>
            <w:noProof/>
            <w:webHidden/>
          </w:rPr>
          <w:instrText xml:space="preserve"> PAGEREF _Toc77159349 \h </w:instrText>
        </w:r>
        <w:r w:rsidR="00BE37C6">
          <w:rPr>
            <w:noProof/>
            <w:webHidden/>
          </w:rPr>
        </w:r>
        <w:r w:rsidR="00BE37C6">
          <w:rPr>
            <w:noProof/>
            <w:webHidden/>
          </w:rPr>
          <w:fldChar w:fldCharType="separate"/>
        </w:r>
        <w:r w:rsidR="00BE37C6">
          <w:rPr>
            <w:noProof/>
            <w:webHidden/>
          </w:rPr>
          <w:t>15</w:t>
        </w:r>
        <w:r w:rsidR="00BE37C6">
          <w:rPr>
            <w:noProof/>
            <w:webHidden/>
          </w:rPr>
          <w:fldChar w:fldCharType="end"/>
        </w:r>
      </w:hyperlink>
    </w:p>
    <w:p w14:paraId="311156D5" w14:textId="123C8CB0"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50" w:history="1">
        <w:r w:rsidR="00BE37C6" w:rsidRPr="004E0963">
          <w:rPr>
            <w:rStyle w:val="Hyperlink"/>
            <w:noProof/>
          </w:rPr>
          <w:t>2.3</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Use Case Diagram for Code maintenance to create/update and view.</w:t>
        </w:r>
        <w:r w:rsidR="00BE37C6">
          <w:rPr>
            <w:noProof/>
            <w:webHidden/>
          </w:rPr>
          <w:tab/>
        </w:r>
        <w:r w:rsidR="00BE37C6">
          <w:rPr>
            <w:noProof/>
            <w:webHidden/>
          </w:rPr>
          <w:fldChar w:fldCharType="begin"/>
        </w:r>
        <w:r w:rsidR="00BE37C6">
          <w:rPr>
            <w:noProof/>
            <w:webHidden/>
          </w:rPr>
          <w:instrText xml:space="preserve"> PAGEREF _Toc77159350 \h </w:instrText>
        </w:r>
        <w:r w:rsidR="00BE37C6">
          <w:rPr>
            <w:noProof/>
            <w:webHidden/>
          </w:rPr>
        </w:r>
        <w:r w:rsidR="00BE37C6">
          <w:rPr>
            <w:noProof/>
            <w:webHidden/>
          </w:rPr>
          <w:fldChar w:fldCharType="separate"/>
        </w:r>
        <w:r w:rsidR="00BE37C6">
          <w:rPr>
            <w:noProof/>
            <w:webHidden/>
          </w:rPr>
          <w:t>18</w:t>
        </w:r>
        <w:r w:rsidR="00BE37C6">
          <w:rPr>
            <w:noProof/>
            <w:webHidden/>
          </w:rPr>
          <w:fldChar w:fldCharType="end"/>
        </w:r>
      </w:hyperlink>
    </w:p>
    <w:p w14:paraId="013D0A0A" w14:textId="7F25DC26" w:rsidR="00BE37C6" w:rsidRDefault="00816710">
      <w:pPr>
        <w:pStyle w:val="TOC1"/>
        <w:rPr>
          <w:rFonts w:asciiTheme="minorHAnsi" w:eastAsiaTheme="minorEastAsia" w:hAnsiTheme="minorHAnsi" w:cstheme="minorBidi"/>
          <w:b w:val="0"/>
          <w:noProof/>
          <w:sz w:val="22"/>
          <w:szCs w:val="22"/>
          <w:lang w:val="en-SG" w:eastAsia="en-SG" w:bidi="ta-IN"/>
        </w:rPr>
      </w:pPr>
      <w:hyperlink w:anchor="_Toc77159351" w:history="1">
        <w:r w:rsidR="00BE37C6" w:rsidRPr="004E0963">
          <w:rPr>
            <w:rStyle w:val="Hyperlink"/>
            <w:noProof/>
          </w:rPr>
          <w:t>Reset Password Functional Requirements</w:t>
        </w:r>
        <w:r w:rsidR="00BE37C6">
          <w:rPr>
            <w:noProof/>
            <w:webHidden/>
          </w:rPr>
          <w:tab/>
        </w:r>
        <w:r w:rsidR="00BE37C6">
          <w:rPr>
            <w:noProof/>
            <w:webHidden/>
          </w:rPr>
          <w:fldChar w:fldCharType="begin"/>
        </w:r>
        <w:r w:rsidR="00BE37C6">
          <w:rPr>
            <w:noProof/>
            <w:webHidden/>
          </w:rPr>
          <w:instrText xml:space="preserve"> PAGEREF _Toc77159351 \h </w:instrText>
        </w:r>
        <w:r w:rsidR="00BE37C6">
          <w:rPr>
            <w:noProof/>
            <w:webHidden/>
          </w:rPr>
        </w:r>
        <w:r w:rsidR="00BE37C6">
          <w:rPr>
            <w:noProof/>
            <w:webHidden/>
          </w:rPr>
          <w:fldChar w:fldCharType="separate"/>
        </w:r>
        <w:r w:rsidR="00BE37C6">
          <w:rPr>
            <w:noProof/>
            <w:webHidden/>
          </w:rPr>
          <w:t>19</w:t>
        </w:r>
        <w:r w:rsidR="00BE37C6">
          <w:rPr>
            <w:noProof/>
            <w:webHidden/>
          </w:rPr>
          <w:fldChar w:fldCharType="end"/>
        </w:r>
      </w:hyperlink>
    </w:p>
    <w:p w14:paraId="1DB6E140" w14:textId="20DA7047"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52" w:history="1">
        <w:r w:rsidR="00BE37C6" w:rsidRPr="004E0963">
          <w:rPr>
            <w:rStyle w:val="Hyperlink"/>
            <w:noProof/>
          </w:rPr>
          <w:t>3.</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rPr>
          <w:t>Reset Password Overview</w:t>
        </w:r>
        <w:r w:rsidR="00BE37C6">
          <w:rPr>
            <w:noProof/>
            <w:webHidden/>
          </w:rPr>
          <w:tab/>
        </w:r>
        <w:r w:rsidR="00BE37C6">
          <w:rPr>
            <w:noProof/>
            <w:webHidden/>
          </w:rPr>
          <w:fldChar w:fldCharType="begin"/>
        </w:r>
        <w:r w:rsidR="00BE37C6">
          <w:rPr>
            <w:noProof/>
            <w:webHidden/>
          </w:rPr>
          <w:instrText xml:space="preserve"> PAGEREF _Toc77159352 \h </w:instrText>
        </w:r>
        <w:r w:rsidR="00BE37C6">
          <w:rPr>
            <w:noProof/>
            <w:webHidden/>
          </w:rPr>
        </w:r>
        <w:r w:rsidR="00BE37C6">
          <w:rPr>
            <w:noProof/>
            <w:webHidden/>
          </w:rPr>
          <w:fldChar w:fldCharType="separate"/>
        </w:r>
        <w:r w:rsidR="00BE37C6">
          <w:rPr>
            <w:noProof/>
            <w:webHidden/>
          </w:rPr>
          <w:t>19</w:t>
        </w:r>
        <w:r w:rsidR="00BE37C6">
          <w:rPr>
            <w:noProof/>
            <w:webHidden/>
          </w:rPr>
          <w:fldChar w:fldCharType="end"/>
        </w:r>
      </w:hyperlink>
    </w:p>
    <w:p w14:paraId="0BEC0FE6" w14:textId="6BD7129D"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53" w:history="1">
        <w:r w:rsidR="00BE37C6" w:rsidRPr="004E0963">
          <w:rPr>
            <w:rStyle w:val="Hyperlink"/>
            <w:noProof/>
          </w:rPr>
          <w:t>3.1</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Process Flow for Reset Password (Generic)</w:t>
        </w:r>
        <w:r w:rsidR="00BE37C6">
          <w:rPr>
            <w:noProof/>
            <w:webHidden/>
          </w:rPr>
          <w:tab/>
        </w:r>
        <w:r w:rsidR="00BE37C6">
          <w:rPr>
            <w:noProof/>
            <w:webHidden/>
          </w:rPr>
          <w:fldChar w:fldCharType="begin"/>
        </w:r>
        <w:r w:rsidR="00BE37C6">
          <w:rPr>
            <w:noProof/>
            <w:webHidden/>
          </w:rPr>
          <w:instrText xml:space="preserve"> PAGEREF _Toc77159353 \h </w:instrText>
        </w:r>
        <w:r w:rsidR="00BE37C6">
          <w:rPr>
            <w:noProof/>
            <w:webHidden/>
          </w:rPr>
        </w:r>
        <w:r w:rsidR="00BE37C6">
          <w:rPr>
            <w:noProof/>
            <w:webHidden/>
          </w:rPr>
          <w:fldChar w:fldCharType="separate"/>
        </w:r>
        <w:r w:rsidR="00BE37C6">
          <w:rPr>
            <w:noProof/>
            <w:webHidden/>
          </w:rPr>
          <w:t>19</w:t>
        </w:r>
        <w:r w:rsidR="00BE37C6">
          <w:rPr>
            <w:noProof/>
            <w:webHidden/>
          </w:rPr>
          <w:fldChar w:fldCharType="end"/>
        </w:r>
      </w:hyperlink>
    </w:p>
    <w:p w14:paraId="7A2A99A5" w14:textId="0BA4373D"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54" w:history="1">
        <w:r w:rsidR="00BE37C6" w:rsidRPr="004E0963">
          <w:rPr>
            <w:rStyle w:val="Hyperlink"/>
            <w:noProof/>
          </w:rPr>
          <w:t>3.2</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Use case for Reset Password.</w:t>
        </w:r>
        <w:r w:rsidR="00BE37C6">
          <w:rPr>
            <w:noProof/>
            <w:webHidden/>
          </w:rPr>
          <w:tab/>
        </w:r>
        <w:r w:rsidR="00BE37C6">
          <w:rPr>
            <w:noProof/>
            <w:webHidden/>
          </w:rPr>
          <w:fldChar w:fldCharType="begin"/>
        </w:r>
        <w:r w:rsidR="00BE37C6">
          <w:rPr>
            <w:noProof/>
            <w:webHidden/>
          </w:rPr>
          <w:instrText xml:space="preserve"> PAGEREF _Toc77159354 \h </w:instrText>
        </w:r>
        <w:r w:rsidR="00BE37C6">
          <w:rPr>
            <w:noProof/>
            <w:webHidden/>
          </w:rPr>
        </w:r>
        <w:r w:rsidR="00BE37C6">
          <w:rPr>
            <w:noProof/>
            <w:webHidden/>
          </w:rPr>
          <w:fldChar w:fldCharType="separate"/>
        </w:r>
        <w:r w:rsidR="00BE37C6">
          <w:rPr>
            <w:noProof/>
            <w:webHidden/>
          </w:rPr>
          <w:t>20</w:t>
        </w:r>
        <w:r w:rsidR="00BE37C6">
          <w:rPr>
            <w:noProof/>
            <w:webHidden/>
          </w:rPr>
          <w:fldChar w:fldCharType="end"/>
        </w:r>
      </w:hyperlink>
    </w:p>
    <w:p w14:paraId="4F554225" w14:textId="46E5281F" w:rsidR="00BE37C6" w:rsidRDefault="00816710">
      <w:pPr>
        <w:pStyle w:val="TOC1"/>
        <w:rPr>
          <w:rFonts w:asciiTheme="minorHAnsi" w:eastAsiaTheme="minorEastAsia" w:hAnsiTheme="minorHAnsi" w:cstheme="minorBidi"/>
          <w:b w:val="0"/>
          <w:noProof/>
          <w:sz w:val="22"/>
          <w:szCs w:val="22"/>
          <w:lang w:val="en-SG" w:eastAsia="en-SG" w:bidi="ta-IN"/>
        </w:rPr>
      </w:pPr>
      <w:hyperlink w:anchor="_Toc77159355" w:history="1">
        <w:r w:rsidR="00BE37C6" w:rsidRPr="004E0963">
          <w:rPr>
            <w:rStyle w:val="Hyperlink"/>
            <w:noProof/>
          </w:rPr>
          <w:t>Notice and Update Functional Requirements</w:t>
        </w:r>
        <w:r w:rsidR="00BE37C6">
          <w:rPr>
            <w:noProof/>
            <w:webHidden/>
          </w:rPr>
          <w:tab/>
        </w:r>
        <w:r w:rsidR="00BE37C6">
          <w:rPr>
            <w:noProof/>
            <w:webHidden/>
          </w:rPr>
          <w:fldChar w:fldCharType="begin"/>
        </w:r>
        <w:r w:rsidR="00BE37C6">
          <w:rPr>
            <w:noProof/>
            <w:webHidden/>
          </w:rPr>
          <w:instrText xml:space="preserve"> PAGEREF _Toc77159355 \h </w:instrText>
        </w:r>
        <w:r w:rsidR="00BE37C6">
          <w:rPr>
            <w:noProof/>
            <w:webHidden/>
          </w:rPr>
        </w:r>
        <w:r w:rsidR="00BE37C6">
          <w:rPr>
            <w:noProof/>
            <w:webHidden/>
          </w:rPr>
          <w:fldChar w:fldCharType="separate"/>
        </w:r>
        <w:r w:rsidR="00BE37C6">
          <w:rPr>
            <w:noProof/>
            <w:webHidden/>
          </w:rPr>
          <w:t>21</w:t>
        </w:r>
        <w:r w:rsidR="00BE37C6">
          <w:rPr>
            <w:noProof/>
            <w:webHidden/>
          </w:rPr>
          <w:fldChar w:fldCharType="end"/>
        </w:r>
      </w:hyperlink>
    </w:p>
    <w:p w14:paraId="14D75697" w14:textId="2841A4A0"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56" w:history="1">
        <w:r w:rsidR="00BE37C6" w:rsidRPr="004E0963">
          <w:rPr>
            <w:rStyle w:val="Hyperlink"/>
            <w:noProof/>
          </w:rPr>
          <w:t>4.</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rPr>
          <w:t>Notice and Update Overview</w:t>
        </w:r>
        <w:r w:rsidR="00BE37C6">
          <w:rPr>
            <w:noProof/>
            <w:webHidden/>
          </w:rPr>
          <w:tab/>
        </w:r>
        <w:r w:rsidR="00BE37C6">
          <w:rPr>
            <w:noProof/>
            <w:webHidden/>
          </w:rPr>
          <w:fldChar w:fldCharType="begin"/>
        </w:r>
        <w:r w:rsidR="00BE37C6">
          <w:rPr>
            <w:noProof/>
            <w:webHidden/>
          </w:rPr>
          <w:instrText xml:space="preserve"> PAGEREF _Toc77159356 \h </w:instrText>
        </w:r>
        <w:r w:rsidR="00BE37C6">
          <w:rPr>
            <w:noProof/>
            <w:webHidden/>
          </w:rPr>
        </w:r>
        <w:r w:rsidR="00BE37C6">
          <w:rPr>
            <w:noProof/>
            <w:webHidden/>
          </w:rPr>
          <w:fldChar w:fldCharType="separate"/>
        </w:r>
        <w:r w:rsidR="00BE37C6">
          <w:rPr>
            <w:noProof/>
            <w:webHidden/>
          </w:rPr>
          <w:t>21</w:t>
        </w:r>
        <w:r w:rsidR="00BE37C6">
          <w:rPr>
            <w:noProof/>
            <w:webHidden/>
          </w:rPr>
          <w:fldChar w:fldCharType="end"/>
        </w:r>
      </w:hyperlink>
    </w:p>
    <w:p w14:paraId="2421ADD5" w14:textId="02527327"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57" w:history="1">
        <w:r w:rsidR="00BE37C6" w:rsidRPr="004E0963">
          <w:rPr>
            <w:rStyle w:val="Hyperlink"/>
            <w:noProof/>
          </w:rPr>
          <w:t>4.1</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Process Flow for Notice and Update (Generic)</w:t>
        </w:r>
        <w:r w:rsidR="00BE37C6">
          <w:rPr>
            <w:noProof/>
            <w:webHidden/>
          </w:rPr>
          <w:tab/>
        </w:r>
        <w:r w:rsidR="00BE37C6">
          <w:rPr>
            <w:noProof/>
            <w:webHidden/>
          </w:rPr>
          <w:fldChar w:fldCharType="begin"/>
        </w:r>
        <w:r w:rsidR="00BE37C6">
          <w:rPr>
            <w:noProof/>
            <w:webHidden/>
          </w:rPr>
          <w:instrText xml:space="preserve"> PAGEREF _Toc77159357 \h </w:instrText>
        </w:r>
        <w:r w:rsidR="00BE37C6">
          <w:rPr>
            <w:noProof/>
            <w:webHidden/>
          </w:rPr>
        </w:r>
        <w:r w:rsidR="00BE37C6">
          <w:rPr>
            <w:noProof/>
            <w:webHidden/>
          </w:rPr>
          <w:fldChar w:fldCharType="separate"/>
        </w:r>
        <w:r w:rsidR="00BE37C6">
          <w:rPr>
            <w:noProof/>
            <w:webHidden/>
          </w:rPr>
          <w:t>22</w:t>
        </w:r>
        <w:r w:rsidR="00BE37C6">
          <w:rPr>
            <w:noProof/>
            <w:webHidden/>
          </w:rPr>
          <w:fldChar w:fldCharType="end"/>
        </w:r>
      </w:hyperlink>
    </w:p>
    <w:p w14:paraId="3B168917" w14:textId="63F9BC68"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58" w:history="1">
        <w:r w:rsidR="00BE37C6" w:rsidRPr="004E0963">
          <w:rPr>
            <w:rStyle w:val="Hyperlink"/>
            <w:noProof/>
          </w:rPr>
          <w:t>4.2</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Use case for Notice and Update.</w:t>
        </w:r>
        <w:r w:rsidR="00BE37C6">
          <w:rPr>
            <w:noProof/>
            <w:webHidden/>
          </w:rPr>
          <w:tab/>
        </w:r>
        <w:r w:rsidR="00BE37C6">
          <w:rPr>
            <w:noProof/>
            <w:webHidden/>
          </w:rPr>
          <w:fldChar w:fldCharType="begin"/>
        </w:r>
        <w:r w:rsidR="00BE37C6">
          <w:rPr>
            <w:noProof/>
            <w:webHidden/>
          </w:rPr>
          <w:instrText xml:space="preserve"> PAGEREF _Toc77159358 \h </w:instrText>
        </w:r>
        <w:r w:rsidR="00BE37C6">
          <w:rPr>
            <w:noProof/>
            <w:webHidden/>
          </w:rPr>
        </w:r>
        <w:r w:rsidR="00BE37C6">
          <w:rPr>
            <w:noProof/>
            <w:webHidden/>
          </w:rPr>
          <w:fldChar w:fldCharType="separate"/>
        </w:r>
        <w:r w:rsidR="00BE37C6">
          <w:rPr>
            <w:noProof/>
            <w:webHidden/>
          </w:rPr>
          <w:t>23</w:t>
        </w:r>
        <w:r w:rsidR="00BE37C6">
          <w:rPr>
            <w:noProof/>
            <w:webHidden/>
          </w:rPr>
          <w:fldChar w:fldCharType="end"/>
        </w:r>
      </w:hyperlink>
    </w:p>
    <w:p w14:paraId="6A96007C" w14:textId="731E7DEB" w:rsidR="00BE37C6" w:rsidRDefault="00816710">
      <w:pPr>
        <w:pStyle w:val="TOC1"/>
        <w:rPr>
          <w:rFonts w:asciiTheme="minorHAnsi" w:eastAsiaTheme="minorEastAsia" w:hAnsiTheme="minorHAnsi" w:cstheme="minorBidi"/>
          <w:b w:val="0"/>
          <w:noProof/>
          <w:sz w:val="22"/>
          <w:szCs w:val="22"/>
          <w:lang w:val="en-SG" w:eastAsia="en-SG" w:bidi="ta-IN"/>
        </w:rPr>
      </w:pPr>
      <w:hyperlink w:anchor="_Toc77159359" w:history="1">
        <w:r w:rsidR="00BE37C6" w:rsidRPr="004E0963">
          <w:rPr>
            <w:rStyle w:val="Hyperlink"/>
            <w:noProof/>
          </w:rPr>
          <w:t>Resource Management FUNCTIONAL REQUIREMENTS</w:t>
        </w:r>
        <w:r w:rsidR="00BE37C6">
          <w:rPr>
            <w:noProof/>
            <w:webHidden/>
          </w:rPr>
          <w:tab/>
        </w:r>
        <w:r w:rsidR="00BE37C6">
          <w:rPr>
            <w:noProof/>
            <w:webHidden/>
          </w:rPr>
          <w:fldChar w:fldCharType="begin"/>
        </w:r>
        <w:r w:rsidR="00BE37C6">
          <w:rPr>
            <w:noProof/>
            <w:webHidden/>
          </w:rPr>
          <w:instrText xml:space="preserve"> PAGEREF _Toc77159359 \h </w:instrText>
        </w:r>
        <w:r w:rsidR="00BE37C6">
          <w:rPr>
            <w:noProof/>
            <w:webHidden/>
          </w:rPr>
        </w:r>
        <w:r w:rsidR="00BE37C6">
          <w:rPr>
            <w:noProof/>
            <w:webHidden/>
          </w:rPr>
          <w:fldChar w:fldCharType="separate"/>
        </w:r>
        <w:r w:rsidR="00BE37C6">
          <w:rPr>
            <w:noProof/>
            <w:webHidden/>
          </w:rPr>
          <w:t>24</w:t>
        </w:r>
        <w:r w:rsidR="00BE37C6">
          <w:rPr>
            <w:noProof/>
            <w:webHidden/>
          </w:rPr>
          <w:fldChar w:fldCharType="end"/>
        </w:r>
      </w:hyperlink>
    </w:p>
    <w:p w14:paraId="179D79AE" w14:textId="0C6B5378"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60" w:history="1">
        <w:r w:rsidR="00BE37C6" w:rsidRPr="004E0963">
          <w:rPr>
            <w:rStyle w:val="Hyperlink"/>
            <w:noProof/>
          </w:rPr>
          <w:t>5.</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rPr>
          <w:t>RESOURCE MANAGEMENT SYSTEM OVERVIEW</w:t>
        </w:r>
        <w:r w:rsidR="00BE37C6">
          <w:rPr>
            <w:noProof/>
            <w:webHidden/>
          </w:rPr>
          <w:tab/>
        </w:r>
        <w:r w:rsidR="00BE37C6">
          <w:rPr>
            <w:noProof/>
            <w:webHidden/>
          </w:rPr>
          <w:fldChar w:fldCharType="begin"/>
        </w:r>
        <w:r w:rsidR="00BE37C6">
          <w:rPr>
            <w:noProof/>
            <w:webHidden/>
          </w:rPr>
          <w:instrText xml:space="preserve"> PAGEREF _Toc77159360 \h </w:instrText>
        </w:r>
        <w:r w:rsidR="00BE37C6">
          <w:rPr>
            <w:noProof/>
            <w:webHidden/>
          </w:rPr>
        </w:r>
        <w:r w:rsidR="00BE37C6">
          <w:rPr>
            <w:noProof/>
            <w:webHidden/>
          </w:rPr>
          <w:fldChar w:fldCharType="separate"/>
        </w:r>
        <w:r w:rsidR="00BE37C6">
          <w:rPr>
            <w:noProof/>
            <w:webHidden/>
          </w:rPr>
          <w:t>24</w:t>
        </w:r>
        <w:r w:rsidR="00BE37C6">
          <w:rPr>
            <w:noProof/>
            <w:webHidden/>
          </w:rPr>
          <w:fldChar w:fldCharType="end"/>
        </w:r>
      </w:hyperlink>
    </w:p>
    <w:p w14:paraId="0F51B984" w14:textId="47D17F5A"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61" w:history="1">
        <w:r w:rsidR="00BE37C6" w:rsidRPr="004E0963">
          <w:rPr>
            <w:rStyle w:val="Hyperlink"/>
            <w:noProof/>
          </w:rPr>
          <w:t>5.1</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Resource Management</w:t>
        </w:r>
        <w:r w:rsidR="00BE37C6">
          <w:rPr>
            <w:noProof/>
            <w:webHidden/>
          </w:rPr>
          <w:tab/>
        </w:r>
        <w:r w:rsidR="00BE37C6">
          <w:rPr>
            <w:noProof/>
            <w:webHidden/>
          </w:rPr>
          <w:fldChar w:fldCharType="begin"/>
        </w:r>
        <w:r w:rsidR="00BE37C6">
          <w:rPr>
            <w:noProof/>
            <w:webHidden/>
          </w:rPr>
          <w:instrText xml:space="preserve"> PAGEREF _Toc77159361 \h </w:instrText>
        </w:r>
        <w:r w:rsidR="00BE37C6">
          <w:rPr>
            <w:noProof/>
            <w:webHidden/>
          </w:rPr>
        </w:r>
        <w:r w:rsidR="00BE37C6">
          <w:rPr>
            <w:noProof/>
            <w:webHidden/>
          </w:rPr>
          <w:fldChar w:fldCharType="separate"/>
        </w:r>
        <w:r w:rsidR="00BE37C6">
          <w:rPr>
            <w:noProof/>
            <w:webHidden/>
          </w:rPr>
          <w:t>24</w:t>
        </w:r>
        <w:r w:rsidR="00BE37C6">
          <w:rPr>
            <w:noProof/>
            <w:webHidden/>
          </w:rPr>
          <w:fldChar w:fldCharType="end"/>
        </w:r>
      </w:hyperlink>
    </w:p>
    <w:p w14:paraId="4D46C45C" w14:textId="577A1876"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62" w:history="1">
        <w:r w:rsidR="00BE37C6" w:rsidRPr="004E0963">
          <w:rPr>
            <w:rStyle w:val="Hyperlink"/>
            <w:noProof/>
          </w:rPr>
          <w:t>5.2</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Resource Assignment</w:t>
        </w:r>
        <w:r w:rsidR="00BE37C6">
          <w:rPr>
            <w:noProof/>
            <w:webHidden/>
          </w:rPr>
          <w:tab/>
        </w:r>
        <w:r w:rsidR="00BE37C6">
          <w:rPr>
            <w:noProof/>
            <w:webHidden/>
          </w:rPr>
          <w:fldChar w:fldCharType="begin"/>
        </w:r>
        <w:r w:rsidR="00BE37C6">
          <w:rPr>
            <w:noProof/>
            <w:webHidden/>
          </w:rPr>
          <w:instrText xml:space="preserve"> PAGEREF _Toc77159362 \h </w:instrText>
        </w:r>
        <w:r w:rsidR="00BE37C6">
          <w:rPr>
            <w:noProof/>
            <w:webHidden/>
          </w:rPr>
        </w:r>
        <w:r w:rsidR="00BE37C6">
          <w:rPr>
            <w:noProof/>
            <w:webHidden/>
          </w:rPr>
          <w:fldChar w:fldCharType="separate"/>
        </w:r>
        <w:r w:rsidR="00BE37C6">
          <w:rPr>
            <w:noProof/>
            <w:webHidden/>
          </w:rPr>
          <w:t>26</w:t>
        </w:r>
        <w:r w:rsidR="00BE37C6">
          <w:rPr>
            <w:noProof/>
            <w:webHidden/>
          </w:rPr>
          <w:fldChar w:fldCharType="end"/>
        </w:r>
      </w:hyperlink>
    </w:p>
    <w:p w14:paraId="2EE7DB3C" w14:textId="5D3A203E" w:rsidR="00BE37C6" w:rsidRDefault="00816710">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159363" w:history="1">
        <w:r w:rsidR="00BE37C6" w:rsidRPr="004E0963">
          <w:rPr>
            <w:rStyle w:val="Hyperlink"/>
            <w:noProof/>
          </w:rPr>
          <w:t>5.3</w:t>
        </w:r>
        <w:r w:rsidR="00BE37C6">
          <w:rPr>
            <w:rFonts w:asciiTheme="minorHAnsi" w:eastAsiaTheme="minorEastAsia" w:hAnsiTheme="minorHAnsi" w:cstheme="minorBidi"/>
            <w:noProof/>
            <w:sz w:val="22"/>
            <w:szCs w:val="22"/>
            <w:lang w:val="en-SG" w:eastAsia="en-SG" w:bidi="ta-IN"/>
          </w:rPr>
          <w:tab/>
        </w:r>
        <w:r w:rsidR="00BE37C6" w:rsidRPr="004E0963">
          <w:rPr>
            <w:rStyle w:val="Hyperlink"/>
            <w:noProof/>
          </w:rPr>
          <w:t>Use Cases for Resource Management</w:t>
        </w:r>
        <w:r w:rsidR="00BE37C6">
          <w:rPr>
            <w:noProof/>
            <w:webHidden/>
          </w:rPr>
          <w:tab/>
        </w:r>
        <w:r w:rsidR="00BE37C6">
          <w:rPr>
            <w:noProof/>
            <w:webHidden/>
          </w:rPr>
          <w:fldChar w:fldCharType="begin"/>
        </w:r>
        <w:r w:rsidR="00BE37C6">
          <w:rPr>
            <w:noProof/>
            <w:webHidden/>
          </w:rPr>
          <w:instrText xml:space="preserve"> PAGEREF _Toc77159363 \h </w:instrText>
        </w:r>
        <w:r w:rsidR="00BE37C6">
          <w:rPr>
            <w:noProof/>
            <w:webHidden/>
          </w:rPr>
        </w:r>
        <w:r w:rsidR="00BE37C6">
          <w:rPr>
            <w:noProof/>
            <w:webHidden/>
          </w:rPr>
          <w:fldChar w:fldCharType="separate"/>
        </w:r>
        <w:r w:rsidR="00BE37C6">
          <w:rPr>
            <w:noProof/>
            <w:webHidden/>
          </w:rPr>
          <w:t>30</w:t>
        </w:r>
        <w:r w:rsidR="00BE37C6">
          <w:rPr>
            <w:noProof/>
            <w:webHidden/>
          </w:rPr>
          <w:fldChar w:fldCharType="end"/>
        </w:r>
      </w:hyperlink>
    </w:p>
    <w:p w14:paraId="0FD25029" w14:textId="2CC7EE71" w:rsidR="00BE37C6" w:rsidRDefault="00816710">
      <w:pPr>
        <w:pStyle w:val="TOC1"/>
        <w:rPr>
          <w:rFonts w:asciiTheme="minorHAnsi" w:eastAsiaTheme="minorEastAsia" w:hAnsiTheme="minorHAnsi" w:cstheme="minorBidi"/>
          <w:b w:val="0"/>
          <w:noProof/>
          <w:sz w:val="22"/>
          <w:szCs w:val="22"/>
          <w:lang w:val="en-SG" w:eastAsia="en-SG" w:bidi="ta-IN"/>
        </w:rPr>
      </w:pPr>
      <w:hyperlink w:anchor="_Toc77159364" w:history="1">
        <w:r w:rsidR="00BE37C6" w:rsidRPr="004E0963">
          <w:rPr>
            <w:rStyle w:val="Hyperlink"/>
            <w:noProof/>
          </w:rPr>
          <w:t>Appendix A</w:t>
        </w:r>
        <w:r w:rsidR="00BE37C6">
          <w:rPr>
            <w:noProof/>
            <w:webHidden/>
          </w:rPr>
          <w:tab/>
        </w:r>
        <w:r w:rsidR="00BE37C6">
          <w:rPr>
            <w:noProof/>
            <w:webHidden/>
          </w:rPr>
          <w:fldChar w:fldCharType="begin"/>
        </w:r>
        <w:r w:rsidR="00BE37C6">
          <w:rPr>
            <w:noProof/>
            <w:webHidden/>
          </w:rPr>
          <w:instrText xml:space="preserve"> PAGEREF _Toc77159364 \h </w:instrText>
        </w:r>
        <w:r w:rsidR="00BE37C6">
          <w:rPr>
            <w:noProof/>
            <w:webHidden/>
          </w:rPr>
        </w:r>
        <w:r w:rsidR="00BE37C6">
          <w:rPr>
            <w:noProof/>
            <w:webHidden/>
          </w:rPr>
          <w:fldChar w:fldCharType="separate"/>
        </w:r>
        <w:r w:rsidR="00BE37C6">
          <w:rPr>
            <w:noProof/>
            <w:webHidden/>
          </w:rPr>
          <w:t>32</w:t>
        </w:r>
        <w:r w:rsidR="00BE37C6">
          <w:rPr>
            <w:noProof/>
            <w:webHidden/>
          </w:rPr>
          <w:fldChar w:fldCharType="end"/>
        </w:r>
      </w:hyperlink>
    </w:p>
    <w:p w14:paraId="1259F3B0" w14:textId="1BF29F2C" w:rsidR="00BE37C6" w:rsidRDefault="00816710">
      <w:pPr>
        <w:pStyle w:val="TOC2"/>
        <w:tabs>
          <w:tab w:val="left" w:pos="480"/>
        </w:tabs>
        <w:rPr>
          <w:rFonts w:asciiTheme="minorHAnsi" w:eastAsiaTheme="minorEastAsia" w:hAnsiTheme="minorHAnsi" w:cstheme="minorBidi"/>
          <w:caps w:val="0"/>
          <w:noProof/>
          <w:sz w:val="22"/>
          <w:szCs w:val="22"/>
          <w:lang w:val="en-SG" w:eastAsia="en-SG" w:bidi="ta-IN"/>
        </w:rPr>
      </w:pPr>
      <w:hyperlink w:anchor="_Toc77159365" w:history="1">
        <w:r w:rsidR="00BE37C6" w:rsidRPr="004E0963">
          <w:rPr>
            <w:rStyle w:val="Hyperlink"/>
            <w:noProof/>
            <w:spacing w:val="5"/>
          </w:rPr>
          <w:t>1.</w:t>
        </w:r>
        <w:r w:rsidR="00BE37C6">
          <w:rPr>
            <w:rFonts w:asciiTheme="minorHAnsi" w:eastAsiaTheme="minorEastAsia" w:hAnsiTheme="minorHAnsi" w:cstheme="minorBidi"/>
            <w:caps w:val="0"/>
            <w:noProof/>
            <w:sz w:val="22"/>
            <w:szCs w:val="22"/>
            <w:lang w:val="en-SG" w:eastAsia="en-SG" w:bidi="ta-IN"/>
          </w:rPr>
          <w:tab/>
        </w:r>
        <w:r w:rsidR="00BE37C6" w:rsidRPr="004E0963">
          <w:rPr>
            <w:rStyle w:val="Hyperlink"/>
            <w:noProof/>
            <w:spacing w:val="5"/>
          </w:rPr>
          <w:t>Configuration blueprint (CBP)</w:t>
        </w:r>
        <w:r w:rsidR="00BE37C6">
          <w:rPr>
            <w:noProof/>
            <w:webHidden/>
          </w:rPr>
          <w:tab/>
        </w:r>
        <w:r w:rsidR="00BE37C6">
          <w:rPr>
            <w:noProof/>
            <w:webHidden/>
          </w:rPr>
          <w:fldChar w:fldCharType="begin"/>
        </w:r>
        <w:r w:rsidR="00BE37C6">
          <w:rPr>
            <w:noProof/>
            <w:webHidden/>
          </w:rPr>
          <w:instrText xml:space="preserve"> PAGEREF _Toc77159365 \h </w:instrText>
        </w:r>
        <w:r w:rsidR="00BE37C6">
          <w:rPr>
            <w:noProof/>
            <w:webHidden/>
          </w:rPr>
        </w:r>
        <w:r w:rsidR="00BE37C6">
          <w:rPr>
            <w:noProof/>
            <w:webHidden/>
          </w:rPr>
          <w:fldChar w:fldCharType="separate"/>
        </w:r>
        <w:r w:rsidR="00BE37C6">
          <w:rPr>
            <w:noProof/>
            <w:webHidden/>
          </w:rPr>
          <w:t>32</w:t>
        </w:r>
        <w:r w:rsidR="00BE37C6">
          <w:rPr>
            <w:noProof/>
            <w:webHidden/>
          </w:rPr>
          <w:fldChar w:fldCharType="end"/>
        </w:r>
      </w:hyperlink>
    </w:p>
    <w:p w14:paraId="47FCEF23" w14:textId="1FE662A8" w:rsidR="00AC4634" w:rsidRPr="00330A62" w:rsidRDefault="00110E66" w:rsidP="00330A62">
      <w:pPr>
        <w:rPr>
          <w:color w:val="000000"/>
        </w:rPr>
        <w:sectPr w:rsidR="00AC4634" w:rsidRPr="00330A62" w:rsidSect="00D0609C">
          <w:pgSz w:w="12240" w:h="15840" w:code="1"/>
          <w:pgMar w:top="1440" w:right="1800" w:bottom="1440" w:left="1800" w:header="720" w:footer="720" w:gutter="0"/>
          <w:cols w:space="720"/>
        </w:sectPr>
      </w:pPr>
      <w:r>
        <w:rPr>
          <w:b/>
          <w:color w:val="000000"/>
        </w:rPr>
        <w:fldChar w:fldCharType="end"/>
      </w:r>
    </w:p>
    <w:p w14:paraId="4D6EF7D7" w14:textId="77777777" w:rsidR="00674820" w:rsidRPr="00B840B4" w:rsidRDefault="00726761" w:rsidP="003E2550">
      <w:pPr>
        <w:pStyle w:val="Heading1"/>
      </w:pPr>
      <w:bookmarkStart w:id="20" w:name="_Toc446411377"/>
      <w:bookmarkStart w:id="21" w:name="_Toc446602764"/>
      <w:bookmarkStart w:id="22" w:name="_Toc446606705"/>
      <w:bookmarkStart w:id="23" w:name="_Toc446924216"/>
      <w:bookmarkStart w:id="24" w:name="_Toc446929229"/>
      <w:bookmarkStart w:id="25" w:name="_Toc446929769"/>
      <w:bookmarkStart w:id="26" w:name="_Toc447040078"/>
      <w:bookmarkStart w:id="27" w:name="_Toc447115374"/>
      <w:bookmarkStart w:id="28" w:name="_Toc447117508"/>
      <w:bookmarkStart w:id="29" w:name="_Toc447120620"/>
      <w:bookmarkStart w:id="30" w:name="_Toc447195121"/>
      <w:bookmarkStart w:id="31" w:name="_Toc447734087"/>
      <w:bookmarkStart w:id="32" w:name="_Toc447883041"/>
      <w:bookmarkStart w:id="33" w:name="_Toc448225544"/>
      <w:bookmarkStart w:id="34" w:name="_Toc448310876"/>
      <w:bookmarkStart w:id="35" w:name="_Toc448486631"/>
      <w:bookmarkStart w:id="36" w:name="_Toc448742959"/>
      <w:bookmarkStart w:id="37" w:name="_Toc448930450"/>
      <w:bookmarkStart w:id="38" w:name="_Toc77159336"/>
      <w:r w:rsidRPr="00B840B4">
        <w:lastRenderedPageBreak/>
        <w:t>Introduction</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2FE12B70" w14:textId="5F980ABB" w:rsidR="00674820" w:rsidRPr="00D67B2E" w:rsidRDefault="00FA0E25" w:rsidP="00B83CD5">
      <w:pPr>
        <w:pStyle w:val="StyleBodyTextCenturyGothic10ptNotItalicAuto1"/>
        <w:jc w:val="left"/>
      </w:pPr>
      <w:r>
        <w:t>This</w:t>
      </w:r>
      <w:r w:rsidR="00CC6BCE" w:rsidRPr="00D67B2E">
        <w:t xml:space="preserve"> </w:t>
      </w:r>
      <w:r>
        <w:t xml:space="preserve">document </w:t>
      </w:r>
      <w:r w:rsidR="00CC6BCE" w:rsidRPr="00D67B2E">
        <w:t>define</w:t>
      </w:r>
      <w:r w:rsidR="00147E2D">
        <w:t>s</w:t>
      </w:r>
      <w:r w:rsidR="00CC6BCE" w:rsidRPr="00D67B2E">
        <w:t xml:space="preserve"> </w:t>
      </w:r>
      <w:r>
        <w:t xml:space="preserve">&amp; illustrates </w:t>
      </w:r>
      <w:r w:rsidR="00CC6BCE" w:rsidRPr="00D67B2E">
        <w:t>the business requirements</w:t>
      </w:r>
      <w:r>
        <w:t>, process flows</w:t>
      </w:r>
      <w:r w:rsidR="00CC6BCE" w:rsidRPr="00D67B2E">
        <w:t xml:space="preserve"> as well as the </w:t>
      </w:r>
      <w:r>
        <w:t>detailed functional</w:t>
      </w:r>
      <w:r w:rsidR="00CC6BCE" w:rsidRPr="00D67B2E">
        <w:t xml:space="preserve"> requirements </w:t>
      </w:r>
      <w:r>
        <w:t xml:space="preserve">of </w:t>
      </w:r>
      <w:ins w:id="39" w:author="Raghavan Jaganathan" w:date="2021-07-07T23:55:00Z">
        <w:r w:rsidR="009C1E3C">
          <w:t>e</w:t>
        </w:r>
      </w:ins>
      <w:del w:id="40" w:author="Raghavan Jaganathan" w:date="2021-07-07T23:55:00Z">
        <w:r w:rsidR="00FD23A6" w:rsidDel="009C1E3C">
          <w:delText>E</w:delText>
        </w:r>
      </w:del>
      <w:r w:rsidR="00FD23A6">
        <w:t xml:space="preserve">CMS </w:t>
      </w:r>
      <w:r w:rsidR="00693163">
        <w:t>System Administration</w:t>
      </w:r>
      <w:r w:rsidR="00FD23A6">
        <w:t xml:space="preserve"> module</w:t>
      </w:r>
      <w:r>
        <w:t xml:space="preserve"> </w:t>
      </w:r>
      <w:r w:rsidR="005D6B8B">
        <w:t>to be implemented for</w:t>
      </w:r>
      <w:r w:rsidR="004E09E0">
        <w:t xml:space="preserve"> </w:t>
      </w:r>
      <w:r w:rsidR="00FD23A6">
        <w:t>Department of Revenue and Customs Bhutan</w:t>
      </w:r>
      <w:r w:rsidR="005D6B8B">
        <w:t>.</w:t>
      </w:r>
    </w:p>
    <w:p w14:paraId="6C4C26A0" w14:textId="77777777" w:rsidR="0064234D" w:rsidRDefault="0064234D" w:rsidP="00D67B2E">
      <w:pPr>
        <w:pStyle w:val="StyleBodyTextCenturyGothic10ptNotItalicAuto1"/>
      </w:pPr>
    </w:p>
    <w:p w14:paraId="4072B825" w14:textId="77777777" w:rsidR="00674820" w:rsidRPr="00EA4D50" w:rsidRDefault="009C0810" w:rsidP="00C84B0B">
      <w:pPr>
        <w:pStyle w:val="Heading2"/>
        <w:numPr>
          <w:ilvl w:val="0"/>
          <w:numId w:val="9"/>
        </w:numPr>
        <w:ind w:hanging="720"/>
        <w:rPr>
          <w:rStyle w:val="IntenseReference"/>
          <w:color w:val="000000" w:themeColor="text1"/>
        </w:rPr>
      </w:pPr>
      <w:bookmarkStart w:id="41" w:name="_Toc60795473"/>
      <w:bookmarkStart w:id="42" w:name="_Toc331520728"/>
      <w:bookmarkStart w:id="43" w:name="_Toc446411378"/>
      <w:bookmarkStart w:id="44" w:name="_Toc446602765"/>
      <w:bookmarkStart w:id="45" w:name="_Toc446606706"/>
      <w:bookmarkStart w:id="46" w:name="_Toc446924217"/>
      <w:bookmarkStart w:id="47" w:name="_Toc446929230"/>
      <w:bookmarkStart w:id="48" w:name="_Toc446929770"/>
      <w:bookmarkStart w:id="49" w:name="_Toc447040079"/>
      <w:bookmarkStart w:id="50" w:name="_Toc447115375"/>
      <w:bookmarkStart w:id="51" w:name="_Toc447117509"/>
      <w:bookmarkStart w:id="52" w:name="_Toc447120621"/>
      <w:bookmarkStart w:id="53" w:name="_Toc447195122"/>
      <w:bookmarkStart w:id="54" w:name="_Toc447734088"/>
      <w:bookmarkStart w:id="55" w:name="_Toc447883042"/>
      <w:bookmarkStart w:id="56" w:name="_Toc448225545"/>
      <w:bookmarkStart w:id="57" w:name="_Toc448310877"/>
      <w:bookmarkStart w:id="58" w:name="_Toc448486632"/>
      <w:bookmarkStart w:id="59" w:name="_Toc448742960"/>
      <w:bookmarkStart w:id="60" w:name="_Toc448930451"/>
      <w:bookmarkStart w:id="61" w:name="_Toc77159337"/>
      <w:r w:rsidRPr="00EA4D50">
        <w:rPr>
          <w:rStyle w:val="IntenseReference"/>
          <w:color w:val="000000" w:themeColor="text1"/>
        </w:rPr>
        <w:t>Definitions and A</w:t>
      </w:r>
      <w:r w:rsidR="00674820" w:rsidRPr="00EA4D50">
        <w:rPr>
          <w:rStyle w:val="IntenseReference"/>
          <w:color w:val="000000" w:themeColor="text1"/>
        </w:rPr>
        <w:t>bbreviations</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0C0F2C33" w14:textId="77777777" w:rsidR="00674820" w:rsidRDefault="00E10FC1" w:rsidP="00F67FAA">
      <w:bookmarkStart w:id="62" w:name="OLE_LINK1"/>
      <w:bookmarkStart w:id="63" w:name="OLE_LINK2"/>
      <w:r>
        <w:t xml:space="preserve">The table </w:t>
      </w:r>
      <w:r w:rsidR="00CE63CD">
        <w:t xml:space="preserve">below </w:t>
      </w:r>
      <w:r>
        <w:t xml:space="preserve">lists the different acronyms and abbreviations </w:t>
      </w:r>
      <w:r w:rsidR="00CE63CD">
        <w:t xml:space="preserve">as well as the definitions </w:t>
      </w:r>
      <w:r w:rsidR="008804B9">
        <w:t>used through</w:t>
      </w:r>
      <w:r>
        <w:t>out this SRS.</w:t>
      </w:r>
    </w:p>
    <w:p w14:paraId="3D1F6251" w14:textId="77777777" w:rsidR="00E10FC1" w:rsidRDefault="00E10FC1" w:rsidP="00347859"/>
    <w:tbl>
      <w:tblPr>
        <w:tblStyle w:val="GridTable1Light-Accent21"/>
        <w:tblW w:w="8644" w:type="dxa"/>
        <w:tblLook w:val="01A0" w:firstRow="1" w:lastRow="0" w:firstColumn="1" w:lastColumn="1" w:noHBand="0" w:noVBand="0"/>
      </w:tblPr>
      <w:tblGrid>
        <w:gridCol w:w="689"/>
        <w:gridCol w:w="2086"/>
        <w:gridCol w:w="5869"/>
      </w:tblGrid>
      <w:tr w:rsidR="00CE3E08" w:rsidRPr="002D4158" w14:paraId="57A437BA" w14:textId="77777777" w:rsidTr="0078168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9" w:type="dxa"/>
          </w:tcPr>
          <w:p w14:paraId="776D2378" w14:textId="77777777" w:rsidR="00CE3E08" w:rsidRPr="00F97985" w:rsidRDefault="00CE3E08" w:rsidP="00674820">
            <w:r w:rsidRPr="00F97985">
              <w:t>S/N</w:t>
            </w:r>
          </w:p>
        </w:tc>
        <w:tc>
          <w:tcPr>
            <w:tcW w:w="2086" w:type="dxa"/>
          </w:tcPr>
          <w:p w14:paraId="30F6AF80" w14:textId="77777777" w:rsidR="00CE3E08" w:rsidRPr="00F97985" w:rsidRDefault="00CE3E08" w:rsidP="00674820">
            <w:pPr>
              <w:cnfStyle w:val="100000000000" w:firstRow="1" w:lastRow="0" w:firstColumn="0" w:lastColumn="0" w:oddVBand="0" w:evenVBand="0" w:oddHBand="0" w:evenHBand="0" w:firstRowFirstColumn="0" w:firstRowLastColumn="0" w:lastRowFirstColumn="0" w:lastRowLastColumn="0"/>
            </w:pPr>
            <w:r w:rsidRPr="00F97985">
              <w:t>Abbreviations</w:t>
            </w:r>
          </w:p>
        </w:tc>
        <w:tc>
          <w:tcPr>
            <w:cnfStyle w:val="000100000000" w:firstRow="0" w:lastRow="0" w:firstColumn="0" w:lastColumn="1" w:oddVBand="0" w:evenVBand="0" w:oddHBand="0" w:evenHBand="0" w:firstRowFirstColumn="0" w:firstRowLastColumn="0" w:lastRowFirstColumn="0" w:lastRowLastColumn="0"/>
            <w:tcW w:w="5869" w:type="dxa"/>
          </w:tcPr>
          <w:p w14:paraId="02B7938D" w14:textId="77777777" w:rsidR="00CE3E08" w:rsidRPr="00F97985" w:rsidRDefault="00CE3E08" w:rsidP="00674820">
            <w:r w:rsidRPr="00F97985">
              <w:t>Description</w:t>
            </w:r>
          </w:p>
        </w:tc>
      </w:tr>
      <w:tr w:rsidR="003008B1" w:rsidRPr="002D4158" w14:paraId="387276B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1FABA8E" w14:textId="77777777" w:rsidR="003008B1" w:rsidRPr="00F97985" w:rsidRDefault="003008B1" w:rsidP="003008B1">
            <w:pPr>
              <w:numPr>
                <w:ilvl w:val="0"/>
                <w:numId w:val="5"/>
              </w:numPr>
              <w:ind w:left="473"/>
            </w:pPr>
          </w:p>
        </w:tc>
        <w:tc>
          <w:tcPr>
            <w:tcW w:w="2086" w:type="dxa"/>
          </w:tcPr>
          <w:p w14:paraId="1AD3BE38" w14:textId="0306698E" w:rsidR="003008B1" w:rsidRPr="00982233"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ACT</w:t>
            </w:r>
          </w:p>
        </w:tc>
        <w:tc>
          <w:tcPr>
            <w:cnfStyle w:val="000100000000" w:firstRow="0" w:lastRow="0" w:firstColumn="0" w:lastColumn="1" w:oddVBand="0" w:evenVBand="0" w:oddHBand="0" w:evenHBand="0" w:firstRowFirstColumn="0" w:firstRowLastColumn="0" w:lastRowFirstColumn="0" w:lastRowLastColumn="0"/>
            <w:tcW w:w="5869" w:type="dxa"/>
          </w:tcPr>
          <w:p w14:paraId="48351BA5" w14:textId="72F20619" w:rsidR="003008B1" w:rsidRPr="00982233" w:rsidRDefault="003008B1" w:rsidP="003008B1">
            <w:pPr>
              <w:rPr>
                <w:rFonts w:eastAsia="Arial" w:cs="Arial"/>
                <w:bCs w:val="0"/>
              </w:rPr>
            </w:pPr>
            <w:r>
              <w:rPr>
                <w:rFonts w:eastAsia="Arial" w:cs="Arial"/>
              </w:rPr>
              <w:t>Authorized Compliant Trader</w:t>
            </w:r>
          </w:p>
        </w:tc>
      </w:tr>
      <w:tr w:rsidR="003008B1" w:rsidRPr="002D4158" w14:paraId="1B95342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A4101EE" w14:textId="77777777" w:rsidR="003008B1" w:rsidRPr="00F97985" w:rsidRDefault="003008B1" w:rsidP="003008B1">
            <w:pPr>
              <w:numPr>
                <w:ilvl w:val="0"/>
                <w:numId w:val="5"/>
              </w:numPr>
              <w:ind w:left="473"/>
            </w:pPr>
          </w:p>
        </w:tc>
        <w:tc>
          <w:tcPr>
            <w:tcW w:w="2086" w:type="dxa"/>
          </w:tcPr>
          <w:p w14:paraId="4AF3CAD2" w14:textId="53696D5F"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BACS</w:t>
            </w:r>
          </w:p>
        </w:tc>
        <w:tc>
          <w:tcPr>
            <w:cnfStyle w:val="000100000000" w:firstRow="0" w:lastRow="0" w:firstColumn="0" w:lastColumn="1" w:oddVBand="0" w:evenVBand="0" w:oddHBand="0" w:evenHBand="0" w:firstRowFirstColumn="0" w:firstRowLastColumn="0" w:lastRowFirstColumn="0" w:lastRowLastColumn="0"/>
            <w:tcW w:w="5869" w:type="dxa"/>
          </w:tcPr>
          <w:p w14:paraId="05B8BF72" w14:textId="20A87388" w:rsidR="003008B1" w:rsidRPr="00634D3B" w:rsidRDefault="003008B1" w:rsidP="003008B1">
            <w:pPr>
              <w:rPr>
                <w:rFonts w:eastAsia="Arial" w:cs="Arial"/>
                <w:bCs w:val="0"/>
              </w:rPr>
            </w:pPr>
            <w:r>
              <w:rPr>
                <w:rFonts w:eastAsia="Arial" w:cs="Arial"/>
              </w:rPr>
              <w:t>Bhutan Automated Customs System</w:t>
            </w:r>
          </w:p>
        </w:tc>
      </w:tr>
      <w:tr w:rsidR="003008B1" w:rsidRPr="002D4158" w14:paraId="51626A6D"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5FDCD46" w14:textId="77777777" w:rsidR="003008B1" w:rsidRPr="00F97985" w:rsidRDefault="003008B1" w:rsidP="003008B1">
            <w:pPr>
              <w:numPr>
                <w:ilvl w:val="0"/>
                <w:numId w:val="5"/>
              </w:numPr>
              <w:ind w:left="473"/>
            </w:pPr>
          </w:p>
        </w:tc>
        <w:tc>
          <w:tcPr>
            <w:tcW w:w="2086" w:type="dxa"/>
          </w:tcPr>
          <w:p w14:paraId="34B8D6DD" w14:textId="302B7E0E"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BAFRA</w:t>
            </w:r>
          </w:p>
        </w:tc>
        <w:tc>
          <w:tcPr>
            <w:cnfStyle w:val="000100000000" w:firstRow="0" w:lastRow="0" w:firstColumn="0" w:lastColumn="1" w:oddVBand="0" w:evenVBand="0" w:oddHBand="0" w:evenHBand="0" w:firstRowFirstColumn="0" w:firstRowLastColumn="0" w:lastRowFirstColumn="0" w:lastRowLastColumn="0"/>
            <w:tcW w:w="5869" w:type="dxa"/>
          </w:tcPr>
          <w:p w14:paraId="3217AD5C" w14:textId="16A23A30" w:rsidR="003008B1" w:rsidRPr="00634D3B" w:rsidRDefault="003008B1" w:rsidP="003008B1">
            <w:pPr>
              <w:rPr>
                <w:rFonts w:eastAsia="Arial" w:cs="Arial"/>
                <w:bCs w:val="0"/>
              </w:rPr>
            </w:pPr>
            <w:r>
              <w:rPr>
                <w:rFonts w:eastAsia="Arial" w:cs="Arial"/>
              </w:rPr>
              <w:t>Bhutan Agriculture and Food Regulatory Authority</w:t>
            </w:r>
          </w:p>
        </w:tc>
      </w:tr>
      <w:tr w:rsidR="003008B1" w:rsidRPr="002D4158" w14:paraId="7A127CB9"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799C6CB" w14:textId="77777777" w:rsidR="003008B1" w:rsidRPr="00F97985" w:rsidRDefault="003008B1" w:rsidP="003008B1">
            <w:pPr>
              <w:numPr>
                <w:ilvl w:val="0"/>
                <w:numId w:val="5"/>
              </w:numPr>
              <w:ind w:left="473"/>
            </w:pPr>
          </w:p>
        </w:tc>
        <w:tc>
          <w:tcPr>
            <w:tcW w:w="2086" w:type="dxa"/>
          </w:tcPr>
          <w:p w14:paraId="716C2280" w14:textId="372DECC4" w:rsidR="003008B1" w:rsidRPr="007E0112"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BNB</w:t>
            </w:r>
          </w:p>
        </w:tc>
        <w:tc>
          <w:tcPr>
            <w:cnfStyle w:val="000100000000" w:firstRow="0" w:lastRow="0" w:firstColumn="0" w:lastColumn="1" w:oddVBand="0" w:evenVBand="0" w:oddHBand="0" w:evenHBand="0" w:firstRowFirstColumn="0" w:firstRowLastColumn="0" w:lastRowFirstColumn="0" w:lastRowLastColumn="0"/>
            <w:tcW w:w="5869" w:type="dxa"/>
          </w:tcPr>
          <w:p w14:paraId="5C7470A6" w14:textId="08F51D66" w:rsidR="003008B1" w:rsidRPr="007E0112" w:rsidRDefault="003008B1" w:rsidP="003008B1">
            <w:pPr>
              <w:rPr>
                <w:rFonts w:eastAsia="Arial" w:cs="Arial"/>
                <w:bCs w:val="0"/>
              </w:rPr>
            </w:pPr>
            <w:r>
              <w:rPr>
                <w:rFonts w:eastAsia="Arial" w:cs="Arial"/>
              </w:rPr>
              <w:t>Bhutan National Bank</w:t>
            </w:r>
          </w:p>
        </w:tc>
      </w:tr>
      <w:tr w:rsidR="003008B1" w:rsidRPr="002D4158" w14:paraId="498F513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247BF0B" w14:textId="77777777" w:rsidR="003008B1" w:rsidRPr="00F97985" w:rsidRDefault="003008B1" w:rsidP="003008B1">
            <w:pPr>
              <w:numPr>
                <w:ilvl w:val="0"/>
                <w:numId w:val="5"/>
              </w:numPr>
              <w:ind w:left="473"/>
            </w:pPr>
          </w:p>
        </w:tc>
        <w:tc>
          <w:tcPr>
            <w:tcW w:w="2086" w:type="dxa"/>
          </w:tcPr>
          <w:p w14:paraId="0578C9F6" w14:textId="407062F9" w:rsidR="003008B1" w:rsidRPr="00F97985"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BoB</w:t>
            </w:r>
          </w:p>
        </w:tc>
        <w:tc>
          <w:tcPr>
            <w:cnfStyle w:val="000100000000" w:firstRow="0" w:lastRow="0" w:firstColumn="0" w:lastColumn="1" w:oddVBand="0" w:evenVBand="0" w:oddHBand="0" w:evenHBand="0" w:firstRowFirstColumn="0" w:firstRowLastColumn="0" w:lastRowFirstColumn="0" w:lastRowLastColumn="0"/>
            <w:tcW w:w="5869" w:type="dxa"/>
          </w:tcPr>
          <w:p w14:paraId="05E8A85B" w14:textId="1A334B2B" w:rsidR="003008B1" w:rsidRPr="007E0112" w:rsidRDefault="003008B1" w:rsidP="003008B1">
            <w:pPr>
              <w:rPr>
                <w:rFonts w:eastAsia="Arial" w:cs="Arial"/>
                <w:bCs w:val="0"/>
              </w:rPr>
            </w:pPr>
            <w:r>
              <w:rPr>
                <w:rFonts w:eastAsia="Arial" w:cs="Arial"/>
              </w:rPr>
              <w:t>Bank of Bhutan</w:t>
            </w:r>
          </w:p>
        </w:tc>
      </w:tr>
      <w:tr w:rsidR="003008B1" w:rsidRPr="002D4158" w14:paraId="2F33DC04"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1A2AD677" w14:textId="77777777" w:rsidR="003008B1" w:rsidRPr="00F97985" w:rsidRDefault="003008B1" w:rsidP="003008B1">
            <w:pPr>
              <w:numPr>
                <w:ilvl w:val="0"/>
                <w:numId w:val="5"/>
              </w:numPr>
              <w:ind w:left="473"/>
            </w:pPr>
          </w:p>
        </w:tc>
        <w:tc>
          <w:tcPr>
            <w:tcW w:w="2086" w:type="dxa"/>
          </w:tcPr>
          <w:p w14:paraId="78724AE6" w14:textId="2EEB5BF6" w:rsidR="003008B1" w:rsidRPr="00F97985"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BITS</w:t>
            </w:r>
          </w:p>
        </w:tc>
        <w:tc>
          <w:tcPr>
            <w:cnfStyle w:val="000100000000" w:firstRow="0" w:lastRow="0" w:firstColumn="0" w:lastColumn="1" w:oddVBand="0" w:evenVBand="0" w:oddHBand="0" w:evenHBand="0" w:firstRowFirstColumn="0" w:firstRowLastColumn="0" w:lastRowFirstColumn="0" w:lastRowLastColumn="0"/>
            <w:tcW w:w="5869" w:type="dxa"/>
          </w:tcPr>
          <w:p w14:paraId="53B0582F" w14:textId="597605E0" w:rsidR="003008B1" w:rsidRPr="007E0112" w:rsidRDefault="003008B1" w:rsidP="003008B1">
            <w:pPr>
              <w:rPr>
                <w:rFonts w:eastAsia="Arial" w:cs="Arial"/>
                <w:bCs w:val="0"/>
              </w:rPr>
            </w:pPr>
            <w:r>
              <w:rPr>
                <w:rFonts w:eastAsia="Arial" w:cs="Arial"/>
              </w:rPr>
              <w:t>Bhutan Integrated Tax System</w:t>
            </w:r>
          </w:p>
        </w:tc>
      </w:tr>
      <w:tr w:rsidR="003008B1" w:rsidRPr="002D4158" w14:paraId="3A46972E"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38C503B" w14:textId="77777777" w:rsidR="003008B1" w:rsidRDefault="003008B1" w:rsidP="003008B1">
            <w:pPr>
              <w:numPr>
                <w:ilvl w:val="0"/>
                <w:numId w:val="5"/>
              </w:numPr>
              <w:ind w:left="473"/>
            </w:pPr>
          </w:p>
        </w:tc>
        <w:tc>
          <w:tcPr>
            <w:tcW w:w="2086" w:type="dxa"/>
          </w:tcPr>
          <w:p w14:paraId="68EECBE9" w14:textId="7B6DC1C9"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BSTEC</w:t>
            </w:r>
          </w:p>
        </w:tc>
        <w:tc>
          <w:tcPr>
            <w:cnfStyle w:val="000100000000" w:firstRow="0" w:lastRow="0" w:firstColumn="0" w:lastColumn="1" w:oddVBand="0" w:evenVBand="0" w:oddHBand="0" w:evenHBand="0" w:firstRowFirstColumn="0" w:firstRowLastColumn="0" w:lastRowFirstColumn="0" w:lastRowLastColumn="0"/>
            <w:tcW w:w="5869" w:type="dxa"/>
          </w:tcPr>
          <w:p w14:paraId="2C1199D0" w14:textId="4D29094D" w:rsidR="003008B1" w:rsidRPr="00634D3B" w:rsidRDefault="003008B1" w:rsidP="003008B1">
            <w:pPr>
              <w:rPr>
                <w:rFonts w:eastAsia="Arial" w:cs="Arial"/>
                <w:bCs w:val="0"/>
              </w:rPr>
            </w:pPr>
            <w:r>
              <w:rPr>
                <w:rFonts w:eastAsia="Arial" w:cs="Arial"/>
              </w:rPr>
              <w:t>Bhutan Sales Tax Exemption Certificate</w:t>
            </w:r>
          </w:p>
        </w:tc>
      </w:tr>
      <w:tr w:rsidR="003008B1" w:rsidRPr="002D4158" w14:paraId="2773A0E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12298A7" w14:textId="77777777" w:rsidR="003008B1" w:rsidRDefault="003008B1" w:rsidP="003008B1">
            <w:pPr>
              <w:numPr>
                <w:ilvl w:val="0"/>
                <w:numId w:val="5"/>
              </w:numPr>
              <w:ind w:left="473"/>
            </w:pPr>
          </w:p>
        </w:tc>
        <w:tc>
          <w:tcPr>
            <w:tcW w:w="2086" w:type="dxa"/>
          </w:tcPr>
          <w:p w14:paraId="67470972" w14:textId="2C34C71A"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BTC</w:t>
            </w:r>
          </w:p>
        </w:tc>
        <w:tc>
          <w:tcPr>
            <w:cnfStyle w:val="000100000000" w:firstRow="0" w:lastRow="0" w:firstColumn="0" w:lastColumn="1" w:oddVBand="0" w:evenVBand="0" w:oddHBand="0" w:evenHBand="0" w:firstRowFirstColumn="0" w:firstRowLastColumn="0" w:lastRowFirstColumn="0" w:lastRowLastColumn="0"/>
            <w:tcW w:w="5869" w:type="dxa"/>
          </w:tcPr>
          <w:p w14:paraId="2B423EE5" w14:textId="11A606E9" w:rsidR="003008B1" w:rsidRPr="00634D3B" w:rsidRDefault="003008B1" w:rsidP="003008B1">
            <w:pPr>
              <w:rPr>
                <w:rFonts w:eastAsia="Arial" w:cs="Arial"/>
                <w:bCs w:val="0"/>
              </w:rPr>
            </w:pPr>
            <w:r>
              <w:rPr>
                <w:rFonts w:eastAsia="Arial" w:cs="Arial"/>
              </w:rPr>
              <w:t>Bhutan Tariff Classification</w:t>
            </w:r>
          </w:p>
        </w:tc>
      </w:tr>
      <w:tr w:rsidR="003008B1" w:rsidRPr="002D4158" w14:paraId="35ED2DE5"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9F14D63" w14:textId="77777777" w:rsidR="003008B1" w:rsidRDefault="003008B1" w:rsidP="003008B1">
            <w:pPr>
              <w:numPr>
                <w:ilvl w:val="0"/>
                <w:numId w:val="5"/>
              </w:numPr>
              <w:ind w:left="473"/>
            </w:pPr>
          </w:p>
        </w:tc>
        <w:tc>
          <w:tcPr>
            <w:tcW w:w="2086" w:type="dxa"/>
          </w:tcPr>
          <w:p w14:paraId="593285A9" w14:textId="7604C2A3"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CFA</w:t>
            </w:r>
          </w:p>
        </w:tc>
        <w:tc>
          <w:tcPr>
            <w:cnfStyle w:val="000100000000" w:firstRow="0" w:lastRow="0" w:firstColumn="0" w:lastColumn="1" w:oddVBand="0" w:evenVBand="0" w:oddHBand="0" w:evenHBand="0" w:firstRowFirstColumn="0" w:firstRowLastColumn="0" w:lastRowFirstColumn="0" w:lastRowLastColumn="0"/>
            <w:tcW w:w="5869" w:type="dxa"/>
          </w:tcPr>
          <w:p w14:paraId="023E952A" w14:textId="6DB4E9D4" w:rsidR="003008B1" w:rsidRPr="00634D3B" w:rsidRDefault="003008B1" w:rsidP="003008B1">
            <w:pPr>
              <w:rPr>
                <w:rFonts w:eastAsia="Arial" w:cs="Arial"/>
                <w:bCs w:val="0"/>
              </w:rPr>
            </w:pPr>
            <w:r>
              <w:rPr>
                <w:rFonts w:eastAsia="Arial" w:cs="Arial"/>
              </w:rPr>
              <w:t>Clearing and Forwarding Agent</w:t>
            </w:r>
          </w:p>
        </w:tc>
      </w:tr>
      <w:tr w:rsidR="003008B1" w:rsidRPr="002D4158" w14:paraId="275FD85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7068887" w14:textId="77777777" w:rsidR="003008B1" w:rsidRPr="00F97985" w:rsidRDefault="003008B1" w:rsidP="003008B1">
            <w:pPr>
              <w:numPr>
                <w:ilvl w:val="0"/>
                <w:numId w:val="5"/>
              </w:numPr>
              <w:ind w:left="473"/>
            </w:pPr>
          </w:p>
        </w:tc>
        <w:tc>
          <w:tcPr>
            <w:tcW w:w="2086" w:type="dxa"/>
          </w:tcPr>
          <w:p w14:paraId="00B087D3" w14:textId="255409F5"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CDS</w:t>
            </w:r>
          </w:p>
        </w:tc>
        <w:tc>
          <w:tcPr>
            <w:cnfStyle w:val="000100000000" w:firstRow="0" w:lastRow="0" w:firstColumn="0" w:lastColumn="1" w:oddVBand="0" w:evenVBand="0" w:oddHBand="0" w:evenHBand="0" w:firstRowFirstColumn="0" w:firstRowLastColumn="0" w:lastRowFirstColumn="0" w:lastRowLastColumn="0"/>
            <w:tcW w:w="5869" w:type="dxa"/>
          </w:tcPr>
          <w:p w14:paraId="0F5768E5" w14:textId="66824468" w:rsidR="003008B1" w:rsidRPr="00634D3B" w:rsidRDefault="003008B1" w:rsidP="003008B1">
            <w:pPr>
              <w:rPr>
                <w:rFonts w:eastAsia="Arial" w:cs="Arial"/>
                <w:bCs w:val="0"/>
              </w:rPr>
            </w:pPr>
            <w:r>
              <w:rPr>
                <w:rFonts w:eastAsia="Arial" w:cs="Arial"/>
              </w:rPr>
              <w:t>Customs Declaration System</w:t>
            </w:r>
          </w:p>
        </w:tc>
      </w:tr>
      <w:tr w:rsidR="003008B1" w:rsidRPr="002D4158" w14:paraId="080887F5"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2FC051F" w14:textId="77777777" w:rsidR="003008B1" w:rsidRDefault="003008B1" w:rsidP="003008B1">
            <w:pPr>
              <w:numPr>
                <w:ilvl w:val="0"/>
                <w:numId w:val="5"/>
              </w:numPr>
              <w:ind w:left="473"/>
            </w:pPr>
          </w:p>
        </w:tc>
        <w:tc>
          <w:tcPr>
            <w:tcW w:w="2086" w:type="dxa"/>
          </w:tcPr>
          <w:p w14:paraId="395D413A" w14:textId="17257A9C"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CAB</w:t>
            </w:r>
          </w:p>
        </w:tc>
        <w:tc>
          <w:tcPr>
            <w:cnfStyle w:val="000100000000" w:firstRow="0" w:lastRow="0" w:firstColumn="0" w:lastColumn="1" w:oddVBand="0" w:evenVBand="0" w:oddHBand="0" w:evenHBand="0" w:firstRowFirstColumn="0" w:firstRowLastColumn="0" w:lastRowFirstColumn="0" w:lastRowLastColumn="0"/>
            <w:tcW w:w="5869" w:type="dxa"/>
          </w:tcPr>
          <w:p w14:paraId="499C30CA" w14:textId="316D9CEA" w:rsidR="003008B1" w:rsidRPr="00634D3B" w:rsidRDefault="003008B1" w:rsidP="003008B1">
            <w:pPr>
              <w:rPr>
                <w:rFonts w:eastAsia="Arial" w:cs="Arial"/>
                <w:bCs w:val="0"/>
              </w:rPr>
            </w:pPr>
            <w:r>
              <w:rPr>
                <w:rFonts w:eastAsia="Arial" w:cs="Arial"/>
              </w:rPr>
              <w:t>Customs Act of Bhutan</w:t>
            </w:r>
          </w:p>
        </w:tc>
      </w:tr>
      <w:tr w:rsidR="003008B1" w:rsidRPr="002D4158" w14:paraId="799F9070"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A547BEC" w14:textId="77777777" w:rsidR="003008B1" w:rsidRPr="00F97985" w:rsidRDefault="003008B1" w:rsidP="003008B1">
            <w:pPr>
              <w:numPr>
                <w:ilvl w:val="0"/>
                <w:numId w:val="5"/>
              </w:numPr>
              <w:ind w:left="473"/>
            </w:pPr>
          </w:p>
        </w:tc>
        <w:tc>
          <w:tcPr>
            <w:tcW w:w="2086" w:type="dxa"/>
          </w:tcPr>
          <w:p w14:paraId="2622F63C" w14:textId="3705BA95"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CID</w:t>
            </w:r>
          </w:p>
        </w:tc>
        <w:tc>
          <w:tcPr>
            <w:cnfStyle w:val="000100000000" w:firstRow="0" w:lastRow="0" w:firstColumn="0" w:lastColumn="1" w:oddVBand="0" w:evenVBand="0" w:oddHBand="0" w:evenHBand="0" w:firstRowFirstColumn="0" w:firstRowLastColumn="0" w:lastRowFirstColumn="0" w:lastRowLastColumn="0"/>
            <w:tcW w:w="5869" w:type="dxa"/>
          </w:tcPr>
          <w:p w14:paraId="264D2C0C" w14:textId="63AEFC4E" w:rsidR="003008B1" w:rsidRPr="00634D3B" w:rsidRDefault="003008B1" w:rsidP="003008B1">
            <w:pPr>
              <w:rPr>
                <w:rFonts w:eastAsia="Arial" w:cs="Arial"/>
                <w:bCs w:val="0"/>
              </w:rPr>
            </w:pPr>
            <w:r>
              <w:rPr>
                <w:rFonts w:eastAsia="Arial" w:cs="Arial"/>
              </w:rPr>
              <w:t>Citizens Identification Number</w:t>
            </w:r>
          </w:p>
        </w:tc>
      </w:tr>
      <w:tr w:rsidR="003008B1" w:rsidRPr="002D4158" w14:paraId="192C26A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9750ED9" w14:textId="77777777" w:rsidR="003008B1" w:rsidRPr="00F97985" w:rsidRDefault="003008B1" w:rsidP="003008B1">
            <w:pPr>
              <w:numPr>
                <w:ilvl w:val="0"/>
                <w:numId w:val="5"/>
              </w:numPr>
              <w:ind w:left="473"/>
            </w:pPr>
          </w:p>
        </w:tc>
        <w:tc>
          <w:tcPr>
            <w:tcW w:w="2086" w:type="dxa"/>
          </w:tcPr>
          <w:p w14:paraId="1AC785E8" w14:textId="155E8F2C" w:rsidR="003008B1" w:rsidRPr="00F97985"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CRRB</w:t>
            </w:r>
          </w:p>
        </w:tc>
        <w:tc>
          <w:tcPr>
            <w:cnfStyle w:val="000100000000" w:firstRow="0" w:lastRow="0" w:firstColumn="0" w:lastColumn="1" w:oddVBand="0" w:evenVBand="0" w:oddHBand="0" w:evenHBand="0" w:firstRowFirstColumn="0" w:firstRowLastColumn="0" w:lastRowFirstColumn="0" w:lastRowLastColumn="0"/>
            <w:tcW w:w="5869" w:type="dxa"/>
          </w:tcPr>
          <w:p w14:paraId="7368DE7C" w14:textId="14D21507" w:rsidR="003008B1" w:rsidRPr="007E0112" w:rsidRDefault="003008B1" w:rsidP="003008B1">
            <w:pPr>
              <w:rPr>
                <w:rFonts w:eastAsia="Arial" w:cs="Arial"/>
                <w:bCs w:val="0"/>
              </w:rPr>
            </w:pPr>
            <w:r>
              <w:rPr>
                <w:rFonts w:eastAsia="Arial" w:cs="Arial"/>
              </w:rPr>
              <w:t>Customs Rules and Regulations of Bhutan</w:t>
            </w:r>
          </w:p>
        </w:tc>
      </w:tr>
      <w:tr w:rsidR="003008B1" w:rsidRPr="002D4158" w14:paraId="62801379"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DD35B7C" w14:textId="77777777" w:rsidR="003008B1" w:rsidRDefault="003008B1" w:rsidP="003008B1">
            <w:pPr>
              <w:numPr>
                <w:ilvl w:val="0"/>
                <w:numId w:val="5"/>
              </w:numPr>
              <w:ind w:left="473"/>
            </w:pPr>
          </w:p>
        </w:tc>
        <w:tc>
          <w:tcPr>
            <w:tcW w:w="2086" w:type="dxa"/>
          </w:tcPr>
          <w:p w14:paraId="40699231" w14:textId="171C8D33"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DITT</w:t>
            </w:r>
          </w:p>
        </w:tc>
        <w:tc>
          <w:tcPr>
            <w:cnfStyle w:val="000100000000" w:firstRow="0" w:lastRow="0" w:firstColumn="0" w:lastColumn="1" w:oddVBand="0" w:evenVBand="0" w:oddHBand="0" w:evenHBand="0" w:firstRowFirstColumn="0" w:firstRowLastColumn="0" w:lastRowFirstColumn="0" w:lastRowLastColumn="0"/>
            <w:tcW w:w="5869" w:type="dxa"/>
          </w:tcPr>
          <w:p w14:paraId="2D1A3C17" w14:textId="62862AB9" w:rsidR="003008B1" w:rsidRPr="00634D3B" w:rsidRDefault="003008B1" w:rsidP="003008B1">
            <w:pPr>
              <w:rPr>
                <w:rFonts w:eastAsia="Arial" w:cs="Arial"/>
                <w:bCs w:val="0"/>
              </w:rPr>
            </w:pPr>
            <w:r>
              <w:rPr>
                <w:rFonts w:eastAsia="Arial" w:cs="Arial"/>
              </w:rPr>
              <w:t>Department of Information Technology &amp; Telecom</w:t>
            </w:r>
          </w:p>
        </w:tc>
      </w:tr>
      <w:tr w:rsidR="003008B1" w:rsidRPr="002D4158" w14:paraId="424F2D4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677EFFB" w14:textId="77777777" w:rsidR="003008B1" w:rsidRPr="00F97985" w:rsidRDefault="003008B1" w:rsidP="003008B1">
            <w:pPr>
              <w:numPr>
                <w:ilvl w:val="0"/>
                <w:numId w:val="5"/>
              </w:numPr>
              <w:ind w:left="473"/>
            </w:pPr>
          </w:p>
        </w:tc>
        <w:tc>
          <w:tcPr>
            <w:tcW w:w="2086" w:type="dxa"/>
          </w:tcPr>
          <w:p w14:paraId="223E6706" w14:textId="41130FB3"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DRC</w:t>
            </w:r>
          </w:p>
        </w:tc>
        <w:tc>
          <w:tcPr>
            <w:cnfStyle w:val="000100000000" w:firstRow="0" w:lastRow="0" w:firstColumn="0" w:lastColumn="1" w:oddVBand="0" w:evenVBand="0" w:oddHBand="0" w:evenHBand="0" w:firstRowFirstColumn="0" w:firstRowLastColumn="0" w:lastRowFirstColumn="0" w:lastRowLastColumn="0"/>
            <w:tcW w:w="5869" w:type="dxa"/>
          </w:tcPr>
          <w:p w14:paraId="4F0307CD" w14:textId="35466F0C" w:rsidR="003008B1" w:rsidRPr="00634D3B" w:rsidRDefault="003008B1" w:rsidP="003008B1">
            <w:pPr>
              <w:rPr>
                <w:rFonts w:eastAsia="Arial" w:cs="Arial"/>
                <w:bCs w:val="0"/>
              </w:rPr>
            </w:pPr>
            <w:r>
              <w:rPr>
                <w:rFonts w:eastAsia="Arial" w:cs="Arial"/>
              </w:rPr>
              <w:t>Department of Revenue &amp; Customs</w:t>
            </w:r>
          </w:p>
        </w:tc>
      </w:tr>
      <w:tr w:rsidR="003008B1" w:rsidRPr="002D4158" w14:paraId="6D8F5E6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2889C2F" w14:textId="77777777" w:rsidR="003008B1" w:rsidRPr="00F97985" w:rsidRDefault="003008B1" w:rsidP="003008B1">
            <w:pPr>
              <w:numPr>
                <w:ilvl w:val="0"/>
                <w:numId w:val="5"/>
              </w:numPr>
              <w:ind w:left="473"/>
            </w:pPr>
          </w:p>
        </w:tc>
        <w:tc>
          <w:tcPr>
            <w:tcW w:w="2086" w:type="dxa"/>
          </w:tcPr>
          <w:p w14:paraId="7DDCBB65" w14:textId="417EA8DF" w:rsidR="003008B1" w:rsidRPr="007E0112"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eCMS</w:t>
            </w:r>
          </w:p>
        </w:tc>
        <w:tc>
          <w:tcPr>
            <w:cnfStyle w:val="000100000000" w:firstRow="0" w:lastRow="0" w:firstColumn="0" w:lastColumn="1" w:oddVBand="0" w:evenVBand="0" w:oddHBand="0" w:evenHBand="0" w:firstRowFirstColumn="0" w:firstRowLastColumn="0" w:lastRowFirstColumn="0" w:lastRowLastColumn="0"/>
            <w:tcW w:w="5869" w:type="dxa"/>
          </w:tcPr>
          <w:p w14:paraId="180E0981" w14:textId="1FDE9540" w:rsidR="003008B1" w:rsidRPr="007E0112" w:rsidRDefault="003008B1" w:rsidP="003008B1">
            <w:pPr>
              <w:rPr>
                <w:rFonts w:eastAsia="Arial" w:cs="Arial"/>
                <w:bCs w:val="0"/>
              </w:rPr>
            </w:pPr>
            <w:r>
              <w:rPr>
                <w:rFonts w:eastAsia="Arial" w:cs="Arial"/>
              </w:rPr>
              <w:t>Electronic Customs Management System</w:t>
            </w:r>
          </w:p>
        </w:tc>
      </w:tr>
      <w:tr w:rsidR="003008B1" w:rsidRPr="002D4158" w14:paraId="7C9D17A2"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302636CB" w14:textId="77777777" w:rsidR="003008B1" w:rsidRPr="00F97985" w:rsidRDefault="003008B1" w:rsidP="003008B1">
            <w:pPr>
              <w:numPr>
                <w:ilvl w:val="0"/>
                <w:numId w:val="5"/>
              </w:numPr>
              <w:ind w:left="473"/>
            </w:pPr>
          </w:p>
        </w:tc>
        <w:tc>
          <w:tcPr>
            <w:tcW w:w="2086" w:type="dxa"/>
          </w:tcPr>
          <w:p w14:paraId="4510D067" w14:textId="45E4D189" w:rsidR="003008B1" w:rsidRPr="00F97985"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EMS</w:t>
            </w:r>
          </w:p>
        </w:tc>
        <w:tc>
          <w:tcPr>
            <w:cnfStyle w:val="000100000000" w:firstRow="0" w:lastRow="0" w:firstColumn="0" w:lastColumn="1" w:oddVBand="0" w:evenVBand="0" w:oddHBand="0" w:evenHBand="0" w:firstRowFirstColumn="0" w:firstRowLastColumn="0" w:lastRowFirstColumn="0" w:lastRowLastColumn="0"/>
            <w:tcW w:w="5869" w:type="dxa"/>
          </w:tcPr>
          <w:p w14:paraId="3117E446" w14:textId="28FB8435" w:rsidR="003008B1" w:rsidRPr="00634D3B" w:rsidRDefault="003008B1" w:rsidP="003008B1">
            <w:pPr>
              <w:rPr>
                <w:rFonts w:eastAsia="Arial" w:cs="Arial"/>
                <w:bCs w:val="0"/>
              </w:rPr>
            </w:pPr>
            <w:r>
              <w:rPr>
                <w:rFonts w:eastAsia="Arial" w:cs="Arial"/>
              </w:rPr>
              <w:t>Express Mail Service</w:t>
            </w:r>
          </w:p>
        </w:tc>
      </w:tr>
      <w:tr w:rsidR="003008B1" w:rsidRPr="002D4158" w14:paraId="5390FA81"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1A0A99F" w14:textId="77777777" w:rsidR="003008B1" w:rsidRPr="00F97985" w:rsidRDefault="003008B1" w:rsidP="003008B1">
            <w:pPr>
              <w:numPr>
                <w:ilvl w:val="0"/>
                <w:numId w:val="5"/>
              </w:numPr>
              <w:ind w:left="473"/>
            </w:pPr>
          </w:p>
        </w:tc>
        <w:tc>
          <w:tcPr>
            <w:tcW w:w="2086" w:type="dxa"/>
          </w:tcPr>
          <w:p w14:paraId="7B9817B1" w14:textId="5F1F6AE0"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FRS</w:t>
            </w:r>
          </w:p>
        </w:tc>
        <w:tc>
          <w:tcPr>
            <w:cnfStyle w:val="000100000000" w:firstRow="0" w:lastRow="0" w:firstColumn="0" w:lastColumn="1" w:oddVBand="0" w:evenVBand="0" w:oddHBand="0" w:evenHBand="0" w:firstRowFirstColumn="0" w:firstRowLastColumn="0" w:lastRowFirstColumn="0" w:lastRowLastColumn="0"/>
            <w:tcW w:w="5869" w:type="dxa"/>
          </w:tcPr>
          <w:p w14:paraId="14D1E6D3" w14:textId="588348D6" w:rsidR="003008B1" w:rsidRPr="00634D3B" w:rsidRDefault="003008B1" w:rsidP="003008B1">
            <w:pPr>
              <w:rPr>
                <w:rFonts w:eastAsia="Arial" w:cs="Arial"/>
                <w:bCs w:val="0"/>
              </w:rPr>
            </w:pPr>
            <w:r>
              <w:rPr>
                <w:rFonts w:eastAsia="Arial" w:cs="Arial"/>
              </w:rPr>
              <w:t>Functional Requirements Specification</w:t>
            </w:r>
          </w:p>
        </w:tc>
      </w:tr>
      <w:tr w:rsidR="003008B1" w:rsidRPr="002D4158" w14:paraId="6D93926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BE6F622" w14:textId="77777777" w:rsidR="003008B1" w:rsidRPr="00F97985" w:rsidRDefault="003008B1" w:rsidP="003008B1">
            <w:pPr>
              <w:numPr>
                <w:ilvl w:val="0"/>
                <w:numId w:val="5"/>
              </w:numPr>
              <w:ind w:left="473"/>
            </w:pPr>
          </w:p>
        </w:tc>
        <w:tc>
          <w:tcPr>
            <w:tcW w:w="2086" w:type="dxa"/>
          </w:tcPr>
          <w:p w14:paraId="667D7D4C" w14:textId="4BCDE78E"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GST</w:t>
            </w:r>
          </w:p>
        </w:tc>
        <w:tc>
          <w:tcPr>
            <w:cnfStyle w:val="000100000000" w:firstRow="0" w:lastRow="0" w:firstColumn="0" w:lastColumn="1" w:oddVBand="0" w:evenVBand="0" w:oddHBand="0" w:evenHBand="0" w:firstRowFirstColumn="0" w:firstRowLastColumn="0" w:lastRowFirstColumn="0" w:lastRowLastColumn="0"/>
            <w:tcW w:w="5869" w:type="dxa"/>
          </w:tcPr>
          <w:p w14:paraId="773CABB1" w14:textId="68E93FE8" w:rsidR="003008B1" w:rsidRPr="00634D3B" w:rsidRDefault="003008B1" w:rsidP="003008B1">
            <w:pPr>
              <w:rPr>
                <w:rFonts w:eastAsia="Arial" w:cs="Arial"/>
                <w:bCs w:val="0"/>
              </w:rPr>
            </w:pPr>
            <w:r>
              <w:rPr>
                <w:rFonts w:eastAsia="Arial" w:cs="Arial"/>
              </w:rPr>
              <w:t>Goods and Services Tax</w:t>
            </w:r>
          </w:p>
        </w:tc>
      </w:tr>
      <w:tr w:rsidR="003008B1" w:rsidRPr="002D4158" w14:paraId="30CC839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4053FB9" w14:textId="77777777" w:rsidR="003008B1" w:rsidRPr="00F97985" w:rsidRDefault="003008B1" w:rsidP="003008B1">
            <w:pPr>
              <w:numPr>
                <w:ilvl w:val="0"/>
                <w:numId w:val="5"/>
              </w:numPr>
              <w:ind w:left="473"/>
            </w:pPr>
          </w:p>
        </w:tc>
        <w:tc>
          <w:tcPr>
            <w:tcW w:w="2086" w:type="dxa"/>
          </w:tcPr>
          <w:p w14:paraId="786A52FA" w14:textId="2196C701" w:rsidR="003008B1" w:rsidRPr="00F97985"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IDEC</w:t>
            </w:r>
          </w:p>
        </w:tc>
        <w:tc>
          <w:tcPr>
            <w:cnfStyle w:val="000100000000" w:firstRow="0" w:lastRow="0" w:firstColumn="0" w:lastColumn="1" w:oddVBand="0" w:evenVBand="0" w:oddHBand="0" w:evenHBand="0" w:firstRowFirstColumn="0" w:firstRowLastColumn="0" w:lastRowFirstColumn="0" w:lastRowLastColumn="0"/>
            <w:tcW w:w="5869" w:type="dxa"/>
          </w:tcPr>
          <w:p w14:paraId="21FE388F" w14:textId="01C54D7D" w:rsidR="003008B1" w:rsidRPr="00634D3B" w:rsidRDefault="003008B1" w:rsidP="003008B1">
            <w:pPr>
              <w:rPr>
                <w:rFonts w:eastAsia="Arial" w:cs="Arial"/>
                <w:bCs w:val="0"/>
              </w:rPr>
            </w:pPr>
            <w:r>
              <w:rPr>
                <w:rFonts w:eastAsia="Arial" w:cs="Arial"/>
              </w:rPr>
              <w:t xml:space="preserve"> Duty Exemption Certificate</w:t>
            </w:r>
          </w:p>
        </w:tc>
      </w:tr>
      <w:tr w:rsidR="003008B1" w:rsidRPr="002D4158" w14:paraId="49BAD241"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46C5AA9" w14:textId="77777777" w:rsidR="003008B1" w:rsidRPr="00F97985" w:rsidRDefault="003008B1" w:rsidP="003008B1">
            <w:pPr>
              <w:numPr>
                <w:ilvl w:val="0"/>
                <w:numId w:val="5"/>
              </w:numPr>
              <w:ind w:left="473"/>
            </w:pPr>
          </w:p>
        </w:tc>
        <w:tc>
          <w:tcPr>
            <w:tcW w:w="2086" w:type="dxa"/>
          </w:tcPr>
          <w:p w14:paraId="1BDEC9CE" w14:textId="1D8B655A"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LTO</w:t>
            </w:r>
          </w:p>
        </w:tc>
        <w:tc>
          <w:tcPr>
            <w:cnfStyle w:val="000100000000" w:firstRow="0" w:lastRow="0" w:firstColumn="0" w:lastColumn="1" w:oddVBand="0" w:evenVBand="0" w:oddHBand="0" w:evenHBand="0" w:firstRowFirstColumn="0" w:firstRowLastColumn="0" w:lastRowFirstColumn="0" w:lastRowLastColumn="0"/>
            <w:tcW w:w="5869" w:type="dxa"/>
          </w:tcPr>
          <w:p w14:paraId="4CF0B775" w14:textId="518DFE95" w:rsidR="003008B1" w:rsidRPr="00634D3B" w:rsidRDefault="003008B1" w:rsidP="003008B1">
            <w:pPr>
              <w:rPr>
                <w:rFonts w:eastAsia="Arial" w:cs="Arial"/>
                <w:bCs w:val="0"/>
              </w:rPr>
            </w:pPr>
            <w:r>
              <w:rPr>
                <w:rFonts w:eastAsia="Arial" w:cs="Arial"/>
              </w:rPr>
              <w:t>Liaison and Transit Office</w:t>
            </w:r>
          </w:p>
        </w:tc>
      </w:tr>
      <w:tr w:rsidR="003008B1" w:rsidRPr="002D4158" w14:paraId="64271C53"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6A733C0F" w14:textId="77777777" w:rsidR="003008B1" w:rsidRPr="00F97985" w:rsidRDefault="003008B1" w:rsidP="003008B1">
            <w:pPr>
              <w:numPr>
                <w:ilvl w:val="0"/>
                <w:numId w:val="5"/>
              </w:numPr>
              <w:ind w:left="473"/>
            </w:pPr>
          </w:p>
        </w:tc>
        <w:tc>
          <w:tcPr>
            <w:tcW w:w="2086" w:type="dxa"/>
          </w:tcPr>
          <w:p w14:paraId="61D3F41F" w14:textId="0E0D19DB" w:rsidR="003008B1" w:rsidRPr="00634D3B"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LoG</w:t>
            </w:r>
          </w:p>
        </w:tc>
        <w:tc>
          <w:tcPr>
            <w:cnfStyle w:val="000100000000" w:firstRow="0" w:lastRow="0" w:firstColumn="0" w:lastColumn="1" w:oddVBand="0" w:evenVBand="0" w:oddHBand="0" w:evenHBand="0" w:firstRowFirstColumn="0" w:firstRowLastColumn="0" w:lastRowFirstColumn="0" w:lastRowLastColumn="0"/>
            <w:tcW w:w="5869" w:type="dxa"/>
          </w:tcPr>
          <w:p w14:paraId="1B493FF3" w14:textId="16B16157" w:rsidR="003008B1" w:rsidRPr="00634D3B" w:rsidRDefault="003008B1" w:rsidP="003008B1">
            <w:pPr>
              <w:rPr>
                <w:rFonts w:eastAsia="Arial" w:cs="Arial"/>
                <w:bCs w:val="0"/>
              </w:rPr>
            </w:pPr>
            <w:r>
              <w:rPr>
                <w:rFonts w:eastAsia="Arial" w:cs="Arial"/>
              </w:rPr>
              <w:t>Letter of Guarantee</w:t>
            </w:r>
          </w:p>
        </w:tc>
      </w:tr>
      <w:tr w:rsidR="003008B1" w:rsidRPr="002D4158" w14:paraId="01B7D2BF"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EEE4353" w14:textId="77777777" w:rsidR="003008B1" w:rsidRPr="00F97985" w:rsidRDefault="003008B1" w:rsidP="003008B1">
            <w:pPr>
              <w:numPr>
                <w:ilvl w:val="0"/>
                <w:numId w:val="5"/>
              </w:numPr>
              <w:ind w:left="473"/>
            </w:pPr>
          </w:p>
        </w:tc>
        <w:tc>
          <w:tcPr>
            <w:tcW w:w="2086" w:type="dxa"/>
          </w:tcPr>
          <w:p w14:paraId="0599A0B2" w14:textId="6E089EE1" w:rsidR="003008B1"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LCS</w:t>
            </w:r>
          </w:p>
        </w:tc>
        <w:tc>
          <w:tcPr>
            <w:cnfStyle w:val="000100000000" w:firstRow="0" w:lastRow="0" w:firstColumn="0" w:lastColumn="1" w:oddVBand="0" w:evenVBand="0" w:oddHBand="0" w:evenHBand="0" w:firstRowFirstColumn="0" w:firstRowLastColumn="0" w:lastRowFirstColumn="0" w:lastRowLastColumn="0"/>
            <w:tcW w:w="5869" w:type="dxa"/>
          </w:tcPr>
          <w:p w14:paraId="71B68276" w14:textId="0C534899" w:rsidR="003008B1" w:rsidRDefault="003008B1" w:rsidP="003008B1">
            <w:pPr>
              <w:rPr>
                <w:rFonts w:eastAsia="Arial" w:cs="Arial"/>
                <w:bCs w:val="0"/>
              </w:rPr>
            </w:pPr>
            <w:r>
              <w:rPr>
                <w:rFonts w:eastAsia="Arial" w:cs="Arial"/>
              </w:rPr>
              <w:t>Land Customs Station</w:t>
            </w:r>
          </w:p>
        </w:tc>
      </w:tr>
      <w:tr w:rsidR="003008B1" w:rsidRPr="002D4158" w14:paraId="04BCC28F"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B50F769" w14:textId="77777777" w:rsidR="003008B1" w:rsidRPr="00F97985" w:rsidRDefault="003008B1" w:rsidP="003008B1">
            <w:pPr>
              <w:numPr>
                <w:ilvl w:val="0"/>
                <w:numId w:val="5"/>
              </w:numPr>
              <w:ind w:left="473"/>
            </w:pPr>
          </w:p>
        </w:tc>
        <w:tc>
          <w:tcPr>
            <w:tcW w:w="2086" w:type="dxa"/>
          </w:tcPr>
          <w:p w14:paraId="5C3044C5" w14:textId="20C009A7" w:rsidR="003008B1" w:rsidRPr="001B5B9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MoEA</w:t>
            </w:r>
          </w:p>
        </w:tc>
        <w:tc>
          <w:tcPr>
            <w:cnfStyle w:val="000100000000" w:firstRow="0" w:lastRow="0" w:firstColumn="0" w:lastColumn="1" w:oddVBand="0" w:evenVBand="0" w:oddHBand="0" w:evenHBand="0" w:firstRowFirstColumn="0" w:firstRowLastColumn="0" w:lastRowFirstColumn="0" w:lastRowLastColumn="0"/>
            <w:tcW w:w="5869" w:type="dxa"/>
          </w:tcPr>
          <w:p w14:paraId="42CB1A4D" w14:textId="47057225" w:rsidR="003008B1" w:rsidRPr="001B5B9E" w:rsidRDefault="003008B1" w:rsidP="003008B1">
            <w:pPr>
              <w:rPr>
                <w:rFonts w:eastAsia="Arial" w:cs="Arial"/>
                <w:bCs w:val="0"/>
              </w:rPr>
            </w:pPr>
            <w:r>
              <w:rPr>
                <w:rFonts w:eastAsia="Arial" w:cs="Arial"/>
              </w:rPr>
              <w:t xml:space="preserve">Ministry of Economic Affairs </w:t>
            </w:r>
          </w:p>
        </w:tc>
      </w:tr>
      <w:tr w:rsidR="003008B1" w:rsidRPr="002D4158" w14:paraId="125A7D7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1C8D39C" w14:textId="77777777" w:rsidR="003008B1" w:rsidRPr="00F97985" w:rsidRDefault="003008B1" w:rsidP="003008B1">
            <w:pPr>
              <w:numPr>
                <w:ilvl w:val="0"/>
                <w:numId w:val="5"/>
              </w:numPr>
              <w:ind w:left="473"/>
            </w:pPr>
          </w:p>
        </w:tc>
        <w:tc>
          <w:tcPr>
            <w:tcW w:w="2086" w:type="dxa"/>
          </w:tcPr>
          <w:p w14:paraId="106ABEBF" w14:textId="046E0C3A" w:rsidR="003008B1" w:rsidRPr="001B5B9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MoHCA</w:t>
            </w:r>
          </w:p>
        </w:tc>
        <w:tc>
          <w:tcPr>
            <w:cnfStyle w:val="000100000000" w:firstRow="0" w:lastRow="0" w:firstColumn="0" w:lastColumn="1" w:oddVBand="0" w:evenVBand="0" w:oddHBand="0" w:evenHBand="0" w:firstRowFirstColumn="0" w:firstRowLastColumn="0" w:lastRowFirstColumn="0" w:lastRowLastColumn="0"/>
            <w:tcW w:w="5869" w:type="dxa"/>
          </w:tcPr>
          <w:p w14:paraId="6A246C45" w14:textId="4EC88C96" w:rsidR="003008B1" w:rsidRPr="00083E5E" w:rsidRDefault="003008B1" w:rsidP="003008B1">
            <w:pPr>
              <w:rPr>
                <w:rFonts w:eastAsia="Arial" w:cs="Arial"/>
                <w:bCs w:val="0"/>
              </w:rPr>
            </w:pPr>
            <w:r>
              <w:rPr>
                <w:rFonts w:eastAsia="Arial" w:cs="Arial"/>
              </w:rPr>
              <w:t>Ministry of Home and Cultural Affairs</w:t>
            </w:r>
          </w:p>
        </w:tc>
      </w:tr>
      <w:tr w:rsidR="003008B1" w:rsidRPr="002D4158" w14:paraId="2AE47EA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1E8612F" w14:textId="77777777" w:rsidR="003008B1" w:rsidRPr="00F97985" w:rsidRDefault="003008B1" w:rsidP="003008B1">
            <w:pPr>
              <w:numPr>
                <w:ilvl w:val="0"/>
                <w:numId w:val="5"/>
              </w:numPr>
              <w:ind w:left="473"/>
            </w:pPr>
          </w:p>
        </w:tc>
        <w:tc>
          <w:tcPr>
            <w:tcW w:w="2086" w:type="dxa"/>
          </w:tcPr>
          <w:p w14:paraId="4AE4E6F2" w14:textId="16D6C06C" w:rsidR="003008B1"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MoF</w:t>
            </w:r>
          </w:p>
        </w:tc>
        <w:tc>
          <w:tcPr>
            <w:cnfStyle w:val="000100000000" w:firstRow="0" w:lastRow="0" w:firstColumn="0" w:lastColumn="1" w:oddVBand="0" w:evenVBand="0" w:oddHBand="0" w:evenHBand="0" w:firstRowFirstColumn="0" w:firstRowLastColumn="0" w:lastRowFirstColumn="0" w:lastRowLastColumn="0"/>
            <w:tcW w:w="5869" w:type="dxa"/>
          </w:tcPr>
          <w:p w14:paraId="4A7CA576" w14:textId="7855745F" w:rsidR="003008B1" w:rsidRPr="00083E5E" w:rsidRDefault="003008B1" w:rsidP="003008B1">
            <w:pPr>
              <w:rPr>
                <w:rFonts w:eastAsia="Arial" w:cs="Arial"/>
                <w:bCs w:val="0"/>
              </w:rPr>
            </w:pPr>
            <w:r>
              <w:rPr>
                <w:rFonts w:eastAsia="Arial" w:cs="Arial"/>
              </w:rPr>
              <w:t>Ministry of Finance</w:t>
            </w:r>
          </w:p>
        </w:tc>
      </w:tr>
      <w:tr w:rsidR="003008B1" w:rsidRPr="002D4158" w14:paraId="2668CA4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E50F244" w14:textId="77777777" w:rsidR="003008B1" w:rsidRPr="00F97985" w:rsidRDefault="003008B1" w:rsidP="003008B1">
            <w:pPr>
              <w:numPr>
                <w:ilvl w:val="0"/>
                <w:numId w:val="5"/>
              </w:numPr>
              <w:ind w:left="473"/>
            </w:pPr>
          </w:p>
        </w:tc>
        <w:tc>
          <w:tcPr>
            <w:tcW w:w="2086" w:type="dxa"/>
          </w:tcPr>
          <w:p w14:paraId="726AD6F1" w14:textId="1D7A552D"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MIS</w:t>
            </w:r>
          </w:p>
        </w:tc>
        <w:tc>
          <w:tcPr>
            <w:cnfStyle w:val="000100000000" w:firstRow="0" w:lastRow="0" w:firstColumn="0" w:lastColumn="1" w:oddVBand="0" w:evenVBand="0" w:oddHBand="0" w:evenHBand="0" w:firstRowFirstColumn="0" w:firstRowLastColumn="0" w:lastRowFirstColumn="0" w:lastRowLastColumn="0"/>
            <w:tcW w:w="5869" w:type="dxa"/>
          </w:tcPr>
          <w:p w14:paraId="07C4DD41" w14:textId="388D7AC3" w:rsidR="003008B1" w:rsidRPr="00083E5E" w:rsidRDefault="003008B1" w:rsidP="003008B1">
            <w:pPr>
              <w:rPr>
                <w:rFonts w:eastAsia="Arial" w:cs="Arial"/>
                <w:bCs w:val="0"/>
              </w:rPr>
            </w:pPr>
            <w:r>
              <w:rPr>
                <w:rFonts w:eastAsia="Arial" w:cs="Arial"/>
              </w:rPr>
              <w:t>Management Information System</w:t>
            </w:r>
          </w:p>
        </w:tc>
      </w:tr>
      <w:tr w:rsidR="003008B1" w:rsidRPr="002D4158" w14:paraId="20513504"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D099F52" w14:textId="77777777" w:rsidR="003008B1" w:rsidRPr="00F97985" w:rsidRDefault="003008B1" w:rsidP="003008B1">
            <w:pPr>
              <w:numPr>
                <w:ilvl w:val="0"/>
                <w:numId w:val="5"/>
              </w:numPr>
              <w:ind w:left="473"/>
            </w:pPr>
          </w:p>
        </w:tc>
        <w:tc>
          <w:tcPr>
            <w:tcW w:w="2086" w:type="dxa"/>
          </w:tcPr>
          <w:p w14:paraId="1531DB2B" w14:textId="15F7D345"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Nu</w:t>
            </w:r>
          </w:p>
        </w:tc>
        <w:tc>
          <w:tcPr>
            <w:cnfStyle w:val="000100000000" w:firstRow="0" w:lastRow="0" w:firstColumn="0" w:lastColumn="1" w:oddVBand="0" w:evenVBand="0" w:oddHBand="0" w:evenHBand="0" w:firstRowFirstColumn="0" w:firstRowLastColumn="0" w:lastRowFirstColumn="0" w:lastRowLastColumn="0"/>
            <w:tcW w:w="5869" w:type="dxa"/>
          </w:tcPr>
          <w:p w14:paraId="34B1B3F3" w14:textId="00C839A3" w:rsidR="003008B1" w:rsidRPr="00083E5E" w:rsidRDefault="003008B1" w:rsidP="003008B1">
            <w:pPr>
              <w:rPr>
                <w:rFonts w:eastAsia="Arial" w:cs="Arial"/>
                <w:bCs w:val="0"/>
              </w:rPr>
            </w:pPr>
            <w:r>
              <w:rPr>
                <w:rFonts w:eastAsia="Arial" w:cs="Arial"/>
              </w:rPr>
              <w:t>Ngultrum</w:t>
            </w:r>
          </w:p>
        </w:tc>
      </w:tr>
      <w:tr w:rsidR="003008B1" w:rsidRPr="002D4158" w14:paraId="54F4479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23E7CD0" w14:textId="77777777" w:rsidR="003008B1" w:rsidRPr="00F97985" w:rsidRDefault="003008B1" w:rsidP="003008B1">
            <w:pPr>
              <w:numPr>
                <w:ilvl w:val="0"/>
                <w:numId w:val="5"/>
              </w:numPr>
              <w:ind w:left="473"/>
            </w:pPr>
          </w:p>
        </w:tc>
        <w:tc>
          <w:tcPr>
            <w:tcW w:w="2086" w:type="dxa"/>
          </w:tcPr>
          <w:p w14:paraId="72471705" w14:textId="72BEA12D"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RMA</w:t>
            </w:r>
          </w:p>
        </w:tc>
        <w:tc>
          <w:tcPr>
            <w:cnfStyle w:val="000100000000" w:firstRow="0" w:lastRow="0" w:firstColumn="0" w:lastColumn="1" w:oddVBand="0" w:evenVBand="0" w:oddHBand="0" w:evenHBand="0" w:firstRowFirstColumn="0" w:firstRowLastColumn="0" w:lastRowFirstColumn="0" w:lastRowLastColumn="0"/>
            <w:tcW w:w="5869" w:type="dxa"/>
          </w:tcPr>
          <w:p w14:paraId="2C4B0464" w14:textId="504C91A0" w:rsidR="003008B1" w:rsidRPr="00083E5E" w:rsidRDefault="003008B1" w:rsidP="003008B1">
            <w:pPr>
              <w:rPr>
                <w:rFonts w:eastAsia="Arial" w:cs="Arial"/>
                <w:bCs w:val="0"/>
              </w:rPr>
            </w:pPr>
            <w:r>
              <w:rPr>
                <w:rFonts w:eastAsia="Arial" w:cs="Arial"/>
              </w:rPr>
              <w:t>Royal Monetary Authority</w:t>
            </w:r>
          </w:p>
        </w:tc>
      </w:tr>
      <w:tr w:rsidR="003008B1" w:rsidRPr="002D4158" w14:paraId="5C19199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74D2F05" w14:textId="77777777" w:rsidR="003008B1" w:rsidRPr="00F97985" w:rsidRDefault="003008B1" w:rsidP="003008B1">
            <w:pPr>
              <w:numPr>
                <w:ilvl w:val="0"/>
                <w:numId w:val="5"/>
              </w:numPr>
              <w:ind w:left="473"/>
            </w:pPr>
          </w:p>
        </w:tc>
        <w:tc>
          <w:tcPr>
            <w:tcW w:w="2086" w:type="dxa"/>
          </w:tcPr>
          <w:p w14:paraId="371193A2" w14:textId="3414929D"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RGoB</w:t>
            </w:r>
          </w:p>
        </w:tc>
        <w:tc>
          <w:tcPr>
            <w:cnfStyle w:val="000100000000" w:firstRow="0" w:lastRow="0" w:firstColumn="0" w:lastColumn="1" w:oddVBand="0" w:evenVBand="0" w:oddHBand="0" w:evenHBand="0" w:firstRowFirstColumn="0" w:firstRowLastColumn="0" w:lastRowFirstColumn="0" w:lastRowLastColumn="0"/>
            <w:tcW w:w="5869" w:type="dxa"/>
          </w:tcPr>
          <w:p w14:paraId="38597CE4" w14:textId="601CFEF8" w:rsidR="003008B1" w:rsidRPr="00083E5E" w:rsidRDefault="003008B1" w:rsidP="003008B1">
            <w:pPr>
              <w:rPr>
                <w:rFonts w:eastAsia="Arial" w:cs="Arial"/>
                <w:bCs w:val="0"/>
              </w:rPr>
            </w:pPr>
            <w:r>
              <w:rPr>
                <w:rFonts w:eastAsia="Arial" w:cs="Arial"/>
              </w:rPr>
              <w:t>Royal Government of Bhutan</w:t>
            </w:r>
          </w:p>
        </w:tc>
      </w:tr>
      <w:tr w:rsidR="003008B1" w:rsidRPr="002D4158" w14:paraId="0F393E7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EB1F365" w14:textId="77777777" w:rsidR="003008B1" w:rsidRPr="00F97985" w:rsidRDefault="003008B1" w:rsidP="003008B1">
            <w:pPr>
              <w:numPr>
                <w:ilvl w:val="0"/>
                <w:numId w:val="5"/>
              </w:numPr>
              <w:ind w:left="473"/>
            </w:pPr>
          </w:p>
        </w:tc>
        <w:tc>
          <w:tcPr>
            <w:tcW w:w="2086" w:type="dxa"/>
          </w:tcPr>
          <w:p w14:paraId="0BD36F71" w14:textId="48BE0B81"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RRCO</w:t>
            </w:r>
          </w:p>
        </w:tc>
        <w:tc>
          <w:tcPr>
            <w:cnfStyle w:val="000100000000" w:firstRow="0" w:lastRow="0" w:firstColumn="0" w:lastColumn="1" w:oddVBand="0" w:evenVBand="0" w:oddHBand="0" w:evenHBand="0" w:firstRowFirstColumn="0" w:firstRowLastColumn="0" w:lastRowFirstColumn="0" w:lastRowLastColumn="0"/>
            <w:tcW w:w="5869" w:type="dxa"/>
          </w:tcPr>
          <w:p w14:paraId="4966FE5E" w14:textId="5ED6AEFB" w:rsidR="003008B1" w:rsidRPr="00083E5E" w:rsidRDefault="003008B1" w:rsidP="003008B1">
            <w:pPr>
              <w:rPr>
                <w:rFonts w:eastAsia="Arial" w:cs="Arial"/>
                <w:bCs w:val="0"/>
              </w:rPr>
            </w:pPr>
            <w:r>
              <w:rPr>
                <w:rFonts w:eastAsia="Arial" w:cs="Arial"/>
              </w:rPr>
              <w:t>Regional Revenue and Customs Office</w:t>
            </w:r>
          </w:p>
        </w:tc>
      </w:tr>
      <w:tr w:rsidR="003008B1" w:rsidRPr="002D4158" w14:paraId="5D69C20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C6B8630" w14:textId="77777777" w:rsidR="003008B1" w:rsidRPr="00F97985" w:rsidRDefault="003008B1" w:rsidP="003008B1">
            <w:pPr>
              <w:numPr>
                <w:ilvl w:val="0"/>
                <w:numId w:val="5"/>
              </w:numPr>
              <w:ind w:left="473"/>
            </w:pPr>
          </w:p>
        </w:tc>
        <w:tc>
          <w:tcPr>
            <w:tcW w:w="2086" w:type="dxa"/>
          </w:tcPr>
          <w:p w14:paraId="5407C603" w14:textId="43D1D12B"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RTO</w:t>
            </w:r>
          </w:p>
        </w:tc>
        <w:tc>
          <w:tcPr>
            <w:cnfStyle w:val="000100000000" w:firstRow="0" w:lastRow="0" w:firstColumn="0" w:lastColumn="1" w:oddVBand="0" w:evenVBand="0" w:oddHBand="0" w:evenHBand="0" w:firstRowFirstColumn="0" w:firstRowLastColumn="0" w:lastRowFirstColumn="0" w:lastRowLastColumn="0"/>
            <w:tcW w:w="5869" w:type="dxa"/>
          </w:tcPr>
          <w:p w14:paraId="4944547B" w14:textId="6269EE44" w:rsidR="003008B1" w:rsidRPr="00083E5E" w:rsidRDefault="003008B1" w:rsidP="003008B1">
            <w:pPr>
              <w:rPr>
                <w:rFonts w:eastAsia="Arial" w:cs="Arial"/>
                <w:bCs w:val="0"/>
              </w:rPr>
            </w:pPr>
            <w:r>
              <w:rPr>
                <w:rFonts w:eastAsia="Arial" w:cs="Arial"/>
              </w:rPr>
              <w:t>Regional Trade Office</w:t>
            </w:r>
          </w:p>
        </w:tc>
      </w:tr>
      <w:tr w:rsidR="003008B1" w:rsidRPr="002D4158" w14:paraId="165353A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6F97489" w14:textId="77777777" w:rsidR="003008B1" w:rsidRPr="00F97985" w:rsidRDefault="003008B1" w:rsidP="003008B1">
            <w:pPr>
              <w:numPr>
                <w:ilvl w:val="0"/>
                <w:numId w:val="5"/>
              </w:numPr>
              <w:ind w:left="473"/>
            </w:pPr>
          </w:p>
        </w:tc>
        <w:tc>
          <w:tcPr>
            <w:tcW w:w="2086" w:type="dxa"/>
          </w:tcPr>
          <w:p w14:paraId="2AF8702E" w14:textId="6A11E3D6"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RAMIS</w:t>
            </w:r>
          </w:p>
        </w:tc>
        <w:tc>
          <w:tcPr>
            <w:cnfStyle w:val="000100000000" w:firstRow="0" w:lastRow="0" w:firstColumn="0" w:lastColumn="1" w:oddVBand="0" w:evenVBand="0" w:oddHBand="0" w:evenHBand="0" w:firstRowFirstColumn="0" w:firstRowLastColumn="0" w:lastRowFirstColumn="0" w:lastRowLastColumn="0"/>
            <w:tcW w:w="5869" w:type="dxa"/>
          </w:tcPr>
          <w:p w14:paraId="17F46855" w14:textId="0508F9F8" w:rsidR="003008B1" w:rsidRPr="00083E5E" w:rsidRDefault="003008B1" w:rsidP="003008B1">
            <w:pPr>
              <w:rPr>
                <w:rFonts w:eastAsia="Arial" w:cs="Arial"/>
                <w:bCs w:val="0"/>
              </w:rPr>
            </w:pPr>
            <w:r>
              <w:rPr>
                <w:rFonts w:eastAsia="Arial" w:cs="Arial"/>
              </w:rPr>
              <w:t>Revenue Administration Management Information System</w:t>
            </w:r>
          </w:p>
        </w:tc>
      </w:tr>
      <w:tr w:rsidR="003008B1" w:rsidRPr="002D4158" w14:paraId="2194833A"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0D63C3A" w14:textId="77777777" w:rsidR="003008B1" w:rsidRPr="00F97985" w:rsidRDefault="003008B1" w:rsidP="003008B1">
            <w:pPr>
              <w:numPr>
                <w:ilvl w:val="0"/>
                <w:numId w:val="5"/>
              </w:numPr>
              <w:ind w:left="473"/>
            </w:pPr>
          </w:p>
        </w:tc>
        <w:tc>
          <w:tcPr>
            <w:tcW w:w="2086" w:type="dxa"/>
          </w:tcPr>
          <w:p w14:paraId="75D16046" w14:textId="3DD1BE01"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SARC</w:t>
            </w:r>
          </w:p>
        </w:tc>
        <w:tc>
          <w:tcPr>
            <w:cnfStyle w:val="000100000000" w:firstRow="0" w:lastRow="0" w:firstColumn="0" w:lastColumn="1" w:oddVBand="0" w:evenVBand="0" w:oddHBand="0" w:evenHBand="0" w:firstRowFirstColumn="0" w:firstRowLastColumn="0" w:lastRowFirstColumn="0" w:lastRowLastColumn="0"/>
            <w:tcW w:w="5869" w:type="dxa"/>
          </w:tcPr>
          <w:p w14:paraId="7C674A26" w14:textId="021DC66E" w:rsidR="003008B1" w:rsidRPr="00083E5E" w:rsidRDefault="003008B1" w:rsidP="003008B1">
            <w:pPr>
              <w:rPr>
                <w:rFonts w:eastAsia="Arial" w:cs="Arial"/>
                <w:bCs w:val="0"/>
              </w:rPr>
            </w:pPr>
            <w:r>
              <w:rPr>
                <w:rFonts w:eastAsia="Arial" w:cs="Arial"/>
              </w:rPr>
              <w:t>South Asian Association for Regional Cooperation</w:t>
            </w:r>
          </w:p>
        </w:tc>
      </w:tr>
      <w:tr w:rsidR="003008B1" w:rsidRPr="002D4158" w14:paraId="6C83F4A4"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DCE83CA" w14:textId="77777777" w:rsidR="003008B1" w:rsidRPr="00F97985" w:rsidRDefault="003008B1" w:rsidP="003008B1">
            <w:pPr>
              <w:numPr>
                <w:ilvl w:val="0"/>
                <w:numId w:val="5"/>
              </w:numPr>
              <w:ind w:left="473"/>
            </w:pPr>
          </w:p>
        </w:tc>
        <w:tc>
          <w:tcPr>
            <w:tcW w:w="2086" w:type="dxa"/>
          </w:tcPr>
          <w:p w14:paraId="66A2B219" w14:textId="25AB011C"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SITA</w:t>
            </w:r>
          </w:p>
        </w:tc>
        <w:tc>
          <w:tcPr>
            <w:cnfStyle w:val="000100000000" w:firstRow="0" w:lastRow="0" w:firstColumn="0" w:lastColumn="1" w:oddVBand="0" w:evenVBand="0" w:oddHBand="0" w:evenHBand="0" w:firstRowFirstColumn="0" w:firstRowLastColumn="0" w:lastRowFirstColumn="0" w:lastRowLastColumn="0"/>
            <w:tcW w:w="5869" w:type="dxa"/>
          </w:tcPr>
          <w:p w14:paraId="0A97617F" w14:textId="05F9B874" w:rsidR="003008B1" w:rsidRPr="00083E5E" w:rsidRDefault="003008B1" w:rsidP="003008B1">
            <w:pPr>
              <w:rPr>
                <w:rFonts w:eastAsia="Arial" w:cs="Arial"/>
                <w:bCs w:val="0"/>
              </w:rPr>
            </w:pPr>
            <w:r>
              <w:rPr>
                <w:rFonts w:eastAsia="Arial" w:cs="Arial"/>
              </w:rPr>
              <w:t>International Aeronautical Telecommunications Society</w:t>
            </w:r>
          </w:p>
        </w:tc>
      </w:tr>
      <w:tr w:rsidR="003008B1" w:rsidRPr="002D4158" w14:paraId="3D01A4E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C176ABE" w14:textId="77777777" w:rsidR="003008B1" w:rsidRPr="00F97985" w:rsidRDefault="003008B1" w:rsidP="003008B1">
            <w:pPr>
              <w:numPr>
                <w:ilvl w:val="0"/>
                <w:numId w:val="5"/>
              </w:numPr>
              <w:ind w:left="473"/>
            </w:pPr>
          </w:p>
        </w:tc>
        <w:tc>
          <w:tcPr>
            <w:tcW w:w="2086" w:type="dxa"/>
          </w:tcPr>
          <w:p w14:paraId="7966BFFE" w14:textId="40C38776"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SCTS</w:t>
            </w:r>
          </w:p>
        </w:tc>
        <w:tc>
          <w:tcPr>
            <w:cnfStyle w:val="000100000000" w:firstRow="0" w:lastRow="0" w:firstColumn="0" w:lastColumn="1" w:oddVBand="0" w:evenVBand="0" w:oddHBand="0" w:evenHBand="0" w:firstRowFirstColumn="0" w:firstRowLastColumn="0" w:lastRowFirstColumn="0" w:lastRowLastColumn="0"/>
            <w:tcW w:w="5869" w:type="dxa"/>
          </w:tcPr>
          <w:p w14:paraId="75E067F9" w14:textId="694F078E" w:rsidR="003008B1" w:rsidRPr="00083E5E" w:rsidRDefault="003008B1" w:rsidP="003008B1">
            <w:pPr>
              <w:rPr>
                <w:rFonts w:eastAsia="Arial" w:cs="Arial"/>
                <w:bCs w:val="0"/>
              </w:rPr>
            </w:pPr>
            <w:r>
              <w:rPr>
                <w:rFonts w:eastAsia="Arial" w:cs="Arial"/>
              </w:rPr>
              <w:t>Single Customs Trade System</w:t>
            </w:r>
          </w:p>
        </w:tc>
      </w:tr>
      <w:tr w:rsidR="003008B1" w:rsidRPr="002D4158" w14:paraId="4A271D2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8333294" w14:textId="77777777" w:rsidR="003008B1" w:rsidRPr="00F97985" w:rsidRDefault="003008B1" w:rsidP="003008B1">
            <w:pPr>
              <w:numPr>
                <w:ilvl w:val="0"/>
                <w:numId w:val="5"/>
              </w:numPr>
              <w:ind w:left="473"/>
            </w:pPr>
          </w:p>
        </w:tc>
        <w:tc>
          <w:tcPr>
            <w:tcW w:w="2086" w:type="dxa"/>
          </w:tcPr>
          <w:p w14:paraId="3F282D1C" w14:textId="4AD3DE69"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SAD</w:t>
            </w:r>
          </w:p>
        </w:tc>
        <w:tc>
          <w:tcPr>
            <w:cnfStyle w:val="000100000000" w:firstRow="0" w:lastRow="0" w:firstColumn="0" w:lastColumn="1" w:oddVBand="0" w:evenVBand="0" w:oddHBand="0" w:evenHBand="0" w:firstRowFirstColumn="0" w:firstRowLastColumn="0" w:lastRowFirstColumn="0" w:lastRowLastColumn="0"/>
            <w:tcW w:w="5869" w:type="dxa"/>
          </w:tcPr>
          <w:p w14:paraId="035760BE" w14:textId="02170B86" w:rsidR="003008B1" w:rsidRPr="00083E5E" w:rsidRDefault="003008B1" w:rsidP="003008B1">
            <w:pPr>
              <w:rPr>
                <w:rFonts w:eastAsia="Arial" w:cs="Arial"/>
                <w:bCs w:val="0"/>
              </w:rPr>
            </w:pPr>
            <w:r>
              <w:rPr>
                <w:rFonts w:eastAsia="Arial" w:cs="Arial"/>
              </w:rPr>
              <w:t>Single Administration Document</w:t>
            </w:r>
          </w:p>
        </w:tc>
      </w:tr>
      <w:tr w:rsidR="003008B1" w:rsidRPr="002D4158" w14:paraId="242EF08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4F832AA" w14:textId="77777777" w:rsidR="003008B1" w:rsidRPr="00F97985" w:rsidRDefault="003008B1" w:rsidP="003008B1">
            <w:pPr>
              <w:numPr>
                <w:ilvl w:val="0"/>
                <w:numId w:val="5"/>
              </w:numPr>
              <w:ind w:left="473"/>
            </w:pPr>
          </w:p>
        </w:tc>
        <w:tc>
          <w:tcPr>
            <w:tcW w:w="2086" w:type="dxa"/>
          </w:tcPr>
          <w:p w14:paraId="10BC6121" w14:textId="2CD71E41"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TPN</w:t>
            </w:r>
          </w:p>
        </w:tc>
        <w:tc>
          <w:tcPr>
            <w:cnfStyle w:val="000100000000" w:firstRow="0" w:lastRow="0" w:firstColumn="0" w:lastColumn="1" w:oddVBand="0" w:evenVBand="0" w:oddHBand="0" w:evenHBand="0" w:firstRowFirstColumn="0" w:firstRowLastColumn="0" w:lastRowFirstColumn="0" w:lastRowLastColumn="0"/>
            <w:tcW w:w="5869" w:type="dxa"/>
          </w:tcPr>
          <w:p w14:paraId="25E6D966" w14:textId="330EF0BB" w:rsidR="003008B1" w:rsidRPr="00083E5E" w:rsidRDefault="003008B1" w:rsidP="003008B1">
            <w:pPr>
              <w:rPr>
                <w:rFonts w:eastAsia="Arial" w:cs="Arial"/>
                <w:bCs w:val="0"/>
              </w:rPr>
            </w:pPr>
            <w:r>
              <w:rPr>
                <w:rFonts w:eastAsia="Arial" w:cs="Arial"/>
              </w:rPr>
              <w:t>Taxpayer Number</w:t>
            </w:r>
          </w:p>
        </w:tc>
      </w:tr>
      <w:tr w:rsidR="003008B1" w:rsidRPr="002D4158" w14:paraId="59A36E4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36D3794" w14:textId="77777777" w:rsidR="003008B1" w:rsidRPr="00F97985" w:rsidRDefault="003008B1" w:rsidP="003008B1">
            <w:pPr>
              <w:numPr>
                <w:ilvl w:val="0"/>
                <w:numId w:val="5"/>
              </w:numPr>
              <w:ind w:left="473"/>
            </w:pPr>
          </w:p>
        </w:tc>
        <w:tc>
          <w:tcPr>
            <w:tcW w:w="2086" w:type="dxa"/>
          </w:tcPr>
          <w:p w14:paraId="3FFA2F43" w14:textId="35560FA4" w:rsidR="003008B1" w:rsidRPr="00083E5E" w:rsidRDefault="003008B1" w:rsidP="003008B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UPU</w:t>
            </w:r>
          </w:p>
        </w:tc>
        <w:tc>
          <w:tcPr>
            <w:cnfStyle w:val="000100000000" w:firstRow="0" w:lastRow="0" w:firstColumn="0" w:lastColumn="1" w:oddVBand="0" w:evenVBand="0" w:oddHBand="0" w:evenHBand="0" w:firstRowFirstColumn="0" w:firstRowLastColumn="0" w:lastRowFirstColumn="0" w:lastRowLastColumn="0"/>
            <w:tcW w:w="5869" w:type="dxa"/>
          </w:tcPr>
          <w:p w14:paraId="7BF3F8F9" w14:textId="1F3509CE" w:rsidR="003008B1" w:rsidRPr="00083E5E" w:rsidRDefault="003008B1" w:rsidP="003008B1">
            <w:pPr>
              <w:rPr>
                <w:rFonts w:eastAsia="Arial" w:cs="Arial"/>
                <w:bCs w:val="0"/>
              </w:rPr>
            </w:pPr>
            <w:r>
              <w:rPr>
                <w:rFonts w:eastAsia="Arial" w:cs="Arial"/>
              </w:rPr>
              <w:t>Universal Postal Union</w:t>
            </w:r>
          </w:p>
        </w:tc>
      </w:tr>
    </w:tbl>
    <w:p w14:paraId="6C9D7114" w14:textId="55F118A9" w:rsidR="009A14C3" w:rsidRDefault="009A14C3" w:rsidP="00347859"/>
    <w:p w14:paraId="1D4BE9F5" w14:textId="77777777" w:rsidR="009A14C3" w:rsidRDefault="009A14C3">
      <w:pPr>
        <w:tabs>
          <w:tab w:val="clear" w:pos="360"/>
        </w:tabs>
        <w:jc w:val="left"/>
      </w:pPr>
      <w:r>
        <w:br w:type="page"/>
      </w:r>
    </w:p>
    <w:p w14:paraId="20A2A27D" w14:textId="77777777" w:rsidR="00674820" w:rsidRPr="00EA4D50" w:rsidRDefault="00674820" w:rsidP="00C84B0B">
      <w:pPr>
        <w:pStyle w:val="Heading2"/>
        <w:numPr>
          <w:ilvl w:val="0"/>
          <w:numId w:val="9"/>
        </w:numPr>
        <w:ind w:hanging="720"/>
        <w:rPr>
          <w:rStyle w:val="IntenseReference"/>
          <w:color w:val="000000" w:themeColor="text1"/>
        </w:rPr>
      </w:pPr>
      <w:bookmarkStart w:id="64" w:name="_Toc449098149"/>
      <w:bookmarkStart w:id="65" w:name="_Toc60795474"/>
      <w:bookmarkStart w:id="66" w:name="_Toc331520729"/>
      <w:bookmarkStart w:id="67" w:name="_Toc446411379"/>
      <w:bookmarkStart w:id="68" w:name="_Toc446602766"/>
      <w:bookmarkStart w:id="69" w:name="_Toc446606707"/>
      <w:bookmarkStart w:id="70" w:name="_Toc446924218"/>
      <w:bookmarkStart w:id="71" w:name="_Toc446929231"/>
      <w:bookmarkStart w:id="72" w:name="_Toc446929771"/>
      <w:bookmarkStart w:id="73" w:name="_Toc447040080"/>
      <w:bookmarkStart w:id="74" w:name="_Toc447115376"/>
      <w:bookmarkStart w:id="75" w:name="_Toc447117510"/>
      <w:bookmarkStart w:id="76" w:name="_Toc447120622"/>
      <w:bookmarkStart w:id="77" w:name="_Toc447195123"/>
      <w:bookmarkStart w:id="78" w:name="_Toc447734089"/>
      <w:bookmarkStart w:id="79" w:name="_Toc447883043"/>
      <w:bookmarkStart w:id="80" w:name="_Toc448225546"/>
      <w:bookmarkStart w:id="81" w:name="_Toc448310878"/>
      <w:bookmarkStart w:id="82" w:name="_Toc448486633"/>
      <w:bookmarkStart w:id="83" w:name="_Toc448742961"/>
      <w:bookmarkStart w:id="84" w:name="_Toc448930452"/>
      <w:bookmarkStart w:id="85" w:name="_Toc77159338"/>
      <w:bookmarkEnd w:id="64"/>
      <w:r w:rsidRPr="00EA4D50">
        <w:rPr>
          <w:rStyle w:val="IntenseReference"/>
          <w:color w:val="000000" w:themeColor="text1"/>
        </w:rPr>
        <w:lastRenderedPageBreak/>
        <w:t>References</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bookmarkEnd w:id="62"/>
    <w:bookmarkEnd w:id="63"/>
    <w:p w14:paraId="1A40467E" w14:textId="2659D6F4" w:rsidR="00CE63CD" w:rsidRDefault="00CE63CD" w:rsidP="00F67FAA">
      <w:r>
        <w:t xml:space="preserve">The creation of the </w:t>
      </w:r>
      <w:ins w:id="86" w:author="Raghavan Jaganathan" w:date="2021-07-07T23:55:00Z">
        <w:r w:rsidR="009C1E3C">
          <w:t>e</w:t>
        </w:r>
      </w:ins>
      <w:del w:id="87" w:author="Raghavan Jaganathan" w:date="2021-07-07T23:55:00Z">
        <w:r w:rsidR="002B6092" w:rsidDel="009C1E3C">
          <w:delText>E</w:delText>
        </w:r>
      </w:del>
      <w:r w:rsidR="002B6092">
        <w:t>CMS</w:t>
      </w:r>
      <w:r w:rsidR="000F4218">
        <w:t xml:space="preserve"> </w:t>
      </w:r>
      <w:r w:rsidR="002B6092">
        <w:t>S</w:t>
      </w:r>
      <w:r w:rsidR="000F4218">
        <w:t>RS</w:t>
      </w:r>
      <w:r>
        <w:t xml:space="preserve"> was referenced using the following documents:</w:t>
      </w:r>
    </w:p>
    <w:p w14:paraId="6E7BD823" w14:textId="1450AC2E" w:rsidR="00790B6B" w:rsidRDefault="002B6092" w:rsidP="00790B6B">
      <w:pPr>
        <w:pStyle w:val="ListParagraph"/>
        <w:numPr>
          <w:ilvl w:val="0"/>
          <w:numId w:val="7"/>
        </w:numPr>
      </w:pPr>
      <w:r w:rsidRPr="002B6092">
        <w:t>FUNCATIONAL REQUIREMENT SPECIFICATION</w:t>
      </w:r>
      <w:r w:rsidR="00790B6B">
        <w:t>.d</w:t>
      </w:r>
      <w:r>
        <w:t>ocx</w:t>
      </w:r>
    </w:p>
    <w:p w14:paraId="75EA2A96" w14:textId="73E41DD9" w:rsidR="002B6092" w:rsidRDefault="00FA2E44" w:rsidP="00790B6B">
      <w:pPr>
        <w:pStyle w:val="ListParagraph"/>
        <w:numPr>
          <w:ilvl w:val="0"/>
          <w:numId w:val="7"/>
        </w:numPr>
      </w:pPr>
      <w:r w:rsidRPr="00FA2E44">
        <w:t>TECHNICAL REQUIREMENT SPECIFICATION</w:t>
      </w:r>
      <w:r>
        <w:t>.docx</w:t>
      </w:r>
    </w:p>
    <w:p w14:paraId="115A0CFD" w14:textId="7B005C36" w:rsidR="00FA2E44" w:rsidRDefault="00FA2E44" w:rsidP="00790B6B">
      <w:pPr>
        <w:pStyle w:val="ListParagraph"/>
        <w:numPr>
          <w:ilvl w:val="0"/>
          <w:numId w:val="7"/>
        </w:numPr>
      </w:pPr>
      <w:r w:rsidRPr="00FA2E44">
        <w:t>Bhutan eCMS  Technical Proposal TECH-3</w:t>
      </w:r>
      <w:r>
        <w:t>.pdf</w:t>
      </w:r>
    </w:p>
    <w:p w14:paraId="57DE8DA2" w14:textId="49CCF46E" w:rsidR="00FA2E44" w:rsidRDefault="00FA2E44" w:rsidP="00790B6B">
      <w:pPr>
        <w:pStyle w:val="ListParagraph"/>
        <w:numPr>
          <w:ilvl w:val="0"/>
          <w:numId w:val="7"/>
        </w:numPr>
      </w:pPr>
      <w:r w:rsidRPr="00FA2E44">
        <w:t>Bhutan eCMS  Technical Proposal TECH-4</w:t>
      </w:r>
      <w:r>
        <w:t>.pdf</w:t>
      </w:r>
    </w:p>
    <w:p w14:paraId="56C9EA5D" w14:textId="7E59EBFE" w:rsidR="00FA2E44" w:rsidRDefault="00FA2E44" w:rsidP="00790B6B">
      <w:pPr>
        <w:pStyle w:val="ListParagraph"/>
        <w:numPr>
          <w:ilvl w:val="0"/>
          <w:numId w:val="7"/>
        </w:numPr>
      </w:pPr>
      <w:r w:rsidRPr="00FA2E44">
        <w:t>Bhutan eCMS  Technical Proposal TECH-5A</w:t>
      </w:r>
      <w:r>
        <w:t>.pdf</w:t>
      </w:r>
    </w:p>
    <w:p w14:paraId="5ABF7BD6" w14:textId="5295729B" w:rsidR="00FA2E44" w:rsidRDefault="00FA2E44" w:rsidP="00790B6B">
      <w:pPr>
        <w:pStyle w:val="ListParagraph"/>
        <w:numPr>
          <w:ilvl w:val="0"/>
          <w:numId w:val="7"/>
        </w:numPr>
      </w:pPr>
      <w:r w:rsidRPr="00FA2E44">
        <w:t>Bhutan eCMS  Technical Proposal TECH-5B</w:t>
      </w:r>
      <w:r>
        <w:t>.pdf</w:t>
      </w:r>
    </w:p>
    <w:p w14:paraId="4A5A7DFF" w14:textId="4FE33E99" w:rsidR="00FA2E44" w:rsidRDefault="00FA2E44" w:rsidP="00790B6B">
      <w:pPr>
        <w:pStyle w:val="ListParagraph"/>
        <w:numPr>
          <w:ilvl w:val="0"/>
          <w:numId w:val="7"/>
        </w:numPr>
      </w:pPr>
      <w:r w:rsidRPr="00FA2E44">
        <w:t>Bhutan eCMS  Technical Proposal TECH-6A</w:t>
      </w:r>
      <w:r>
        <w:t>.pdf</w:t>
      </w:r>
    </w:p>
    <w:p w14:paraId="5BE54E52" w14:textId="2D5FF658" w:rsidR="00FA2E44" w:rsidRDefault="00FA2E44" w:rsidP="00790B6B">
      <w:pPr>
        <w:pStyle w:val="ListParagraph"/>
        <w:numPr>
          <w:ilvl w:val="0"/>
          <w:numId w:val="7"/>
        </w:numPr>
      </w:pPr>
      <w:r w:rsidRPr="00FA2E44">
        <w:t>Bhutan eCMS  Technical Proposal TECH-6B</w:t>
      </w:r>
      <w:r>
        <w:t>.pdf</w:t>
      </w:r>
    </w:p>
    <w:p w14:paraId="30D1C2AF" w14:textId="77777777" w:rsidR="002C3184" w:rsidRDefault="002C3184" w:rsidP="00104FC3">
      <w:bookmarkStart w:id="88" w:name="_Toc60795491"/>
      <w:bookmarkStart w:id="89" w:name="_Toc331520744"/>
    </w:p>
    <w:p w14:paraId="30AD93FB" w14:textId="77777777" w:rsidR="00CC1CF7" w:rsidRPr="00CC1CF7" w:rsidRDefault="00CC1CF7" w:rsidP="00CC1CF7"/>
    <w:p w14:paraId="005E9196" w14:textId="77777777" w:rsidR="00CC1CF7" w:rsidRPr="00CC1CF7" w:rsidRDefault="00CC1CF7" w:rsidP="00CC1CF7"/>
    <w:p w14:paraId="79B4F09C" w14:textId="77777777" w:rsidR="00CC1CF7" w:rsidRPr="00CC1CF7" w:rsidRDefault="00CC1CF7" w:rsidP="00CC1CF7"/>
    <w:p w14:paraId="1053453B" w14:textId="77777777" w:rsidR="00CC1CF7" w:rsidRPr="00CC1CF7" w:rsidRDefault="00CC1CF7" w:rsidP="00CC1CF7"/>
    <w:p w14:paraId="6C049D7A" w14:textId="77777777" w:rsidR="00CC1CF7" w:rsidRPr="00CC1CF7" w:rsidRDefault="00CC1CF7" w:rsidP="00CC1CF7"/>
    <w:p w14:paraId="71CDD4D8" w14:textId="77777777" w:rsidR="00CC1CF7" w:rsidRPr="00CC1CF7" w:rsidRDefault="00CC1CF7" w:rsidP="00CC1CF7"/>
    <w:p w14:paraId="319E5EDA" w14:textId="77777777" w:rsidR="00CC1CF7" w:rsidRPr="00CC1CF7" w:rsidRDefault="00CC1CF7" w:rsidP="00CC1CF7"/>
    <w:p w14:paraId="3DC30493" w14:textId="77777777" w:rsidR="00CC1CF7" w:rsidRDefault="00CC1CF7" w:rsidP="00CC1CF7">
      <w:pPr>
        <w:jc w:val="right"/>
      </w:pPr>
    </w:p>
    <w:p w14:paraId="7138303D" w14:textId="77777777" w:rsidR="00CC1CF7" w:rsidRDefault="00CC1CF7" w:rsidP="00CC1CF7"/>
    <w:p w14:paraId="4244573B" w14:textId="2FB9427B" w:rsidR="00CC1CF7" w:rsidRPr="00CC1CF7" w:rsidRDefault="00CC1CF7" w:rsidP="00CC1CF7">
      <w:pPr>
        <w:sectPr w:rsidR="00CC1CF7" w:rsidRPr="00CC1CF7" w:rsidSect="00CC1CF7">
          <w:headerReference w:type="default" r:id="rId16"/>
          <w:headerReference w:type="first" r:id="rId17"/>
          <w:pgSz w:w="12240" w:h="15840" w:code="1"/>
          <w:pgMar w:top="1440" w:right="1800" w:bottom="1440" w:left="1800" w:header="720" w:footer="720" w:gutter="0"/>
          <w:cols w:space="720"/>
          <w:docGrid w:linePitch="272"/>
        </w:sectPr>
      </w:pPr>
    </w:p>
    <w:p w14:paraId="52D348E6" w14:textId="4796A701" w:rsidR="00674820" w:rsidRDefault="00224AD7" w:rsidP="003E2550">
      <w:pPr>
        <w:pStyle w:val="Heading1"/>
      </w:pPr>
      <w:bookmarkStart w:id="90" w:name="_Toc446411380"/>
      <w:bookmarkStart w:id="91" w:name="_Toc446602767"/>
      <w:bookmarkStart w:id="92" w:name="_Toc446606708"/>
      <w:bookmarkStart w:id="93" w:name="_Toc446924219"/>
      <w:bookmarkStart w:id="94" w:name="_Toc446929232"/>
      <w:bookmarkStart w:id="95" w:name="_Toc446929772"/>
      <w:bookmarkStart w:id="96" w:name="_Toc447040081"/>
      <w:bookmarkStart w:id="97" w:name="_Toc447115377"/>
      <w:bookmarkStart w:id="98" w:name="_Toc447117511"/>
      <w:bookmarkStart w:id="99" w:name="_Toc447120623"/>
      <w:bookmarkStart w:id="100" w:name="_Toc447195124"/>
      <w:bookmarkStart w:id="101" w:name="_Toc447734090"/>
      <w:bookmarkStart w:id="102" w:name="_Toc447883044"/>
      <w:bookmarkStart w:id="103" w:name="_Toc448225547"/>
      <w:bookmarkStart w:id="104" w:name="_Toc448310879"/>
      <w:bookmarkStart w:id="105" w:name="_Toc448486634"/>
      <w:bookmarkStart w:id="106" w:name="_Toc448742962"/>
      <w:bookmarkStart w:id="107" w:name="_Toc448930453"/>
      <w:bookmarkStart w:id="108" w:name="_Toc77159339"/>
      <w:bookmarkEnd w:id="88"/>
      <w:bookmarkEnd w:id="89"/>
      <w:r>
        <w:lastRenderedPageBreak/>
        <w:t xml:space="preserve">Audit Trail </w:t>
      </w:r>
      <w:r w:rsidR="00726761" w:rsidRPr="003E2550">
        <w:t>Functional</w:t>
      </w:r>
      <w:r w:rsidR="00726761">
        <w:t xml:space="preserve"> Requirements</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414E2CE2" w14:textId="77777777" w:rsidR="00341EBF" w:rsidRDefault="00341EBF" w:rsidP="00341EBF">
      <w:bookmarkStart w:id="109" w:name="_Toc446521926"/>
    </w:p>
    <w:p w14:paraId="00BDDD96" w14:textId="0145DF3E" w:rsidR="00341EBF" w:rsidRPr="00382535" w:rsidRDefault="008134AC" w:rsidP="00382535">
      <w:pPr>
        <w:pStyle w:val="Heading2"/>
      </w:pPr>
      <w:bookmarkStart w:id="110" w:name="_Toc77159340"/>
      <w:bookmarkStart w:id="111" w:name="_Toc446929773"/>
      <w:bookmarkEnd w:id="109"/>
      <w:r>
        <w:t>Audit Trail Overview</w:t>
      </w:r>
      <w:bookmarkEnd w:id="110"/>
    </w:p>
    <w:bookmarkEnd w:id="111"/>
    <w:p w14:paraId="4F213C42" w14:textId="51C1EDDB" w:rsidR="008134AC" w:rsidRDefault="008134AC" w:rsidP="008134AC">
      <w:pPr>
        <w:ind w:left="-5" w:right="43"/>
      </w:pPr>
      <w:r>
        <w:t xml:space="preserve">The Audit Trail module is used to audit various functionalities in </w:t>
      </w:r>
      <w:ins w:id="112" w:author="Raghavan Jaganathan" w:date="2021-07-07T23:56:00Z">
        <w:r w:rsidR="009C1E3C">
          <w:t>e</w:t>
        </w:r>
      </w:ins>
      <w:del w:id="113" w:author="Raghavan Jaganathan" w:date="2021-07-07T23:56:00Z">
        <w:r w:rsidDel="009C1E3C">
          <w:delText>E</w:delText>
        </w:r>
      </w:del>
      <w:r>
        <w:t xml:space="preserve">CMS modules by storing the details in audit tables. The Audit Trail module contains mainly two functions. The first one is called Data Collector and the other one is called Data Viewer. All modules in </w:t>
      </w:r>
      <w:ins w:id="114" w:author="Raghavan Jaganathan" w:date="2021-07-07T23:56:00Z">
        <w:r w:rsidR="009C1E3C">
          <w:t>e</w:t>
        </w:r>
      </w:ins>
      <w:del w:id="115" w:author="Raghavan Jaganathan" w:date="2021-07-07T23:56:00Z">
        <w:r w:rsidR="006C58A2" w:rsidDel="009C1E3C">
          <w:delText>E</w:delText>
        </w:r>
      </w:del>
      <w:r>
        <w:t xml:space="preserve">CMS will have audit logging.  </w:t>
      </w:r>
    </w:p>
    <w:p w14:paraId="1B4BFE43" w14:textId="4D6609A9" w:rsidR="003B3603" w:rsidRDefault="003B3603" w:rsidP="008134AC">
      <w:pPr>
        <w:ind w:left="-5" w:right="43"/>
      </w:pPr>
    </w:p>
    <w:p w14:paraId="73221C71" w14:textId="77777777" w:rsidR="003B3603" w:rsidRDefault="003B3603" w:rsidP="003B3603">
      <w:pPr>
        <w:spacing w:after="49"/>
        <w:ind w:left="-5" w:right="43"/>
      </w:pPr>
      <w:r>
        <w:t xml:space="preserve">The Audit Trail module is used by the system administrator (Customs) for system auditing and transaction auditing. Detailed audit tracking of each transaction can be done using the Audit Trail module. The Audit Trail module is a centralized module, and it tracks CMS audit. It is comprised of a front end for administrators to query and view a transaction audit log. At the backend all submitted transactions are audit trailed. System events like login/log out etc. will also be audited. The IP of the logged in user will also be tracked in the audit logs.  </w:t>
      </w:r>
    </w:p>
    <w:p w14:paraId="5E8D7082" w14:textId="77777777" w:rsidR="003B3603" w:rsidRDefault="003B3603" w:rsidP="008134AC">
      <w:pPr>
        <w:ind w:left="-5" w:right="43"/>
      </w:pPr>
    </w:p>
    <w:p w14:paraId="0EEA8668" w14:textId="29D4322C" w:rsidR="00341EBF" w:rsidRDefault="00341EBF" w:rsidP="00341EBF"/>
    <w:p w14:paraId="253D1467" w14:textId="77777777" w:rsidR="00341EBF" w:rsidRPr="004A2213" w:rsidRDefault="00341EBF" w:rsidP="00341EBF"/>
    <w:p w14:paraId="61267463" w14:textId="12D8C6ED" w:rsidR="00D6590E" w:rsidRDefault="008070BF" w:rsidP="00382535">
      <w:pPr>
        <w:pStyle w:val="Heading3"/>
      </w:pPr>
      <w:bookmarkStart w:id="116" w:name="_Toc77159341"/>
      <w:r>
        <w:t>Audit Trail Data Collector</w:t>
      </w:r>
      <w:bookmarkEnd w:id="116"/>
    </w:p>
    <w:p w14:paraId="21542919" w14:textId="34B963FF" w:rsidR="008070BF" w:rsidRDefault="008070BF" w:rsidP="008070BF"/>
    <w:p w14:paraId="31588901" w14:textId="77777777" w:rsidR="008070BF" w:rsidRDefault="008070BF" w:rsidP="008070BF">
      <w:pPr>
        <w:ind w:left="-5" w:right="43"/>
      </w:pPr>
      <w:r>
        <w:t xml:space="preserve">The Audit Trail Data Collector collects audit data from individual modules.  Its function is to receive audit trail data from applications and then store the data in the database.  </w:t>
      </w:r>
    </w:p>
    <w:p w14:paraId="473E0527" w14:textId="0DC06ADD" w:rsidR="008070BF" w:rsidRDefault="008070BF" w:rsidP="008070BF"/>
    <w:p w14:paraId="29D05EDA" w14:textId="77777777" w:rsidR="008070BF" w:rsidRPr="008070BF" w:rsidRDefault="008070BF" w:rsidP="008070BF"/>
    <w:p w14:paraId="66830E93" w14:textId="7C7DD4CA" w:rsidR="009D04CF" w:rsidRPr="008070BF" w:rsidRDefault="00336AA8" w:rsidP="00801D79">
      <w:pPr>
        <w:tabs>
          <w:tab w:val="clear" w:pos="360"/>
          <w:tab w:val="left" w:pos="2921"/>
          <w:tab w:val="left" w:pos="9659"/>
        </w:tabs>
        <w:ind w:left="-5" w:right="43"/>
      </w:pPr>
      <w:r>
        <w:tab/>
      </w:r>
    </w:p>
    <w:p w14:paraId="65F8882C" w14:textId="59000B22" w:rsidR="008070BF" w:rsidRDefault="008070BF" w:rsidP="009C5FFF">
      <w:pPr>
        <w:pStyle w:val="Heading3"/>
      </w:pPr>
      <w:bookmarkStart w:id="117" w:name="_Toc77159342"/>
      <w:r>
        <w:t>Audit Type</w:t>
      </w:r>
      <w:bookmarkEnd w:id="117"/>
    </w:p>
    <w:p w14:paraId="455B1E19" w14:textId="77777777" w:rsidR="008070BF" w:rsidRPr="008070BF" w:rsidRDefault="008070BF" w:rsidP="008070BF"/>
    <w:p w14:paraId="0A8CFA32" w14:textId="77777777" w:rsidR="008070BF" w:rsidRDefault="008070BF" w:rsidP="008070BF">
      <w:pPr>
        <w:spacing w:after="53"/>
        <w:ind w:left="-5" w:right="43"/>
      </w:pPr>
      <w:r>
        <w:t xml:space="preserve">Audit type defined for the data collector determines if the audit is a transaction audit or a system error or system event. The following audit types are defined: </w:t>
      </w:r>
    </w:p>
    <w:p w14:paraId="5D670D74" w14:textId="77777777" w:rsidR="008070BF" w:rsidRDefault="008070BF" w:rsidP="00EE66D8">
      <w:pPr>
        <w:numPr>
          <w:ilvl w:val="0"/>
          <w:numId w:val="12"/>
        </w:numPr>
        <w:tabs>
          <w:tab w:val="clear" w:pos="360"/>
        </w:tabs>
        <w:spacing w:after="31" w:line="249" w:lineRule="auto"/>
        <w:ind w:left="700" w:right="43" w:hanging="360"/>
      </w:pPr>
      <w:r>
        <w:t xml:space="preserve">Error – Errors &amp; exceptions generated in the system. </w:t>
      </w:r>
    </w:p>
    <w:p w14:paraId="557C0B4F" w14:textId="77777777" w:rsidR="008070BF" w:rsidRDefault="008070BF" w:rsidP="00EE66D8">
      <w:pPr>
        <w:numPr>
          <w:ilvl w:val="0"/>
          <w:numId w:val="12"/>
        </w:numPr>
        <w:tabs>
          <w:tab w:val="clear" w:pos="360"/>
        </w:tabs>
        <w:spacing w:after="33" w:line="249" w:lineRule="auto"/>
        <w:ind w:left="700" w:right="43" w:hanging="360"/>
      </w:pPr>
      <w:r>
        <w:t xml:space="preserve">Log – This is general audit information. </w:t>
      </w:r>
    </w:p>
    <w:p w14:paraId="12CAAC52" w14:textId="5EA40CEE" w:rsidR="008070BF" w:rsidRDefault="008070BF" w:rsidP="00EE66D8">
      <w:pPr>
        <w:numPr>
          <w:ilvl w:val="0"/>
          <w:numId w:val="12"/>
        </w:numPr>
        <w:tabs>
          <w:tab w:val="clear" w:pos="360"/>
        </w:tabs>
        <w:spacing w:after="35" w:line="249" w:lineRule="auto"/>
        <w:ind w:left="700" w:right="43" w:hanging="350"/>
      </w:pPr>
      <w:r>
        <w:t xml:space="preserve">System – System events like system/instance restarts, instance shut down etc. </w:t>
      </w:r>
    </w:p>
    <w:p w14:paraId="5690FBF3" w14:textId="131E6BED" w:rsidR="00403B55" w:rsidRDefault="00403B55" w:rsidP="00403B55">
      <w:pPr>
        <w:tabs>
          <w:tab w:val="clear" w:pos="360"/>
        </w:tabs>
        <w:spacing w:after="35" w:line="249" w:lineRule="auto"/>
        <w:ind w:right="43"/>
      </w:pPr>
    </w:p>
    <w:p w14:paraId="111F23FD" w14:textId="5A4C13E1" w:rsidR="00403B55" w:rsidRDefault="00403B55" w:rsidP="00403B55">
      <w:pPr>
        <w:tabs>
          <w:tab w:val="clear" w:pos="360"/>
        </w:tabs>
        <w:spacing w:after="35" w:line="249" w:lineRule="auto"/>
        <w:ind w:right="43"/>
      </w:pPr>
    </w:p>
    <w:p w14:paraId="33A39653" w14:textId="25CAC419" w:rsidR="00801D79" w:rsidRDefault="00801D79" w:rsidP="00403B55">
      <w:pPr>
        <w:tabs>
          <w:tab w:val="clear" w:pos="360"/>
        </w:tabs>
        <w:spacing w:after="35" w:line="249" w:lineRule="auto"/>
        <w:ind w:right="43"/>
      </w:pPr>
    </w:p>
    <w:p w14:paraId="6ED1B3AB" w14:textId="7DE696FC" w:rsidR="00801D79" w:rsidRDefault="00801D79" w:rsidP="00403B55">
      <w:pPr>
        <w:tabs>
          <w:tab w:val="clear" w:pos="360"/>
        </w:tabs>
        <w:spacing w:after="35" w:line="249" w:lineRule="auto"/>
        <w:ind w:right="43"/>
      </w:pPr>
    </w:p>
    <w:p w14:paraId="123B4918" w14:textId="076FE7D4" w:rsidR="00801D79" w:rsidRDefault="00801D79" w:rsidP="00403B55">
      <w:pPr>
        <w:tabs>
          <w:tab w:val="clear" w:pos="360"/>
        </w:tabs>
        <w:spacing w:after="35" w:line="249" w:lineRule="auto"/>
        <w:ind w:right="43"/>
      </w:pPr>
    </w:p>
    <w:p w14:paraId="6B1D55C7" w14:textId="5F70A21C" w:rsidR="00801D79" w:rsidRDefault="00801D79" w:rsidP="00403B55">
      <w:pPr>
        <w:tabs>
          <w:tab w:val="clear" w:pos="360"/>
        </w:tabs>
        <w:spacing w:after="35" w:line="249" w:lineRule="auto"/>
        <w:ind w:right="43"/>
      </w:pPr>
    </w:p>
    <w:p w14:paraId="7F07FEE2" w14:textId="70CA27D3" w:rsidR="00801D79" w:rsidRDefault="00801D79" w:rsidP="00403B55">
      <w:pPr>
        <w:tabs>
          <w:tab w:val="clear" w:pos="360"/>
        </w:tabs>
        <w:spacing w:after="35" w:line="249" w:lineRule="auto"/>
        <w:ind w:right="43"/>
      </w:pPr>
    </w:p>
    <w:p w14:paraId="1666B015" w14:textId="77777777" w:rsidR="00801D79" w:rsidRDefault="00801D79" w:rsidP="00403B55">
      <w:pPr>
        <w:tabs>
          <w:tab w:val="clear" w:pos="360"/>
        </w:tabs>
        <w:spacing w:after="35" w:line="249" w:lineRule="auto"/>
        <w:ind w:right="43"/>
      </w:pPr>
    </w:p>
    <w:p w14:paraId="0CD0D7B9" w14:textId="77777777" w:rsidR="00403B55" w:rsidRDefault="00403B55" w:rsidP="00403B55">
      <w:pPr>
        <w:tabs>
          <w:tab w:val="clear" w:pos="360"/>
        </w:tabs>
        <w:spacing w:after="35" w:line="249" w:lineRule="auto"/>
        <w:ind w:right="43"/>
      </w:pPr>
    </w:p>
    <w:p w14:paraId="47B0D56B" w14:textId="65F84954" w:rsidR="00DA388D" w:rsidRDefault="00DA388D" w:rsidP="00DA388D">
      <w:pPr>
        <w:tabs>
          <w:tab w:val="clear" w:pos="360"/>
        </w:tabs>
        <w:spacing w:after="35" w:line="249" w:lineRule="auto"/>
        <w:ind w:right="43"/>
      </w:pPr>
    </w:p>
    <w:p w14:paraId="3EB904AC" w14:textId="68DAFCF9" w:rsidR="007872EE" w:rsidRPr="007872EE" w:rsidRDefault="007872EE" w:rsidP="006C390E">
      <w:pPr>
        <w:tabs>
          <w:tab w:val="clear" w:pos="360"/>
          <w:tab w:val="left" w:pos="2309"/>
        </w:tabs>
      </w:pPr>
    </w:p>
    <w:p w14:paraId="6063DD76" w14:textId="506E4A3B" w:rsidR="00562EB0" w:rsidRDefault="00314FC4" w:rsidP="009C5FFF">
      <w:pPr>
        <w:pStyle w:val="Heading3"/>
      </w:pPr>
      <w:bookmarkStart w:id="118" w:name="_Toc77159343"/>
      <w:r>
        <w:lastRenderedPageBreak/>
        <w:t>Viewing</w:t>
      </w:r>
      <w:r w:rsidR="00893E85">
        <w:t xml:space="preserve"> A</w:t>
      </w:r>
      <w:r>
        <w:t>u</w:t>
      </w:r>
      <w:r w:rsidR="00893E85">
        <w:t>dit Trail</w:t>
      </w:r>
      <w:bookmarkEnd w:id="118"/>
    </w:p>
    <w:p w14:paraId="3BBEF538" w14:textId="27D24794" w:rsidR="00893E85" w:rsidRDefault="00893E85" w:rsidP="00893E85"/>
    <w:p w14:paraId="2839B927" w14:textId="77777777" w:rsidR="000A262A" w:rsidRDefault="000A262A" w:rsidP="000A262A">
      <w:pPr>
        <w:spacing w:after="33"/>
        <w:ind w:left="-5" w:right="43"/>
      </w:pPr>
      <w:r>
        <w:t xml:space="preserve">A UI shall be provided for the system admin to view the audit logs. The UI will include filter options &amp; search options to look for audit trail based on: </w:t>
      </w:r>
    </w:p>
    <w:p w14:paraId="4980DF4A" w14:textId="77777777" w:rsidR="000A262A" w:rsidRDefault="000A262A" w:rsidP="000A262A">
      <w:pPr>
        <w:spacing w:after="33"/>
        <w:ind w:left="-5" w:right="43"/>
      </w:pPr>
    </w:p>
    <w:p w14:paraId="7002F6B7" w14:textId="77777777" w:rsidR="000A262A" w:rsidRDefault="000A262A" w:rsidP="00EE66D8">
      <w:pPr>
        <w:numPr>
          <w:ilvl w:val="0"/>
          <w:numId w:val="13"/>
        </w:numPr>
        <w:tabs>
          <w:tab w:val="clear" w:pos="360"/>
        </w:tabs>
        <w:spacing w:after="4" w:line="249" w:lineRule="auto"/>
        <w:ind w:left="700" w:right="43" w:hanging="284"/>
      </w:pPr>
      <w:r>
        <w:t>Time period of audit</w:t>
      </w:r>
      <w:r>
        <w:rPr>
          <w:rFonts w:ascii="Times New Roman" w:hAnsi="Times New Roman"/>
          <w:i/>
          <w:color w:val="0000FF"/>
          <w:sz w:val="23"/>
        </w:rPr>
        <w:t xml:space="preserve"> </w:t>
      </w:r>
    </w:p>
    <w:p w14:paraId="3CBFCCB5" w14:textId="77777777" w:rsidR="000A262A" w:rsidRDefault="000A262A" w:rsidP="00EE66D8">
      <w:pPr>
        <w:numPr>
          <w:ilvl w:val="0"/>
          <w:numId w:val="13"/>
        </w:numPr>
        <w:tabs>
          <w:tab w:val="clear" w:pos="360"/>
        </w:tabs>
        <w:spacing w:after="4" w:line="249" w:lineRule="auto"/>
        <w:ind w:left="700" w:right="43" w:hanging="284"/>
      </w:pPr>
      <w:r>
        <w:t>Module</w:t>
      </w:r>
      <w:r>
        <w:rPr>
          <w:rFonts w:ascii="Times New Roman" w:hAnsi="Times New Roman"/>
          <w:i/>
          <w:color w:val="0000FF"/>
          <w:sz w:val="23"/>
        </w:rPr>
        <w:t xml:space="preserve"> </w:t>
      </w:r>
    </w:p>
    <w:p w14:paraId="251D09E8" w14:textId="77777777" w:rsidR="000A262A" w:rsidRDefault="000A262A" w:rsidP="00EE66D8">
      <w:pPr>
        <w:numPr>
          <w:ilvl w:val="0"/>
          <w:numId w:val="13"/>
        </w:numPr>
        <w:tabs>
          <w:tab w:val="clear" w:pos="360"/>
        </w:tabs>
        <w:spacing w:after="4" w:line="249" w:lineRule="auto"/>
        <w:ind w:left="700" w:right="43" w:hanging="284"/>
      </w:pPr>
      <w:r>
        <w:t>User Id</w:t>
      </w:r>
      <w:r>
        <w:rPr>
          <w:rFonts w:ascii="Times New Roman" w:hAnsi="Times New Roman"/>
          <w:i/>
          <w:color w:val="0000FF"/>
          <w:sz w:val="23"/>
        </w:rPr>
        <w:t xml:space="preserve"> </w:t>
      </w:r>
    </w:p>
    <w:p w14:paraId="6611CE10" w14:textId="77777777" w:rsidR="000A262A" w:rsidRDefault="000A262A" w:rsidP="00EE66D8">
      <w:pPr>
        <w:numPr>
          <w:ilvl w:val="0"/>
          <w:numId w:val="13"/>
        </w:numPr>
        <w:tabs>
          <w:tab w:val="clear" w:pos="360"/>
        </w:tabs>
        <w:spacing w:after="4" w:line="249" w:lineRule="auto"/>
        <w:ind w:left="700" w:right="43" w:hanging="284"/>
      </w:pPr>
      <w:r>
        <w:t>Audit type</w:t>
      </w:r>
      <w:r>
        <w:rPr>
          <w:rFonts w:ascii="Times New Roman" w:hAnsi="Times New Roman"/>
          <w:i/>
          <w:color w:val="0000FF"/>
          <w:sz w:val="23"/>
        </w:rPr>
        <w:t xml:space="preserve"> </w:t>
      </w:r>
    </w:p>
    <w:p w14:paraId="541B3246" w14:textId="77777777" w:rsidR="000A262A" w:rsidRDefault="000A262A" w:rsidP="000A262A">
      <w:pPr>
        <w:spacing w:line="259" w:lineRule="auto"/>
        <w:jc w:val="left"/>
      </w:pPr>
      <w:r>
        <w:t xml:space="preserve"> </w:t>
      </w:r>
    </w:p>
    <w:p w14:paraId="326487F0" w14:textId="48D0937D" w:rsidR="000A262A" w:rsidRDefault="000A262A" w:rsidP="000A262A">
      <w:pPr>
        <w:ind w:left="-5" w:right="43"/>
      </w:pPr>
      <w:r>
        <w:t xml:space="preserve">The search page will have a view option to view the audit record. </w:t>
      </w:r>
      <w:r w:rsidR="00E4446D">
        <w:t>T</w:t>
      </w:r>
      <w:r>
        <w:t xml:space="preserve">he user will be able to see the data as a name value pair. For e.g. Declaration data will be shown as below: </w:t>
      </w:r>
    </w:p>
    <w:p w14:paraId="55BFDA3A" w14:textId="77777777" w:rsidR="000A262A" w:rsidRDefault="000A262A" w:rsidP="000A262A">
      <w:pPr>
        <w:spacing w:line="259" w:lineRule="auto"/>
        <w:jc w:val="left"/>
      </w:pPr>
      <w:r>
        <w:t xml:space="preserve"> </w:t>
      </w:r>
    </w:p>
    <w:p w14:paraId="3C23CD52" w14:textId="77777777" w:rsidR="000A262A" w:rsidRDefault="000A262A" w:rsidP="000A262A">
      <w:pPr>
        <w:ind w:left="-5" w:right="43"/>
      </w:pPr>
      <w:r>
        <w:t xml:space="preserve">Declaration Number: DECL1000101 </w:t>
      </w:r>
    </w:p>
    <w:p w14:paraId="44888BFE" w14:textId="77777777" w:rsidR="000A262A" w:rsidRDefault="000A262A" w:rsidP="000A262A">
      <w:pPr>
        <w:ind w:left="-5" w:right="43"/>
      </w:pPr>
      <w:r>
        <w:t xml:space="preserve">Declaration Type: Import </w:t>
      </w:r>
    </w:p>
    <w:p w14:paraId="456F7ADF" w14:textId="77777777" w:rsidR="000A262A" w:rsidRDefault="000A262A" w:rsidP="000A262A">
      <w:pPr>
        <w:ind w:left="-5" w:right="43"/>
      </w:pPr>
      <w:r>
        <w:t xml:space="preserve">CPC Group: Import from Home </w:t>
      </w:r>
    </w:p>
    <w:p w14:paraId="72E7AE0B" w14:textId="6153D2B5" w:rsidR="00B83641" w:rsidRDefault="000A262A" w:rsidP="00265FAA">
      <w:pPr>
        <w:tabs>
          <w:tab w:val="left" w:pos="3780"/>
        </w:tabs>
        <w:ind w:left="-5" w:right="43"/>
        <w:sectPr w:rsidR="00B83641" w:rsidSect="00C24AB2">
          <w:headerReference w:type="even" r:id="rId18"/>
          <w:headerReference w:type="default" r:id="rId19"/>
          <w:footerReference w:type="even" r:id="rId20"/>
          <w:footerReference w:type="default" r:id="rId21"/>
          <w:headerReference w:type="first" r:id="rId22"/>
          <w:footerReference w:type="first" r:id="rId23"/>
          <w:pgSz w:w="12242" w:h="15842" w:code="9"/>
          <w:pgMar w:top="1213" w:right="1797" w:bottom="1213" w:left="1797" w:header="697" w:footer="720" w:gutter="0"/>
          <w:cols w:space="720"/>
          <w:titlePg/>
          <w:docGrid w:linePitch="272"/>
        </w:sectPr>
      </w:pPr>
      <w:r>
        <w:t xml:space="preserve">Destination Country: SG </w:t>
      </w:r>
      <w:r w:rsidR="00B83641">
        <w:tab/>
      </w:r>
    </w:p>
    <w:p w14:paraId="31A1A892" w14:textId="77777777" w:rsidR="006629B3" w:rsidRDefault="006629B3" w:rsidP="00C708CB">
      <w:pPr>
        <w:tabs>
          <w:tab w:val="clear" w:pos="360"/>
          <w:tab w:val="left" w:pos="1095"/>
        </w:tabs>
        <w:ind w:right="43"/>
      </w:pPr>
    </w:p>
    <w:p w14:paraId="4F303D4C" w14:textId="078DE337" w:rsidR="00963583" w:rsidRDefault="00963583" w:rsidP="009C5FFF">
      <w:pPr>
        <w:pStyle w:val="Heading3"/>
      </w:pPr>
      <w:bookmarkStart w:id="120" w:name="_Toc77159344"/>
      <w:r>
        <w:t>Audit Requirement</w:t>
      </w:r>
      <w:bookmarkEnd w:id="120"/>
      <w:r>
        <w:t xml:space="preserve"> </w:t>
      </w:r>
    </w:p>
    <w:p w14:paraId="734F4BC5" w14:textId="441ACA2A" w:rsidR="0052783F" w:rsidRDefault="0052783F" w:rsidP="00893E85"/>
    <w:p w14:paraId="5303194D" w14:textId="77777777" w:rsidR="0052783F" w:rsidRDefault="0052783F" w:rsidP="0052783F">
      <w:pPr>
        <w:ind w:left="-5" w:right="43"/>
      </w:pPr>
      <w:r>
        <w:t xml:space="preserve">Below is the table showing the information captured for each transaction. The business transaction reference number is the key for all transaction.  </w:t>
      </w:r>
    </w:p>
    <w:tbl>
      <w:tblPr>
        <w:tblStyle w:val="TableGrid0"/>
        <w:tblW w:w="12607" w:type="dxa"/>
        <w:tblInd w:w="4" w:type="dxa"/>
        <w:tblCellMar>
          <w:top w:w="4" w:type="dxa"/>
        </w:tblCellMar>
        <w:tblLook w:val="04A0" w:firstRow="1" w:lastRow="0" w:firstColumn="1" w:lastColumn="0" w:noHBand="0" w:noVBand="1"/>
      </w:tblPr>
      <w:tblGrid>
        <w:gridCol w:w="1617"/>
        <w:gridCol w:w="66"/>
        <w:gridCol w:w="1959"/>
        <w:gridCol w:w="1464"/>
        <w:gridCol w:w="3686"/>
        <w:gridCol w:w="2530"/>
        <w:gridCol w:w="1285"/>
      </w:tblGrid>
      <w:tr w:rsidR="0052783F" w14:paraId="3C25CAAC" w14:textId="77777777" w:rsidTr="0015268E">
        <w:trPr>
          <w:trHeight w:val="247"/>
        </w:trPr>
        <w:tc>
          <w:tcPr>
            <w:tcW w:w="1617" w:type="dxa"/>
            <w:tcBorders>
              <w:top w:val="single" w:sz="4" w:space="0" w:color="943634"/>
              <w:left w:val="nil"/>
              <w:bottom w:val="single" w:sz="4" w:space="0" w:color="943634"/>
              <w:right w:val="nil"/>
            </w:tcBorders>
            <w:shd w:val="clear" w:color="auto" w:fill="943634"/>
          </w:tcPr>
          <w:p w14:paraId="38EE7404" w14:textId="77777777" w:rsidR="0052783F" w:rsidRDefault="0052783F" w:rsidP="004D75C7">
            <w:pPr>
              <w:spacing w:line="259" w:lineRule="auto"/>
              <w:ind w:left="107"/>
              <w:jc w:val="left"/>
            </w:pPr>
            <w:r>
              <w:rPr>
                <w:b/>
                <w:color w:val="FFFFFF"/>
              </w:rPr>
              <w:t xml:space="preserve">Module </w:t>
            </w:r>
          </w:p>
        </w:tc>
        <w:tc>
          <w:tcPr>
            <w:tcW w:w="66" w:type="dxa"/>
            <w:tcBorders>
              <w:top w:val="single" w:sz="4" w:space="0" w:color="943634"/>
              <w:left w:val="nil"/>
              <w:bottom w:val="single" w:sz="4" w:space="0" w:color="943634"/>
              <w:right w:val="nil"/>
            </w:tcBorders>
            <w:shd w:val="clear" w:color="auto" w:fill="943634"/>
          </w:tcPr>
          <w:p w14:paraId="2EE59D83" w14:textId="77777777" w:rsidR="0052783F" w:rsidRDefault="0052783F" w:rsidP="004D75C7">
            <w:pPr>
              <w:spacing w:after="160" w:line="259" w:lineRule="auto"/>
              <w:jc w:val="left"/>
            </w:pPr>
          </w:p>
        </w:tc>
        <w:tc>
          <w:tcPr>
            <w:tcW w:w="1959" w:type="dxa"/>
            <w:tcBorders>
              <w:top w:val="single" w:sz="4" w:space="0" w:color="943634"/>
              <w:left w:val="nil"/>
              <w:bottom w:val="single" w:sz="4" w:space="0" w:color="943634"/>
              <w:right w:val="nil"/>
            </w:tcBorders>
            <w:shd w:val="clear" w:color="auto" w:fill="943634"/>
          </w:tcPr>
          <w:p w14:paraId="39D87F2F" w14:textId="77777777" w:rsidR="0052783F" w:rsidRDefault="0052783F" w:rsidP="004D75C7">
            <w:pPr>
              <w:spacing w:line="259" w:lineRule="auto"/>
              <w:ind w:left="106"/>
              <w:jc w:val="left"/>
            </w:pPr>
            <w:r>
              <w:rPr>
                <w:b/>
                <w:color w:val="FFFFFF"/>
              </w:rPr>
              <w:t xml:space="preserve">Function </w:t>
            </w:r>
          </w:p>
        </w:tc>
        <w:tc>
          <w:tcPr>
            <w:tcW w:w="5150" w:type="dxa"/>
            <w:gridSpan w:val="2"/>
            <w:tcBorders>
              <w:top w:val="single" w:sz="4" w:space="0" w:color="943634"/>
              <w:left w:val="nil"/>
              <w:bottom w:val="single" w:sz="4" w:space="0" w:color="943634"/>
              <w:right w:val="nil"/>
            </w:tcBorders>
            <w:shd w:val="clear" w:color="auto" w:fill="943634"/>
          </w:tcPr>
          <w:p w14:paraId="41940AB0" w14:textId="77777777" w:rsidR="0052783F" w:rsidRDefault="0052783F" w:rsidP="004D75C7">
            <w:pPr>
              <w:spacing w:line="259" w:lineRule="auto"/>
              <w:ind w:left="106"/>
              <w:jc w:val="left"/>
            </w:pPr>
            <w:r>
              <w:rPr>
                <w:b/>
                <w:color w:val="FFFFFF"/>
              </w:rPr>
              <w:t xml:space="preserve">Audit Action Audit Requirement </w:t>
            </w:r>
          </w:p>
        </w:tc>
        <w:tc>
          <w:tcPr>
            <w:tcW w:w="2530" w:type="dxa"/>
            <w:tcBorders>
              <w:top w:val="single" w:sz="4" w:space="0" w:color="943634"/>
              <w:left w:val="nil"/>
              <w:bottom w:val="single" w:sz="4" w:space="0" w:color="943634"/>
              <w:right w:val="nil"/>
            </w:tcBorders>
            <w:shd w:val="clear" w:color="auto" w:fill="943634"/>
          </w:tcPr>
          <w:p w14:paraId="676AC8E4" w14:textId="77777777" w:rsidR="0052783F" w:rsidRDefault="0052783F" w:rsidP="004D75C7">
            <w:pPr>
              <w:spacing w:line="259" w:lineRule="auto"/>
              <w:ind w:left="106"/>
              <w:jc w:val="left"/>
            </w:pPr>
            <w:r>
              <w:rPr>
                <w:b/>
                <w:color w:val="FFFFFF"/>
              </w:rPr>
              <w:t xml:space="preserve">Audit Description Template </w:t>
            </w:r>
          </w:p>
        </w:tc>
        <w:tc>
          <w:tcPr>
            <w:tcW w:w="1285" w:type="dxa"/>
            <w:tcBorders>
              <w:top w:val="single" w:sz="4" w:space="0" w:color="943634"/>
              <w:left w:val="nil"/>
              <w:bottom w:val="single" w:sz="4" w:space="0" w:color="943634"/>
              <w:right w:val="nil"/>
            </w:tcBorders>
            <w:shd w:val="clear" w:color="auto" w:fill="943634"/>
          </w:tcPr>
          <w:p w14:paraId="06A9D38F" w14:textId="77777777" w:rsidR="0052783F" w:rsidRDefault="0052783F" w:rsidP="004D75C7">
            <w:pPr>
              <w:spacing w:line="259" w:lineRule="auto"/>
              <w:ind w:left="106"/>
              <w:jc w:val="left"/>
            </w:pPr>
            <w:r>
              <w:rPr>
                <w:b/>
                <w:color w:val="FFFFFF"/>
              </w:rPr>
              <w:t xml:space="preserve">System </w:t>
            </w:r>
          </w:p>
        </w:tc>
      </w:tr>
      <w:tr w:rsidR="0052783F" w14:paraId="0A95057F" w14:textId="77777777" w:rsidTr="0015268E">
        <w:trPr>
          <w:trHeight w:val="726"/>
        </w:trPr>
        <w:tc>
          <w:tcPr>
            <w:tcW w:w="1617" w:type="dxa"/>
            <w:tcBorders>
              <w:top w:val="single" w:sz="4" w:space="0" w:color="943634"/>
              <w:left w:val="single" w:sz="4" w:space="0" w:color="943634"/>
              <w:bottom w:val="single" w:sz="4" w:space="0" w:color="943634"/>
              <w:right w:val="nil"/>
            </w:tcBorders>
          </w:tcPr>
          <w:p w14:paraId="10DD0B65" w14:textId="77777777" w:rsidR="0052783F" w:rsidRDefault="0052783F" w:rsidP="004D75C7">
            <w:pPr>
              <w:spacing w:line="259" w:lineRule="auto"/>
              <w:ind w:left="107"/>
              <w:jc w:val="left"/>
            </w:pPr>
            <w:r>
              <w:t xml:space="preserve">Code </w:t>
            </w:r>
          </w:p>
          <w:p w14:paraId="0B0ACC2E" w14:textId="77777777" w:rsidR="0052783F" w:rsidRDefault="0052783F" w:rsidP="004D75C7">
            <w:pPr>
              <w:spacing w:line="259" w:lineRule="auto"/>
              <w:ind w:left="107"/>
              <w:jc w:val="left"/>
            </w:pPr>
            <w:r>
              <w:t xml:space="preserve">Maintenance </w:t>
            </w:r>
          </w:p>
        </w:tc>
        <w:tc>
          <w:tcPr>
            <w:tcW w:w="66" w:type="dxa"/>
            <w:tcBorders>
              <w:top w:val="single" w:sz="4" w:space="0" w:color="943634"/>
              <w:left w:val="nil"/>
              <w:bottom w:val="single" w:sz="4" w:space="0" w:color="943634"/>
              <w:right w:val="single" w:sz="4" w:space="0" w:color="943634"/>
            </w:tcBorders>
          </w:tcPr>
          <w:p w14:paraId="3847B3D0" w14:textId="77777777" w:rsidR="0052783F" w:rsidRDefault="0052783F" w:rsidP="004D75C7">
            <w:pPr>
              <w:spacing w:after="160" w:line="259" w:lineRule="auto"/>
              <w:jc w:val="left"/>
            </w:pPr>
          </w:p>
        </w:tc>
        <w:tc>
          <w:tcPr>
            <w:tcW w:w="1959" w:type="dxa"/>
            <w:tcBorders>
              <w:top w:val="single" w:sz="4" w:space="0" w:color="943634"/>
              <w:left w:val="single" w:sz="4" w:space="0" w:color="943634"/>
              <w:bottom w:val="single" w:sz="4" w:space="0" w:color="943634"/>
              <w:right w:val="single" w:sz="4" w:space="0" w:color="943634"/>
            </w:tcBorders>
          </w:tcPr>
          <w:p w14:paraId="31CA07C2" w14:textId="77777777" w:rsidR="0052783F" w:rsidRDefault="0052783F" w:rsidP="004D75C7">
            <w:pPr>
              <w:spacing w:line="259" w:lineRule="auto"/>
              <w:ind w:left="106"/>
              <w:jc w:val="left"/>
            </w:pPr>
            <w:r>
              <w:t xml:space="preserve">All Code tables </w:t>
            </w:r>
          </w:p>
        </w:tc>
        <w:tc>
          <w:tcPr>
            <w:tcW w:w="1464" w:type="dxa"/>
            <w:tcBorders>
              <w:top w:val="single" w:sz="4" w:space="0" w:color="943634"/>
              <w:left w:val="single" w:sz="4" w:space="0" w:color="943634"/>
              <w:bottom w:val="single" w:sz="4" w:space="0" w:color="943634"/>
              <w:right w:val="single" w:sz="4" w:space="0" w:color="943634"/>
            </w:tcBorders>
          </w:tcPr>
          <w:p w14:paraId="2E98651C" w14:textId="77777777" w:rsidR="0052783F" w:rsidRDefault="0052783F" w:rsidP="004D75C7">
            <w:pPr>
              <w:spacing w:line="259" w:lineRule="auto"/>
              <w:ind w:left="106"/>
              <w:jc w:val="left"/>
            </w:pPr>
            <w:r>
              <w:t xml:space="preserve">Create, </w:t>
            </w:r>
          </w:p>
          <w:p w14:paraId="276BAF87" w14:textId="7F5712A7" w:rsidR="0052783F" w:rsidRDefault="0052783F" w:rsidP="004D75C7">
            <w:pPr>
              <w:spacing w:line="259" w:lineRule="auto"/>
              <w:ind w:left="106"/>
              <w:jc w:val="left"/>
            </w:pPr>
            <w:r>
              <w:t>Update</w:t>
            </w:r>
          </w:p>
          <w:p w14:paraId="6939850A" w14:textId="4A7382C9" w:rsidR="0052783F" w:rsidRDefault="0052783F" w:rsidP="004D75C7">
            <w:pPr>
              <w:spacing w:line="259" w:lineRule="auto"/>
              <w:ind w:left="106"/>
              <w:jc w:val="left"/>
            </w:pPr>
          </w:p>
        </w:tc>
        <w:tc>
          <w:tcPr>
            <w:tcW w:w="3686" w:type="dxa"/>
            <w:tcBorders>
              <w:top w:val="single" w:sz="4" w:space="0" w:color="943634"/>
              <w:left w:val="single" w:sz="4" w:space="0" w:color="943634"/>
              <w:bottom w:val="single" w:sz="4" w:space="0" w:color="943634"/>
              <w:right w:val="single" w:sz="4" w:space="0" w:color="943634"/>
            </w:tcBorders>
          </w:tcPr>
          <w:p w14:paraId="5EB1B6E9"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62C2E029" w14:textId="77777777" w:rsidR="0052783F" w:rsidRDefault="0052783F" w:rsidP="004D75C7">
            <w:pPr>
              <w:spacing w:line="259" w:lineRule="auto"/>
              <w:ind w:left="106"/>
              <w:jc w:val="left"/>
            </w:pPr>
            <w:r>
              <w:t xml:space="preserve">&lt;&lt;code&gt;&gt; created </w:t>
            </w:r>
          </w:p>
          <w:p w14:paraId="691E64BA" w14:textId="77777777" w:rsidR="0052783F" w:rsidRDefault="0052783F" w:rsidP="004D75C7">
            <w:pPr>
              <w:spacing w:line="259" w:lineRule="auto"/>
              <w:ind w:left="106"/>
              <w:jc w:val="left"/>
            </w:pPr>
            <w:r>
              <w:t xml:space="preserve">&lt;&lt;code&gt;&gt; updated  </w:t>
            </w:r>
          </w:p>
          <w:p w14:paraId="4E0B199F" w14:textId="77777777" w:rsidR="0052783F" w:rsidRDefault="0052783F" w:rsidP="004D75C7">
            <w:pPr>
              <w:spacing w:line="259" w:lineRule="auto"/>
              <w:ind w:left="106"/>
              <w:jc w:val="left"/>
            </w:pPr>
            <w:r>
              <w:t xml:space="preserve">&lt;&lt;code&gt;&gt; deleted </w:t>
            </w:r>
          </w:p>
        </w:tc>
        <w:tc>
          <w:tcPr>
            <w:tcW w:w="1285" w:type="dxa"/>
            <w:tcBorders>
              <w:top w:val="single" w:sz="4" w:space="0" w:color="943634"/>
              <w:left w:val="single" w:sz="4" w:space="0" w:color="943634"/>
              <w:bottom w:val="single" w:sz="4" w:space="0" w:color="943634"/>
              <w:right w:val="single" w:sz="4" w:space="0" w:color="943634"/>
            </w:tcBorders>
          </w:tcPr>
          <w:p w14:paraId="1AE2D1BD" w14:textId="77777777" w:rsidR="0052783F" w:rsidRDefault="0052783F" w:rsidP="004D75C7">
            <w:pPr>
              <w:spacing w:line="259" w:lineRule="auto"/>
              <w:ind w:left="106"/>
              <w:jc w:val="left"/>
            </w:pPr>
            <w:r>
              <w:t>CMS</w:t>
            </w:r>
          </w:p>
        </w:tc>
      </w:tr>
      <w:tr w:rsidR="0052783F" w14:paraId="33D2D62B" w14:textId="77777777" w:rsidTr="0015268E">
        <w:trPr>
          <w:trHeight w:val="725"/>
        </w:trPr>
        <w:tc>
          <w:tcPr>
            <w:tcW w:w="1617" w:type="dxa"/>
            <w:vMerge w:val="restart"/>
            <w:tcBorders>
              <w:top w:val="single" w:sz="4" w:space="0" w:color="943634"/>
              <w:left w:val="single" w:sz="4" w:space="0" w:color="943634"/>
              <w:bottom w:val="single" w:sz="4" w:space="0" w:color="943634"/>
              <w:right w:val="nil"/>
            </w:tcBorders>
          </w:tcPr>
          <w:p w14:paraId="120097B4" w14:textId="77777777" w:rsidR="0052783F" w:rsidRDefault="0052783F" w:rsidP="004D75C7">
            <w:pPr>
              <w:spacing w:line="259" w:lineRule="auto"/>
              <w:ind w:left="107"/>
              <w:jc w:val="left"/>
            </w:pPr>
            <w:r>
              <w:t xml:space="preserve">Tariff </w:t>
            </w:r>
          </w:p>
        </w:tc>
        <w:tc>
          <w:tcPr>
            <w:tcW w:w="66" w:type="dxa"/>
            <w:vMerge w:val="restart"/>
            <w:tcBorders>
              <w:top w:val="single" w:sz="4" w:space="0" w:color="943634"/>
              <w:left w:val="nil"/>
              <w:bottom w:val="single" w:sz="4" w:space="0" w:color="943634"/>
              <w:right w:val="single" w:sz="4" w:space="0" w:color="943634"/>
            </w:tcBorders>
          </w:tcPr>
          <w:p w14:paraId="3BC8A191" w14:textId="77777777" w:rsidR="0052783F" w:rsidRDefault="0052783F" w:rsidP="004D75C7">
            <w:pPr>
              <w:spacing w:after="160" w:line="259" w:lineRule="auto"/>
              <w:jc w:val="left"/>
            </w:pPr>
          </w:p>
        </w:tc>
        <w:tc>
          <w:tcPr>
            <w:tcW w:w="1959" w:type="dxa"/>
            <w:tcBorders>
              <w:top w:val="single" w:sz="4" w:space="0" w:color="943634"/>
              <w:left w:val="single" w:sz="4" w:space="0" w:color="943634"/>
              <w:bottom w:val="single" w:sz="4" w:space="0" w:color="943634"/>
              <w:right w:val="single" w:sz="4" w:space="0" w:color="943634"/>
            </w:tcBorders>
          </w:tcPr>
          <w:p w14:paraId="1AEB14F7" w14:textId="77777777" w:rsidR="0052783F" w:rsidRDefault="0052783F" w:rsidP="004D75C7">
            <w:pPr>
              <w:spacing w:line="259" w:lineRule="auto"/>
              <w:ind w:left="106"/>
              <w:jc w:val="left"/>
            </w:pPr>
            <w:r>
              <w:t xml:space="preserve">HS Code </w:t>
            </w:r>
          </w:p>
          <w:p w14:paraId="479000AD" w14:textId="77777777" w:rsidR="0052783F" w:rsidRDefault="0052783F" w:rsidP="004D75C7">
            <w:pPr>
              <w:spacing w:line="259" w:lineRule="auto"/>
              <w:ind w:left="106"/>
            </w:pPr>
            <w:r>
              <w:t xml:space="preserve">Maintenance </w:t>
            </w:r>
          </w:p>
          <w:p w14:paraId="7A76C87B" w14:textId="77777777" w:rsidR="0052783F" w:rsidRDefault="0052783F" w:rsidP="004D75C7">
            <w:pPr>
              <w:spacing w:line="259" w:lineRule="auto"/>
              <w:ind w:left="106"/>
              <w:jc w:val="left"/>
            </w:pPr>
            <w:r>
              <w:t xml:space="preserve"> </w:t>
            </w:r>
          </w:p>
        </w:tc>
        <w:tc>
          <w:tcPr>
            <w:tcW w:w="1464" w:type="dxa"/>
            <w:tcBorders>
              <w:top w:val="single" w:sz="4" w:space="0" w:color="943634"/>
              <w:left w:val="single" w:sz="4" w:space="0" w:color="943634"/>
              <w:bottom w:val="single" w:sz="4" w:space="0" w:color="943634"/>
              <w:right w:val="single" w:sz="4" w:space="0" w:color="943634"/>
            </w:tcBorders>
          </w:tcPr>
          <w:p w14:paraId="39F61C82" w14:textId="77777777" w:rsidR="0052783F" w:rsidRDefault="0052783F" w:rsidP="004D75C7">
            <w:pPr>
              <w:spacing w:line="259" w:lineRule="auto"/>
              <w:ind w:left="106"/>
              <w:jc w:val="left"/>
            </w:pPr>
            <w:r>
              <w:t xml:space="preserve">Create, </w:t>
            </w:r>
          </w:p>
          <w:p w14:paraId="31B06A97" w14:textId="4C6D2512" w:rsidR="0052783F" w:rsidRDefault="0052783F" w:rsidP="004D75C7">
            <w:pPr>
              <w:spacing w:line="259" w:lineRule="auto"/>
              <w:ind w:left="106"/>
              <w:jc w:val="left"/>
            </w:pPr>
            <w:r>
              <w:t xml:space="preserve">Update </w:t>
            </w:r>
          </w:p>
          <w:p w14:paraId="57F5E1A5" w14:textId="12340B65" w:rsidR="0052783F" w:rsidRDefault="0052783F" w:rsidP="004D75C7">
            <w:pPr>
              <w:spacing w:line="259" w:lineRule="auto"/>
              <w:ind w:left="106"/>
              <w:jc w:val="left"/>
            </w:pPr>
          </w:p>
        </w:tc>
        <w:tc>
          <w:tcPr>
            <w:tcW w:w="3686" w:type="dxa"/>
            <w:tcBorders>
              <w:top w:val="single" w:sz="4" w:space="0" w:color="943634"/>
              <w:left w:val="single" w:sz="4" w:space="0" w:color="943634"/>
              <w:bottom w:val="single" w:sz="4" w:space="0" w:color="943634"/>
              <w:right w:val="single" w:sz="4" w:space="0" w:color="943634"/>
            </w:tcBorders>
          </w:tcPr>
          <w:p w14:paraId="0EDE5907"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030A0C1B" w14:textId="77777777" w:rsidR="0052783F" w:rsidRDefault="0052783F" w:rsidP="004D75C7">
            <w:pPr>
              <w:spacing w:line="259" w:lineRule="auto"/>
              <w:ind w:left="106"/>
              <w:jc w:val="left"/>
            </w:pPr>
            <w:r>
              <w:t xml:space="preserve">&lt;&lt;code&gt;&gt; created </w:t>
            </w:r>
          </w:p>
          <w:p w14:paraId="337F21E1" w14:textId="77777777" w:rsidR="0052783F" w:rsidRDefault="0052783F" w:rsidP="004D75C7">
            <w:pPr>
              <w:spacing w:line="259" w:lineRule="auto"/>
              <w:ind w:left="106"/>
              <w:jc w:val="left"/>
            </w:pPr>
            <w:r>
              <w:t xml:space="preserve">&lt;&lt;code&gt;&gt; updated  </w:t>
            </w:r>
          </w:p>
          <w:p w14:paraId="2F4385D0" w14:textId="77777777" w:rsidR="0052783F" w:rsidRDefault="0052783F" w:rsidP="004D75C7">
            <w:pPr>
              <w:spacing w:line="259" w:lineRule="auto"/>
              <w:ind w:left="106"/>
              <w:jc w:val="left"/>
            </w:pPr>
            <w:r>
              <w:t xml:space="preserve">&lt;&lt;code&gt;&gt; deleted </w:t>
            </w:r>
          </w:p>
        </w:tc>
        <w:tc>
          <w:tcPr>
            <w:tcW w:w="1285" w:type="dxa"/>
            <w:tcBorders>
              <w:top w:val="single" w:sz="4" w:space="0" w:color="943634"/>
              <w:left w:val="single" w:sz="4" w:space="0" w:color="943634"/>
              <w:bottom w:val="single" w:sz="4" w:space="0" w:color="943634"/>
              <w:right w:val="single" w:sz="4" w:space="0" w:color="943634"/>
            </w:tcBorders>
          </w:tcPr>
          <w:p w14:paraId="4C715B92" w14:textId="77777777" w:rsidR="0052783F" w:rsidRDefault="0052783F" w:rsidP="004D75C7">
            <w:pPr>
              <w:spacing w:line="259" w:lineRule="auto"/>
              <w:ind w:left="106"/>
              <w:jc w:val="left"/>
            </w:pPr>
            <w:r>
              <w:t xml:space="preserve">CMS </w:t>
            </w:r>
          </w:p>
        </w:tc>
      </w:tr>
      <w:tr w:rsidR="0052783F" w14:paraId="1EDF658F" w14:textId="77777777" w:rsidTr="0015268E">
        <w:trPr>
          <w:trHeight w:val="727"/>
        </w:trPr>
        <w:tc>
          <w:tcPr>
            <w:tcW w:w="0" w:type="auto"/>
            <w:vMerge/>
            <w:tcBorders>
              <w:top w:val="nil"/>
              <w:left w:val="single" w:sz="4" w:space="0" w:color="943634"/>
              <w:bottom w:val="nil"/>
              <w:right w:val="nil"/>
            </w:tcBorders>
          </w:tcPr>
          <w:p w14:paraId="3A6EF934" w14:textId="77777777" w:rsidR="0052783F" w:rsidRDefault="0052783F" w:rsidP="004D75C7">
            <w:pPr>
              <w:spacing w:after="160" w:line="259" w:lineRule="auto"/>
              <w:jc w:val="left"/>
            </w:pPr>
          </w:p>
        </w:tc>
        <w:tc>
          <w:tcPr>
            <w:tcW w:w="0" w:type="auto"/>
            <w:vMerge/>
            <w:tcBorders>
              <w:top w:val="nil"/>
              <w:left w:val="nil"/>
              <w:bottom w:val="nil"/>
              <w:right w:val="single" w:sz="4" w:space="0" w:color="943634"/>
            </w:tcBorders>
          </w:tcPr>
          <w:p w14:paraId="4E5B019A" w14:textId="77777777" w:rsidR="0052783F" w:rsidRDefault="0052783F" w:rsidP="004D75C7">
            <w:pPr>
              <w:spacing w:after="160" w:line="259" w:lineRule="auto"/>
              <w:jc w:val="left"/>
            </w:pPr>
          </w:p>
        </w:tc>
        <w:tc>
          <w:tcPr>
            <w:tcW w:w="1959" w:type="dxa"/>
            <w:tcBorders>
              <w:top w:val="single" w:sz="4" w:space="0" w:color="943634"/>
              <w:left w:val="single" w:sz="4" w:space="0" w:color="943634"/>
              <w:bottom w:val="single" w:sz="4" w:space="0" w:color="943634"/>
              <w:right w:val="single" w:sz="4" w:space="0" w:color="943634"/>
            </w:tcBorders>
          </w:tcPr>
          <w:p w14:paraId="14595640" w14:textId="77777777" w:rsidR="0052783F" w:rsidRDefault="0052783F" w:rsidP="004D75C7">
            <w:pPr>
              <w:spacing w:line="259" w:lineRule="auto"/>
              <w:ind w:left="106"/>
              <w:jc w:val="left"/>
            </w:pPr>
            <w:r>
              <w:t xml:space="preserve">Tax Types </w:t>
            </w:r>
          </w:p>
        </w:tc>
        <w:tc>
          <w:tcPr>
            <w:tcW w:w="1464" w:type="dxa"/>
            <w:tcBorders>
              <w:top w:val="single" w:sz="4" w:space="0" w:color="943634"/>
              <w:left w:val="single" w:sz="4" w:space="0" w:color="943634"/>
              <w:bottom w:val="single" w:sz="4" w:space="0" w:color="943634"/>
              <w:right w:val="single" w:sz="4" w:space="0" w:color="943634"/>
            </w:tcBorders>
          </w:tcPr>
          <w:p w14:paraId="424E9EE8" w14:textId="77777777" w:rsidR="0052783F" w:rsidRDefault="0052783F" w:rsidP="004D75C7">
            <w:pPr>
              <w:spacing w:line="259" w:lineRule="auto"/>
              <w:ind w:left="106"/>
              <w:jc w:val="left"/>
            </w:pPr>
            <w:r>
              <w:t xml:space="preserve">Create, </w:t>
            </w:r>
          </w:p>
          <w:p w14:paraId="5D32F2F6" w14:textId="71A5CBB9" w:rsidR="0052783F" w:rsidRDefault="0052783F" w:rsidP="004D75C7">
            <w:pPr>
              <w:spacing w:line="259" w:lineRule="auto"/>
              <w:ind w:left="106"/>
              <w:jc w:val="left"/>
            </w:pPr>
            <w:r>
              <w:t xml:space="preserve">Update </w:t>
            </w:r>
          </w:p>
          <w:p w14:paraId="069FA88E" w14:textId="00857498" w:rsidR="0052783F" w:rsidRDefault="0052783F" w:rsidP="004D75C7">
            <w:pPr>
              <w:spacing w:line="259" w:lineRule="auto"/>
              <w:ind w:left="106"/>
              <w:jc w:val="left"/>
            </w:pPr>
          </w:p>
        </w:tc>
        <w:tc>
          <w:tcPr>
            <w:tcW w:w="3686" w:type="dxa"/>
            <w:tcBorders>
              <w:top w:val="single" w:sz="4" w:space="0" w:color="943634"/>
              <w:left w:val="single" w:sz="4" w:space="0" w:color="943634"/>
              <w:bottom w:val="single" w:sz="4" w:space="0" w:color="943634"/>
              <w:right w:val="single" w:sz="4" w:space="0" w:color="943634"/>
            </w:tcBorders>
          </w:tcPr>
          <w:p w14:paraId="3611F341"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69ADC9C5" w14:textId="77777777" w:rsidR="0052783F" w:rsidRDefault="0052783F" w:rsidP="004D75C7">
            <w:pPr>
              <w:spacing w:line="259" w:lineRule="auto"/>
              <w:ind w:left="106"/>
              <w:jc w:val="left"/>
            </w:pPr>
            <w:r>
              <w:t xml:space="preserve">&lt;&lt;code&gt;&gt; created </w:t>
            </w:r>
          </w:p>
          <w:p w14:paraId="4B227D82" w14:textId="77777777" w:rsidR="0052783F" w:rsidRDefault="0052783F" w:rsidP="004D75C7">
            <w:pPr>
              <w:spacing w:line="259" w:lineRule="auto"/>
              <w:ind w:left="106"/>
              <w:jc w:val="left"/>
            </w:pPr>
            <w:r>
              <w:t xml:space="preserve">&lt;&lt;code&gt;&gt; updated </w:t>
            </w:r>
          </w:p>
          <w:p w14:paraId="0535B022" w14:textId="77777777" w:rsidR="0052783F" w:rsidRDefault="0052783F" w:rsidP="004D75C7">
            <w:pPr>
              <w:spacing w:line="259" w:lineRule="auto"/>
              <w:ind w:left="106"/>
              <w:jc w:val="left"/>
            </w:pPr>
            <w:r>
              <w:t xml:space="preserve">&lt;&lt;code&gt;&gt; deleted </w:t>
            </w:r>
          </w:p>
        </w:tc>
        <w:tc>
          <w:tcPr>
            <w:tcW w:w="1285" w:type="dxa"/>
            <w:tcBorders>
              <w:top w:val="single" w:sz="4" w:space="0" w:color="943634"/>
              <w:left w:val="single" w:sz="4" w:space="0" w:color="943634"/>
              <w:bottom w:val="single" w:sz="4" w:space="0" w:color="943634"/>
              <w:right w:val="single" w:sz="4" w:space="0" w:color="943634"/>
            </w:tcBorders>
          </w:tcPr>
          <w:p w14:paraId="77B2BBE6" w14:textId="77777777" w:rsidR="0052783F" w:rsidRDefault="0052783F" w:rsidP="004D75C7">
            <w:pPr>
              <w:spacing w:line="259" w:lineRule="auto"/>
              <w:ind w:left="106"/>
              <w:jc w:val="left"/>
            </w:pPr>
            <w:r>
              <w:t xml:space="preserve">CMS </w:t>
            </w:r>
          </w:p>
        </w:tc>
      </w:tr>
      <w:tr w:rsidR="0052783F" w14:paraId="40D49A6B" w14:textId="77777777" w:rsidTr="0015268E">
        <w:trPr>
          <w:trHeight w:val="725"/>
        </w:trPr>
        <w:tc>
          <w:tcPr>
            <w:tcW w:w="0" w:type="auto"/>
            <w:vMerge/>
            <w:tcBorders>
              <w:top w:val="nil"/>
              <w:left w:val="single" w:sz="4" w:space="0" w:color="943634"/>
              <w:bottom w:val="nil"/>
              <w:right w:val="nil"/>
            </w:tcBorders>
          </w:tcPr>
          <w:p w14:paraId="7B47F44A" w14:textId="77777777" w:rsidR="0052783F" w:rsidRDefault="0052783F" w:rsidP="004D75C7">
            <w:pPr>
              <w:spacing w:after="160" w:line="259" w:lineRule="auto"/>
              <w:jc w:val="left"/>
            </w:pPr>
          </w:p>
        </w:tc>
        <w:tc>
          <w:tcPr>
            <w:tcW w:w="0" w:type="auto"/>
            <w:vMerge/>
            <w:tcBorders>
              <w:top w:val="nil"/>
              <w:left w:val="nil"/>
              <w:bottom w:val="nil"/>
              <w:right w:val="single" w:sz="4" w:space="0" w:color="943634"/>
            </w:tcBorders>
          </w:tcPr>
          <w:p w14:paraId="1273B6D1" w14:textId="77777777" w:rsidR="0052783F" w:rsidRDefault="0052783F" w:rsidP="004D75C7">
            <w:pPr>
              <w:spacing w:after="160" w:line="259" w:lineRule="auto"/>
              <w:jc w:val="left"/>
            </w:pPr>
          </w:p>
        </w:tc>
        <w:tc>
          <w:tcPr>
            <w:tcW w:w="1959" w:type="dxa"/>
            <w:tcBorders>
              <w:top w:val="single" w:sz="4" w:space="0" w:color="943634"/>
              <w:left w:val="single" w:sz="4" w:space="0" w:color="943634"/>
              <w:bottom w:val="single" w:sz="4" w:space="0" w:color="943634"/>
              <w:right w:val="single" w:sz="4" w:space="0" w:color="943634"/>
            </w:tcBorders>
          </w:tcPr>
          <w:p w14:paraId="7C39342F" w14:textId="77777777" w:rsidR="0052783F" w:rsidRDefault="0052783F" w:rsidP="004D75C7">
            <w:pPr>
              <w:spacing w:line="259" w:lineRule="auto"/>
              <w:ind w:left="137"/>
              <w:jc w:val="left"/>
            </w:pPr>
            <w:r>
              <w:t xml:space="preserve">Tariff Rates </w:t>
            </w:r>
          </w:p>
        </w:tc>
        <w:tc>
          <w:tcPr>
            <w:tcW w:w="1464" w:type="dxa"/>
            <w:tcBorders>
              <w:top w:val="single" w:sz="4" w:space="0" w:color="943634"/>
              <w:left w:val="single" w:sz="4" w:space="0" w:color="943634"/>
              <w:bottom w:val="single" w:sz="4" w:space="0" w:color="943634"/>
              <w:right w:val="single" w:sz="4" w:space="0" w:color="943634"/>
            </w:tcBorders>
          </w:tcPr>
          <w:p w14:paraId="3993DB1F" w14:textId="77777777" w:rsidR="0052783F" w:rsidRDefault="0052783F" w:rsidP="004D75C7">
            <w:pPr>
              <w:spacing w:line="259" w:lineRule="auto"/>
              <w:ind w:left="106"/>
              <w:jc w:val="left"/>
            </w:pPr>
            <w:r>
              <w:t xml:space="preserve">Create, </w:t>
            </w:r>
          </w:p>
          <w:p w14:paraId="4BA451C6" w14:textId="2131AED0" w:rsidR="0052783F" w:rsidRDefault="0052783F" w:rsidP="004D75C7">
            <w:pPr>
              <w:spacing w:line="259" w:lineRule="auto"/>
              <w:ind w:left="106"/>
              <w:jc w:val="left"/>
            </w:pPr>
            <w:r>
              <w:t xml:space="preserve">Update </w:t>
            </w:r>
          </w:p>
        </w:tc>
        <w:tc>
          <w:tcPr>
            <w:tcW w:w="3686" w:type="dxa"/>
            <w:tcBorders>
              <w:top w:val="single" w:sz="4" w:space="0" w:color="943634"/>
              <w:left w:val="single" w:sz="4" w:space="0" w:color="943634"/>
              <w:bottom w:val="single" w:sz="4" w:space="0" w:color="943634"/>
              <w:right w:val="single" w:sz="4" w:space="0" w:color="943634"/>
            </w:tcBorders>
          </w:tcPr>
          <w:p w14:paraId="79E1ED5F"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6B5C4A8C" w14:textId="77777777" w:rsidR="0052783F" w:rsidRDefault="0052783F" w:rsidP="004D75C7">
            <w:pPr>
              <w:spacing w:line="259" w:lineRule="auto"/>
              <w:ind w:left="106"/>
              <w:jc w:val="left"/>
            </w:pPr>
            <w:r>
              <w:t xml:space="preserve">&lt;&lt;code&gt;&gt; created </w:t>
            </w:r>
          </w:p>
          <w:p w14:paraId="4EA4D292" w14:textId="77777777" w:rsidR="0052783F" w:rsidRDefault="0052783F" w:rsidP="004D75C7">
            <w:pPr>
              <w:spacing w:line="259" w:lineRule="auto"/>
              <w:ind w:left="106"/>
              <w:jc w:val="left"/>
            </w:pPr>
            <w:r>
              <w:t xml:space="preserve">&lt;&lt;code&gt;&gt; updated </w:t>
            </w:r>
          </w:p>
          <w:p w14:paraId="242F12AB" w14:textId="77777777" w:rsidR="0052783F" w:rsidRDefault="0052783F" w:rsidP="004D75C7">
            <w:pPr>
              <w:spacing w:line="259" w:lineRule="auto"/>
              <w:ind w:left="106"/>
              <w:jc w:val="left"/>
            </w:pPr>
            <w:r>
              <w:t xml:space="preserve">&lt;&lt;code&gt;&gt; deleted </w:t>
            </w:r>
          </w:p>
        </w:tc>
        <w:tc>
          <w:tcPr>
            <w:tcW w:w="1285" w:type="dxa"/>
            <w:tcBorders>
              <w:top w:val="single" w:sz="4" w:space="0" w:color="943634"/>
              <w:left w:val="single" w:sz="4" w:space="0" w:color="943634"/>
              <w:bottom w:val="single" w:sz="4" w:space="0" w:color="943634"/>
              <w:right w:val="single" w:sz="4" w:space="0" w:color="943634"/>
            </w:tcBorders>
          </w:tcPr>
          <w:p w14:paraId="3CEBE59D" w14:textId="77777777" w:rsidR="0052783F" w:rsidRDefault="0052783F" w:rsidP="004D75C7">
            <w:pPr>
              <w:spacing w:line="259" w:lineRule="auto"/>
              <w:ind w:left="106"/>
              <w:jc w:val="left"/>
            </w:pPr>
            <w:r>
              <w:t xml:space="preserve">CMS </w:t>
            </w:r>
          </w:p>
        </w:tc>
      </w:tr>
      <w:tr w:rsidR="0052783F" w14:paraId="4CBEF5C1" w14:textId="77777777" w:rsidTr="0015268E">
        <w:trPr>
          <w:trHeight w:val="725"/>
        </w:trPr>
        <w:tc>
          <w:tcPr>
            <w:tcW w:w="0" w:type="auto"/>
            <w:vMerge/>
            <w:tcBorders>
              <w:top w:val="nil"/>
              <w:left w:val="single" w:sz="4" w:space="0" w:color="943634"/>
              <w:bottom w:val="nil"/>
              <w:right w:val="nil"/>
            </w:tcBorders>
          </w:tcPr>
          <w:p w14:paraId="3734C14E" w14:textId="77777777" w:rsidR="0052783F" w:rsidRDefault="0052783F" w:rsidP="004D75C7">
            <w:pPr>
              <w:spacing w:after="160" w:line="259" w:lineRule="auto"/>
              <w:jc w:val="left"/>
            </w:pPr>
          </w:p>
        </w:tc>
        <w:tc>
          <w:tcPr>
            <w:tcW w:w="0" w:type="auto"/>
            <w:vMerge/>
            <w:tcBorders>
              <w:top w:val="nil"/>
              <w:left w:val="nil"/>
              <w:bottom w:val="nil"/>
              <w:right w:val="single" w:sz="4" w:space="0" w:color="943634"/>
            </w:tcBorders>
          </w:tcPr>
          <w:p w14:paraId="7DE89D48" w14:textId="77777777" w:rsidR="0052783F" w:rsidRDefault="0052783F" w:rsidP="004D75C7">
            <w:pPr>
              <w:spacing w:after="160" w:line="259" w:lineRule="auto"/>
              <w:jc w:val="left"/>
            </w:pPr>
          </w:p>
        </w:tc>
        <w:tc>
          <w:tcPr>
            <w:tcW w:w="1959" w:type="dxa"/>
            <w:tcBorders>
              <w:top w:val="single" w:sz="4" w:space="0" w:color="943634"/>
              <w:left w:val="single" w:sz="4" w:space="0" w:color="943634"/>
              <w:bottom w:val="single" w:sz="4" w:space="0" w:color="943634"/>
              <w:right w:val="single" w:sz="4" w:space="0" w:color="943634"/>
            </w:tcBorders>
          </w:tcPr>
          <w:p w14:paraId="5FE6CC17" w14:textId="77777777" w:rsidR="0052783F" w:rsidRDefault="0052783F" w:rsidP="004D75C7">
            <w:pPr>
              <w:spacing w:line="259" w:lineRule="auto"/>
              <w:ind w:left="137"/>
              <w:jc w:val="left"/>
            </w:pPr>
            <w:r>
              <w:t xml:space="preserve">CPC </w:t>
            </w:r>
          </w:p>
          <w:p w14:paraId="34306ECA" w14:textId="77777777" w:rsidR="0052783F" w:rsidRDefault="0052783F" w:rsidP="004D75C7">
            <w:pPr>
              <w:spacing w:line="259" w:lineRule="auto"/>
              <w:ind w:left="137"/>
              <w:jc w:val="left"/>
            </w:pPr>
            <w:r>
              <w:t>Maintenance</w:t>
            </w:r>
          </w:p>
          <w:p w14:paraId="41170C75" w14:textId="77777777" w:rsidR="0052783F" w:rsidRDefault="0052783F" w:rsidP="004D75C7">
            <w:pPr>
              <w:spacing w:line="259" w:lineRule="auto"/>
              <w:ind w:left="137"/>
              <w:jc w:val="left"/>
            </w:pPr>
            <w:r>
              <w:t xml:space="preserve">e </w:t>
            </w:r>
          </w:p>
        </w:tc>
        <w:tc>
          <w:tcPr>
            <w:tcW w:w="1464" w:type="dxa"/>
            <w:tcBorders>
              <w:top w:val="single" w:sz="4" w:space="0" w:color="943634"/>
              <w:left w:val="single" w:sz="4" w:space="0" w:color="943634"/>
              <w:bottom w:val="single" w:sz="4" w:space="0" w:color="943634"/>
              <w:right w:val="single" w:sz="4" w:space="0" w:color="943634"/>
            </w:tcBorders>
          </w:tcPr>
          <w:p w14:paraId="2C45AC83" w14:textId="77777777" w:rsidR="0052783F" w:rsidRDefault="0052783F" w:rsidP="004D75C7">
            <w:pPr>
              <w:spacing w:line="259" w:lineRule="auto"/>
              <w:ind w:left="106"/>
              <w:jc w:val="left"/>
            </w:pPr>
            <w:r>
              <w:t xml:space="preserve">Create, </w:t>
            </w:r>
          </w:p>
          <w:p w14:paraId="07F7E66D" w14:textId="0A0C2FC1" w:rsidR="0052783F" w:rsidRDefault="0052783F" w:rsidP="004D75C7">
            <w:pPr>
              <w:spacing w:line="259" w:lineRule="auto"/>
              <w:ind w:left="106"/>
              <w:jc w:val="left"/>
            </w:pPr>
            <w:r>
              <w:t xml:space="preserve">Update </w:t>
            </w:r>
          </w:p>
          <w:p w14:paraId="4C4F85FD" w14:textId="1090B434" w:rsidR="0052783F" w:rsidRDefault="0052783F" w:rsidP="004D75C7">
            <w:pPr>
              <w:spacing w:line="259" w:lineRule="auto"/>
              <w:ind w:left="106"/>
              <w:jc w:val="left"/>
            </w:pPr>
          </w:p>
        </w:tc>
        <w:tc>
          <w:tcPr>
            <w:tcW w:w="3686" w:type="dxa"/>
            <w:tcBorders>
              <w:top w:val="single" w:sz="4" w:space="0" w:color="943634"/>
              <w:left w:val="single" w:sz="4" w:space="0" w:color="943634"/>
              <w:bottom w:val="single" w:sz="4" w:space="0" w:color="943634"/>
              <w:right w:val="single" w:sz="4" w:space="0" w:color="943634"/>
            </w:tcBorders>
          </w:tcPr>
          <w:p w14:paraId="21D42310"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6251E2B8" w14:textId="77777777" w:rsidR="0052783F" w:rsidRDefault="0052783F" w:rsidP="004D75C7">
            <w:pPr>
              <w:spacing w:line="259" w:lineRule="auto"/>
              <w:ind w:left="106"/>
              <w:jc w:val="left"/>
            </w:pPr>
            <w:r>
              <w:t xml:space="preserve">&lt;&lt;code&gt;&gt; created </w:t>
            </w:r>
          </w:p>
          <w:p w14:paraId="7A7398BD" w14:textId="77777777" w:rsidR="0052783F" w:rsidRDefault="0052783F" w:rsidP="004D75C7">
            <w:pPr>
              <w:spacing w:line="259" w:lineRule="auto"/>
              <w:ind w:left="106"/>
              <w:jc w:val="left"/>
            </w:pPr>
            <w:r>
              <w:t xml:space="preserve">&lt;&lt;code&gt;&gt; updated  </w:t>
            </w:r>
          </w:p>
          <w:p w14:paraId="3FB77A14" w14:textId="77777777" w:rsidR="0052783F" w:rsidRDefault="0052783F" w:rsidP="004D75C7">
            <w:pPr>
              <w:spacing w:line="259" w:lineRule="auto"/>
              <w:ind w:left="106"/>
              <w:jc w:val="left"/>
            </w:pPr>
            <w:r>
              <w:t xml:space="preserve">&lt;&lt;code&gt;&gt; deleted </w:t>
            </w:r>
          </w:p>
        </w:tc>
        <w:tc>
          <w:tcPr>
            <w:tcW w:w="1285" w:type="dxa"/>
            <w:tcBorders>
              <w:top w:val="single" w:sz="4" w:space="0" w:color="943634"/>
              <w:left w:val="single" w:sz="4" w:space="0" w:color="943634"/>
              <w:bottom w:val="single" w:sz="4" w:space="0" w:color="943634"/>
              <w:right w:val="single" w:sz="4" w:space="0" w:color="943634"/>
            </w:tcBorders>
          </w:tcPr>
          <w:p w14:paraId="7CD32EFF" w14:textId="77777777" w:rsidR="0052783F" w:rsidRDefault="0052783F" w:rsidP="004D75C7">
            <w:pPr>
              <w:spacing w:line="259" w:lineRule="auto"/>
              <w:ind w:left="106"/>
              <w:jc w:val="left"/>
            </w:pPr>
            <w:r>
              <w:t xml:space="preserve">CMS </w:t>
            </w:r>
          </w:p>
        </w:tc>
      </w:tr>
      <w:tr w:rsidR="0052783F" w14:paraId="277DAB22" w14:textId="77777777" w:rsidTr="0015268E">
        <w:trPr>
          <w:trHeight w:val="727"/>
        </w:trPr>
        <w:tc>
          <w:tcPr>
            <w:tcW w:w="0" w:type="auto"/>
            <w:vMerge/>
            <w:tcBorders>
              <w:top w:val="nil"/>
              <w:left w:val="single" w:sz="4" w:space="0" w:color="943634"/>
              <w:bottom w:val="nil"/>
              <w:right w:val="nil"/>
            </w:tcBorders>
          </w:tcPr>
          <w:p w14:paraId="54E6D689" w14:textId="77777777" w:rsidR="0052783F" w:rsidRDefault="0052783F" w:rsidP="004D75C7">
            <w:pPr>
              <w:spacing w:after="160" w:line="259" w:lineRule="auto"/>
              <w:jc w:val="left"/>
            </w:pPr>
          </w:p>
        </w:tc>
        <w:tc>
          <w:tcPr>
            <w:tcW w:w="0" w:type="auto"/>
            <w:vMerge/>
            <w:tcBorders>
              <w:top w:val="nil"/>
              <w:left w:val="nil"/>
              <w:bottom w:val="nil"/>
              <w:right w:val="single" w:sz="4" w:space="0" w:color="943634"/>
            </w:tcBorders>
          </w:tcPr>
          <w:p w14:paraId="36C1356A" w14:textId="77777777" w:rsidR="0052783F" w:rsidRDefault="0052783F" w:rsidP="004D75C7">
            <w:pPr>
              <w:spacing w:after="160" w:line="259" w:lineRule="auto"/>
              <w:jc w:val="left"/>
            </w:pPr>
          </w:p>
        </w:tc>
        <w:tc>
          <w:tcPr>
            <w:tcW w:w="1959" w:type="dxa"/>
            <w:tcBorders>
              <w:top w:val="single" w:sz="4" w:space="0" w:color="943634"/>
              <w:left w:val="single" w:sz="4" w:space="0" w:color="943634"/>
              <w:bottom w:val="single" w:sz="4" w:space="0" w:color="943634"/>
              <w:right w:val="single" w:sz="4" w:space="0" w:color="943634"/>
            </w:tcBorders>
          </w:tcPr>
          <w:p w14:paraId="2D2AEFB6" w14:textId="77777777" w:rsidR="0052783F" w:rsidRDefault="0052783F" w:rsidP="004D75C7">
            <w:pPr>
              <w:spacing w:line="242" w:lineRule="auto"/>
              <w:ind w:left="137"/>
              <w:jc w:val="left"/>
            </w:pPr>
            <w:r>
              <w:t>CPC Group Maintenance</w:t>
            </w:r>
          </w:p>
          <w:p w14:paraId="633AE88A" w14:textId="77777777" w:rsidR="0052783F" w:rsidRDefault="0052783F" w:rsidP="004D75C7">
            <w:pPr>
              <w:spacing w:line="259" w:lineRule="auto"/>
              <w:ind w:left="137"/>
              <w:jc w:val="left"/>
            </w:pPr>
            <w:r>
              <w:t xml:space="preserve">e </w:t>
            </w:r>
          </w:p>
        </w:tc>
        <w:tc>
          <w:tcPr>
            <w:tcW w:w="1464" w:type="dxa"/>
            <w:tcBorders>
              <w:top w:val="single" w:sz="4" w:space="0" w:color="943634"/>
              <w:left w:val="single" w:sz="4" w:space="0" w:color="943634"/>
              <w:bottom w:val="single" w:sz="4" w:space="0" w:color="943634"/>
              <w:right w:val="single" w:sz="4" w:space="0" w:color="943634"/>
            </w:tcBorders>
          </w:tcPr>
          <w:p w14:paraId="65F7E4A6" w14:textId="77777777" w:rsidR="0052783F" w:rsidRDefault="0052783F" w:rsidP="004D75C7">
            <w:pPr>
              <w:spacing w:line="259" w:lineRule="auto"/>
              <w:ind w:left="106"/>
              <w:jc w:val="left"/>
            </w:pPr>
            <w:r>
              <w:t xml:space="preserve">Create, </w:t>
            </w:r>
          </w:p>
          <w:p w14:paraId="720BB16F" w14:textId="1A5DE9C0" w:rsidR="0052783F" w:rsidRDefault="0052783F" w:rsidP="004D75C7">
            <w:pPr>
              <w:spacing w:line="259" w:lineRule="auto"/>
              <w:ind w:left="106"/>
              <w:jc w:val="left"/>
            </w:pPr>
            <w:r>
              <w:t xml:space="preserve">Update </w:t>
            </w:r>
          </w:p>
          <w:p w14:paraId="45A2D633" w14:textId="1FDD2515" w:rsidR="0052783F" w:rsidRDefault="0052783F" w:rsidP="004D75C7">
            <w:pPr>
              <w:spacing w:line="259" w:lineRule="auto"/>
              <w:ind w:left="106"/>
              <w:jc w:val="left"/>
            </w:pPr>
          </w:p>
        </w:tc>
        <w:tc>
          <w:tcPr>
            <w:tcW w:w="3686" w:type="dxa"/>
            <w:tcBorders>
              <w:top w:val="single" w:sz="4" w:space="0" w:color="943634"/>
              <w:left w:val="single" w:sz="4" w:space="0" w:color="943634"/>
              <w:bottom w:val="single" w:sz="4" w:space="0" w:color="943634"/>
              <w:right w:val="single" w:sz="4" w:space="0" w:color="943634"/>
            </w:tcBorders>
          </w:tcPr>
          <w:p w14:paraId="13004B81"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0D5D59B3" w14:textId="77777777" w:rsidR="0052783F" w:rsidRDefault="0052783F" w:rsidP="004D75C7">
            <w:pPr>
              <w:spacing w:line="259" w:lineRule="auto"/>
              <w:ind w:left="106"/>
              <w:jc w:val="left"/>
            </w:pPr>
            <w:r>
              <w:t xml:space="preserve">&lt;&lt;code&gt;&gt; created </w:t>
            </w:r>
          </w:p>
          <w:p w14:paraId="5146E697" w14:textId="77777777" w:rsidR="0052783F" w:rsidRDefault="0052783F" w:rsidP="004D75C7">
            <w:pPr>
              <w:spacing w:line="259" w:lineRule="auto"/>
              <w:ind w:left="106"/>
              <w:jc w:val="left"/>
            </w:pPr>
            <w:r>
              <w:t xml:space="preserve">&lt;&lt;code&gt;&gt; updated </w:t>
            </w:r>
          </w:p>
          <w:p w14:paraId="28092266" w14:textId="77777777" w:rsidR="0052783F" w:rsidRDefault="0052783F" w:rsidP="004D75C7">
            <w:pPr>
              <w:spacing w:line="259" w:lineRule="auto"/>
              <w:ind w:left="106"/>
              <w:jc w:val="left"/>
            </w:pPr>
            <w:r>
              <w:t xml:space="preserve">&lt;&lt;code&gt;&gt; deleted </w:t>
            </w:r>
          </w:p>
        </w:tc>
        <w:tc>
          <w:tcPr>
            <w:tcW w:w="1285" w:type="dxa"/>
            <w:tcBorders>
              <w:top w:val="single" w:sz="4" w:space="0" w:color="943634"/>
              <w:left w:val="single" w:sz="4" w:space="0" w:color="943634"/>
              <w:bottom w:val="single" w:sz="4" w:space="0" w:color="943634"/>
              <w:right w:val="single" w:sz="4" w:space="0" w:color="943634"/>
            </w:tcBorders>
          </w:tcPr>
          <w:p w14:paraId="017959FB" w14:textId="77777777" w:rsidR="0052783F" w:rsidRDefault="0052783F" w:rsidP="004D75C7">
            <w:pPr>
              <w:spacing w:line="259" w:lineRule="auto"/>
              <w:ind w:left="106"/>
              <w:jc w:val="left"/>
            </w:pPr>
            <w:r>
              <w:t xml:space="preserve">CMS </w:t>
            </w:r>
          </w:p>
        </w:tc>
      </w:tr>
      <w:tr w:rsidR="0052783F" w14:paraId="3C20E31A" w14:textId="77777777" w:rsidTr="0015268E">
        <w:trPr>
          <w:trHeight w:val="485"/>
        </w:trPr>
        <w:tc>
          <w:tcPr>
            <w:tcW w:w="1617" w:type="dxa"/>
            <w:tcBorders>
              <w:top w:val="single" w:sz="4" w:space="0" w:color="943634"/>
              <w:left w:val="single" w:sz="4" w:space="0" w:color="943634"/>
              <w:bottom w:val="single" w:sz="4" w:space="0" w:color="943634"/>
              <w:right w:val="nil"/>
            </w:tcBorders>
          </w:tcPr>
          <w:p w14:paraId="0615E428" w14:textId="592FC061" w:rsidR="0052783F" w:rsidRDefault="0052783F" w:rsidP="004D75C7">
            <w:pPr>
              <w:spacing w:line="259" w:lineRule="auto"/>
              <w:ind w:left="107"/>
              <w:jc w:val="left"/>
            </w:pPr>
            <w:r>
              <w:t xml:space="preserve">Manifest </w:t>
            </w:r>
          </w:p>
        </w:tc>
        <w:tc>
          <w:tcPr>
            <w:tcW w:w="66" w:type="dxa"/>
            <w:tcBorders>
              <w:top w:val="single" w:sz="4" w:space="0" w:color="943634"/>
              <w:left w:val="nil"/>
              <w:bottom w:val="single" w:sz="4" w:space="0" w:color="943634"/>
              <w:right w:val="single" w:sz="4" w:space="0" w:color="943634"/>
            </w:tcBorders>
          </w:tcPr>
          <w:p w14:paraId="10DE78BF" w14:textId="77777777" w:rsidR="0052783F" w:rsidRDefault="0052783F" w:rsidP="004D75C7">
            <w:pPr>
              <w:spacing w:line="259" w:lineRule="auto"/>
              <w:ind w:right="-13"/>
            </w:pPr>
            <w:r>
              <w:t>.</w:t>
            </w:r>
          </w:p>
        </w:tc>
        <w:tc>
          <w:tcPr>
            <w:tcW w:w="1959" w:type="dxa"/>
            <w:tcBorders>
              <w:top w:val="single" w:sz="4" w:space="0" w:color="943634"/>
              <w:left w:val="single" w:sz="4" w:space="0" w:color="943634"/>
              <w:bottom w:val="single" w:sz="4" w:space="0" w:color="943634"/>
              <w:right w:val="single" w:sz="4" w:space="0" w:color="943634"/>
            </w:tcBorders>
          </w:tcPr>
          <w:p w14:paraId="41CB034A" w14:textId="77777777" w:rsidR="0052783F" w:rsidRDefault="0052783F" w:rsidP="004D75C7">
            <w:pPr>
              <w:spacing w:line="259" w:lineRule="auto"/>
              <w:ind w:left="130" w:hanging="118"/>
              <w:jc w:val="left"/>
            </w:pPr>
            <w:r>
              <w:rPr>
                <w:rFonts w:ascii="Arial" w:eastAsia="Arial" w:hAnsi="Arial" w:cs="Arial"/>
              </w:rPr>
              <w:t xml:space="preserve"> </w:t>
            </w:r>
            <w:r>
              <w:t xml:space="preserve">Master Manifest </w:t>
            </w:r>
          </w:p>
        </w:tc>
        <w:tc>
          <w:tcPr>
            <w:tcW w:w="1464" w:type="dxa"/>
            <w:tcBorders>
              <w:top w:val="single" w:sz="4" w:space="0" w:color="943634"/>
              <w:left w:val="single" w:sz="4" w:space="0" w:color="943634"/>
              <w:bottom w:val="single" w:sz="4" w:space="0" w:color="943634"/>
              <w:right w:val="single" w:sz="4" w:space="0" w:color="943634"/>
            </w:tcBorders>
          </w:tcPr>
          <w:p w14:paraId="244A07CC" w14:textId="77777777" w:rsidR="0052783F" w:rsidRDefault="0052783F" w:rsidP="004D75C7">
            <w:pPr>
              <w:spacing w:line="259" w:lineRule="auto"/>
              <w:ind w:left="106"/>
              <w:jc w:val="left"/>
            </w:pPr>
            <w:r>
              <w:t xml:space="preserve">Submit Approve </w:t>
            </w:r>
          </w:p>
        </w:tc>
        <w:tc>
          <w:tcPr>
            <w:tcW w:w="3686" w:type="dxa"/>
            <w:tcBorders>
              <w:top w:val="single" w:sz="4" w:space="0" w:color="943634"/>
              <w:left w:val="single" w:sz="4" w:space="0" w:color="943634"/>
              <w:bottom w:val="single" w:sz="4" w:space="0" w:color="943634"/>
              <w:right w:val="single" w:sz="4" w:space="0" w:color="943634"/>
            </w:tcBorders>
          </w:tcPr>
          <w:p w14:paraId="4719F5C0"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49F59C05" w14:textId="77777777" w:rsidR="0052783F" w:rsidRDefault="0052783F" w:rsidP="004D75C7">
            <w:pPr>
              <w:spacing w:line="259" w:lineRule="auto"/>
              <w:ind w:left="106"/>
              <w:jc w:val="left"/>
            </w:pPr>
            <w:r>
              <w:t xml:space="preserve">Master manifest submitted Master manifest approved </w:t>
            </w:r>
          </w:p>
        </w:tc>
        <w:tc>
          <w:tcPr>
            <w:tcW w:w="1285" w:type="dxa"/>
            <w:tcBorders>
              <w:top w:val="single" w:sz="4" w:space="0" w:color="943634"/>
              <w:left w:val="single" w:sz="4" w:space="0" w:color="943634"/>
              <w:bottom w:val="single" w:sz="4" w:space="0" w:color="943634"/>
              <w:right w:val="single" w:sz="4" w:space="0" w:color="943634"/>
            </w:tcBorders>
          </w:tcPr>
          <w:p w14:paraId="6E6F3A6A" w14:textId="77777777" w:rsidR="0052783F" w:rsidRDefault="0052783F" w:rsidP="004D75C7">
            <w:pPr>
              <w:spacing w:line="259" w:lineRule="auto"/>
              <w:ind w:left="106"/>
              <w:jc w:val="left"/>
            </w:pPr>
            <w:r>
              <w:t xml:space="preserve">CMS </w:t>
            </w:r>
          </w:p>
        </w:tc>
      </w:tr>
      <w:tr w:rsidR="0052783F" w14:paraId="030CB8C2" w14:textId="77777777" w:rsidTr="0015268E">
        <w:trPr>
          <w:trHeight w:val="727"/>
        </w:trPr>
        <w:tc>
          <w:tcPr>
            <w:tcW w:w="1617" w:type="dxa"/>
            <w:tcBorders>
              <w:top w:val="single" w:sz="4" w:space="0" w:color="943634"/>
              <w:left w:val="single" w:sz="4" w:space="0" w:color="943634"/>
              <w:bottom w:val="single" w:sz="4" w:space="0" w:color="943634"/>
              <w:right w:val="nil"/>
            </w:tcBorders>
          </w:tcPr>
          <w:p w14:paraId="54B53A2E" w14:textId="77777777" w:rsidR="0052783F" w:rsidRDefault="0052783F" w:rsidP="004D75C7">
            <w:pPr>
              <w:spacing w:line="259" w:lineRule="auto"/>
              <w:ind w:left="107"/>
              <w:jc w:val="left"/>
            </w:pPr>
            <w:r>
              <w:lastRenderedPageBreak/>
              <w:t xml:space="preserve"> </w:t>
            </w:r>
          </w:p>
        </w:tc>
        <w:tc>
          <w:tcPr>
            <w:tcW w:w="66" w:type="dxa"/>
            <w:tcBorders>
              <w:top w:val="single" w:sz="4" w:space="0" w:color="943634"/>
              <w:left w:val="nil"/>
              <w:bottom w:val="single" w:sz="4" w:space="0" w:color="943634"/>
              <w:right w:val="single" w:sz="4" w:space="0" w:color="943634"/>
            </w:tcBorders>
          </w:tcPr>
          <w:p w14:paraId="4785D977" w14:textId="77777777" w:rsidR="0052783F" w:rsidRDefault="0052783F" w:rsidP="004D75C7">
            <w:pPr>
              <w:spacing w:line="259" w:lineRule="auto"/>
              <w:ind w:right="-13"/>
            </w:pPr>
            <w:r>
              <w:t>.</w:t>
            </w:r>
          </w:p>
        </w:tc>
        <w:tc>
          <w:tcPr>
            <w:tcW w:w="1959" w:type="dxa"/>
            <w:tcBorders>
              <w:top w:val="single" w:sz="4" w:space="0" w:color="943634"/>
              <w:left w:val="single" w:sz="4" w:space="0" w:color="943634"/>
              <w:bottom w:val="single" w:sz="4" w:space="0" w:color="943634"/>
              <w:right w:val="single" w:sz="4" w:space="0" w:color="943634"/>
            </w:tcBorders>
          </w:tcPr>
          <w:p w14:paraId="74F49380" w14:textId="77777777" w:rsidR="0052783F" w:rsidRDefault="0052783F" w:rsidP="004D75C7">
            <w:pPr>
              <w:spacing w:line="259" w:lineRule="auto"/>
              <w:ind w:left="130" w:hanging="118"/>
              <w:jc w:val="left"/>
            </w:pPr>
            <w:r>
              <w:rPr>
                <w:rFonts w:ascii="Arial" w:eastAsia="Arial" w:hAnsi="Arial" w:cs="Arial"/>
              </w:rPr>
              <w:t xml:space="preserve"> </w:t>
            </w:r>
            <w:r>
              <w:t xml:space="preserve">House Manifest </w:t>
            </w:r>
          </w:p>
        </w:tc>
        <w:tc>
          <w:tcPr>
            <w:tcW w:w="1464" w:type="dxa"/>
            <w:tcBorders>
              <w:top w:val="single" w:sz="4" w:space="0" w:color="943634"/>
              <w:left w:val="single" w:sz="4" w:space="0" w:color="943634"/>
              <w:bottom w:val="single" w:sz="4" w:space="0" w:color="943634"/>
              <w:right w:val="single" w:sz="4" w:space="0" w:color="943634"/>
            </w:tcBorders>
          </w:tcPr>
          <w:p w14:paraId="65CB9D91" w14:textId="77777777" w:rsidR="0052783F" w:rsidRDefault="0052783F" w:rsidP="004D75C7">
            <w:pPr>
              <w:spacing w:line="259" w:lineRule="auto"/>
              <w:ind w:left="106"/>
              <w:jc w:val="left"/>
            </w:pPr>
            <w:r>
              <w:t xml:space="preserve">Submit </w:t>
            </w:r>
          </w:p>
          <w:p w14:paraId="4F68BE7C" w14:textId="77777777" w:rsidR="0052783F" w:rsidRDefault="0052783F" w:rsidP="004D75C7">
            <w:pPr>
              <w:spacing w:line="259" w:lineRule="auto"/>
              <w:ind w:left="106"/>
              <w:jc w:val="left"/>
            </w:pPr>
            <w:r>
              <w:t xml:space="preserve">Approve </w:t>
            </w:r>
          </w:p>
          <w:p w14:paraId="006069BA" w14:textId="77777777" w:rsidR="0052783F" w:rsidRDefault="0052783F" w:rsidP="004D75C7">
            <w:pPr>
              <w:spacing w:line="259" w:lineRule="auto"/>
              <w:ind w:left="106"/>
              <w:jc w:val="left"/>
            </w:pPr>
            <w:r>
              <w:t xml:space="preserve">Reject </w:t>
            </w:r>
          </w:p>
        </w:tc>
        <w:tc>
          <w:tcPr>
            <w:tcW w:w="3686" w:type="dxa"/>
            <w:tcBorders>
              <w:top w:val="single" w:sz="4" w:space="0" w:color="943634"/>
              <w:left w:val="single" w:sz="4" w:space="0" w:color="943634"/>
              <w:bottom w:val="single" w:sz="4" w:space="0" w:color="943634"/>
              <w:right w:val="single" w:sz="4" w:space="0" w:color="943634"/>
            </w:tcBorders>
          </w:tcPr>
          <w:p w14:paraId="0DC4AD69"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4D3D4865" w14:textId="77777777" w:rsidR="0052783F" w:rsidRDefault="0052783F" w:rsidP="004D75C7">
            <w:pPr>
              <w:spacing w:line="259" w:lineRule="auto"/>
              <w:ind w:left="106"/>
              <w:jc w:val="left"/>
            </w:pPr>
            <w:r>
              <w:t xml:space="preserve">House manifest submitted. </w:t>
            </w:r>
          </w:p>
          <w:p w14:paraId="430F3C30" w14:textId="77777777" w:rsidR="0052783F" w:rsidRDefault="0052783F" w:rsidP="004D75C7">
            <w:pPr>
              <w:spacing w:line="259" w:lineRule="auto"/>
              <w:ind w:left="106"/>
              <w:jc w:val="left"/>
            </w:pPr>
            <w:r>
              <w:t xml:space="preserve">House manifest approved. </w:t>
            </w:r>
          </w:p>
          <w:p w14:paraId="3A84E643" w14:textId="77777777" w:rsidR="0052783F" w:rsidRDefault="0052783F" w:rsidP="004D75C7">
            <w:pPr>
              <w:spacing w:line="259" w:lineRule="auto"/>
              <w:ind w:left="106"/>
              <w:jc w:val="left"/>
            </w:pPr>
            <w:r>
              <w:t xml:space="preserve">House manifest rejected </w:t>
            </w:r>
          </w:p>
        </w:tc>
        <w:tc>
          <w:tcPr>
            <w:tcW w:w="1285" w:type="dxa"/>
            <w:tcBorders>
              <w:top w:val="single" w:sz="4" w:space="0" w:color="943634"/>
              <w:left w:val="single" w:sz="4" w:space="0" w:color="943634"/>
              <w:bottom w:val="single" w:sz="4" w:space="0" w:color="943634"/>
              <w:right w:val="single" w:sz="4" w:space="0" w:color="943634"/>
            </w:tcBorders>
          </w:tcPr>
          <w:p w14:paraId="1782769A" w14:textId="77777777" w:rsidR="0052783F" w:rsidRDefault="0052783F" w:rsidP="004D75C7">
            <w:pPr>
              <w:spacing w:line="259" w:lineRule="auto"/>
              <w:ind w:left="106"/>
              <w:jc w:val="left"/>
            </w:pPr>
            <w:r>
              <w:t>CMS</w:t>
            </w:r>
          </w:p>
        </w:tc>
      </w:tr>
      <w:tr w:rsidR="0052783F" w14:paraId="692283E0"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1A18908B" w14:textId="77777777" w:rsidR="0052783F" w:rsidRDefault="0052783F" w:rsidP="004D75C7">
            <w:pPr>
              <w:spacing w:line="259" w:lineRule="auto"/>
              <w:ind w:left="107"/>
              <w:jc w:val="left"/>
            </w:pPr>
            <w:r>
              <w:t xml:space="preserve"> </w:t>
            </w:r>
          </w:p>
        </w:tc>
        <w:tc>
          <w:tcPr>
            <w:tcW w:w="66" w:type="dxa"/>
            <w:tcBorders>
              <w:top w:val="single" w:sz="4" w:space="0" w:color="943634"/>
              <w:left w:val="nil"/>
              <w:bottom w:val="single" w:sz="4" w:space="0" w:color="943634"/>
              <w:right w:val="single" w:sz="4" w:space="0" w:color="943634"/>
            </w:tcBorders>
          </w:tcPr>
          <w:p w14:paraId="3B6DE277" w14:textId="77777777" w:rsidR="0052783F" w:rsidRDefault="0052783F" w:rsidP="004D75C7">
            <w:pPr>
              <w:spacing w:line="259" w:lineRule="auto"/>
              <w:ind w:right="-13"/>
            </w:pPr>
            <w:r>
              <w:t>.</w:t>
            </w:r>
          </w:p>
        </w:tc>
        <w:tc>
          <w:tcPr>
            <w:tcW w:w="1959" w:type="dxa"/>
            <w:tcBorders>
              <w:top w:val="single" w:sz="4" w:space="0" w:color="943634"/>
              <w:left w:val="single" w:sz="4" w:space="0" w:color="943634"/>
              <w:bottom w:val="single" w:sz="4" w:space="0" w:color="943634"/>
              <w:right w:val="single" w:sz="4" w:space="0" w:color="943634"/>
            </w:tcBorders>
          </w:tcPr>
          <w:p w14:paraId="0195C208" w14:textId="77777777" w:rsidR="0052783F" w:rsidRDefault="0052783F" w:rsidP="004D75C7">
            <w:pPr>
              <w:spacing w:line="259" w:lineRule="auto"/>
              <w:ind w:left="12"/>
              <w:jc w:val="left"/>
            </w:pPr>
            <w:r>
              <w:rPr>
                <w:rFonts w:ascii="Arial" w:eastAsia="Arial" w:hAnsi="Arial" w:cs="Arial"/>
              </w:rPr>
              <w:t xml:space="preserve"> </w:t>
            </w:r>
            <w:r>
              <w:t xml:space="preserve">Amendment </w:t>
            </w:r>
          </w:p>
        </w:tc>
        <w:tc>
          <w:tcPr>
            <w:tcW w:w="1464" w:type="dxa"/>
            <w:tcBorders>
              <w:top w:val="single" w:sz="4" w:space="0" w:color="943634"/>
              <w:left w:val="single" w:sz="4" w:space="0" w:color="943634"/>
              <w:bottom w:val="single" w:sz="4" w:space="0" w:color="943634"/>
              <w:right w:val="single" w:sz="4" w:space="0" w:color="943634"/>
            </w:tcBorders>
          </w:tcPr>
          <w:p w14:paraId="6941555E" w14:textId="77777777" w:rsidR="0052783F" w:rsidRDefault="0052783F" w:rsidP="004D75C7">
            <w:pPr>
              <w:spacing w:line="259" w:lineRule="auto"/>
              <w:ind w:left="106"/>
              <w:jc w:val="left"/>
            </w:pPr>
            <w:r>
              <w:t xml:space="preserve">Modify </w:t>
            </w:r>
          </w:p>
          <w:p w14:paraId="0A74D44A" w14:textId="77777777" w:rsidR="0052783F" w:rsidRDefault="0052783F" w:rsidP="004D75C7">
            <w:pPr>
              <w:spacing w:line="259" w:lineRule="auto"/>
              <w:ind w:left="106"/>
              <w:jc w:val="left"/>
            </w:pPr>
            <w:r>
              <w:t xml:space="preserve">Cancel </w:t>
            </w:r>
          </w:p>
          <w:p w14:paraId="3F00D15B" w14:textId="77777777" w:rsidR="0052783F" w:rsidRDefault="0052783F" w:rsidP="004D75C7">
            <w:pPr>
              <w:spacing w:line="259" w:lineRule="auto"/>
              <w:ind w:left="106"/>
              <w:jc w:val="left"/>
            </w:pPr>
            <w:r>
              <w:t xml:space="preserve">Approve </w:t>
            </w:r>
          </w:p>
          <w:p w14:paraId="1D6C6BEC" w14:textId="77777777" w:rsidR="0052783F" w:rsidRDefault="0052783F" w:rsidP="004D75C7">
            <w:pPr>
              <w:spacing w:line="259" w:lineRule="auto"/>
              <w:ind w:left="106"/>
              <w:jc w:val="left"/>
            </w:pPr>
            <w:r>
              <w:t>Reject</w:t>
            </w:r>
          </w:p>
        </w:tc>
        <w:tc>
          <w:tcPr>
            <w:tcW w:w="3686" w:type="dxa"/>
            <w:tcBorders>
              <w:top w:val="single" w:sz="4" w:space="0" w:color="943634"/>
              <w:left w:val="single" w:sz="4" w:space="0" w:color="943634"/>
              <w:bottom w:val="single" w:sz="4" w:space="0" w:color="943634"/>
              <w:right w:val="single" w:sz="4" w:space="0" w:color="943634"/>
            </w:tcBorders>
          </w:tcPr>
          <w:p w14:paraId="63750ABC" w14:textId="77777777" w:rsidR="0052783F" w:rsidRDefault="0052783F" w:rsidP="004D75C7">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1C29AB83" w14:textId="77777777" w:rsidR="0052783F" w:rsidRDefault="0052783F" w:rsidP="004D75C7">
            <w:pPr>
              <w:spacing w:line="259" w:lineRule="auto"/>
              <w:ind w:left="106"/>
              <w:jc w:val="left"/>
            </w:pPr>
            <w:r>
              <w:t xml:space="preserve">&lt;&lt;type&gt;&gt; submitted. </w:t>
            </w:r>
          </w:p>
          <w:p w14:paraId="05A57292" w14:textId="77777777" w:rsidR="0052783F" w:rsidRDefault="0052783F" w:rsidP="004D75C7">
            <w:pPr>
              <w:spacing w:line="259" w:lineRule="auto"/>
              <w:ind w:left="106"/>
              <w:jc w:val="left"/>
            </w:pPr>
            <w:r>
              <w:t xml:space="preserve">&lt;&lt;type&gt;&gt; approved </w:t>
            </w:r>
          </w:p>
          <w:p w14:paraId="3729046F" w14:textId="77777777" w:rsidR="0052783F" w:rsidRDefault="0052783F" w:rsidP="004D75C7">
            <w:pPr>
              <w:spacing w:line="259" w:lineRule="auto"/>
              <w:ind w:left="106"/>
              <w:jc w:val="left"/>
            </w:pPr>
            <w:r>
              <w:t xml:space="preserve">&lt;&lt;type&gt;&gt; rejected </w:t>
            </w:r>
          </w:p>
        </w:tc>
        <w:tc>
          <w:tcPr>
            <w:tcW w:w="1285" w:type="dxa"/>
            <w:tcBorders>
              <w:top w:val="single" w:sz="4" w:space="0" w:color="943634"/>
              <w:left w:val="single" w:sz="4" w:space="0" w:color="943634"/>
              <w:bottom w:val="single" w:sz="4" w:space="0" w:color="943634"/>
              <w:right w:val="single" w:sz="4" w:space="0" w:color="943634"/>
            </w:tcBorders>
          </w:tcPr>
          <w:p w14:paraId="3B9BF569" w14:textId="77777777" w:rsidR="0052783F" w:rsidRDefault="0052783F" w:rsidP="004D75C7">
            <w:pPr>
              <w:spacing w:line="259" w:lineRule="auto"/>
              <w:ind w:left="106"/>
              <w:jc w:val="left"/>
            </w:pPr>
            <w:r>
              <w:t>CMS</w:t>
            </w:r>
          </w:p>
        </w:tc>
      </w:tr>
      <w:tr w:rsidR="006F239E" w14:paraId="73A71FF9"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427C5456" w14:textId="63270741" w:rsidR="006F239E" w:rsidRDefault="006F239E" w:rsidP="006F239E">
            <w:pPr>
              <w:spacing w:line="259" w:lineRule="auto"/>
              <w:ind w:left="107"/>
              <w:jc w:val="left"/>
            </w:pPr>
            <w:r>
              <w:t xml:space="preserve">Declaration </w:t>
            </w:r>
          </w:p>
        </w:tc>
        <w:tc>
          <w:tcPr>
            <w:tcW w:w="66" w:type="dxa"/>
            <w:tcBorders>
              <w:top w:val="single" w:sz="4" w:space="0" w:color="943634"/>
              <w:left w:val="nil"/>
              <w:bottom w:val="single" w:sz="4" w:space="0" w:color="943634"/>
              <w:right w:val="single" w:sz="4" w:space="0" w:color="943634"/>
            </w:tcBorders>
          </w:tcPr>
          <w:p w14:paraId="36BC2FD9" w14:textId="6B4E43A5" w:rsidR="006F239E" w:rsidRDefault="006F239E" w:rsidP="006F239E">
            <w:pPr>
              <w:spacing w:line="259" w:lineRule="auto"/>
              <w:ind w:right="-13"/>
            </w:pPr>
            <w:r>
              <w:t>.</w:t>
            </w:r>
          </w:p>
        </w:tc>
        <w:tc>
          <w:tcPr>
            <w:tcW w:w="1959" w:type="dxa"/>
            <w:tcBorders>
              <w:top w:val="single" w:sz="4" w:space="0" w:color="943634"/>
              <w:left w:val="single" w:sz="4" w:space="0" w:color="943634"/>
              <w:bottom w:val="single" w:sz="4" w:space="0" w:color="943634"/>
              <w:right w:val="single" w:sz="4" w:space="0" w:color="943634"/>
            </w:tcBorders>
          </w:tcPr>
          <w:p w14:paraId="6C84720B" w14:textId="3485F486" w:rsidR="006F239E" w:rsidRDefault="006F239E" w:rsidP="006F239E">
            <w:pPr>
              <w:spacing w:line="259" w:lineRule="auto"/>
              <w:ind w:left="12"/>
              <w:jc w:val="left"/>
              <w:rPr>
                <w:rFonts w:ascii="Arial" w:eastAsia="Arial" w:hAnsi="Arial" w:cs="Arial"/>
              </w:rPr>
            </w:pPr>
            <w:r>
              <w:rPr>
                <w:rFonts w:ascii="Arial" w:eastAsia="Arial" w:hAnsi="Arial" w:cs="Arial"/>
              </w:rPr>
              <w:t xml:space="preserve"> </w:t>
            </w:r>
            <w:r>
              <w:t xml:space="preserve">Declaration Submission </w:t>
            </w:r>
          </w:p>
        </w:tc>
        <w:tc>
          <w:tcPr>
            <w:tcW w:w="1464" w:type="dxa"/>
            <w:tcBorders>
              <w:top w:val="single" w:sz="4" w:space="0" w:color="943634"/>
              <w:left w:val="single" w:sz="4" w:space="0" w:color="943634"/>
              <w:bottom w:val="single" w:sz="4" w:space="0" w:color="943634"/>
              <w:right w:val="single" w:sz="4" w:space="0" w:color="943634"/>
            </w:tcBorders>
          </w:tcPr>
          <w:p w14:paraId="12027B98" w14:textId="77777777" w:rsidR="006F239E" w:rsidRDefault="006F239E" w:rsidP="006F239E">
            <w:pPr>
              <w:spacing w:line="259" w:lineRule="auto"/>
              <w:ind w:left="106"/>
              <w:jc w:val="left"/>
            </w:pPr>
            <w:r>
              <w:t xml:space="preserve">Submit </w:t>
            </w:r>
          </w:p>
          <w:p w14:paraId="30180483" w14:textId="044C3191" w:rsidR="006F239E" w:rsidRDefault="006F239E" w:rsidP="006F239E">
            <w:pPr>
              <w:spacing w:line="259" w:lineRule="auto"/>
              <w:ind w:left="106"/>
              <w:jc w:val="left"/>
            </w:pPr>
            <w:r>
              <w:t xml:space="preserve"> </w:t>
            </w:r>
          </w:p>
        </w:tc>
        <w:tc>
          <w:tcPr>
            <w:tcW w:w="3686" w:type="dxa"/>
            <w:tcBorders>
              <w:top w:val="single" w:sz="4" w:space="0" w:color="943634"/>
              <w:left w:val="single" w:sz="4" w:space="0" w:color="943634"/>
              <w:bottom w:val="single" w:sz="4" w:space="0" w:color="943634"/>
              <w:right w:val="single" w:sz="4" w:space="0" w:color="943634"/>
            </w:tcBorders>
          </w:tcPr>
          <w:p w14:paraId="2471DA73" w14:textId="7A1635C1" w:rsidR="006F239E" w:rsidRDefault="006F239E" w:rsidP="006F239E">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3ED644D8" w14:textId="41192227" w:rsidR="006F239E" w:rsidRDefault="006F239E" w:rsidP="006F239E">
            <w:pPr>
              <w:spacing w:line="259" w:lineRule="auto"/>
              <w:ind w:left="106"/>
              <w:jc w:val="left"/>
            </w:pPr>
            <w:r>
              <w:t xml:space="preserve">declaration submitted </w:t>
            </w:r>
          </w:p>
        </w:tc>
        <w:tc>
          <w:tcPr>
            <w:tcW w:w="1285" w:type="dxa"/>
            <w:tcBorders>
              <w:top w:val="single" w:sz="4" w:space="0" w:color="943634"/>
              <w:left w:val="single" w:sz="4" w:space="0" w:color="943634"/>
              <w:bottom w:val="single" w:sz="4" w:space="0" w:color="943634"/>
              <w:right w:val="single" w:sz="4" w:space="0" w:color="943634"/>
            </w:tcBorders>
          </w:tcPr>
          <w:p w14:paraId="3D1BEEDB" w14:textId="7C400184" w:rsidR="006F239E" w:rsidRDefault="006F239E" w:rsidP="006F239E">
            <w:pPr>
              <w:spacing w:line="259" w:lineRule="auto"/>
              <w:ind w:left="106"/>
              <w:jc w:val="left"/>
            </w:pPr>
            <w:r>
              <w:t>CMS</w:t>
            </w:r>
          </w:p>
        </w:tc>
      </w:tr>
      <w:tr w:rsidR="006F239E" w14:paraId="40339DF6"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1960CA7A" w14:textId="3E870C81" w:rsidR="006F239E" w:rsidRDefault="006F239E" w:rsidP="006F239E">
            <w:pPr>
              <w:spacing w:line="259" w:lineRule="auto"/>
              <w:ind w:left="107"/>
              <w:jc w:val="left"/>
            </w:pPr>
            <w:r>
              <w:t xml:space="preserve"> </w:t>
            </w:r>
          </w:p>
        </w:tc>
        <w:tc>
          <w:tcPr>
            <w:tcW w:w="66" w:type="dxa"/>
            <w:tcBorders>
              <w:top w:val="single" w:sz="4" w:space="0" w:color="943634"/>
              <w:left w:val="nil"/>
              <w:bottom w:val="single" w:sz="4" w:space="0" w:color="943634"/>
              <w:right w:val="single" w:sz="4" w:space="0" w:color="943634"/>
            </w:tcBorders>
          </w:tcPr>
          <w:p w14:paraId="31447387" w14:textId="5DF78BE6" w:rsidR="006F239E" w:rsidRDefault="006F239E" w:rsidP="006F239E">
            <w:pPr>
              <w:spacing w:line="259" w:lineRule="auto"/>
              <w:ind w:right="-13"/>
            </w:pPr>
            <w:r>
              <w:t>.</w:t>
            </w:r>
          </w:p>
        </w:tc>
        <w:tc>
          <w:tcPr>
            <w:tcW w:w="1959" w:type="dxa"/>
            <w:tcBorders>
              <w:top w:val="single" w:sz="4" w:space="0" w:color="943634"/>
              <w:left w:val="single" w:sz="4" w:space="0" w:color="943634"/>
              <w:bottom w:val="single" w:sz="4" w:space="0" w:color="943634"/>
              <w:right w:val="single" w:sz="4" w:space="0" w:color="943634"/>
            </w:tcBorders>
          </w:tcPr>
          <w:p w14:paraId="2A10C747" w14:textId="7CBEEAFD" w:rsidR="006F239E" w:rsidRDefault="006F239E" w:rsidP="006F239E">
            <w:pPr>
              <w:spacing w:line="259" w:lineRule="auto"/>
              <w:ind w:left="12"/>
              <w:jc w:val="left"/>
              <w:rPr>
                <w:rFonts w:ascii="Arial" w:eastAsia="Arial" w:hAnsi="Arial" w:cs="Arial"/>
              </w:rPr>
            </w:pPr>
            <w:r>
              <w:rPr>
                <w:rFonts w:ascii="Arial" w:eastAsia="Arial" w:hAnsi="Arial" w:cs="Arial"/>
              </w:rPr>
              <w:t xml:space="preserve"> </w:t>
            </w:r>
            <w:r>
              <w:t xml:space="preserve">Post Entry </w:t>
            </w:r>
          </w:p>
        </w:tc>
        <w:tc>
          <w:tcPr>
            <w:tcW w:w="1464" w:type="dxa"/>
            <w:tcBorders>
              <w:top w:val="single" w:sz="4" w:space="0" w:color="943634"/>
              <w:left w:val="single" w:sz="4" w:space="0" w:color="943634"/>
              <w:bottom w:val="single" w:sz="4" w:space="0" w:color="943634"/>
              <w:right w:val="single" w:sz="4" w:space="0" w:color="943634"/>
            </w:tcBorders>
          </w:tcPr>
          <w:p w14:paraId="4349F674" w14:textId="77777777" w:rsidR="006F239E" w:rsidRDefault="006F239E" w:rsidP="006F239E">
            <w:pPr>
              <w:spacing w:line="259" w:lineRule="auto"/>
              <w:ind w:left="106"/>
              <w:jc w:val="left"/>
            </w:pPr>
            <w:r>
              <w:t xml:space="preserve">Submit </w:t>
            </w:r>
          </w:p>
          <w:p w14:paraId="07809470" w14:textId="77777777" w:rsidR="006F239E" w:rsidRDefault="006F239E" w:rsidP="006F239E">
            <w:pPr>
              <w:spacing w:line="259" w:lineRule="auto"/>
              <w:ind w:left="106"/>
              <w:jc w:val="left"/>
            </w:pPr>
            <w:r>
              <w:t xml:space="preserve">Approve </w:t>
            </w:r>
          </w:p>
          <w:p w14:paraId="60B9C256" w14:textId="6ACB4D6C" w:rsidR="006F239E" w:rsidRDefault="006F239E" w:rsidP="006F239E">
            <w:pPr>
              <w:spacing w:line="259" w:lineRule="auto"/>
              <w:ind w:left="106"/>
              <w:jc w:val="left"/>
            </w:pPr>
            <w:r>
              <w:t xml:space="preserve">Reject </w:t>
            </w:r>
          </w:p>
        </w:tc>
        <w:tc>
          <w:tcPr>
            <w:tcW w:w="3686" w:type="dxa"/>
            <w:tcBorders>
              <w:top w:val="single" w:sz="4" w:space="0" w:color="943634"/>
              <w:left w:val="single" w:sz="4" w:space="0" w:color="943634"/>
              <w:bottom w:val="single" w:sz="4" w:space="0" w:color="943634"/>
              <w:right w:val="single" w:sz="4" w:space="0" w:color="943634"/>
            </w:tcBorders>
          </w:tcPr>
          <w:p w14:paraId="51614B63" w14:textId="1466260B" w:rsidR="006F239E" w:rsidRDefault="006F239E" w:rsidP="006F239E">
            <w:pPr>
              <w:spacing w:line="259" w:lineRule="auto"/>
              <w:ind w:left="106"/>
            </w:pPr>
            <w:r>
              <w:t xml:space="preserve">Captured who did the change when and what change </w:t>
            </w:r>
          </w:p>
        </w:tc>
        <w:tc>
          <w:tcPr>
            <w:tcW w:w="2530" w:type="dxa"/>
            <w:tcBorders>
              <w:top w:val="single" w:sz="4" w:space="0" w:color="943634"/>
              <w:left w:val="single" w:sz="4" w:space="0" w:color="943634"/>
              <w:bottom w:val="single" w:sz="4" w:space="0" w:color="943634"/>
              <w:right w:val="single" w:sz="4" w:space="0" w:color="943634"/>
            </w:tcBorders>
          </w:tcPr>
          <w:p w14:paraId="2DCE2693" w14:textId="77777777" w:rsidR="006F239E" w:rsidRDefault="006F239E" w:rsidP="006F239E">
            <w:pPr>
              <w:spacing w:line="242" w:lineRule="auto"/>
              <w:ind w:left="106"/>
              <w:jc w:val="left"/>
            </w:pPr>
            <w:r>
              <w:t xml:space="preserve">&lt;&lt;request number&gt;&gt; submitted. </w:t>
            </w:r>
          </w:p>
          <w:p w14:paraId="58AAA02E" w14:textId="77777777" w:rsidR="006F239E" w:rsidRDefault="006F239E" w:rsidP="006F239E">
            <w:pPr>
              <w:spacing w:line="242" w:lineRule="auto"/>
              <w:ind w:left="106"/>
              <w:jc w:val="left"/>
            </w:pPr>
            <w:r>
              <w:t xml:space="preserve">&lt;&lt;request number&gt;&gt; approved </w:t>
            </w:r>
          </w:p>
          <w:p w14:paraId="24CFE931" w14:textId="77777777" w:rsidR="006F239E" w:rsidRDefault="006F239E" w:rsidP="006F239E">
            <w:pPr>
              <w:spacing w:line="259" w:lineRule="auto"/>
              <w:ind w:left="106"/>
              <w:jc w:val="left"/>
            </w:pPr>
            <w:r>
              <w:t>&lt;&lt;request number&gt;&gt;</w:t>
            </w:r>
          </w:p>
          <w:p w14:paraId="1C95EF42" w14:textId="5731C687" w:rsidR="006F239E" w:rsidRDefault="006F239E" w:rsidP="006F239E">
            <w:pPr>
              <w:spacing w:line="259" w:lineRule="auto"/>
              <w:ind w:left="106"/>
              <w:jc w:val="left"/>
            </w:pPr>
            <w:r>
              <w:t xml:space="preserve"> rejected </w:t>
            </w:r>
          </w:p>
        </w:tc>
        <w:tc>
          <w:tcPr>
            <w:tcW w:w="1285" w:type="dxa"/>
            <w:tcBorders>
              <w:top w:val="single" w:sz="4" w:space="0" w:color="943634"/>
              <w:left w:val="single" w:sz="4" w:space="0" w:color="943634"/>
              <w:bottom w:val="single" w:sz="4" w:space="0" w:color="943634"/>
              <w:right w:val="single" w:sz="4" w:space="0" w:color="943634"/>
            </w:tcBorders>
          </w:tcPr>
          <w:p w14:paraId="3F0865BB" w14:textId="2B9A1F0E" w:rsidR="006F239E" w:rsidRDefault="006F239E" w:rsidP="006F239E">
            <w:pPr>
              <w:spacing w:line="259" w:lineRule="auto"/>
              <w:ind w:left="106"/>
              <w:jc w:val="left"/>
            </w:pPr>
            <w:r>
              <w:t xml:space="preserve">CMS </w:t>
            </w:r>
          </w:p>
        </w:tc>
      </w:tr>
      <w:tr w:rsidR="0015268E" w14:paraId="311BBE8C"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0DC5B072" w14:textId="38614D45" w:rsidR="0015268E" w:rsidRDefault="0015268E" w:rsidP="0015268E">
            <w:pPr>
              <w:spacing w:line="259" w:lineRule="auto"/>
              <w:ind w:left="107"/>
              <w:jc w:val="left"/>
            </w:pPr>
            <w:r>
              <w:t xml:space="preserve">Declaration Acceptance </w:t>
            </w:r>
          </w:p>
        </w:tc>
        <w:tc>
          <w:tcPr>
            <w:tcW w:w="66" w:type="dxa"/>
            <w:tcBorders>
              <w:top w:val="single" w:sz="4" w:space="0" w:color="943634"/>
              <w:left w:val="nil"/>
              <w:bottom w:val="single" w:sz="4" w:space="0" w:color="943634"/>
              <w:right w:val="single" w:sz="4" w:space="0" w:color="943634"/>
            </w:tcBorders>
          </w:tcPr>
          <w:p w14:paraId="740EB91D" w14:textId="77777777" w:rsidR="0015268E" w:rsidRDefault="0015268E" w:rsidP="0015268E">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73E0741C" w14:textId="07DE0F76" w:rsidR="0015268E" w:rsidRDefault="0015268E" w:rsidP="0015268E">
            <w:pPr>
              <w:spacing w:line="259" w:lineRule="auto"/>
              <w:ind w:left="12"/>
              <w:jc w:val="left"/>
              <w:rPr>
                <w:rFonts w:ascii="Arial" w:eastAsia="Arial" w:hAnsi="Arial" w:cs="Arial"/>
              </w:rPr>
            </w:pPr>
            <w:r>
              <w:t xml:space="preserve">Declaration Acceptance </w:t>
            </w:r>
          </w:p>
        </w:tc>
        <w:tc>
          <w:tcPr>
            <w:tcW w:w="1464" w:type="dxa"/>
            <w:tcBorders>
              <w:top w:val="single" w:sz="4" w:space="0" w:color="943634"/>
              <w:left w:val="single" w:sz="4" w:space="0" w:color="943634"/>
              <w:bottom w:val="single" w:sz="4" w:space="0" w:color="943634"/>
              <w:right w:val="single" w:sz="4" w:space="0" w:color="943634"/>
            </w:tcBorders>
          </w:tcPr>
          <w:p w14:paraId="04D349A4" w14:textId="6D03C89A" w:rsidR="0015268E" w:rsidRDefault="0015268E" w:rsidP="0015268E">
            <w:pPr>
              <w:spacing w:line="259" w:lineRule="auto"/>
              <w:ind w:left="106"/>
              <w:jc w:val="left"/>
            </w:pPr>
            <w:r>
              <w:t xml:space="preserve">Approve Reject </w:t>
            </w:r>
          </w:p>
        </w:tc>
        <w:tc>
          <w:tcPr>
            <w:tcW w:w="3686" w:type="dxa"/>
            <w:tcBorders>
              <w:top w:val="single" w:sz="4" w:space="0" w:color="943634"/>
              <w:left w:val="single" w:sz="4" w:space="0" w:color="943634"/>
              <w:bottom w:val="single" w:sz="4" w:space="0" w:color="943634"/>
              <w:right w:val="single" w:sz="4" w:space="0" w:color="943634"/>
            </w:tcBorders>
          </w:tcPr>
          <w:p w14:paraId="38BCC89C" w14:textId="4533B8A0" w:rsidR="0015268E" w:rsidRDefault="0015268E" w:rsidP="0015268E">
            <w:pPr>
              <w:spacing w:line="259" w:lineRule="auto"/>
              <w:ind w:left="106"/>
            </w:pPr>
            <w:r>
              <w:t xml:space="preserve">Captured when/who processed the declaration and what’s the output </w:t>
            </w:r>
          </w:p>
        </w:tc>
        <w:tc>
          <w:tcPr>
            <w:tcW w:w="2530" w:type="dxa"/>
            <w:tcBorders>
              <w:top w:val="single" w:sz="4" w:space="0" w:color="943634"/>
              <w:left w:val="single" w:sz="4" w:space="0" w:color="943634"/>
              <w:bottom w:val="single" w:sz="4" w:space="0" w:color="943634"/>
              <w:right w:val="single" w:sz="4" w:space="0" w:color="943634"/>
            </w:tcBorders>
          </w:tcPr>
          <w:p w14:paraId="3D68CCB5" w14:textId="6C3EB58D" w:rsidR="0015268E" w:rsidRDefault="0015268E" w:rsidP="0015268E">
            <w:pPr>
              <w:spacing w:line="242" w:lineRule="auto"/>
              <w:ind w:left="106"/>
              <w:jc w:val="left"/>
            </w:pPr>
            <w:r>
              <w:t xml:space="preserve">Declaration approved Declaration rejected </w:t>
            </w:r>
          </w:p>
        </w:tc>
        <w:tc>
          <w:tcPr>
            <w:tcW w:w="1285" w:type="dxa"/>
            <w:tcBorders>
              <w:top w:val="single" w:sz="4" w:space="0" w:color="943634"/>
              <w:left w:val="single" w:sz="4" w:space="0" w:color="943634"/>
              <w:bottom w:val="single" w:sz="4" w:space="0" w:color="943634"/>
              <w:right w:val="single" w:sz="4" w:space="0" w:color="943634"/>
            </w:tcBorders>
          </w:tcPr>
          <w:p w14:paraId="788212E4" w14:textId="3CC7E3D9" w:rsidR="0015268E" w:rsidRDefault="0015268E" w:rsidP="0015268E">
            <w:pPr>
              <w:spacing w:line="259" w:lineRule="auto"/>
              <w:ind w:left="106"/>
              <w:jc w:val="left"/>
            </w:pPr>
            <w:r>
              <w:t>CMS</w:t>
            </w:r>
          </w:p>
        </w:tc>
      </w:tr>
      <w:tr w:rsidR="006F239E" w14:paraId="45C2C2B3"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2D15E406" w14:textId="52A63925" w:rsidR="006F239E" w:rsidRDefault="006F239E" w:rsidP="006F239E">
            <w:pPr>
              <w:spacing w:line="259" w:lineRule="auto"/>
              <w:ind w:left="107"/>
              <w:jc w:val="left"/>
            </w:pPr>
            <w:r>
              <w:t xml:space="preserve">Payment </w:t>
            </w:r>
          </w:p>
        </w:tc>
        <w:tc>
          <w:tcPr>
            <w:tcW w:w="66" w:type="dxa"/>
            <w:tcBorders>
              <w:top w:val="single" w:sz="4" w:space="0" w:color="943634"/>
              <w:left w:val="nil"/>
              <w:bottom w:val="single" w:sz="4" w:space="0" w:color="943634"/>
              <w:right w:val="single" w:sz="4" w:space="0" w:color="943634"/>
            </w:tcBorders>
          </w:tcPr>
          <w:p w14:paraId="3BD9857C" w14:textId="77777777" w:rsidR="006F239E" w:rsidRDefault="006F239E" w:rsidP="006F239E">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22E2AE94" w14:textId="01E46CEA" w:rsidR="006F239E" w:rsidRDefault="006F239E" w:rsidP="006F239E">
            <w:pPr>
              <w:spacing w:line="259" w:lineRule="auto"/>
              <w:ind w:left="12"/>
              <w:jc w:val="left"/>
              <w:rPr>
                <w:rFonts w:ascii="Arial" w:eastAsia="Arial" w:hAnsi="Arial" w:cs="Arial"/>
              </w:rPr>
            </w:pPr>
            <w:r>
              <w:t xml:space="preserve">Payment </w:t>
            </w:r>
          </w:p>
        </w:tc>
        <w:tc>
          <w:tcPr>
            <w:tcW w:w="1464" w:type="dxa"/>
            <w:tcBorders>
              <w:top w:val="single" w:sz="4" w:space="0" w:color="943634"/>
              <w:left w:val="single" w:sz="4" w:space="0" w:color="943634"/>
              <w:bottom w:val="single" w:sz="4" w:space="0" w:color="943634"/>
              <w:right w:val="single" w:sz="4" w:space="0" w:color="943634"/>
            </w:tcBorders>
          </w:tcPr>
          <w:p w14:paraId="6D503702" w14:textId="52CBA641" w:rsidR="006F239E" w:rsidRDefault="006F239E" w:rsidP="006F239E">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69B5E9F2" w14:textId="77777777" w:rsidR="006F239E" w:rsidRDefault="006F239E" w:rsidP="006F239E">
            <w:pPr>
              <w:spacing w:after="2" w:line="239" w:lineRule="auto"/>
              <w:ind w:left="106"/>
              <w:jc w:val="left"/>
            </w:pPr>
            <w:r>
              <w:t xml:space="preserve">Captured when the payment has been completed for </w:t>
            </w:r>
          </w:p>
          <w:p w14:paraId="395B405D" w14:textId="02DCDD0F" w:rsidR="006F239E" w:rsidRDefault="006F239E" w:rsidP="006F239E">
            <w:pPr>
              <w:spacing w:line="259" w:lineRule="auto"/>
              <w:ind w:left="106"/>
            </w:pPr>
            <w:r>
              <w:t xml:space="preserve">manifest/declaration/passenger cargo/case </w:t>
            </w:r>
          </w:p>
        </w:tc>
        <w:tc>
          <w:tcPr>
            <w:tcW w:w="2530" w:type="dxa"/>
            <w:tcBorders>
              <w:top w:val="single" w:sz="4" w:space="0" w:color="943634"/>
              <w:left w:val="single" w:sz="4" w:space="0" w:color="943634"/>
              <w:bottom w:val="single" w:sz="4" w:space="0" w:color="943634"/>
              <w:right w:val="single" w:sz="4" w:space="0" w:color="943634"/>
            </w:tcBorders>
          </w:tcPr>
          <w:p w14:paraId="7CC0F457" w14:textId="6E192A64" w:rsidR="006F239E" w:rsidRDefault="006F239E" w:rsidP="006F239E">
            <w:pPr>
              <w:spacing w:line="259" w:lineRule="auto"/>
              <w:ind w:left="106"/>
              <w:jc w:val="left"/>
            </w:pPr>
            <w:r>
              <w:t xml:space="preserve">Payment made </w:t>
            </w:r>
          </w:p>
        </w:tc>
        <w:tc>
          <w:tcPr>
            <w:tcW w:w="1285" w:type="dxa"/>
            <w:tcBorders>
              <w:top w:val="single" w:sz="4" w:space="0" w:color="943634"/>
              <w:left w:val="single" w:sz="4" w:space="0" w:color="943634"/>
              <w:bottom w:val="single" w:sz="4" w:space="0" w:color="943634"/>
              <w:right w:val="single" w:sz="4" w:space="0" w:color="943634"/>
            </w:tcBorders>
          </w:tcPr>
          <w:p w14:paraId="116AB587" w14:textId="567C2308" w:rsidR="006F239E" w:rsidRDefault="006F239E" w:rsidP="006F239E">
            <w:pPr>
              <w:spacing w:line="259" w:lineRule="auto"/>
              <w:ind w:left="106"/>
              <w:jc w:val="left"/>
            </w:pPr>
            <w:r>
              <w:t>CMS</w:t>
            </w:r>
          </w:p>
        </w:tc>
      </w:tr>
      <w:tr w:rsidR="006F239E" w14:paraId="20F89C1F"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554C9AB0" w14:textId="7C8A0C27" w:rsidR="006F239E" w:rsidRDefault="006F239E" w:rsidP="006F239E">
            <w:pPr>
              <w:spacing w:line="259" w:lineRule="auto"/>
              <w:ind w:left="107"/>
              <w:jc w:val="left"/>
            </w:pPr>
            <w:r>
              <w:lastRenderedPageBreak/>
              <w:t xml:space="preserve">Risk </w:t>
            </w:r>
          </w:p>
        </w:tc>
        <w:tc>
          <w:tcPr>
            <w:tcW w:w="66" w:type="dxa"/>
            <w:tcBorders>
              <w:top w:val="single" w:sz="4" w:space="0" w:color="943634"/>
              <w:left w:val="nil"/>
              <w:bottom w:val="single" w:sz="4" w:space="0" w:color="943634"/>
              <w:right w:val="single" w:sz="4" w:space="0" w:color="943634"/>
            </w:tcBorders>
          </w:tcPr>
          <w:p w14:paraId="76D72362" w14:textId="77777777" w:rsidR="006F239E" w:rsidRDefault="006F239E" w:rsidP="006F239E">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36755173" w14:textId="3332F369" w:rsidR="006F239E" w:rsidRDefault="00AA51C0" w:rsidP="006F239E">
            <w:pPr>
              <w:spacing w:line="259" w:lineRule="auto"/>
              <w:ind w:left="12"/>
              <w:jc w:val="left"/>
            </w:pPr>
            <w:r>
              <w:t xml:space="preserve">Declaration </w:t>
            </w:r>
            <w:r w:rsidR="006F239E">
              <w:t xml:space="preserve">Risk Assessment </w:t>
            </w:r>
          </w:p>
        </w:tc>
        <w:tc>
          <w:tcPr>
            <w:tcW w:w="1464" w:type="dxa"/>
            <w:tcBorders>
              <w:top w:val="single" w:sz="4" w:space="0" w:color="943634"/>
              <w:left w:val="single" w:sz="4" w:space="0" w:color="943634"/>
              <w:bottom w:val="single" w:sz="4" w:space="0" w:color="943634"/>
              <w:right w:val="single" w:sz="4" w:space="0" w:color="943634"/>
            </w:tcBorders>
          </w:tcPr>
          <w:p w14:paraId="4DC28384" w14:textId="346FBC4D" w:rsidR="006F239E" w:rsidRDefault="006F239E" w:rsidP="006F239E">
            <w:pPr>
              <w:spacing w:line="259" w:lineRule="auto"/>
              <w:ind w:left="106"/>
              <w:jc w:val="left"/>
            </w:pPr>
            <w:r>
              <w:t>Process</w:t>
            </w:r>
            <w:r w:rsidR="00AA51C0">
              <w:t>ed</w:t>
            </w:r>
            <w:r>
              <w:t xml:space="preserve"> </w:t>
            </w:r>
          </w:p>
        </w:tc>
        <w:tc>
          <w:tcPr>
            <w:tcW w:w="3686" w:type="dxa"/>
            <w:tcBorders>
              <w:top w:val="single" w:sz="4" w:space="0" w:color="943634"/>
              <w:left w:val="single" w:sz="4" w:space="0" w:color="943634"/>
              <w:bottom w:val="single" w:sz="4" w:space="0" w:color="943634"/>
              <w:right w:val="single" w:sz="4" w:space="0" w:color="943634"/>
            </w:tcBorders>
          </w:tcPr>
          <w:p w14:paraId="3A3C3785" w14:textId="22DFDF3D" w:rsidR="006F239E" w:rsidRDefault="006F239E" w:rsidP="006F239E">
            <w:pPr>
              <w:spacing w:after="2" w:line="239" w:lineRule="auto"/>
              <w:ind w:left="106"/>
              <w:jc w:val="left"/>
            </w:pPr>
            <w:r>
              <w:t xml:space="preserve">Captured when the risk assessment has been conducted for manifest and what’s the assessed lane </w:t>
            </w:r>
          </w:p>
        </w:tc>
        <w:tc>
          <w:tcPr>
            <w:tcW w:w="2530" w:type="dxa"/>
            <w:tcBorders>
              <w:top w:val="single" w:sz="4" w:space="0" w:color="943634"/>
              <w:left w:val="single" w:sz="4" w:space="0" w:color="943634"/>
              <w:bottom w:val="single" w:sz="4" w:space="0" w:color="943634"/>
              <w:right w:val="single" w:sz="4" w:space="0" w:color="943634"/>
            </w:tcBorders>
          </w:tcPr>
          <w:p w14:paraId="332AB79E" w14:textId="0183EB6D" w:rsidR="006F239E" w:rsidRDefault="006F239E" w:rsidP="006F239E">
            <w:pPr>
              <w:spacing w:line="259" w:lineRule="auto"/>
              <w:ind w:left="106"/>
              <w:jc w:val="left"/>
            </w:pPr>
            <w:r>
              <w:t xml:space="preserve">Declaration risk assessment completed </w:t>
            </w:r>
          </w:p>
        </w:tc>
        <w:tc>
          <w:tcPr>
            <w:tcW w:w="1285" w:type="dxa"/>
            <w:tcBorders>
              <w:top w:val="single" w:sz="4" w:space="0" w:color="943634"/>
              <w:left w:val="single" w:sz="4" w:space="0" w:color="943634"/>
              <w:bottom w:val="single" w:sz="4" w:space="0" w:color="943634"/>
              <w:right w:val="single" w:sz="4" w:space="0" w:color="943634"/>
            </w:tcBorders>
          </w:tcPr>
          <w:p w14:paraId="08D2FB1F" w14:textId="3CEB53EB" w:rsidR="006F239E" w:rsidRDefault="006F239E" w:rsidP="006F239E">
            <w:pPr>
              <w:spacing w:line="259" w:lineRule="auto"/>
              <w:ind w:left="106"/>
              <w:jc w:val="left"/>
            </w:pPr>
            <w:r>
              <w:t xml:space="preserve">CMS </w:t>
            </w:r>
          </w:p>
        </w:tc>
      </w:tr>
      <w:tr w:rsidR="004B3531" w14:paraId="579357B7" w14:textId="77777777" w:rsidTr="003F6823">
        <w:trPr>
          <w:trHeight w:val="885"/>
        </w:trPr>
        <w:tc>
          <w:tcPr>
            <w:tcW w:w="1617" w:type="dxa"/>
            <w:tcBorders>
              <w:top w:val="single" w:sz="4" w:space="0" w:color="943634"/>
              <w:left w:val="single" w:sz="4" w:space="0" w:color="943634"/>
              <w:bottom w:val="single" w:sz="4" w:space="0" w:color="943634"/>
              <w:right w:val="nil"/>
            </w:tcBorders>
          </w:tcPr>
          <w:p w14:paraId="15019765" w14:textId="3F2BFFCB" w:rsidR="004B3531" w:rsidRDefault="004B3531" w:rsidP="004B3531">
            <w:pPr>
              <w:spacing w:line="259" w:lineRule="auto"/>
              <w:ind w:left="107"/>
              <w:jc w:val="left"/>
            </w:pPr>
            <w:r>
              <w:t xml:space="preserve">Valuation </w:t>
            </w:r>
          </w:p>
        </w:tc>
        <w:tc>
          <w:tcPr>
            <w:tcW w:w="66" w:type="dxa"/>
            <w:tcBorders>
              <w:top w:val="single" w:sz="4" w:space="0" w:color="943634"/>
              <w:left w:val="nil"/>
              <w:bottom w:val="single" w:sz="4" w:space="0" w:color="943634"/>
              <w:right w:val="single" w:sz="4" w:space="0" w:color="943634"/>
            </w:tcBorders>
          </w:tcPr>
          <w:p w14:paraId="7919AEB1"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1600D7CE" w14:textId="77777777" w:rsidR="004B3531" w:rsidRDefault="004B3531" w:rsidP="004B3531">
            <w:pPr>
              <w:spacing w:line="259" w:lineRule="auto"/>
              <w:ind w:left="127"/>
              <w:jc w:val="left"/>
            </w:pPr>
            <w:r>
              <w:t xml:space="preserve">Valuation </w:t>
            </w:r>
          </w:p>
          <w:p w14:paraId="694FB48F" w14:textId="3963B122" w:rsidR="004B3531" w:rsidRDefault="004B3531" w:rsidP="004B3531">
            <w:pPr>
              <w:spacing w:line="259" w:lineRule="auto"/>
              <w:ind w:left="12"/>
              <w:jc w:val="left"/>
            </w:pPr>
            <w:r>
              <w:t xml:space="preserve">Processing </w:t>
            </w:r>
          </w:p>
        </w:tc>
        <w:tc>
          <w:tcPr>
            <w:tcW w:w="1464" w:type="dxa"/>
            <w:tcBorders>
              <w:top w:val="single" w:sz="4" w:space="0" w:color="943634"/>
              <w:left w:val="single" w:sz="4" w:space="0" w:color="943634"/>
              <w:bottom w:val="single" w:sz="4" w:space="0" w:color="943634"/>
              <w:right w:val="single" w:sz="4" w:space="0" w:color="943634"/>
            </w:tcBorders>
          </w:tcPr>
          <w:p w14:paraId="31CEC052" w14:textId="408F4124" w:rsidR="004B3531" w:rsidRDefault="004B3531" w:rsidP="004B3531">
            <w:pPr>
              <w:spacing w:line="259" w:lineRule="auto"/>
              <w:ind w:left="106"/>
              <w:jc w:val="left"/>
            </w:pPr>
            <w:r>
              <w:t xml:space="preserve">Processed </w:t>
            </w:r>
          </w:p>
        </w:tc>
        <w:tc>
          <w:tcPr>
            <w:tcW w:w="3686" w:type="dxa"/>
            <w:tcBorders>
              <w:top w:val="single" w:sz="4" w:space="0" w:color="943634"/>
              <w:left w:val="single" w:sz="4" w:space="0" w:color="943634"/>
              <w:bottom w:val="single" w:sz="4" w:space="0" w:color="943634"/>
              <w:right w:val="single" w:sz="4" w:space="0" w:color="943634"/>
            </w:tcBorders>
          </w:tcPr>
          <w:p w14:paraId="63B4D29E" w14:textId="52C2C91C" w:rsidR="004B3531" w:rsidRDefault="004B3531" w:rsidP="004B3531">
            <w:pPr>
              <w:spacing w:after="2" w:line="239" w:lineRule="auto"/>
              <w:ind w:left="106"/>
              <w:jc w:val="left"/>
            </w:pPr>
            <w:r>
              <w:t xml:space="preserve">Captured when the declaration has been processed by valuation and what is the result. </w:t>
            </w:r>
          </w:p>
        </w:tc>
        <w:tc>
          <w:tcPr>
            <w:tcW w:w="2530" w:type="dxa"/>
            <w:tcBorders>
              <w:top w:val="single" w:sz="4" w:space="0" w:color="943634"/>
              <w:left w:val="single" w:sz="4" w:space="0" w:color="943634"/>
              <w:bottom w:val="single" w:sz="4" w:space="0" w:color="943634"/>
              <w:right w:val="single" w:sz="4" w:space="0" w:color="943634"/>
            </w:tcBorders>
          </w:tcPr>
          <w:p w14:paraId="2B00E685" w14:textId="15AA1882" w:rsidR="004B3531" w:rsidRDefault="004B3531" w:rsidP="004B3531">
            <w:pPr>
              <w:spacing w:line="259" w:lineRule="auto"/>
              <w:ind w:left="106"/>
              <w:jc w:val="left"/>
            </w:pPr>
            <w:r>
              <w:t xml:space="preserve">Valuation completed </w:t>
            </w:r>
          </w:p>
        </w:tc>
        <w:tc>
          <w:tcPr>
            <w:tcW w:w="1285" w:type="dxa"/>
            <w:tcBorders>
              <w:top w:val="single" w:sz="4" w:space="0" w:color="943634"/>
              <w:left w:val="single" w:sz="4" w:space="0" w:color="943634"/>
              <w:bottom w:val="single" w:sz="4" w:space="0" w:color="943634"/>
              <w:right w:val="single" w:sz="4" w:space="0" w:color="943634"/>
            </w:tcBorders>
          </w:tcPr>
          <w:p w14:paraId="5C983E1A" w14:textId="397AE4D4" w:rsidR="004B3531" w:rsidRDefault="004B3531" w:rsidP="004B3531">
            <w:pPr>
              <w:spacing w:line="259" w:lineRule="auto"/>
              <w:ind w:left="106"/>
              <w:jc w:val="left"/>
            </w:pPr>
            <w:r>
              <w:t xml:space="preserve">CMS </w:t>
            </w:r>
          </w:p>
        </w:tc>
      </w:tr>
      <w:tr w:rsidR="004B3531" w14:paraId="5333CC3C" w14:textId="77777777" w:rsidTr="00C4009D">
        <w:trPr>
          <w:trHeight w:val="559"/>
        </w:trPr>
        <w:tc>
          <w:tcPr>
            <w:tcW w:w="1617" w:type="dxa"/>
            <w:tcBorders>
              <w:top w:val="single" w:sz="4" w:space="0" w:color="943634"/>
              <w:left w:val="single" w:sz="4" w:space="0" w:color="943634"/>
              <w:bottom w:val="single" w:sz="4" w:space="0" w:color="943634"/>
              <w:right w:val="nil"/>
            </w:tcBorders>
          </w:tcPr>
          <w:p w14:paraId="1AC4C19A" w14:textId="3AA97C4C" w:rsidR="004B3531" w:rsidRDefault="004B3531" w:rsidP="004B3531">
            <w:pPr>
              <w:spacing w:line="259" w:lineRule="auto"/>
              <w:ind w:left="107"/>
              <w:jc w:val="left"/>
            </w:pPr>
            <w:r>
              <w:t xml:space="preserve">Inspection </w:t>
            </w:r>
          </w:p>
        </w:tc>
        <w:tc>
          <w:tcPr>
            <w:tcW w:w="66" w:type="dxa"/>
            <w:tcBorders>
              <w:top w:val="single" w:sz="4" w:space="0" w:color="943634"/>
              <w:left w:val="nil"/>
              <w:bottom w:val="single" w:sz="4" w:space="0" w:color="943634"/>
              <w:right w:val="single" w:sz="4" w:space="0" w:color="943634"/>
            </w:tcBorders>
          </w:tcPr>
          <w:p w14:paraId="0943FE5A"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1081682A" w14:textId="13123CF0" w:rsidR="004B3531" w:rsidRDefault="004B3531" w:rsidP="004B3531">
            <w:pPr>
              <w:spacing w:line="259" w:lineRule="auto"/>
              <w:ind w:left="12"/>
              <w:jc w:val="left"/>
            </w:pPr>
            <w:r>
              <w:t xml:space="preserve">Check-in </w:t>
            </w:r>
          </w:p>
        </w:tc>
        <w:tc>
          <w:tcPr>
            <w:tcW w:w="1464" w:type="dxa"/>
            <w:tcBorders>
              <w:top w:val="single" w:sz="4" w:space="0" w:color="943634"/>
              <w:left w:val="single" w:sz="4" w:space="0" w:color="943634"/>
              <w:bottom w:val="single" w:sz="4" w:space="0" w:color="943634"/>
              <w:right w:val="single" w:sz="4" w:space="0" w:color="943634"/>
            </w:tcBorders>
          </w:tcPr>
          <w:p w14:paraId="4F85BFD7" w14:textId="3DB8880C" w:rsidR="004B3531" w:rsidRDefault="004B3531" w:rsidP="004B3531">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591D77DE" w14:textId="6B480B6C" w:rsidR="004B3531" w:rsidRDefault="004B3531" w:rsidP="004B3531">
            <w:pPr>
              <w:spacing w:after="2" w:line="239" w:lineRule="auto"/>
              <w:ind w:left="106"/>
              <w:jc w:val="left"/>
            </w:pPr>
            <w:r>
              <w:t xml:space="preserve">Captured when/who did the check in of the declaration </w:t>
            </w:r>
          </w:p>
        </w:tc>
        <w:tc>
          <w:tcPr>
            <w:tcW w:w="2530" w:type="dxa"/>
            <w:tcBorders>
              <w:top w:val="single" w:sz="4" w:space="0" w:color="943634"/>
              <w:left w:val="single" w:sz="4" w:space="0" w:color="943634"/>
              <w:bottom w:val="single" w:sz="4" w:space="0" w:color="943634"/>
              <w:right w:val="single" w:sz="4" w:space="0" w:color="943634"/>
            </w:tcBorders>
          </w:tcPr>
          <w:p w14:paraId="5A8C548A" w14:textId="45EB30FC" w:rsidR="004B3531" w:rsidRDefault="004B3531" w:rsidP="004B3531">
            <w:pPr>
              <w:spacing w:line="259" w:lineRule="auto"/>
              <w:ind w:left="106"/>
              <w:jc w:val="left"/>
            </w:pPr>
            <w:r>
              <w:t xml:space="preserve">Check-in completed </w:t>
            </w:r>
          </w:p>
        </w:tc>
        <w:tc>
          <w:tcPr>
            <w:tcW w:w="1285" w:type="dxa"/>
            <w:tcBorders>
              <w:top w:val="single" w:sz="4" w:space="0" w:color="943634"/>
              <w:left w:val="single" w:sz="4" w:space="0" w:color="943634"/>
              <w:bottom w:val="single" w:sz="4" w:space="0" w:color="943634"/>
              <w:right w:val="single" w:sz="4" w:space="0" w:color="943634"/>
            </w:tcBorders>
          </w:tcPr>
          <w:p w14:paraId="54942A9E" w14:textId="6AC30C09" w:rsidR="004B3531" w:rsidRDefault="004B3531" w:rsidP="004B3531">
            <w:pPr>
              <w:spacing w:line="259" w:lineRule="auto"/>
              <w:ind w:left="106"/>
              <w:jc w:val="left"/>
            </w:pPr>
            <w:r>
              <w:t xml:space="preserve">CMS </w:t>
            </w:r>
          </w:p>
        </w:tc>
      </w:tr>
      <w:tr w:rsidR="004B3531" w14:paraId="44B38C23" w14:textId="77777777" w:rsidTr="00C4009D">
        <w:trPr>
          <w:trHeight w:val="822"/>
        </w:trPr>
        <w:tc>
          <w:tcPr>
            <w:tcW w:w="1617" w:type="dxa"/>
            <w:tcBorders>
              <w:top w:val="single" w:sz="4" w:space="0" w:color="943634"/>
              <w:left w:val="single" w:sz="4" w:space="0" w:color="943634"/>
              <w:bottom w:val="single" w:sz="4" w:space="0" w:color="943634"/>
              <w:right w:val="nil"/>
            </w:tcBorders>
          </w:tcPr>
          <w:p w14:paraId="77AD92F1" w14:textId="57B1A2F7" w:rsidR="004B3531" w:rsidRDefault="004B3531" w:rsidP="004B3531">
            <w:pPr>
              <w:spacing w:line="259" w:lineRule="auto"/>
              <w:ind w:left="107"/>
              <w:jc w:val="left"/>
            </w:pPr>
            <w:r>
              <w:t xml:space="preserve"> </w:t>
            </w:r>
          </w:p>
        </w:tc>
        <w:tc>
          <w:tcPr>
            <w:tcW w:w="66" w:type="dxa"/>
            <w:tcBorders>
              <w:top w:val="single" w:sz="4" w:space="0" w:color="943634"/>
              <w:left w:val="nil"/>
              <w:bottom w:val="single" w:sz="4" w:space="0" w:color="943634"/>
              <w:right w:val="single" w:sz="4" w:space="0" w:color="943634"/>
            </w:tcBorders>
          </w:tcPr>
          <w:p w14:paraId="58EB2F18"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54C5B492" w14:textId="77777777" w:rsidR="004B3531" w:rsidRDefault="004B3531" w:rsidP="004B3531">
            <w:pPr>
              <w:spacing w:line="259" w:lineRule="auto"/>
              <w:ind w:left="22"/>
              <w:jc w:val="left"/>
            </w:pPr>
            <w:r>
              <w:t xml:space="preserve">Physical </w:t>
            </w:r>
          </w:p>
          <w:p w14:paraId="517A9C2F" w14:textId="3FAD32E2" w:rsidR="004B3531" w:rsidRDefault="004B3531" w:rsidP="004B3531">
            <w:pPr>
              <w:spacing w:line="259" w:lineRule="auto"/>
              <w:ind w:left="12"/>
              <w:jc w:val="left"/>
            </w:pPr>
            <w:r>
              <w:t xml:space="preserve">Examination </w:t>
            </w:r>
          </w:p>
        </w:tc>
        <w:tc>
          <w:tcPr>
            <w:tcW w:w="1464" w:type="dxa"/>
            <w:tcBorders>
              <w:top w:val="single" w:sz="4" w:space="0" w:color="943634"/>
              <w:left w:val="single" w:sz="4" w:space="0" w:color="943634"/>
              <w:bottom w:val="single" w:sz="4" w:space="0" w:color="943634"/>
              <w:right w:val="single" w:sz="4" w:space="0" w:color="943634"/>
            </w:tcBorders>
          </w:tcPr>
          <w:p w14:paraId="67C6A990" w14:textId="7285ECE1" w:rsidR="004B3531" w:rsidRDefault="004B3531" w:rsidP="004B3531">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4B63E822" w14:textId="16DD5958" w:rsidR="004B3531" w:rsidRDefault="004B3531" w:rsidP="004B3531">
            <w:pPr>
              <w:spacing w:after="2" w:line="239" w:lineRule="auto"/>
              <w:ind w:left="106"/>
              <w:jc w:val="left"/>
            </w:pPr>
            <w:r>
              <w:t xml:space="preserve">Captured when/who did the examination of the declaration and what’s the result </w:t>
            </w:r>
          </w:p>
        </w:tc>
        <w:tc>
          <w:tcPr>
            <w:tcW w:w="2530" w:type="dxa"/>
            <w:tcBorders>
              <w:top w:val="single" w:sz="4" w:space="0" w:color="943634"/>
              <w:left w:val="single" w:sz="4" w:space="0" w:color="943634"/>
              <w:bottom w:val="single" w:sz="4" w:space="0" w:color="943634"/>
              <w:right w:val="single" w:sz="4" w:space="0" w:color="943634"/>
            </w:tcBorders>
          </w:tcPr>
          <w:p w14:paraId="52CD2CA1" w14:textId="44B94422" w:rsidR="004B3531" w:rsidRDefault="004B3531" w:rsidP="004B3531">
            <w:pPr>
              <w:spacing w:line="259" w:lineRule="auto"/>
              <w:ind w:left="106"/>
              <w:jc w:val="left"/>
            </w:pPr>
            <w:r>
              <w:t xml:space="preserve">Examination completed </w:t>
            </w:r>
          </w:p>
        </w:tc>
        <w:tc>
          <w:tcPr>
            <w:tcW w:w="1285" w:type="dxa"/>
            <w:tcBorders>
              <w:top w:val="single" w:sz="4" w:space="0" w:color="943634"/>
              <w:left w:val="single" w:sz="4" w:space="0" w:color="943634"/>
              <w:bottom w:val="single" w:sz="4" w:space="0" w:color="943634"/>
              <w:right w:val="single" w:sz="4" w:space="0" w:color="943634"/>
            </w:tcBorders>
          </w:tcPr>
          <w:p w14:paraId="2435F2E2" w14:textId="1277AAEA" w:rsidR="004B3531" w:rsidRDefault="004B3531" w:rsidP="004B3531">
            <w:pPr>
              <w:spacing w:line="259" w:lineRule="auto"/>
              <w:ind w:left="106"/>
              <w:jc w:val="left"/>
            </w:pPr>
            <w:r>
              <w:t xml:space="preserve">CMS </w:t>
            </w:r>
          </w:p>
        </w:tc>
      </w:tr>
      <w:tr w:rsidR="004B3531" w14:paraId="16A16EE2" w14:textId="77777777" w:rsidTr="00C4009D">
        <w:trPr>
          <w:trHeight w:val="693"/>
        </w:trPr>
        <w:tc>
          <w:tcPr>
            <w:tcW w:w="1617" w:type="dxa"/>
            <w:tcBorders>
              <w:top w:val="single" w:sz="4" w:space="0" w:color="943634"/>
              <w:left w:val="single" w:sz="4" w:space="0" w:color="943634"/>
              <w:bottom w:val="single" w:sz="4" w:space="0" w:color="943634"/>
              <w:right w:val="nil"/>
            </w:tcBorders>
          </w:tcPr>
          <w:p w14:paraId="7DD6BDD2" w14:textId="13E48F54" w:rsidR="004B3531" w:rsidRDefault="004B3531" w:rsidP="004B3531">
            <w:pPr>
              <w:spacing w:line="259" w:lineRule="auto"/>
              <w:ind w:left="107"/>
              <w:jc w:val="left"/>
            </w:pPr>
            <w:r>
              <w:t xml:space="preserve">Inter-gateway </w:t>
            </w:r>
          </w:p>
        </w:tc>
        <w:tc>
          <w:tcPr>
            <w:tcW w:w="66" w:type="dxa"/>
            <w:tcBorders>
              <w:top w:val="single" w:sz="4" w:space="0" w:color="943634"/>
              <w:left w:val="nil"/>
              <w:bottom w:val="single" w:sz="4" w:space="0" w:color="943634"/>
              <w:right w:val="single" w:sz="4" w:space="0" w:color="943634"/>
            </w:tcBorders>
          </w:tcPr>
          <w:p w14:paraId="323D1102"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6BC24CF8" w14:textId="425B4575" w:rsidR="004B3531" w:rsidRDefault="004B3531" w:rsidP="004B3531">
            <w:pPr>
              <w:spacing w:line="259" w:lineRule="auto"/>
              <w:ind w:left="12"/>
              <w:jc w:val="left"/>
            </w:pPr>
            <w:r>
              <w:t xml:space="preserve">Port of Entry </w:t>
            </w:r>
          </w:p>
        </w:tc>
        <w:tc>
          <w:tcPr>
            <w:tcW w:w="1464" w:type="dxa"/>
            <w:tcBorders>
              <w:top w:val="single" w:sz="4" w:space="0" w:color="943634"/>
              <w:left w:val="single" w:sz="4" w:space="0" w:color="943634"/>
              <w:bottom w:val="single" w:sz="4" w:space="0" w:color="943634"/>
              <w:right w:val="single" w:sz="4" w:space="0" w:color="943634"/>
            </w:tcBorders>
          </w:tcPr>
          <w:p w14:paraId="180FBEBB" w14:textId="42847F55" w:rsidR="004B3531" w:rsidRDefault="004B3531" w:rsidP="004B3531">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2F14D07F" w14:textId="7015B3F2" w:rsidR="004B3531" w:rsidRDefault="004B3531" w:rsidP="004B3531">
            <w:pPr>
              <w:spacing w:after="2" w:line="239" w:lineRule="auto"/>
              <w:ind w:left="106"/>
              <w:jc w:val="left"/>
            </w:pPr>
            <w:r>
              <w:t xml:space="preserve">Captured when/who released the cargo in the port of entry </w:t>
            </w:r>
          </w:p>
        </w:tc>
        <w:tc>
          <w:tcPr>
            <w:tcW w:w="2530" w:type="dxa"/>
            <w:tcBorders>
              <w:top w:val="single" w:sz="4" w:space="0" w:color="943634"/>
              <w:left w:val="single" w:sz="4" w:space="0" w:color="943634"/>
              <w:bottom w:val="single" w:sz="4" w:space="0" w:color="943634"/>
              <w:right w:val="single" w:sz="4" w:space="0" w:color="943634"/>
            </w:tcBorders>
          </w:tcPr>
          <w:p w14:paraId="4C8F5354" w14:textId="0BA5437A" w:rsidR="004B3531" w:rsidRDefault="004B3531" w:rsidP="004B3531">
            <w:pPr>
              <w:spacing w:line="259" w:lineRule="auto"/>
              <w:ind w:left="106"/>
              <w:jc w:val="left"/>
            </w:pPr>
            <w:r>
              <w:t xml:space="preserve">Cargo released from port of entry </w:t>
            </w:r>
          </w:p>
        </w:tc>
        <w:tc>
          <w:tcPr>
            <w:tcW w:w="1285" w:type="dxa"/>
            <w:tcBorders>
              <w:top w:val="single" w:sz="4" w:space="0" w:color="943634"/>
              <w:left w:val="single" w:sz="4" w:space="0" w:color="943634"/>
              <w:bottom w:val="single" w:sz="4" w:space="0" w:color="943634"/>
              <w:right w:val="single" w:sz="4" w:space="0" w:color="943634"/>
            </w:tcBorders>
          </w:tcPr>
          <w:p w14:paraId="317CAA63" w14:textId="5E1A5CD6" w:rsidR="004B3531" w:rsidRDefault="004B3531" w:rsidP="004B3531">
            <w:pPr>
              <w:spacing w:line="259" w:lineRule="auto"/>
              <w:ind w:left="106"/>
              <w:jc w:val="left"/>
            </w:pPr>
            <w:r>
              <w:t xml:space="preserve">CMS </w:t>
            </w:r>
          </w:p>
        </w:tc>
      </w:tr>
      <w:tr w:rsidR="004B3531" w14:paraId="6F289735" w14:textId="77777777" w:rsidTr="00C4009D">
        <w:trPr>
          <w:trHeight w:val="561"/>
        </w:trPr>
        <w:tc>
          <w:tcPr>
            <w:tcW w:w="1617" w:type="dxa"/>
            <w:tcBorders>
              <w:top w:val="single" w:sz="4" w:space="0" w:color="943634"/>
              <w:left w:val="single" w:sz="4" w:space="0" w:color="943634"/>
              <w:bottom w:val="single" w:sz="4" w:space="0" w:color="943634"/>
              <w:right w:val="nil"/>
            </w:tcBorders>
          </w:tcPr>
          <w:p w14:paraId="34B107BB" w14:textId="34685C74" w:rsidR="004B3531" w:rsidRDefault="004B3531" w:rsidP="004B3531">
            <w:pPr>
              <w:spacing w:line="259" w:lineRule="auto"/>
              <w:ind w:left="107"/>
              <w:jc w:val="left"/>
            </w:pPr>
            <w:r>
              <w:t xml:space="preserve"> </w:t>
            </w:r>
          </w:p>
        </w:tc>
        <w:tc>
          <w:tcPr>
            <w:tcW w:w="66" w:type="dxa"/>
            <w:tcBorders>
              <w:top w:val="single" w:sz="4" w:space="0" w:color="943634"/>
              <w:left w:val="nil"/>
              <w:bottom w:val="single" w:sz="4" w:space="0" w:color="943634"/>
              <w:right w:val="single" w:sz="4" w:space="0" w:color="943634"/>
            </w:tcBorders>
          </w:tcPr>
          <w:p w14:paraId="068260CA"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52C7D93B" w14:textId="22AF9866" w:rsidR="004B3531" w:rsidRDefault="004B3531" w:rsidP="004B3531">
            <w:pPr>
              <w:spacing w:line="259" w:lineRule="auto"/>
              <w:ind w:left="12"/>
              <w:jc w:val="left"/>
            </w:pPr>
            <w:r>
              <w:t xml:space="preserve">Port of Exit </w:t>
            </w:r>
          </w:p>
        </w:tc>
        <w:tc>
          <w:tcPr>
            <w:tcW w:w="1464" w:type="dxa"/>
            <w:tcBorders>
              <w:top w:val="single" w:sz="4" w:space="0" w:color="943634"/>
              <w:left w:val="single" w:sz="4" w:space="0" w:color="943634"/>
              <w:bottom w:val="single" w:sz="4" w:space="0" w:color="943634"/>
              <w:right w:val="single" w:sz="4" w:space="0" w:color="943634"/>
            </w:tcBorders>
          </w:tcPr>
          <w:p w14:paraId="57E5A0F2" w14:textId="457634C1" w:rsidR="004B3531" w:rsidRDefault="004B3531" w:rsidP="004B3531">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1F5C4F10" w14:textId="62D2B6B0" w:rsidR="004B3531" w:rsidRDefault="004B3531" w:rsidP="004B3531">
            <w:pPr>
              <w:spacing w:after="2" w:line="239" w:lineRule="auto"/>
              <w:ind w:left="106"/>
              <w:jc w:val="left"/>
            </w:pPr>
            <w:r>
              <w:t xml:space="preserve">Captured when/who received the cargo in the port of exit </w:t>
            </w:r>
          </w:p>
        </w:tc>
        <w:tc>
          <w:tcPr>
            <w:tcW w:w="2530" w:type="dxa"/>
            <w:tcBorders>
              <w:top w:val="single" w:sz="4" w:space="0" w:color="943634"/>
              <w:left w:val="single" w:sz="4" w:space="0" w:color="943634"/>
              <w:bottom w:val="single" w:sz="4" w:space="0" w:color="943634"/>
              <w:right w:val="single" w:sz="4" w:space="0" w:color="943634"/>
            </w:tcBorders>
          </w:tcPr>
          <w:p w14:paraId="3351E8E9" w14:textId="48B77154" w:rsidR="004B3531" w:rsidRDefault="004B3531" w:rsidP="004B3531">
            <w:pPr>
              <w:spacing w:line="259" w:lineRule="auto"/>
              <w:ind w:left="106"/>
              <w:jc w:val="left"/>
            </w:pPr>
            <w:r>
              <w:t xml:space="preserve">Cargo received in port of exit </w:t>
            </w:r>
          </w:p>
        </w:tc>
        <w:tc>
          <w:tcPr>
            <w:tcW w:w="1285" w:type="dxa"/>
            <w:tcBorders>
              <w:top w:val="single" w:sz="4" w:space="0" w:color="943634"/>
              <w:left w:val="single" w:sz="4" w:space="0" w:color="943634"/>
              <w:bottom w:val="single" w:sz="4" w:space="0" w:color="943634"/>
              <w:right w:val="single" w:sz="4" w:space="0" w:color="943634"/>
            </w:tcBorders>
          </w:tcPr>
          <w:p w14:paraId="68611326" w14:textId="408372DD" w:rsidR="004B3531" w:rsidRDefault="004B3531" w:rsidP="004B3531">
            <w:pPr>
              <w:spacing w:line="259" w:lineRule="auto"/>
              <w:ind w:left="106"/>
              <w:jc w:val="left"/>
            </w:pPr>
            <w:r>
              <w:t xml:space="preserve">CMS </w:t>
            </w:r>
          </w:p>
        </w:tc>
      </w:tr>
      <w:tr w:rsidR="004B3531" w14:paraId="6E759FEE"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2E55C17F" w14:textId="70A0BB71" w:rsidR="004B3531" w:rsidRDefault="004B3531" w:rsidP="00471326">
            <w:pPr>
              <w:spacing w:line="259" w:lineRule="auto"/>
              <w:ind w:left="22"/>
              <w:jc w:val="left"/>
            </w:pPr>
            <w:r>
              <w:t>Enforcement</w:t>
            </w:r>
            <w:r w:rsidR="00471326">
              <w:t xml:space="preserve"> / Offence </w:t>
            </w:r>
            <w:r>
              <w:t xml:space="preserve">  </w:t>
            </w:r>
          </w:p>
        </w:tc>
        <w:tc>
          <w:tcPr>
            <w:tcW w:w="66" w:type="dxa"/>
            <w:tcBorders>
              <w:top w:val="single" w:sz="4" w:space="0" w:color="943634"/>
              <w:left w:val="nil"/>
              <w:bottom w:val="single" w:sz="4" w:space="0" w:color="943634"/>
              <w:right w:val="single" w:sz="4" w:space="0" w:color="943634"/>
            </w:tcBorders>
          </w:tcPr>
          <w:p w14:paraId="2AECE846"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10013FA2" w14:textId="77777777" w:rsidR="004B3531" w:rsidRDefault="004B3531" w:rsidP="004B3531">
            <w:pPr>
              <w:spacing w:line="259" w:lineRule="auto"/>
              <w:ind w:left="22"/>
              <w:jc w:val="left"/>
            </w:pPr>
            <w:r>
              <w:t xml:space="preserve">Offence </w:t>
            </w:r>
          </w:p>
          <w:p w14:paraId="1AF2E9FE" w14:textId="77777777" w:rsidR="004B3531" w:rsidRDefault="004B3531" w:rsidP="004B3531">
            <w:pPr>
              <w:spacing w:line="259" w:lineRule="auto"/>
              <w:ind w:left="22"/>
              <w:jc w:val="left"/>
            </w:pPr>
            <w:r>
              <w:t xml:space="preserve">Report </w:t>
            </w:r>
          </w:p>
          <w:p w14:paraId="5D9795AD" w14:textId="74077B54" w:rsidR="004B3531" w:rsidRDefault="004B3531" w:rsidP="004B3531">
            <w:pPr>
              <w:spacing w:line="259" w:lineRule="auto"/>
              <w:ind w:left="12"/>
              <w:jc w:val="left"/>
            </w:pPr>
            <w:r>
              <w:t xml:space="preserve">Submission </w:t>
            </w:r>
          </w:p>
        </w:tc>
        <w:tc>
          <w:tcPr>
            <w:tcW w:w="1464" w:type="dxa"/>
            <w:tcBorders>
              <w:top w:val="single" w:sz="4" w:space="0" w:color="943634"/>
              <w:left w:val="single" w:sz="4" w:space="0" w:color="943634"/>
              <w:bottom w:val="single" w:sz="4" w:space="0" w:color="943634"/>
              <w:right w:val="single" w:sz="4" w:space="0" w:color="943634"/>
            </w:tcBorders>
          </w:tcPr>
          <w:p w14:paraId="1B55FC4B" w14:textId="5E133F59" w:rsidR="004B3531" w:rsidRDefault="004B3531" w:rsidP="004B3531">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4CBC990B" w14:textId="237220A9" w:rsidR="004B3531" w:rsidRDefault="004B3531" w:rsidP="004B3531">
            <w:pPr>
              <w:spacing w:after="2" w:line="239" w:lineRule="auto"/>
              <w:ind w:left="106"/>
              <w:jc w:val="left"/>
            </w:pPr>
            <w:r>
              <w:t xml:space="preserve">Captured when/who submitted the offence report </w:t>
            </w:r>
          </w:p>
        </w:tc>
        <w:tc>
          <w:tcPr>
            <w:tcW w:w="2530" w:type="dxa"/>
            <w:tcBorders>
              <w:top w:val="single" w:sz="4" w:space="0" w:color="943634"/>
              <w:left w:val="single" w:sz="4" w:space="0" w:color="943634"/>
              <w:bottom w:val="single" w:sz="4" w:space="0" w:color="943634"/>
              <w:right w:val="single" w:sz="4" w:space="0" w:color="943634"/>
            </w:tcBorders>
          </w:tcPr>
          <w:p w14:paraId="7A4825FE" w14:textId="6C5BB960" w:rsidR="004B3531" w:rsidRDefault="004B3531" w:rsidP="004B3531">
            <w:pPr>
              <w:spacing w:line="259" w:lineRule="auto"/>
              <w:ind w:left="106"/>
              <w:jc w:val="left"/>
            </w:pPr>
            <w:r>
              <w:t xml:space="preserve">Offence report &lt;&lt;offence report number&gt;&gt; submitted </w:t>
            </w:r>
          </w:p>
        </w:tc>
        <w:tc>
          <w:tcPr>
            <w:tcW w:w="1285" w:type="dxa"/>
            <w:tcBorders>
              <w:top w:val="single" w:sz="4" w:space="0" w:color="943634"/>
              <w:left w:val="single" w:sz="4" w:space="0" w:color="943634"/>
              <w:bottom w:val="single" w:sz="4" w:space="0" w:color="943634"/>
              <w:right w:val="single" w:sz="4" w:space="0" w:color="943634"/>
            </w:tcBorders>
          </w:tcPr>
          <w:p w14:paraId="3CE669CD" w14:textId="15E38ABE" w:rsidR="004B3531" w:rsidRDefault="004B3531" w:rsidP="004B3531">
            <w:pPr>
              <w:spacing w:line="259" w:lineRule="auto"/>
              <w:ind w:left="106"/>
              <w:jc w:val="left"/>
            </w:pPr>
            <w:r>
              <w:t xml:space="preserve">CMS </w:t>
            </w:r>
          </w:p>
        </w:tc>
      </w:tr>
      <w:tr w:rsidR="004B3531" w14:paraId="2EB03C56"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687FFD1F" w14:textId="77777777" w:rsidR="004B3531" w:rsidRDefault="004B3531" w:rsidP="004B3531">
            <w:pPr>
              <w:spacing w:line="259" w:lineRule="auto"/>
              <w:ind w:left="107"/>
              <w:jc w:val="left"/>
            </w:pPr>
          </w:p>
        </w:tc>
        <w:tc>
          <w:tcPr>
            <w:tcW w:w="66" w:type="dxa"/>
            <w:tcBorders>
              <w:top w:val="single" w:sz="4" w:space="0" w:color="943634"/>
              <w:left w:val="nil"/>
              <w:bottom w:val="single" w:sz="4" w:space="0" w:color="943634"/>
              <w:right w:val="single" w:sz="4" w:space="0" w:color="943634"/>
            </w:tcBorders>
          </w:tcPr>
          <w:p w14:paraId="111E7C42"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554E6008" w14:textId="77777777" w:rsidR="004B3531" w:rsidRDefault="004B3531" w:rsidP="004B3531">
            <w:pPr>
              <w:spacing w:line="259" w:lineRule="auto"/>
              <w:ind w:left="22"/>
              <w:jc w:val="left"/>
            </w:pPr>
            <w:r>
              <w:t xml:space="preserve">Offence </w:t>
            </w:r>
          </w:p>
          <w:p w14:paraId="3AC6F7E9" w14:textId="77777777" w:rsidR="004B3531" w:rsidRDefault="004B3531" w:rsidP="004B3531">
            <w:pPr>
              <w:spacing w:line="259" w:lineRule="auto"/>
              <w:ind w:left="22"/>
              <w:jc w:val="left"/>
            </w:pPr>
            <w:r>
              <w:t xml:space="preserve">Report </w:t>
            </w:r>
          </w:p>
          <w:p w14:paraId="5991BC54" w14:textId="7E2179C9" w:rsidR="004B3531" w:rsidRDefault="004B3531" w:rsidP="004B3531">
            <w:pPr>
              <w:spacing w:line="259" w:lineRule="auto"/>
              <w:ind w:left="12"/>
              <w:jc w:val="left"/>
            </w:pPr>
            <w:r>
              <w:t xml:space="preserve">Approval </w:t>
            </w:r>
          </w:p>
        </w:tc>
        <w:tc>
          <w:tcPr>
            <w:tcW w:w="1464" w:type="dxa"/>
            <w:tcBorders>
              <w:top w:val="single" w:sz="4" w:space="0" w:color="943634"/>
              <w:left w:val="single" w:sz="4" w:space="0" w:color="943634"/>
              <w:bottom w:val="single" w:sz="4" w:space="0" w:color="943634"/>
              <w:right w:val="single" w:sz="4" w:space="0" w:color="943634"/>
            </w:tcBorders>
          </w:tcPr>
          <w:p w14:paraId="46F2BFE0" w14:textId="654A138C" w:rsidR="004B3531" w:rsidRDefault="004B3531" w:rsidP="004B3531">
            <w:pPr>
              <w:spacing w:line="259" w:lineRule="auto"/>
              <w:ind w:left="106"/>
              <w:jc w:val="left"/>
            </w:pPr>
            <w:r>
              <w:t xml:space="preserve">Process </w:t>
            </w:r>
          </w:p>
        </w:tc>
        <w:tc>
          <w:tcPr>
            <w:tcW w:w="3686" w:type="dxa"/>
            <w:tcBorders>
              <w:top w:val="single" w:sz="4" w:space="0" w:color="943634"/>
              <w:left w:val="single" w:sz="4" w:space="0" w:color="943634"/>
              <w:bottom w:val="single" w:sz="4" w:space="0" w:color="943634"/>
              <w:right w:val="single" w:sz="4" w:space="0" w:color="943634"/>
            </w:tcBorders>
          </w:tcPr>
          <w:p w14:paraId="69B7DAA6" w14:textId="65DCC1B1" w:rsidR="004B3531" w:rsidRDefault="004B3531" w:rsidP="004B3531">
            <w:pPr>
              <w:spacing w:after="2" w:line="239" w:lineRule="auto"/>
              <w:ind w:left="106"/>
              <w:jc w:val="left"/>
            </w:pPr>
            <w:r>
              <w:t xml:space="preserve">Captured when/who processed the offence report </w:t>
            </w:r>
          </w:p>
        </w:tc>
        <w:tc>
          <w:tcPr>
            <w:tcW w:w="2530" w:type="dxa"/>
            <w:tcBorders>
              <w:top w:val="single" w:sz="4" w:space="0" w:color="943634"/>
              <w:left w:val="single" w:sz="4" w:space="0" w:color="943634"/>
              <w:bottom w:val="single" w:sz="4" w:space="0" w:color="943634"/>
              <w:right w:val="single" w:sz="4" w:space="0" w:color="943634"/>
            </w:tcBorders>
          </w:tcPr>
          <w:p w14:paraId="4D4C102F" w14:textId="60FF895A" w:rsidR="004B3531" w:rsidRDefault="004B3531" w:rsidP="004B3531">
            <w:pPr>
              <w:spacing w:line="259" w:lineRule="auto"/>
              <w:ind w:left="106"/>
              <w:jc w:val="left"/>
            </w:pPr>
            <w:r>
              <w:t xml:space="preserve">Offence report &lt;&lt;offence report number&gt;&gt; approved Offence report &lt;&lt;offence report number&gt;&gt; rejected </w:t>
            </w:r>
          </w:p>
        </w:tc>
        <w:tc>
          <w:tcPr>
            <w:tcW w:w="1285" w:type="dxa"/>
            <w:tcBorders>
              <w:top w:val="single" w:sz="4" w:space="0" w:color="943634"/>
              <w:left w:val="single" w:sz="4" w:space="0" w:color="943634"/>
              <w:bottom w:val="single" w:sz="4" w:space="0" w:color="943634"/>
              <w:right w:val="single" w:sz="4" w:space="0" w:color="943634"/>
            </w:tcBorders>
          </w:tcPr>
          <w:p w14:paraId="7A15BAE7" w14:textId="46452AAB" w:rsidR="004B3531" w:rsidRDefault="004B3531" w:rsidP="004B3531">
            <w:pPr>
              <w:spacing w:line="259" w:lineRule="auto"/>
              <w:ind w:left="106"/>
              <w:jc w:val="left"/>
            </w:pPr>
            <w:r>
              <w:t xml:space="preserve">CMS </w:t>
            </w:r>
          </w:p>
        </w:tc>
      </w:tr>
      <w:tr w:rsidR="004B3531" w14:paraId="3E6B0444"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087FDAD1" w14:textId="77777777" w:rsidR="004B3531" w:rsidRDefault="004B3531" w:rsidP="004B3531">
            <w:pPr>
              <w:spacing w:line="259" w:lineRule="auto"/>
              <w:ind w:left="107"/>
              <w:jc w:val="left"/>
            </w:pPr>
          </w:p>
        </w:tc>
        <w:tc>
          <w:tcPr>
            <w:tcW w:w="66" w:type="dxa"/>
            <w:tcBorders>
              <w:top w:val="single" w:sz="4" w:space="0" w:color="943634"/>
              <w:left w:val="nil"/>
              <w:bottom w:val="single" w:sz="4" w:space="0" w:color="943634"/>
              <w:right w:val="single" w:sz="4" w:space="0" w:color="943634"/>
            </w:tcBorders>
          </w:tcPr>
          <w:p w14:paraId="2BFA38E7"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6682CE51" w14:textId="77777777" w:rsidR="004B3531" w:rsidRDefault="004B3531" w:rsidP="004B3531">
            <w:pPr>
              <w:spacing w:line="259" w:lineRule="auto"/>
              <w:ind w:left="24"/>
              <w:jc w:val="left"/>
            </w:pPr>
            <w:r>
              <w:t xml:space="preserve">Appeal </w:t>
            </w:r>
          </w:p>
          <w:p w14:paraId="3965B981" w14:textId="4331DE5B" w:rsidR="004B3531" w:rsidRDefault="004B3531" w:rsidP="004B3531">
            <w:pPr>
              <w:spacing w:line="259" w:lineRule="auto"/>
              <w:ind w:left="12"/>
              <w:jc w:val="left"/>
            </w:pPr>
            <w:r>
              <w:t xml:space="preserve">Submission </w:t>
            </w:r>
          </w:p>
        </w:tc>
        <w:tc>
          <w:tcPr>
            <w:tcW w:w="1464" w:type="dxa"/>
            <w:tcBorders>
              <w:top w:val="single" w:sz="4" w:space="0" w:color="943634"/>
              <w:left w:val="single" w:sz="4" w:space="0" w:color="943634"/>
              <w:bottom w:val="single" w:sz="4" w:space="0" w:color="943634"/>
              <w:right w:val="single" w:sz="4" w:space="0" w:color="943634"/>
            </w:tcBorders>
          </w:tcPr>
          <w:p w14:paraId="0E8A5D90" w14:textId="6B2C163C" w:rsidR="004B3531" w:rsidRDefault="004B3531" w:rsidP="004B3531">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6D340CAA" w14:textId="155DD916" w:rsidR="004B3531" w:rsidRDefault="004B3531" w:rsidP="004B3531">
            <w:pPr>
              <w:spacing w:after="2" w:line="239" w:lineRule="auto"/>
              <w:ind w:left="106"/>
              <w:jc w:val="left"/>
            </w:pPr>
            <w:r>
              <w:t xml:space="preserve">Captured when/who submitted the appeal </w:t>
            </w:r>
          </w:p>
        </w:tc>
        <w:tc>
          <w:tcPr>
            <w:tcW w:w="2530" w:type="dxa"/>
            <w:tcBorders>
              <w:top w:val="single" w:sz="4" w:space="0" w:color="943634"/>
              <w:left w:val="single" w:sz="4" w:space="0" w:color="943634"/>
              <w:bottom w:val="single" w:sz="4" w:space="0" w:color="943634"/>
              <w:right w:val="single" w:sz="4" w:space="0" w:color="943634"/>
            </w:tcBorders>
          </w:tcPr>
          <w:p w14:paraId="00D6CE2C" w14:textId="4C5DDA03" w:rsidR="004B3531" w:rsidRDefault="004B3531" w:rsidP="004B3531">
            <w:pPr>
              <w:spacing w:line="259" w:lineRule="auto"/>
              <w:ind w:left="106"/>
              <w:jc w:val="left"/>
            </w:pPr>
            <w:r>
              <w:t xml:space="preserve">Appeal &lt;&lt;appeal number&gt;&gt; submitted </w:t>
            </w:r>
          </w:p>
        </w:tc>
        <w:tc>
          <w:tcPr>
            <w:tcW w:w="1285" w:type="dxa"/>
            <w:tcBorders>
              <w:top w:val="single" w:sz="4" w:space="0" w:color="943634"/>
              <w:left w:val="single" w:sz="4" w:space="0" w:color="943634"/>
              <w:bottom w:val="single" w:sz="4" w:space="0" w:color="943634"/>
              <w:right w:val="single" w:sz="4" w:space="0" w:color="943634"/>
            </w:tcBorders>
          </w:tcPr>
          <w:p w14:paraId="4BB01D90" w14:textId="478187B2" w:rsidR="004B3531" w:rsidRDefault="004B3531" w:rsidP="004B3531">
            <w:pPr>
              <w:spacing w:line="259" w:lineRule="auto"/>
              <w:ind w:left="106"/>
              <w:jc w:val="left"/>
            </w:pPr>
            <w:r>
              <w:t xml:space="preserve">CMS </w:t>
            </w:r>
          </w:p>
        </w:tc>
      </w:tr>
      <w:tr w:rsidR="004B3531" w14:paraId="5D826BE5"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19478BCF" w14:textId="77777777" w:rsidR="004B3531" w:rsidRDefault="004B3531" w:rsidP="004B3531">
            <w:pPr>
              <w:spacing w:line="259" w:lineRule="auto"/>
              <w:ind w:left="107"/>
              <w:jc w:val="left"/>
            </w:pPr>
          </w:p>
        </w:tc>
        <w:tc>
          <w:tcPr>
            <w:tcW w:w="66" w:type="dxa"/>
            <w:tcBorders>
              <w:top w:val="single" w:sz="4" w:space="0" w:color="943634"/>
              <w:left w:val="nil"/>
              <w:bottom w:val="single" w:sz="4" w:space="0" w:color="943634"/>
              <w:right w:val="single" w:sz="4" w:space="0" w:color="943634"/>
            </w:tcBorders>
          </w:tcPr>
          <w:p w14:paraId="68CB48FB"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59BBBBA5" w14:textId="4F3F9300" w:rsidR="004B3531" w:rsidRDefault="004B3531" w:rsidP="004B3531">
            <w:pPr>
              <w:spacing w:line="259" w:lineRule="auto"/>
              <w:ind w:left="12"/>
              <w:jc w:val="left"/>
            </w:pPr>
            <w:r>
              <w:t xml:space="preserve">Appeal Approval </w:t>
            </w:r>
          </w:p>
        </w:tc>
        <w:tc>
          <w:tcPr>
            <w:tcW w:w="1464" w:type="dxa"/>
            <w:tcBorders>
              <w:top w:val="single" w:sz="4" w:space="0" w:color="943634"/>
              <w:left w:val="single" w:sz="4" w:space="0" w:color="943634"/>
              <w:bottom w:val="single" w:sz="4" w:space="0" w:color="943634"/>
              <w:right w:val="single" w:sz="4" w:space="0" w:color="943634"/>
            </w:tcBorders>
          </w:tcPr>
          <w:p w14:paraId="121A8974" w14:textId="54F750F3" w:rsidR="004B3531" w:rsidRDefault="004B3531" w:rsidP="004B3531">
            <w:pPr>
              <w:spacing w:line="259" w:lineRule="auto"/>
              <w:ind w:left="106"/>
              <w:jc w:val="left"/>
            </w:pPr>
            <w:r>
              <w:t xml:space="preserve">Process </w:t>
            </w:r>
          </w:p>
        </w:tc>
        <w:tc>
          <w:tcPr>
            <w:tcW w:w="3686" w:type="dxa"/>
            <w:tcBorders>
              <w:top w:val="single" w:sz="4" w:space="0" w:color="943634"/>
              <w:left w:val="single" w:sz="4" w:space="0" w:color="943634"/>
              <w:bottom w:val="single" w:sz="4" w:space="0" w:color="943634"/>
              <w:right w:val="single" w:sz="4" w:space="0" w:color="943634"/>
            </w:tcBorders>
          </w:tcPr>
          <w:p w14:paraId="1F17D8D2" w14:textId="2EE94DF9" w:rsidR="004B3531" w:rsidRDefault="004B3531" w:rsidP="004B3531">
            <w:pPr>
              <w:spacing w:after="2" w:line="239" w:lineRule="auto"/>
              <w:ind w:left="106"/>
              <w:jc w:val="left"/>
            </w:pPr>
            <w:r>
              <w:t xml:space="preserve">Captured when/who processed the appeal </w:t>
            </w:r>
          </w:p>
        </w:tc>
        <w:tc>
          <w:tcPr>
            <w:tcW w:w="2530" w:type="dxa"/>
            <w:tcBorders>
              <w:top w:val="single" w:sz="4" w:space="0" w:color="943634"/>
              <w:left w:val="single" w:sz="4" w:space="0" w:color="943634"/>
              <w:bottom w:val="single" w:sz="4" w:space="0" w:color="943634"/>
              <w:right w:val="single" w:sz="4" w:space="0" w:color="943634"/>
            </w:tcBorders>
          </w:tcPr>
          <w:p w14:paraId="70E5B42C" w14:textId="47611F2D" w:rsidR="004B3531" w:rsidRDefault="004B3531" w:rsidP="004B3531">
            <w:pPr>
              <w:spacing w:line="259" w:lineRule="auto"/>
              <w:ind w:left="106"/>
              <w:jc w:val="left"/>
            </w:pPr>
            <w:r>
              <w:t xml:space="preserve">Appeal &lt;&lt;appeal number&gt;&gt; approved Appeal &lt;&lt;appeal number&gt;&gt; rejected Appeal &lt;&lt;appeal number&gt;&gt; cancelled </w:t>
            </w:r>
          </w:p>
        </w:tc>
        <w:tc>
          <w:tcPr>
            <w:tcW w:w="1285" w:type="dxa"/>
            <w:tcBorders>
              <w:top w:val="single" w:sz="4" w:space="0" w:color="943634"/>
              <w:left w:val="single" w:sz="4" w:space="0" w:color="943634"/>
              <w:bottom w:val="single" w:sz="4" w:space="0" w:color="943634"/>
              <w:right w:val="single" w:sz="4" w:space="0" w:color="943634"/>
            </w:tcBorders>
          </w:tcPr>
          <w:p w14:paraId="373DEB8E" w14:textId="73F5D364" w:rsidR="004B3531" w:rsidRDefault="004B3531" w:rsidP="004B3531">
            <w:pPr>
              <w:spacing w:line="259" w:lineRule="auto"/>
              <w:ind w:left="106"/>
              <w:jc w:val="left"/>
            </w:pPr>
            <w:r>
              <w:t xml:space="preserve">CMS </w:t>
            </w:r>
          </w:p>
        </w:tc>
      </w:tr>
      <w:tr w:rsidR="004B3531" w14:paraId="295840B3"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6756CF46" w14:textId="38BB9F8F" w:rsidR="004B3531" w:rsidRDefault="004B3531" w:rsidP="004B3531">
            <w:pPr>
              <w:spacing w:line="259" w:lineRule="auto"/>
              <w:ind w:left="107"/>
              <w:jc w:val="left"/>
            </w:pPr>
            <w:r>
              <w:t xml:space="preserve">Passenger Cargo </w:t>
            </w:r>
          </w:p>
        </w:tc>
        <w:tc>
          <w:tcPr>
            <w:tcW w:w="66" w:type="dxa"/>
            <w:tcBorders>
              <w:top w:val="single" w:sz="4" w:space="0" w:color="943634"/>
              <w:left w:val="nil"/>
              <w:bottom w:val="single" w:sz="4" w:space="0" w:color="943634"/>
              <w:right w:val="single" w:sz="4" w:space="0" w:color="943634"/>
            </w:tcBorders>
          </w:tcPr>
          <w:p w14:paraId="085AA7CB"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18E3D7C9" w14:textId="10E51116" w:rsidR="004B3531" w:rsidRDefault="004B3531" w:rsidP="004B3531">
            <w:pPr>
              <w:spacing w:line="259" w:lineRule="auto"/>
              <w:ind w:left="12"/>
              <w:jc w:val="left"/>
            </w:pPr>
            <w:r>
              <w:t xml:space="preserve">Declaration Submission </w:t>
            </w:r>
          </w:p>
        </w:tc>
        <w:tc>
          <w:tcPr>
            <w:tcW w:w="1464" w:type="dxa"/>
            <w:tcBorders>
              <w:top w:val="single" w:sz="4" w:space="0" w:color="943634"/>
              <w:left w:val="single" w:sz="4" w:space="0" w:color="943634"/>
              <w:bottom w:val="single" w:sz="4" w:space="0" w:color="943634"/>
              <w:right w:val="single" w:sz="4" w:space="0" w:color="943634"/>
            </w:tcBorders>
          </w:tcPr>
          <w:p w14:paraId="3ECD2E31" w14:textId="77777777" w:rsidR="004B3531" w:rsidRDefault="004B3531" w:rsidP="004B3531">
            <w:pPr>
              <w:spacing w:line="259" w:lineRule="auto"/>
              <w:ind w:left="2"/>
              <w:jc w:val="left"/>
            </w:pPr>
            <w:r>
              <w:t xml:space="preserve">Submit </w:t>
            </w:r>
          </w:p>
          <w:p w14:paraId="77DA06F8" w14:textId="6071E64A" w:rsidR="004B3531" w:rsidRDefault="004B3531" w:rsidP="004B3531">
            <w:pPr>
              <w:spacing w:line="259" w:lineRule="auto"/>
              <w:ind w:left="106"/>
              <w:jc w:val="left"/>
            </w:pPr>
            <w:r>
              <w:t xml:space="preserve"> </w:t>
            </w:r>
          </w:p>
        </w:tc>
        <w:tc>
          <w:tcPr>
            <w:tcW w:w="3686" w:type="dxa"/>
            <w:tcBorders>
              <w:top w:val="single" w:sz="4" w:space="0" w:color="943634"/>
              <w:left w:val="single" w:sz="4" w:space="0" w:color="943634"/>
              <w:bottom w:val="single" w:sz="4" w:space="0" w:color="943634"/>
              <w:right w:val="single" w:sz="4" w:space="0" w:color="943634"/>
            </w:tcBorders>
          </w:tcPr>
          <w:p w14:paraId="024A46D8" w14:textId="0C9C9295" w:rsidR="004B3531" w:rsidRDefault="004B3531" w:rsidP="004B3531">
            <w:pPr>
              <w:spacing w:after="2" w:line="239" w:lineRule="auto"/>
              <w:ind w:left="106"/>
              <w:jc w:val="left"/>
            </w:pPr>
            <w:r>
              <w:t xml:space="preserve">Captured when/who submitted the declaration </w:t>
            </w:r>
          </w:p>
        </w:tc>
        <w:tc>
          <w:tcPr>
            <w:tcW w:w="2530" w:type="dxa"/>
            <w:tcBorders>
              <w:top w:val="single" w:sz="4" w:space="0" w:color="943634"/>
              <w:left w:val="single" w:sz="4" w:space="0" w:color="943634"/>
              <w:bottom w:val="single" w:sz="4" w:space="0" w:color="943634"/>
              <w:right w:val="single" w:sz="4" w:space="0" w:color="943634"/>
            </w:tcBorders>
          </w:tcPr>
          <w:p w14:paraId="768C6B90" w14:textId="6DB00E9B" w:rsidR="004B3531" w:rsidRDefault="004B3531" w:rsidP="004B3531">
            <w:pPr>
              <w:spacing w:line="259" w:lineRule="auto"/>
              <w:ind w:left="106"/>
              <w:jc w:val="left"/>
            </w:pPr>
            <w:r>
              <w:t xml:space="preserve">Declaration submitted </w:t>
            </w:r>
          </w:p>
        </w:tc>
        <w:tc>
          <w:tcPr>
            <w:tcW w:w="1285" w:type="dxa"/>
            <w:tcBorders>
              <w:top w:val="single" w:sz="4" w:space="0" w:color="943634"/>
              <w:left w:val="single" w:sz="4" w:space="0" w:color="943634"/>
              <w:bottom w:val="single" w:sz="4" w:space="0" w:color="943634"/>
              <w:right w:val="single" w:sz="4" w:space="0" w:color="943634"/>
            </w:tcBorders>
          </w:tcPr>
          <w:p w14:paraId="04075BC5" w14:textId="162D3E28" w:rsidR="004B3531" w:rsidRDefault="004B3531" w:rsidP="004B3531">
            <w:pPr>
              <w:spacing w:line="259" w:lineRule="auto"/>
              <w:ind w:left="106"/>
              <w:jc w:val="left"/>
            </w:pPr>
            <w:r>
              <w:t xml:space="preserve">CMS </w:t>
            </w:r>
          </w:p>
        </w:tc>
      </w:tr>
      <w:tr w:rsidR="004B3531" w14:paraId="619689DA"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789C6327" w14:textId="60B64318" w:rsidR="004B3531" w:rsidRDefault="004B3531" w:rsidP="004B3531">
            <w:pPr>
              <w:spacing w:line="259" w:lineRule="auto"/>
              <w:ind w:left="107"/>
              <w:jc w:val="left"/>
            </w:pPr>
            <w:r>
              <w:t xml:space="preserve"> </w:t>
            </w:r>
          </w:p>
        </w:tc>
        <w:tc>
          <w:tcPr>
            <w:tcW w:w="66" w:type="dxa"/>
            <w:tcBorders>
              <w:top w:val="single" w:sz="4" w:space="0" w:color="943634"/>
              <w:left w:val="nil"/>
              <w:bottom w:val="single" w:sz="4" w:space="0" w:color="943634"/>
              <w:right w:val="single" w:sz="4" w:space="0" w:color="943634"/>
            </w:tcBorders>
          </w:tcPr>
          <w:p w14:paraId="2294C375"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401B35BF" w14:textId="4B38E342" w:rsidR="004B3531" w:rsidRDefault="004B3531" w:rsidP="004B3531">
            <w:pPr>
              <w:spacing w:line="259" w:lineRule="auto"/>
              <w:ind w:left="12"/>
              <w:jc w:val="left"/>
            </w:pPr>
            <w:r>
              <w:t xml:space="preserve">Declaration Clearance </w:t>
            </w:r>
          </w:p>
        </w:tc>
        <w:tc>
          <w:tcPr>
            <w:tcW w:w="1464" w:type="dxa"/>
            <w:tcBorders>
              <w:top w:val="single" w:sz="4" w:space="0" w:color="943634"/>
              <w:left w:val="single" w:sz="4" w:space="0" w:color="943634"/>
              <w:bottom w:val="single" w:sz="4" w:space="0" w:color="943634"/>
              <w:right w:val="single" w:sz="4" w:space="0" w:color="943634"/>
            </w:tcBorders>
          </w:tcPr>
          <w:p w14:paraId="6EE9BCD8" w14:textId="60733843" w:rsidR="004B3531" w:rsidRDefault="004B3531" w:rsidP="004B3531">
            <w:pPr>
              <w:spacing w:line="259" w:lineRule="auto"/>
              <w:ind w:left="106"/>
              <w:jc w:val="left"/>
            </w:pPr>
            <w:r>
              <w:t xml:space="preserve">Process </w:t>
            </w:r>
          </w:p>
        </w:tc>
        <w:tc>
          <w:tcPr>
            <w:tcW w:w="3686" w:type="dxa"/>
            <w:tcBorders>
              <w:top w:val="single" w:sz="4" w:space="0" w:color="943634"/>
              <w:left w:val="single" w:sz="4" w:space="0" w:color="943634"/>
              <w:bottom w:val="single" w:sz="4" w:space="0" w:color="943634"/>
              <w:right w:val="single" w:sz="4" w:space="0" w:color="943634"/>
            </w:tcBorders>
          </w:tcPr>
          <w:p w14:paraId="17FEB038" w14:textId="3F4241A6" w:rsidR="004B3531" w:rsidRDefault="004B3531" w:rsidP="004B3531">
            <w:pPr>
              <w:spacing w:after="2" w:line="239" w:lineRule="auto"/>
              <w:ind w:left="106"/>
              <w:jc w:val="left"/>
            </w:pPr>
            <w:r>
              <w:t xml:space="preserve">Captured when the declaration been cleared </w:t>
            </w:r>
          </w:p>
        </w:tc>
        <w:tc>
          <w:tcPr>
            <w:tcW w:w="2530" w:type="dxa"/>
            <w:tcBorders>
              <w:top w:val="single" w:sz="4" w:space="0" w:color="943634"/>
              <w:left w:val="single" w:sz="4" w:space="0" w:color="943634"/>
              <w:bottom w:val="single" w:sz="4" w:space="0" w:color="943634"/>
              <w:right w:val="single" w:sz="4" w:space="0" w:color="943634"/>
            </w:tcBorders>
          </w:tcPr>
          <w:p w14:paraId="20BB10AA" w14:textId="6BDD58F1" w:rsidR="004B3531" w:rsidRDefault="004B3531" w:rsidP="004B3531">
            <w:pPr>
              <w:spacing w:line="259" w:lineRule="auto"/>
              <w:ind w:left="106"/>
              <w:jc w:val="left"/>
            </w:pPr>
            <w:r>
              <w:t xml:space="preserve">Declaration cleared </w:t>
            </w:r>
          </w:p>
        </w:tc>
        <w:tc>
          <w:tcPr>
            <w:tcW w:w="1285" w:type="dxa"/>
            <w:tcBorders>
              <w:top w:val="single" w:sz="4" w:space="0" w:color="943634"/>
              <w:left w:val="single" w:sz="4" w:space="0" w:color="943634"/>
              <w:bottom w:val="single" w:sz="4" w:space="0" w:color="943634"/>
              <w:right w:val="single" w:sz="4" w:space="0" w:color="943634"/>
            </w:tcBorders>
          </w:tcPr>
          <w:p w14:paraId="437B05B3" w14:textId="25A9F503" w:rsidR="004B3531" w:rsidRDefault="004B3531" w:rsidP="004B3531">
            <w:pPr>
              <w:spacing w:line="259" w:lineRule="auto"/>
              <w:ind w:left="106"/>
              <w:jc w:val="left"/>
            </w:pPr>
            <w:r>
              <w:t xml:space="preserve">CMS </w:t>
            </w:r>
          </w:p>
        </w:tc>
      </w:tr>
      <w:tr w:rsidR="004B3531" w14:paraId="47CD0C97"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02ADB07B" w14:textId="04293774" w:rsidR="004B3531" w:rsidRDefault="004B3531" w:rsidP="004B3531">
            <w:pPr>
              <w:spacing w:line="259" w:lineRule="auto"/>
              <w:ind w:left="107"/>
              <w:jc w:val="left"/>
            </w:pPr>
            <w:r>
              <w:t xml:space="preserve">Refund </w:t>
            </w:r>
          </w:p>
        </w:tc>
        <w:tc>
          <w:tcPr>
            <w:tcW w:w="66" w:type="dxa"/>
            <w:tcBorders>
              <w:top w:val="single" w:sz="4" w:space="0" w:color="943634"/>
              <w:left w:val="nil"/>
              <w:bottom w:val="single" w:sz="4" w:space="0" w:color="943634"/>
              <w:right w:val="single" w:sz="4" w:space="0" w:color="943634"/>
            </w:tcBorders>
          </w:tcPr>
          <w:p w14:paraId="5C58068B"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37FFF49D" w14:textId="3C411BEE" w:rsidR="004B3531" w:rsidRDefault="004B3531" w:rsidP="004B3531">
            <w:pPr>
              <w:spacing w:line="259" w:lineRule="auto"/>
              <w:ind w:left="12"/>
              <w:jc w:val="left"/>
            </w:pPr>
            <w:r>
              <w:t xml:space="preserve">Refund submission </w:t>
            </w:r>
          </w:p>
        </w:tc>
        <w:tc>
          <w:tcPr>
            <w:tcW w:w="1464" w:type="dxa"/>
            <w:tcBorders>
              <w:top w:val="single" w:sz="4" w:space="0" w:color="943634"/>
              <w:left w:val="single" w:sz="4" w:space="0" w:color="943634"/>
              <w:bottom w:val="single" w:sz="4" w:space="0" w:color="943634"/>
              <w:right w:val="single" w:sz="4" w:space="0" w:color="943634"/>
            </w:tcBorders>
          </w:tcPr>
          <w:p w14:paraId="71580E03" w14:textId="28D95B8B" w:rsidR="004B3531" w:rsidRDefault="004B3531" w:rsidP="004B3531">
            <w:pPr>
              <w:spacing w:line="259" w:lineRule="auto"/>
              <w:ind w:left="106"/>
              <w:jc w:val="left"/>
            </w:pPr>
            <w:r>
              <w:t xml:space="preserve">Submit </w:t>
            </w:r>
          </w:p>
        </w:tc>
        <w:tc>
          <w:tcPr>
            <w:tcW w:w="3686" w:type="dxa"/>
            <w:tcBorders>
              <w:top w:val="single" w:sz="4" w:space="0" w:color="943634"/>
              <w:left w:val="single" w:sz="4" w:space="0" w:color="943634"/>
              <w:bottom w:val="single" w:sz="4" w:space="0" w:color="943634"/>
              <w:right w:val="single" w:sz="4" w:space="0" w:color="943634"/>
            </w:tcBorders>
          </w:tcPr>
          <w:p w14:paraId="5A1E8745" w14:textId="3599B46B" w:rsidR="004B3531" w:rsidRDefault="004B3531" w:rsidP="004B3531">
            <w:pPr>
              <w:spacing w:after="2" w:line="239" w:lineRule="auto"/>
              <w:ind w:left="106"/>
              <w:jc w:val="left"/>
            </w:pPr>
            <w:r>
              <w:t xml:space="preserve">Captured when/who submitted the refund </w:t>
            </w:r>
          </w:p>
        </w:tc>
        <w:tc>
          <w:tcPr>
            <w:tcW w:w="2530" w:type="dxa"/>
            <w:tcBorders>
              <w:top w:val="single" w:sz="4" w:space="0" w:color="943634"/>
              <w:left w:val="single" w:sz="4" w:space="0" w:color="943634"/>
              <w:bottom w:val="single" w:sz="4" w:space="0" w:color="943634"/>
              <w:right w:val="single" w:sz="4" w:space="0" w:color="943634"/>
            </w:tcBorders>
          </w:tcPr>
          <w:p w14:paraId="60383768" w14:textId="64AB4D4D" w:rsidR="004B3531" w:rsidRDefault="004B3531" w:rsidP="004B3531">
            <w:pPr>
              <w:spacing w:line="259" w:lineRule="auto"/>
              <w:ind w:left="106"/>
              <w:jc w:val="left"/>
            </w:pPr>
            <w:r>
              <w:t xml:space="preserve">Refund &lt;&lt;refund application number&gt;&gt; submitted </w:t>
            </w:r>
          </w:p>
        </w:tc>
        <w:tc>
          <w:tcPr>
            <w:tcW w:w="1285" w:type="dxa"/>
            <w:tcBorders>
              <w:top w:val="single" w:sz="4" w:space="0" w:color="943634"/>
              <w:left w:val="single" w:sz="4" w:space="0" w:color="943634"/>
              <w:bottom w:val="single" w:sz="4" w:space="0" w:color="943634"/>
              <w:right w:val="single" w:sz="4" w:space="0" w:color="943634"/>
            </w:tcBorders>
          </w:tcPr>
          <w:p w14:paraId="67B28CB6" w14:textId="1AC17A69" w:rsidR="004B3531" w:rsidRDefault="004B3531" w:rsidP="004B3531">
            <w:pPr>
              <w:spacing w:line="259" w:lineRule="auto"/>
              <w:ind w:left="106"/>
              <w:jc w:val="left"/>
            </w:pPr>
            <w:r>
              <w:t>CMS</w:t>
            </w:r>
          </w:p>
        </w:tc>
      </w:tr>
      <w:tr w:rsidR="004B3531" w14:paraId="2BA13483" w14:textId="77777777" w:rsidTr="0015268E">
        <w:trPr>
          <w:trHeight w:val="1024"/>
        </w:trPr>
        <w:tc>
          <w:tcPr>
            <w:tcW w:w="1617" w:type="dxa"/>
            <w:tcBorders>
              <w:top w:val="single" w:sz="4" w:space="0" w:color="943634"/>
              <w:left w:val="single" w:sz="4" w:space="0" w:color="943634"/>
              <w:bottom w:val="single" w:sz="4" w:space="0" w:color="943634"/>
              <w:right w:val="nil"/>
            </w:tcBorders>
          </w:tcPr>
          <w:p w14:paraId="7B89E75C" w14:textId="77777777" w:rsidR="004B3531" w:rsidRDefault="004B3531" w:rsidP="004B3531">
            <w:pPr>
              <w:spacing w:line="259" w:lineRule="auto"/>
              <w:ind w:left="107"/>
              <w:jc w:val="left"/>
            </w:pPr>
          </w:p>
        </w:tc>
        <w:tc>
          <w:tcPr>
            <w:tcW w:w="66" w:type="dxa"/>
            <w:tcBorders>
              <w:top w:val="single" w:sz="4" w:space="0" w:color="943634"/>
              <w:left w:val="nil"/>
              <w:bottom w:val="single" w:sz="4" w:space="0" w:color="943634"/>
              <w:right w:val="single" w:sz="4" w:space="0" w:color="943634"/>
            </w:tcBorders>
          </w:tcPr>
          <w:p w14:paraId="747DAAA8" w14:textId="77777777" w:rsidR="004B3531" w:rsidRDefault="004B3531" w:rsidP="004B3531">
            <w:pPr>
              <w:spacing w:line="259" w:lineRule="auto"/>
              <w:ind w:right="-13"/>
            </w:pPr>
          </w:p>
        </w:tc>
        <w:tc>
          <w:tcPr>
            <w:tcW w:w="1959" w:type="dxa"/>
            <w:tcBorders>
              <w:top w:val="single" w:sz="4" w:space="0" w:color="943634"/>
              <w:left w:val="single" w:sz="4" w:space="0" w:color="943634"/>
              <w:bottom w:val="single" w:sz="4" w:space="0" w:color="943634"/>
              <w:right w:val="single" w:sz="4" w:space="0" w:color="943634"/>
            </w:tcBorders>
          </w:tcPr>
          <w:p w14:paraId="1408E126" w14:textId="0B81D627" w:rsidR="004B3531" w:rsidRDefault="004B3531" w:rsidP="004B3531">
            <w:pPr>
              <w:spacing w:line="259" w:lineRule="auto"/>
              <w:ind w:left="12"/>
              <w:jc w:val="left"/>
            </w:pPr>
            <w:r>
              <w:t xml:space="preserve">Refund Approval </w:t>
            </w:r>
          </w:p>
        </w:tc>
        <w:tc>
          <w:tcPr>
            <w:tcW w:w="1464" w:type="dxa"/>
            <w:tcBorders>
              <w:top w:val="single" w:sz="4" w:space="0" w:color="943634"/>
              <w:left w:val="single" w:sz="4" w:space="0" w:color="943634"/>
              <w:bottom w:val="single" w:sz="4" w:space="0" w:color="943634"/>
              <w:right w:val="single" w:sz="4" w:space="0" w:color="943634"/>
            </w:tcBorders>
          </w:tcPr>
          <w:p w14:paraId="33B23ADC" w14:textId="0F015F00" w:rsidR="004B3531" w:rsidRDefault="004B3531" w:rsidP="004B3531">
            <w:pPr>
              <w:spacing w:line="259" w:lineRule="auto"/>
              <w:ind w:left="106"/>
              <w:jc w:val="left"/>
            </w:pPr>
            <w:r>
              <w:t xml:space="preserve">Process </w:t>
            </w:r>
          </w:p>
        </w:tc>
        <w:tc>
          <w:tcPr>
            <w:tcW w:w="3686" w:type="dxa"/>
            <w:tcBorders>
              <w:top w:val="single" w:sz="4" w:space="0" w:color="943634"/>
              <w:left w:val="single" w:sz="4" w:space="0" w:color="943634"/>
              <w:bottom w:val="single" w:sz="4" w:space="0" w:color="943634"/>
              <w:right w:val="single" w:sz="4" w:space="0" w:color="943634"/>
            </w:tcBorders>
          </w:tcPr>
          <w:p w14:paraId="5788CB68" w14:textId="42A64BC1" w:rsidR="004B3531" w:rsidRDefault="004B3531" w:rsidP="004B3531">
            <w:pPr>
              <w:spacing w:after="2" w:line="239" w:lineRule="auto"/>
              <w:ind w:left="106"/>
              <w:jc w:val="left"/>
            </w:pPr>
            <w:r>
              <w:t xml:space="preserve">Captured when/who processed the refund application </w:t>
            </w:r>
          </w:p>
        </w:tc>
        <w:tc>
          <w:tcPr>
            <w:tcW w:w="2530" w:type="dxa"/>
            <w:tcBorders>
              <w:top w:val="single" w:sz="4" w:space="0" w:color="943634"/>
              <w:left w:val="single" w:sz="4" w:space="0" w:color="943634"/>
              <w:bottom w:val="single" w:sz="4" w:space="0" w:color="943634"/>
              <w:right w:val="single" w:sz="4" w:space="0" w:color="943634"/>
            </w:tcBorders>
          </w:tcPr>
          <w:p w14:paraId="00B51345" w14:textId="77777777" w:rsidR="004B3531" w:rsidRDefault="004B3531" w:rsidP="004B3531">
            <w:pPr>
              <w:ind w:left="2" w:right="555"/>
              <w:jc w:val="left"/>
            </w:pPr>
            <w:r>
              <w:t xml:space="preserve">Refund &lt;&lt;refund application number&gt;&gt; approved Refund &lt;&lt;refund application number&gt;&gt; rejected </w:t>
            </w:r>
          </w:p>
          <w:p w14:paraId="35F04B8B" w14:textId="3DB0DD9D" w:rsidR="004B3531" w:rsidRDefault="004B3531" w:rsidP="004B3531">
            <w:pPr>
              <w:spacing w:line="259" w:lineRule="auto"/>
              <w:ind w:left="106"/>
              <w:jc w:val="left"/>
            </w:pPr>
            <w:r>
              <w:t xml:space="preserve">Refund &lt;&lt;refund application number&gt;&gt; attend to customs </w:t>
            </w:r>
          </w:p>
        </w:tc>
        <w:tc>
          <w:tcPr>
            <w:tcW w:w="1285" w:type="dxa"/>
            <w:tcBorders>
              <w:top w:val="single" w:sz="4" w:space="0" w:color="943634"/>
              <w:left w:val="single" w:sz="4" w:space="0" w:color="943634"/>
              <w:bottom w:val="single" w:sz="4" w:space="0" w:color="943634"/>
              <w:right w:val="single" w:sz="4" w:space="0" w:color="943634"/>
            </w:tcBorders>
          </w:tcPr>
          <w:p w14:paraId="5E8EE983" w14:textId="45329592" w:rsidR="004B3531" w:rsidRDefault="004B3531" w:rsidP="004B3531">
            <w:pPr>
              <w:spacing w:line="259" w:lineRule="auto"/>
              <w:ind w:left="106"/>
              <w:jc w:val="left"/>
            </w:pPr>
            <w:r>
              <w:t>CMS</w:t>
            </w:r>
          </w:p>
        </w:tc>
      </w:tr>
    </w:tbl>
    <w:p w14:paraId="546B90C1" w14:textId="2A862AF8" w:rsidR="0052783F" w:rsidRDefault="0052783F" w:rsidP="00085EDC">
      <w:pPr>
        <w:spacing w:line="259" w:lineRule="auto"/>
        <w:jc w:val="left"/>
        <w:sectPr w:rsidR="0052783F" w:rsidSect="00F913CE">
          <w:pgSz w:w="16840" w:h="11900" w:orient="landscape"/>
          <w:pgMar w:top="1757" w:right="2111" w:bottom="734" w:left="2117" w:header="699" w:footer="720" w:gutter="0"/>
          <w:cols w:space="720"/>
          <w:titlePg/>
          <w:docGrid w:linePitch="272"/>
        </w:sectPr>
      </w:pPr>
    </w:p>
    <w:p w14:paraId="21CCABD7" w14:textId="44B0CD4A" w:rsidR="006629B3" w:rsidRDefault="006629B3" w:rsidP="00071989">
      <w:pPr>
        <w:pStyle w:val="Heading3"/>
      </w:pPr>
      <w:bookmarkStart w:id="121" w:name="_Toc77159345"/>
      <w:r>
        <w:lastRenderedPageBreak/>
        <w:t xml:space="preserve">Use Case Diagram for Audit Data Collector </w:t>
      </w:r>
      <w:r w:rsidR="00AA51C0">
        <w:t xml:space="preserve">and </w:t>
      </w:r>
      <w:r>
        <w:t>Audit Viewing</w:t>
      </w:r>
      <w:bookmarkEnd w:id="121"/>
    </w:p>
    <w:p w14:paraId="46CF2BB6" w14:textId="14CCBF2F" w:rsidR="00487A0E" w:rsidRDefault="00487A0E" w:rsidP="00487A0E"/>
    <w:p w14:paraId="0DCF2E4B" w14:textId="4AEA84D6" w:rsidR="00487A0E" w:rsidRDefault="005253DC" w:rsidP="00487A0E">
      <w:r>
        <w:rPr>
          <w:noProof/>
        </w:rPr>
        <mc:AlternateContent>
          <mc:Choice Requires="wpg">
            <w:drawing>
              <wp:anchor distT="0" distB="0" distL="114300" distR="114300" simplePos="0" relativeHeight="251637760" behindDoc="0" locked="0" layoutInCell="1" allowOverlap="1" wp14:anchorId="6406981E" wp14:editId="6562364C">
                <wp:simplePos x="0" y="0"/>
                <wp:positionH relativeFrom="column">
                  <wp:posOffset>0</wp:posOffset>
                </wp:positionH>
                <wp:positionV relativeFrom="paragraph">
                  <wp:posOffset>155575</wp:posOffset>
                </wp:positionV>
                <wp:extent cx="5419725" cy="3587115"/>
                <wp:effectExtent l="0" t="0" r="85725" b="13335"/>
                <wp:wrapNone/>
                <wp:docPr id="2" name="Group 2"/>
                <wp:cNvGraphicFramePr/>
                <a:graphic xmlns:a="http://schemas.openxmlformats.org/drawingml/2006/main">
                  <a:graphicData uri="http://schemas.microsoft.com/office/word/2010/wordprocessingGroup">
                    <wpg:wgp>
                      <wpg:cNvGrpSpPr/>
                      <wpg:grpSpPr>
                        <a:xfrm>
                          <a:off x="0" y="0"/>
                          <a:ext cx="5419725" cy="3587115"/>
                          <a:chOff x="0" y="0"/>
                          <a:chExt cx="5102895" cy="3587736"/>
                        </a:xfrm>
                      </wpg:grpSpPr>
                      <wps:wsp>
                        <wps:cNvPr id="4" name="Oval 81"/>
                        <wps:cNvSpPr/>
                        <wps:spPr>
                          <a:xfrm>
                            <a:off x="1314450" y="1104900"/>
                            <a:ext cx="1447750" cy="80708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BBA1EB" w14:textId="77777777" w:rsidR="005253DC" w:rsidRPr="004076D7" w:rsidRDefault="005253DC" w:rsidP="005253DC">
                              <w:pP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Perform Function</w:t>
                              </w:r>
                            </w:p>
                          </w:txbxContent>
                        </wps:txbx>
                        <wps:bodyPr wrap="square" rtlCol="0" anchor="ctr"/>
                      </wps:wsp>
                      <wps:wsp>
                        <wps:cNvPr id="7" name="Oval 82"/>
                        <wps:cNvSpPr/>
                        <wps:spPr>
                          <a:xfrm>
                            <a:off x="3650051" y="1095375"/>
                            <a:ext cx="1388676" cy="80708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989B47" w14:textId="77777777" w:rsidR="005253DC" w:rsidRPr="005253DC" w:rsidRDefault="005253DC" w:rsidP="005253DC">
                              <w:pPr>
                                <w:rPr>
                                  <w:rFonts w:asciiTheme="minorHAnsi" w:hAnsi="Calibri" w:cstheme="minorBidi"/>
                                  <w:color w:val="000000" w:themeColor="text1"/>
                                  <w:kern w:val="24"/>
                                  <w:sz w:val="18"/>
                                  <w:szCs w:val="18"/>
                                </w:rPr>
                              </w:pPr>
                              <w:r w:rsidRPr="005253DC">
                                <w:rPr>
                                  <w:rFonts w:asciiTheme="minorHAnsi" w:hAnsi="Calibri" w:cstheme="minorBidi"/>
                                  <w:color w:val="000000" w:themeColor="text1"/>
                                  <w:kern w:val="24"/>
                                  <w:sz w:val="18"/>
                                  <w:szCs w:val="18"/>
                                </w:rPr>
                                <w:t>Audit Log API</w:t>
                              </w:r>
                            </w:p>
                          </w:txbxContent>
                        </wps:txbx>
                        <wps:bodyPr wrap="square" rtlCol="0" anchor="ctr"/>
                      </wps:wsp>
                      <wps:wsp>
                        <wps:cNvPr id="8" name="Rectangle 86"/>
                        <wps:cNvSpPr/>
                        <wps:spPr>
                          <a:xfrm>
                            <a:off x="942975" y="657227"/>
                            <a:ext cx="4132546" cy="2930509"/>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Straight Connector 92"/>
                        <wps:cNvCnPr>
                          <a:cxnSpLocks/>
                        </wps:cNvCnPr>
                        <wps:spPr>
                          <a:xfrm>
                            <a:off x="695325" y="1524000"/>
                            <a:ext cx="631536"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94"/>
                        <wps:cNvCnPr>
                          <a:cxnSpLocks/>
                        </wps:cNvCnPr>
                        <wps:spPr>
                          <a:xfrm flipH="1" flipV="1">
                            <a:off x="2752726" y="1512571"/>
                            <a:ext cx="888356" cy="216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1" name="TextBox 99"/>
                        <wps:cNvSpPr txBox="1"/>
                        <wps:spPr>
                          <a:xfrm>
                            <a:off x="0" y="1818645"/>
                            <a:ext cx="1085850" cy="262255"/>
                          </a:xfrm>
                          <a:prstGeom prst="rect">
                            <a:avLst/>
                          </a:prstGeom>
                          <a:noFill/>
                        </wps:spPr>
                        <wps:txbx>
                          <w:txbxContent>
                            <w:p w14:paraId="6344E8F0" w14:textId="049E21CB" w:rsidR="005253DC" w:rsidRDefault="0081152C" w:rsidP="005253DC">
                              <w:pPr>
                                <w:rPr>
                                  <w:rFonts w:asciiTheme="minorHAnsi" w:hAnsi="Calibri" w:cstheme="minorBidi"/>
                                  <w:color w:val="000000" w:themeColor="text1"/>
                                  <w:kern w:val="24"/>
                                  <w:sz w:val="22"/>
                                </w:rPr>
                              </w:pPr>
                              <w:r>
                                <w:rPr>
                                  <w:rFonts w:asciiTheme="minorHAnsi" w:hAnsi="Calibri" w:cstheme="minorBidi"/>
                                  <w:color w:val="000000" w:themeColor="text1"/>
                                  <w:kern w:val="24"/>
                                  <w:sz w:val="22"/>
                                </w:rPr>
                                <w:t xml:space="preserve">           </w:t>
                              </w:r>
                              <w:r w:rsidR="005253DC">
                                <w:rPr>
                                  <w:rFonts w:asciiTheme="minorHAnsi" w:hAnsi="Calibri" w:cstheme="minorBidi"/>
                                  <w:color w:val="000000" w:themeColor="text1"/>
                                  <w:kern w:val="24"/>
                                  <w:sz w:val="22"/>
                                </w:rPr>
                                <w:t>User</w:t>
                              </w:r>
                            </w:p>
                          </w:txbxContent>
                        </wps:txbx>
                        <wps:bodyPr wrap="square" rtlCol="0">
                          <a:noAutofit/>
                        </wps:bodyPr>
                      </wps:wsp>
                      <wps:wsp>
                        <wps:cNvPr id="12" name="Rectangle: Folded Corner 102"/>
                        <wps:cNvSpPr/>
                        <wps:spPr>
                          <a:xfrm rot="10800000" flipH="1" flipV="1">
                            <a:off x="942975" y="0"/>
                            <a:ext cx="4159920" cy="387669"/>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7B85F19" w14:textId="77777777" w:rsidR="005253DC" w:rsidRPr="005253DC" w:rsidRDefault="005253DC" w:rsidP="005253DC">
                              <w:pPr>
                                <w:jc w:val="center"/>
                                <w:rPr>
                                  <w:rFonts w:asciiTheme="minorHAnsi" w:hAnsi="Calibri" w:cstheme="minorBidi"/>
                                  <w:b/>
                                  <w:bCs/>
                                  <w:color w:val="000000" w:themeColor="text1"/>
                                  <w:kern w:val="24"/>
                                  <w:sz w:val="18"/>
                                  <w:szCs w:val="18"/>
                                </w:rPr>
                              </w:pPr>
                              <w:r w:rsidRPr="005253DC">
                                <w:rPr>
                                  <w:rFonts w:asciiTheme="minorHAnsi" w:hAnsi="Calibri" w:cstheme="minorBidi"/>
                                  <w:b/>
                                  <w:bCs/>
                                  <w:color w:val="000000" w:themeColor="text1"/>
                                  <w:kern w:val="24"/>
                                  <w:sz w:val="18"/>
                                  <w:szCs w:val="18"/>
                                </w:rPr>
                                <w:t>Audit Data Collector</w:t>
                              </w:r>
                            </w:p>
                          </w:txbxContent>
                        </wps:txbx>
                        <wps:bodyPr rtlCol="0" anchor="ctr"/>
                      </wps:wsp>
                      <pic:pic xmlns:pic="http://schemas.openxmlformats.org/drawingml/2006/picture">
                        <pic:nvPicPr>
                          <pic:cNvPr id="13" name="Picture 144"/>
                          <pic:cNvPicPr>
                            <a:picLocks noChangeAspect="1"/>
                          </pic:cNvPicPr>
                        </pic:nvPicPr>
                        <pic:blipFill>
                          <a:blip r:embed="rId24"/>
                          <a:stretch>
                            <a:fillRect/>
                          </a:stretch>
                        </pic:blipFill>
                        <pic:spPr>
                          <a:xfrm>
                            <a:off x="257175" y="1190625"/>
                            <a:ext cx="438785" cy="61912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406981E" id="Group 2" o:spid="_x0000_s1026" style="position:absolute;left:0;text-align:left;margin-left:0;margin-top:12.25pt;width:426.75pt;height:282.45pt;z-index:251637760;mso-width-relative:margin;mso-height-relative:margin" coordsize="51028,35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">
                <v:oval id="Oval 81" o:spid="_x0000_s1027" style="position:absolute;left:13144;top:11049;width:14478;height:8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" fillcolor="#d8d8d8 [2732]" strokecolor="black [3213]" strokeweight=".5pt">
                  <v:textbox>
                    <w:txbxContent>
                      <w:p w14:paraId="33BBA1EB" w14:textId="77777777" w:rsidR="005253DC" w:rsidRPr="004076D7" w:rsidRDefault="005253DC" w:rsidP="005253DC">
                        <w:pP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Perform Function</w:t>
                        </w:r>
                      </w:p>
                    </w:txbxContent>
                  </v:textbox>
                </v:oval>
                <v:oval id="Oval 82" o:spid="_x0000_s1028" style="position:absolute;left:36500;top:10953;width:13887;height:8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" fillcolor="#d8d8d8 [2732]" strokecolor="black [3213]" strokeweight=".5pt">
                  <v:textbox>
                    <w:txbxContent>
                      <w:p w14:paraId="61989B47" w14:textId="77777777" w:rsidR="005253DC" w:rsidRPr="005253DC" w:rsidRDefault="005253DC" w:rsidP="005253DC">
                        <w:pPr>
                          <w:rPr>
                            <w:rFonts w:asciiTheme="minorHAnsi" w:hAnsi="Calibri" w:cstheme="minorBidi"/>
                            <w:color w:val="000000" w:themeColor="text1"/>
                            <w:kern w:val="24"/>
                            <w:sz w:val="18"/>
                            <w:szCs w:val="18"/>
                          </w:rPr>
                        </w:pPr>
                        <w:r w:rsidRPr="005253DC">
                          <w:rPr>
                            <w:rFonts w:asciiTheme="minorHAnsi" w:hAnsi="Calibri" w:cstheme="minorBidi"/>
                            <w:color w:val="000000" w:themeColor="text1"/>
                            <w:kern w:val="24"/>
                            <w:sz w:val="18"/>
                            <w:szCs w:val="18"/>
                          </w:rPr>
                          <w:t>Audit Log API</w:t>
                        </w:r>
                      </w:p>
                    </w:txbxContent>
                  </v:textbox>
                </v:oval>
                <v:rect id="Rectangle 86" o:spid="_x0000_s1029" style="position:absolute;left:9429;top:6572;width:41326;height:29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" filled="f" strokecolor="gray [1629]" strokeweight="2pt">
                  <v:stroke dashstyle="1 1"/>
                </v:rect>
                <v:line id="Straight Connector 92" o:spid="_x0000_s1030" style="position:absolute;visibility:visible;mso-wrap-style:square" from="6953,15240" to="13268,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" strokecolor="#404040 [2429]">
                  <o:lock v:ext="edit" shapetype="f"/>
                </v:line>
                <v:line id="Straight Connector 94" o:spid="_x0000_s1031" style="position:absolute;flip:x y;visibility:visible;mso-wrap-style:square" from="27527,15125" to="36410,1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" strokecolor="#404040 [2429]">
                  <o:lock v:ext="edit" shapetype="f"/>
                </v:line>
                <v:shapetype id="_x0000_t202" coordsize="21600,21600" o:spt="202" path="m,l,21600r21600,l21600,xe">
                  <v:stroke joinstyle="miter"/>
                  <v:path gradientshapeok="t" o:connecttype="rect"/>
                </v:shapetype>
                <v:shape id="_x0000_s1032" type="#_x0000_t202" style="position:absolute;top:18186;width:1085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344E8F0" w14:textId="049E21CB" w:rsidR="005253DC" w:rsidRDefault="0081152C" w:rsidP="005253DC">
                        <w:pPr>
                          <w:rPr>
                            <w:rFonts w:asciiTheme="minorHAnsi" w:hAnsi="Calibri" w:cstheme="minorBidi"/>
                            <w:color w:val="000000" w:themeColor="text1"/>
                            <w:kern w:val="24"/>
                            <w:sz w:val="22"/>
                          </w:rPr>
                        </w:pPr>
                        <w:r>
                          <w:rPr>
                            <w:rFonts w:asciiTheme="minorHAnsi" w:hAnsi="Calibri" w:cstheme="minorBidi"/>
                            <w:color w:val="000000" w:themeColor="text1"/>
                            <w:kern w:val="24"/>
                            <w:sz w:val="22"/>
                          </w:rPr>
                          <w:t xml:space="preserve">           </w:t>
                        </w:r>
                        <w:r w:rsidR="005253DC">
                          <w:rPr>
                            <w:rFonts w:asciiTheme="minorHAnsi" w:hAnsi="Calibri" w:cstheme="minorBidi"/>
                            <w:color w:val="000000" w:themeColor="text1"/>
                            <w:kern w:val="24"/>
                            <w:sz w:val="22"/>
                          </w:rPr>
                          <w:t>User</w:t>
                        </w: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33" type="#_x0000_t65" style="position:absolute;left:9429;width:41599;height:387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" adj="13722" fillcolor="#d8d8d8 [2732]" strokecolor="black [3213]" strokeweight="2pt">
                  <v:shadow on="t" color="black" opacity="19660f" offset="0,4pt"/>
                  <v:textbox>
                    <w:txbxContent>
                      <w:p w14:paraId="27B85F19" w14:textId="77777777" w:rsidR="005253DC" w:rsidRPr="005253DC" w:rsidRDefault="005253DC" w:rsidP="005253DC">
                        <w:pPr>
                          <w:jc w:val="center"/>
                          <w:rPr>
                            <w:rFonts w:asciiTheme="minorHAnsi" w:hAnsi="Calibri" w:cstheme="minorBidi"/>
                            <w:b/>
                            <w:bCs/>
                            <w:color w:val="000000" w:themeColor="text1"/>
                            <w:kern w:val="24"/>
                            <w:sz w:val="18"/>
                            <w:szCs w:val="18"/>
                          </w:rPr>
                        </w:pPr>
                        <w:r w:rsidRPr="005253DC">
                          <w:rPr>
                            <w:rFonts w:asciiTheme="minorHAnsi" w:hAnsi="Calibri" w:cstheme="minorBidi"/>
                            <w:b/>
                            <w:bCs/>
                            <w:color w:val="000000" w:themeColor="text1"/>
                            <w:kern w:val="24"/>
                            <w:sz w:val="18"/>
                            <w:szCs w:val="18"/>
                          </w:rPr>
                          <w:t>Audit Data Collector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4" o:spid="_x0000_s1034" type="#_x0000_t75" style="position:absolute;left:2571;top:11906;width:4388;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">
                  <v:imagedata r:id="rId25" o:title=""/>
                </v:shape>
              </v:group>
            </w:pict>
          </mc:Fallback>
        </mc:AlternateContent>
      </w:r>
    </w:p>
    <w:p w14:paraId="1D304EFF" w14:textId="6E8A4E4B" w:rsidR="00487A0E" w:rsidRPr="00487A0E" w:rsidRDefault="00487A0E" w:rsidP="00487A0E"/>
    <w:p w14:paraId="754167AF" w14:textId="43E91B2E" w:rsidR="0052783F" w:rsidRDefault="0052783F" w:rsidP="0052783F">
      <w:pPr>
        <w:spacing w:line="259" w:lineRule="auto"/>
        <w:jc w:val="left"/>
      </w:pPr>
    </w:p>
    <w:p w14:paraId="60C47B27" w14:textId="77777777" w:rsidR="006629B3" w:rsidRDefault="006629B3" w:rsidP="0052783F">
      <w:pPr>
        <w:spacing w:line="259" w:lineRule="auto"/>
        <w:jc w:val="left"/>
      </w:pPr>
    </w:p>
    <w:p w14:paraId="69339C02" w14:textId="77777777" w:rsidR="0052783F" w:rsidRDefault="0052783F" w:rsidP="0052783F">
      <w:pPr>
        <w:spacing w:line="259" w:lineRule="auto"/>
        <w:jc w:val="left"/>
      </w:pPr>
    </w:p>
    <w:p w14:paraId="7BF4E73E" w14:textId="77777777" w:rsidR="0052783F" w:rsidRDefault="0052783F" w:rsidP="0052783F">
      <w:pPr>
        <w:spacing w:line="259" w:lineRule="auto"/>
        <w:jc w:val="left"/>
      </w:pPr>
    </w:p>
    <w:p w14:paraId="7D5832A6" w14:textId="77777777" w:rsidR="0052783F" w:rsidRDefault="0052783F" w:rsidP="0052783F">
      <w:pPr>
        <w:spacing w:line="259" w:lineRule="auto"/>
        <w:jc w:val="left"/>
      </w:pPr>
    </w:p>
    <w:p w14:paraId="3B9C17B2" w14:textId="77777777" w:rsidR="0052783F" w:rsidRDefault="0052783F" w:rsidP="0052783F">
      <w:pPr>
        <w:spacing w:line="259" w:lineRule="auto"/>
        <w:jc w:val="left"/>
      </w:pPr>
    </w:p>
    <w:p w14:paraId="6E45D836" w14:textId="77777777" w:rsidR="0052783F" w:rsidRDefault="0052783F" w:rsidP="0052783F">
      <w:pPr>
        <w:spacing w:line="259" w:lineRule="auto"/>
        <w:jc w:val="left"/>
      </w:pPr>
    </w:p>
    <w:p w14:paraId="08847393" w14:textId="77777777" w:rsidR="0052783F" w:rsidRDefault="0052783F" w:rsidP="0052783F">
      <w:pPr>
        <w:spacing w:line="259" w:lineRule="auto"/>
        <w:jc w:val="left"/>
      </w:pPr>
    </w:p>
    <w:p w14:paraId="52CA8200" w14:textId="77777777" w:rsidR="0052783F" w:rsidRPr="00893E85" w:rsidRDefault="0052783F" w:rsidP="00893E85"/>
    <w:p w14:paraId="40112DCE" w14:textId="750A84A5" w:rsidR="00562EB0" w:rsidRDefault="00562EB0" w:rsidP="00562EB0"/>
    <w:p w14:paraId="2F8FB258" w14:textId="164833B0" w:rsidR="00893E85" w:rsidRDefault="00893E85" w:rsidP="00562EB0"/>
    <w:p w14:paraId="6AF3AB45" w14:textId="77777777" w:rsidR="000A262A" w:rsidRDefault="000A262A" w:rsidP="00562EB0"/>
    <w:p w14:paraId="2BE5B70F" w14:textId="700AAE8F" w:rsidR="003E32E7" w:rsidRDefault="007A760C" w:rsidP="00562EB0">
      <w:r>
        <w:rPr>
          <w:noProof/>
        </w:rPr>
        <mc:AlternateContent>
          <mc:Choice Requires="wps">
            <w:drawing>
              <wp:anchor distT="0" distB="0" distL="114300" distR="114300" simplePos="0" relativeHeight="251640832" behindDoc="0" locked="0" layoutInCell="1" allowOverlap="1" wp14:anchorId="5F9345FD" wp14:editId="03C9F946">
                <wp:simplePos x="0" y="0"/>
                <wp:positionH relativeFrom="column">
                  <wp:posOffset>1533525</wp:posOffset>
                </wp:positionH>
                <wp:positionV relativeFrom="paragraph">
                  <wp:posOffset>3562350</wp:posOffset>
                </wp:positionV>
                <wp:extent cx="914400" cy="914400"/>
                <wp:effectExtent l="0" t="0" r="0" b="0"/>
                <wp:wrapNone/>
                <wp:docPr id="3" name="Rectangle 3"/>
                <wp:cNvGraphicFramePr/>
                <a:graphic xmlns:a="http://schemas.openxmlformats.org/drawingml/2006/main">
                  <a:graphicData uri="http://schemas.microsoft.com/office/word/2010/wordprocessingShape">
                    <wps:wsp>
                      <wps:cNvSpPr/>
                      <wps:spPr>
                        <a:xfrm>
                          <a:off x="0" y="0"/>
                          <a:ext cx="914400" cy="91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AD50D7C" id="Rectangle 3" o:spid="_x0000_s1026" style="position:absolute;margin-left:120.75pt;margin-top:280.5pt;width:1in;height:1in;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" filled="f" stroked="f" strokeweight="2pt"/>
            </w:pict>
          </mc:Fallback>
        </mc:AlternateContent>
      </w:r>
      <w:r w:rsidRPr="007A760C">
        <w:rPr>
          <w:noProof/>
        </w:rPr>
        <w:t xml:space="preserve"> </w:t>
      </w:r>
    </w:p>
    <w:p w14:paraId="7E9B2EAC" w14:textId="225A8202" w:rsidR="007A760C" w:rsidRDefault="007A760C" w:rsidP="00562EB0"/>
    <w:p w14:paraId="053A5495" w14:textId="712E2A59" w:rsidR="007A760C" w:rsidRDefault="007A760C" w:rsidP="005253DC">
      <w:pPr>
        <w:jc w:val="right"/>
      </w:pPr>
    </w:p>
    <w:p w14:paraId="131B98B0" w14:textId="24BD5142" w:rsidR="005253DC" w:rsidRDefault="005253DC" w:rsidP="005253DC">
      <w:pPr>
        <w:jc w:val="right"/>
      </w:pPr>
    </w:p>
    <w:p w14:paraId="0DE32918" w14:textId="5EAC4892" w:rsidR="005253DC" w:rsidRDefault="005253DC" w:rsidP="005253DC">
      <w:pPr>
        <w:jc w:val="right"/>
      </w:pPr>
    </w:p>
    <w:p w14:paraId="1268F47D" w14:textId="5F782504" w:rsidR="005253DC" w:rsidRDefault="005253DC" w:rsidP="005253DC">
      <w:pPr>
        <w:jc w:val="right"/>
      </w:pPr>
    </w:p>
    <w:p w14:paraId="1F3100D8" w14:textId="3ABD31E0" w:rsidR="005253DC" w:rsidRDefault="005253DC" w:rsidP="005253DC">
      <w:pPr>
        <w:jc w:val="right"/>
      </w:pPr>
    </w:p>
    <w:p w14:paraId="072F3B71" w14:textId="3A080218" w:rsidR="00973317" w:rsidRDefault="00973317" w:rsidP="005253DC">
      <w:pPr>
        <w:jc w:val="right"/>
      </w:pPr>
    </w:p>
    <w:p w14:paraId="52063E8D" w14:textId="549A8E66" w:rsidR="005E6C24" w:rsidRDefault="005E6C24" w:rsidP="005253DC">
      <w:pPr>
        <w:jc w:val="right"/>
      </w:pPr>
    </w:p>
    <w:p w14:paraId="4855BD77" w14:textId="78A2FABC" w:rsidR="005E6C24" w:rsidRDefault="005E6C24" w:rsidP="005253DC">
      <w:pPr>
        <w:jc w:val="right"/>
      </w:pPr>
    </w:p>
    <w:p w14:paraId="69415C17" w14:textId="77777777" w:rsidR="00491C8E" w:rsidRDefault="00491C8E" w:rsidP="00EE6387"/>
    <w:p w14:paraId="1D460502" w14:textId="223ADC72" w:rsidR="005E6C24" w:rsidRDefault="005E6C24" w:rsidP="005253DC">
      <w:pPr>
        <w:jc w:val="right"/>
      </w:pPr>
    </w:p>
    <w:p w14:paraId="4727B62A" w14:textId="59843E4D" w:rsidR="005E6C24" w:rsidRDefault="005E6C24" w:rsidP="005253DC">
      <w:pPr>
        <w:jc w:val="right"/>
      </w:pPr>
    </w:p>
    <w:p w14:paraId="4156F008" w14:textId="1CE90AAD" w:rsidR="005E6C24" w:rsidRDefault="005E6C24" w:rsidP="005253DC">
      <w:pPr>
        <w:jc w:val="right"/>
      </w:pPr>
      <w:r>
        <w:rPr>
          <w:rFonts w:ascii="Times New Roman" w:hAnsi="Times New Roman"/>
          <w:noProof/>
          <w:sz w:val="23"/>
        </w:rPr>
        <mc:AlternateContent>
          <mc:Choice Requires="wpg">
            <w:drawing>
              <wp:anchor distT="0" distB="0" distL="114300" distR="114300" simplePos="0" relativeHeight="251643904" behindDoc="0" locked="0" layoutInCell="1" allowOverlap="1" wp14:anchorId="14C597F2" wp14:editId="766CA8F9">
                <wp:simplePos x="0" y="0"/>
                <wp:positionH relativeFrom="column">
                  <wp:posOffset>0</wp:posOffset>
                </wp:positionH>
                <wp:positionV relativeFrom="paragraph">
                  <wp:posOffset>151765</wp:posOffset>
                </wp:positionV>
                <wp:extent cx="5133975" cy="3390900"/>
                <wp:effectExtent l="0" t="0" r="85725" b="19050"/>
                <wp:wrapNone/>
                <wp:docPr id="14" name="Group 14"/>
                <wp:cNvGraphicFramePr/>
                <a:graphic xmlns:a="http://schemas.openxmlformats.org/drawingml/2006/main">
                  <a:graphicData uri="http://schemas.microsoft.com/office/word/2010/wordprocessingGroup">
                    <wpg:wgp>
                      <wpg:cNvGrpSpPr/>
                      <wpg:grpSpPr>
                        <a:xfrm>
                          <a:off x="0" y="0"/>
                          <a:ext cx="5133975" cy="3390900"/>
                          <a:chOff x="0" y="0"/>
                          <a:chExt cx="5133975" cy="3578209"/>
                        </a:xfrm>
                      </wpg:grpSpPr>
                      <wps:wsp>
                        <wps:cNvPr id="15" name="Oval 81"/>
                        <wps:cNvSpPr/>
                        <wps:spPr>
                          <a:xfrm>
                            <a:off x="2219325" y="1123950"/>
                            <a:ext cx="1362710" cy="80708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82B38D" w14:textId="77777777" w:rsidR="005E6C24" w:rsidRPr="004076D7" w:rsidRDefault="005E6C24" w:rsidP="005E6C24">
                              <w:pP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Search/View Logs</w:t>
                              </w:r>
                            </w:p>
                          </w:txbxContent>
                        </wps:txbx>
                        <wps:bodyPr wrap="square" rtlCol="0" anchor="ctr"/>
                      </wps:wsp>
                      <wps:wsp>
                        <wps:cNvPr id="16" name="Rectangle 86"/>
                        <wps:cNvSpPr/>
                        <wps:spPr>
                          <a:xfrm>
                            <a:off x="962025" y="647700"/>
                            <a:ext cx="4132546" cy="2930509"/>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 name="Straight Connector 92"/>
                        <wps:cNvCnPr>
                          <a:cxnSpLocks/>
                        </wps:cNvCnPr>
                        <wps:spPr>
                          <a:xfrm>
                            <a:off x="581025" y="1524000"/>
                            <a:ext cx="163804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8" name="TextBox 99"/>
                        <wps:cNvSpPr txBox="1"/>
                        <wps:spPr>
                          <a:xfrm>
                            <a:off x="0" y="1818645"/>
                            <a:ext cx="1085850" cy="262255"/>
                          </a:xfrm>
                          <a:prstGeom prst="rect">
                            <a:avLst/>
                          </a:prstGeom>
                          <a:noFill/>
                        </wps:spPr>
                        <wps:txbx>
                          <w:txbxContent>
                            <w:p w14:paraId="700238ED" w14:textId="7CAA8ADC" w:rsidR="005E6C24" w:rsidRDefault="005E6C24" w:rsidP="005E6C24">
                              <w:pPr>
                                <w:rPr>
                                  <w:rFonts w:asciiTheme="minorHAnsi" w:hAnsi="Calibri" w:cstheme="minorBidi"/>
                                  <w:color w:val="000000" w:themeColor="text1"/>
                                  <w:kern w:val="24"/>
                                  <w:sz w:val="22"/>
                                </w:rPr>
                              </w:pPr>
                              <w:r>
                                <w:rPr>
                                  <w:rFonts w:asciiTheme="minorHAnsi" w:hAnsi="Calibri" w:cstheme="minorBidi"/>
                                  <w:color w:val="000000" w:themeColor="text1"/>
                                  <w:kern w:val="24"/>
                                  <w:sz w:val="22"/>
                                </w:rPr>
                                <w:t xml:space="preserve">           User</w:t>
                              </w:r>
                            </w:p>
                          </w:txbxContent>
                        </wps:txbx>
                        <wps:bodyPr wrap="square" rtlCol="0">
                          <a:noAutofit/>
                        </wps:bodyPr>
                      </wps:wsp>
                      <wps:wsp>
                        <wps:cNvPr id="19" name="Rectangle: Folded Corner 102"/>
                        <wps:cNvSpPr/>
                        <wps:spPr>
                          <a:xfrm rot="10800000" flipH="1" flipV="1">
                            <a:off x="933450" y="0"/>
                            <a:ext cx="4200525" cy="381000"/>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CB27442" w14:textId="77777777" w:rsidR="005E6C24" w:rsidRPr="005E6C24" w:rsidRDefault="005E6C24" w:rsidP="005E6C24">
                              <w:pPr>
                                <w:jc w:val="center"/>
                                <w:rPr>
                                  <w:rFonts w:asciiTheme="minorHAnsi" w:hAnsi="Calibri" w:cstheme="minorBidi"/>
                                  <w:b/>
                                  <w:bCs/>
                                  <w:color w:val="000000" w:themeColor="text1"/>
                                  <w:kern w:val="24"/>
                                  <w:sz w:val="16"/>
                                  <w:szCs w:val="16"/>
                                </w:rPr>
                              </w:pPr>
                              <w:r w:rsidRPr="005E6C24">
                                <w:rPr>
                                  <w:rFonts w:asciiTheme="minorHAnsi" w:hAnsi="Calibri" w:cstheme="minorBidi"/>
                                  <w:b/>
                                  <w:bCs/>
                                  <w:color w:val="000000" w:themeColor="text1"/>
                                  <w:kern w:val="24"/>
                                  <w:sz w:val="16"/>
                                  <w:szCs w:val="16"/>
                                </w:rPr>
                                <w:t>Audit Viewing</w:t>
                              </w:r>
                            </w:p>
                          </w:txbxContent>
                        </wps:txbx>
                        <wps:bodyPr wrap="square" rtlCol="0" anchor="ctr">
                          <a:noAutofit/>
                        </wps:bodyPr>
                      </wps:wsp>
                      <pic:pic xmlns:pic="http://schemas.openxmlformats.org/drawingml/2006/picture">
                        <pic:nvPicPr>
                          <pic:cNvPr id="20" name="Picture 144"/>
                          <pic:cNvPicPr>
                            <a:picLocks noChangeAspect="1"/>
                          </pic:cNvPicPr>
                        </pic:nvPicPr>
                        <pic:blipFill>
                          <a:blip r:embed="rId24"/>
                          <a:stretch>
                            <a:fillRect/>
                          </a:stretch>
                        </pic:blipFill>
                        <pic:spPr>
                          <a:xfrm>
                            <a:off x="257175" y="1181100"/>
                            <a:ext cx="438785" cy="619125"/>
                          </a:xfrm>
                          <a:prstGeom prst="rect">
                            <a:avLst/>
                          </a:prstGeom>
                        </pic:spPr>
                      </pic:pic>
                    </wpg:wg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4C597F2" id="Group 14" o:spid="_x0000_s1035" style="position:absolute;left:0;text-align:left;margin-left:0;margin-top:11.95pt;width:404.25pt;height:267pt;z-index:251643904;mso-height-relative:margin" coordsize="51339,357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">
                <v:oval id="Oval 81" o:spid="_x0000_s1036" style="position:absolute;left:22193;top:11239;width:13627;height:8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" fillcolor="#d8d8d8 [2732]" strokecolor="black [3213]" strokeweight=".5pt">
                  <v:textbox>
                    <w:txbxContent>
                      <w:p w14:paraId="0082B38D" w14:textId="77777777" w:rsidR="005E6C24" w:rsidRPr="004076D7" w:rsidRDefault="005E6C24" w:rsidP="005E6C24">
                        <w:pP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Search/View Logs</w:t>
                        </w:r>
                      </w:p>
                    </w:txbxContent>
                  </v:textbox>
                </v:oval>
                <v:rect id="Rectangle 86" o:spid="_x0000_s1037" style="position:absolute;left:9620;top:6477;width:41325;height:29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" filled="f" strokecolor="gray [1629]" strokeweight="2pt">
                  <v:stroke dashstyle="1 1"/>
                </v:rect>
                <v:line id="Straight Connector 92" o:spid="_x0000_s1038" style="position:absolute;visibility:visible;mso-wrap-style:square" from="5810,15240" to="22190,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" strokecolor="#404040 [2429]">
                  <o:lock v:ext="edit" shapetype="f"/>
                </v:line>
                <v:shape id="_x0000_s1039" type="#_x0000_t202" style="position:absolute;top:18186;width:1085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00238ED" w14:textId="7CAA8ADC" w:rsidR="005E6C24" w:rsidRDefault="005E6C24" w:rsidP="005E6C24">
                        <w:pPr>
                          <w:rPr>
                            <w:rFonts w:asciiTheme="minorHAnsi" w:hAnsi="Calibri" w:cstheme="minorBidi"/>
                            <w:color w:val="000000" w:themeColor="text1"/>
                            <w:kern w:val="24"/>
                            <w:sz w:val="22"/>
                          </w:rPr>
                        </w:pPr>
                        <w:r>
                          <w:rPr>
                            <w:rFonts w:asciiTheme="minorHAnsi" w:hAnsi="Calibri" w:cstheme="minorBidi"/>
                            <w:color w:val="000000" w:themeColor="text1"/>
                            <w:kern w:val="24"/>
                            <w:sz w:val="22"/>
                          </w:rPr>
                          <w:t xml:space="preserve">           User</w:t>
                        </w:r>
                      </w:p>
                    </w:txbxContent>
                  </v:textbox>
                </v:shape>
                <v:shape id="_x0000_s1040" type="#_x0000_t65" style="position:absolute;left:9334;width:42005;height:3810;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" adj="13722" fillcolor="#d8d8d8 [2732]" strokecolor="black [3213]" strokeweight="2pt">
                  <v:shadow on="t" color="black" opacity="19660f" offset="0,4pt"/>
                  <v:textbox>
                    <w:txbxContent>
                      <w:p w14:paraId="0CB27442" w14:textId="77777777" w:rsidR="005E6C24" w:rsidRPr="005E6C24" w:rsidRDefault="005E6C24" w:rsidP="005E6C24">
                        <w:pPr>
                          <w:jc w:val="center"/>
                          <w:rPr>
                            <w:rFonts w:asciiTheme="minorHAnsi" w:hAnsi="Calibri" w:cstheme="minorBidi"/>
                            <w:b/>
                            <w:bCs/>
                            <w:color w:val="000000" w:themeColor="text1"/>
                            <w:kern w:val="24"/>
                            <w:sz w:val="16"/>
                            <w:szCs w:val="16"/>
                          </w:rPr>
                        </w:pPr>
                        <w:r w:rsidRPr="005E6C24">
                          <w:rPr>
                            <w:rFonts w:asciiTheme="minorHAnsi" w:hAnsi="Calibri" w:cstheme="minorBidi"/>
                            <w:b/>
                            <w:bCs/>
                            <w:color w:val="000000" w:themeColor="text1"/>
                            <w:kern w:val="24"/>
                            <w:sz w:val="16"/>
                            <w:szCs w:val="16"/>
                          </w:rPr>
                          <w:t>Audit Viewing</w:t>
                        </w:r>
                      </w:p>
                    </w:txbxContent>
                  </v:textbox>
                </v:shape>
                <v:shape id="Picture 144" o:spid="_x0000_s1041" type="#_x0000_t75" style="position:absolute;left:2571;top:11811;width:4388;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">
                  <v:imagedata r:id="rId25" o:title=""/>
                </v:shape>
              </v:group>
            </w:pict>
          </mc:Fallback>
        </mc:AlternateContent>
      </w:r>
    </w:p>
    <w:p w14:paraId="722B7C41" w14:textId="08E6E4ED" w:rsidR="00973317" w:rsidRDefault="00973317" w:rsidP="00973317">
      <w:pPr>
        <w:tabs>
          <w:tab w:val="left" w:pos="885"/>
        </w:tabs>
      </w:pPr>
      <w:r>
        <w:tab/>
      </w:r>
      <w:r>
        <w:tab/>
      </w:r>
    </w:p>
    <w:p w14:paraId="15E52066" w14:textId="1218A7D9" w:rsidR="00973317" w:rsidRDefault="00973317" w:rsidP="005253DC">
      <w:pPr>
        <w:jc w:val="right"/>
      </w:pPr>
    </w:p>
    <w:p w14:paraId="56EBEB8C" w14:textId="33B85125" w:rsidR="00973317" w:rsidRDefault="00973317" w:rsidP="005253DC">
      <w:pPr>
        <w:jc w:val="right"/>
      </w:pPr>
    </w:p>
    <w:p w14:paraId="410DD8E0" w14:textId="4B45DA72" w:rsidR="00973317" w:rsidRDefault="00973317" w:rsidP="005253DC">
      <w:pPr>
        <w:jc w:val="right"/>
      </w:pPr>
    </w:p>
    <w:p w14:paraId="2BD0A367" w14:textId="0F74385D" w:rsidR="00973317" w:rsidRDefault="00973317" w:rsidP="00491C8E">
      <w:pPr>
        <w:tabs>
          <w:tab w:val="left" w:pos="1695"/>
        </w:tabs>
      </w:pPr>
    </w:p>
    <w:p w14:paraId="323222F8" w14:textId="0B76CB74" w:rsidR="00973317" w:rsidRDefault="00973317" w:rsidP="005253DC">
      <w:pPr>
        <w:jc w:val="right"/>
      </w:pPr>
    </w:p>
    <w:p w14:paraId="6767E699" w14:textId="18066409" w:rsidR="00491C8E" w:rsidRDefault="00491C8E" w:rsidP="005253DC">
      <w:pPr>
        <w:jc w:val="right"/>
      </w:pPr>
    </w:p>
    <w:p w14:paraId="483868B0" w14:textId="3715035A" w:rsidR="00491C8E" w:rsidRDefault="00491C8E" w:rsidP="005253DC">
      <w:pPr>
        <w:jc w:val="right"/>
      </w:pPr>
    </w:p>
    <w:p w14:paraId="3C2E5E40" w14:textId="59E28CD3" w:rsidR="00491C8E" w:rsidRDefault="00491C8E" w:rsidP="005253DC">
      <w:pPr>
        <w:jc w:val="right"/>
      </w:pPr>
    </w:p>
    <w:p w14:paraId="634150BE" w14:textId="5BC37DE9" w:rsidR="00491C8E" w:rsidRDefault="00491C8E" w:rsidP="005253DC">
      <w:pPr>
        <w:jc w:val="right"/>
      </w:pPr>
    </w:p>
    <w:p w14:paraId="75C23B44" w14:textId="3768A7EC" w:rsidR="00491C8E" w:rsidRDefault="00491C8E" w:rsidP="005253DC">
      <w:pPr>
        <w:jc w:val="right"/>
      </w:pPr>
    </w:p>
    <w:p w14:paraId="44FEEB44" w14:textId="02946414" w:rsidR="00491C8E" w:rsidRDefault="00491C8E" w:rsidP="005253DC">
      <w:pPr>
        <w:jc w:val="right"/>
      </w:pPr>
    </w:p>
    <w:p w14:paraId="11CFF49D" w14:textId="71E7D7FE" w:rsidR="00491C8E" w:rsidRDefault="00491C8E" w:rsidP="005253DC">
      <w:pPr>
        <w:jc w:val="right"/>
      </w:pPr>
    </w:p>
    <w:p w14:paraId="66561B84" w14:textId="106A74B1" w:rsidR="00491C8E" w:rsidRDefault="00491C8E" w:rsidP="005253DC">
      <w:pPr>
        <w:jc w:val="right"/>
      </w:pPr>
    </w:p>
    <w:p w14:paraId="5F0B66B1" w14:textId="536F7D93" w:rsidR="00491C8E" w:rsidRDefault="00491C8E" w:rsidP="005253DC">
      <w:pPr>
        <w:jc w:val="right"/>
      </w:pPr>
    </w:p>
    <w:p w14:paraId="7731521B" w14:textId="3A27D09E" w:rsidR="00491C8E" w:rsidRDefault="00491C8E" w:rsidP="005253DC">
      <w:pPr>
        <w:jc w:val="right"/>
      </w:pPr>
    </w:p>
    <w:p w14:paraId="247B0C26" w14:textId="1F8DE3F9" w:rsidR="00491C8E" w:rsidRDefault="00491C8E" w:rsidP="005253DC">
      <w:pPr>
        <w:jc w:val="right"/>
      </w:pPr>
    </w:p>
    <w:p w14:paraId="216F9CF4" w14:textId="51E4F9C8" w:rsidR="00491C8E" w:rsidRDefault="00491C8E" w:rsidP="005253DC">
      <w:pPr>
        <w:jc w:val="right"/>
      </w:pPr>
    </w:p>
    <w:p w14:paraId="584F4FE3" w14:textId="75B89652" w:rsidR="00491C8E" w:rsidRDefault="00491C8E" w:rsidP="005253DC">
      <w:pPr>
        <w:jc w:val="right"/>
      </w:pPr>
    </w:p>
    <w:p w14:paraId="456BC658" w14:textId="52A4EFDD" w:rsidR="00491C8E" w:rsidRDefault="00491C8E" w:rsidP="005253DC">
      <w:pPr>
        <w:jc w:val="right"/>
      </w:pPr>
    </w:p>
    <w:p w14:paraId="1C92DF95" w14:textId="499818FE" w:rsidR="00491C8E" w:rsidRDefault="00491C8E" w:rsidP="005253DC">
      <w:pPr>
        <w:jc w:val="right"/>
      </w:pPr>
    </w:p>
    <w:p w14:paraId="6B039526" w14:textId="037DBA96" w:rsidR="00491C8E" w:rsidRDefault="00491C8E" w:rsidP="005253DC">
      <w:pPr>
        <w:jc w:val="right"/>
      </w:pPr>
    </w:p>
    <w:p w14:paraId="096BAFA3" w14:textId="033DBAF6" w:rsidR="00491C8E" w:rsidRDefault="00491C8E" w:rsidP="005253DC">
      <w:pPr>
        <w:jc w:val="right"/>
      </w:pPr>
    </w:p>
    <w:p w14:paraId="280A891C" w14:textId="77777777" w:rsidR="00491C8E" w:rsidRDefault="00491C8E" w:rsidP="00AA51C0"/>
    <w:p w14:paraId="16FC17F9" w14:textId="1D717BC4" w:rsidR="00491C8E" w:rsidRDefault="007909B1" w:rsidP="00491C8E">
      <w:pPr>
        <w:pStyle w:val="Heading1"/>
      </w:pPr>
      <w:bookmarkStart w:id="122" w:name="_Toc77159346"/>
      <w:r>
        <w:lastRenderedPageBreak/>
        <w:t>Code Maintenance</w:t>
      </w:r>
      <w:r w:rsidR="00491C8E">
        <w:t xml:space="preserve"> </w:t>
      </w:r>
      <w:r w:rsidR="00491C8E" w:rsidRPr="003E2550">
        <w:t>Functional</w:t>
      </w:r>
      <w:r w:rsidR="00491C8E">
        <w:t xml:space="preserve"> Requirements</w:t>
      </w:r>
      <w:bookmarkEnd w:id="122"/>
    </w:p>
    <w:p w14:paraId="603059B0" w14:textId="77777777" w:rsidR="00491C8E" w:rsidRDefault="00491C8E" w:rsidP="00491C8E"/>
    <w:p w14:paraId="39ED918D" w14:textId="44D9F771" w:rsidR="00491C8E" w:rsidRPr="00382535" w:rsidRDefault="006E10E0" w:rsidP="00491C8E">
      <w:pPr>
        <w:pStyle w:val="Heading2"/>
      </w:pPr>
      <w:bookmarkStart w:id="123" w:name="_Toc77159347"/>
      <w:r>
        <w:t>Code Maintenance</w:t>
      </w:r>
      <w:r w:rsidR="00491C8E">
        <w:t xml:space="preserve"> Overview</w:t>
      </w:r>
      <w:bookmarkEnd w:id="123"/>
    </w:p>
    <w:p w14:paraId="2895B39D" w14:textId="5B3F6E31" w:rsidR="002F7E1B" w:rsidRDefault="002F7E1B" w:rsidP="002F7E1B">
      <w:pPr>
        <w:ind w:left="-5" w:right="43"/>
      </w:pPr>
      <w:r>
        <w:t xml:space="preserve">Code Maintenance is used to maintain the codes used in </w:t>
      </w:r>
      <w:r w:rsidR="009C1E3C">
        <w:t>e</w:t>
      </w:r>
      <w:r>
        <w:t>CMS for a set of predefined code type.</w:t>
      </w:r>
    </w:p>
    <w:p w14:paraId="12186195" w14:textId="77777777" w:rsidR="002F7E1B" w:rsidRDefault="002F7E1B" w:rsidP="002F7E1B">
      <w:pPr>
        <w:ind w:left="-5" w:right="43"/>
      </w:pPr>
    </w:p>
    <w:p w14:paraId="4C6458E9" w14:textId="62F07950" w:rsidR="002F7E1B" w:rsidRDefault="002F7E1B" w:rsidP="002F7E1B">
      <w:pPr>
        <w:ind w:left="-5" w:right="43"/>
      </w:pPr>
      <w:r>
        <w:t>Code Maintenance allows for customs officer to create/update, view the code. The code type will be preloaded from the code master. After which, the customs officers can make the necessary updates. The code entered must be unique for that code type.</w:t>
      </w:r>
    </w:p>
    <w:p w14:paraId="0D68E014" w14:textId="77777777" w:rsidR="00491C8E" w:rsidRDefault="00491C8E" w:rsidP="00491C8E">
      <w:r w:rsidRPr="0041400F">
        <w:t xml:space="preserve"> </w:t>
      </w:r>
    </w:p>
    <w:p w14:paraId="0B6914FE" w14:textId="77777777" w:rsidR="00491C8E" w:rsidRPr="004A2213" w:rsidRDefault="00491C8E" w:rsidP="00491C8E"/>
    <w:p w14:paraId="595710D0" w14:textId="7DCD5971" w:rsidR="00491C8E" w:rsidRDefault="0045059D" w:rsidP="00491C8E">
      <w:pPr>
        <w:pStyle w:val="Heading3"/>
      </w:pPr>
      <w:bookmarkStart w:id="124" w:name="_Toc77159348"/>
      <w:r>
        <w:t>Code Maintenance to create,</w:t>
      </w:r>
      <w:r w:rsidR="00FE2BD3">
        <w:t xml:space="preserve"> </w:t>
      </w:r>
      <w:r>
        <w:t>update,</w:t>
      </w:r>
      <w:r w:rsidR="00FE2BD3">
        <w:t xml:space="preserve"> </w:t>
      </w:r>
      <w:r w:rsidR="004D2C40">
        <w:t>view.</w:t>
      </w:r>
      <w:bookmarkEnd w:id="124"/>
    </w:p>
    <w:p w14:paraId="7C2CF2C5" w14:textId="77777777" w:rsidR="00491C8E" w:rsidRDefault="00491C8E" w:rsidP="00491C8E"/>
    <w:p w14:paraId="68236006" w14:textId="32653DC9" w:rsidR="00FE2BD3" w:rsidRDefault="00FE2BD3" w:rsidP="00FE2BD3">
      <w:r>
        <w:t>Code Maintenance allow for the users to view, add, update.</w:t>
      </w:r>
    </w:p>
    <w:p w14:paraId="3027BEAA" w14:textId="77777777" w:rsidR="00FE2BD3" w:rsidRDefault="00FE2BD3" w:rsidP="00FE2BD3"/>
    <w:p w14:paraId="7FCA5C97" w14:textId="77777777" w:rsidR="00FE2BD3" w:rsidRDefault="00FE2BD3" w:rsidP="00FE2BD3">
      <w:r>
        <w:t>To add a new code, select the green, ‘+’ from the top right and user will be presented with a page (below). All the user requires to enter the code and description. The code entered must be unique for that code type.</w:t>
      </w:r>
    </w:p>
    <w:p w14:paraId="114F0F16" w14:textId="77777777" w:rsidR="00FE2BD3" w:rsidRDefault="00FE2BD3" w:rsidP="00FE2BD3"/>
    <w:p w14:paraId="210266C8" w14:textId="4C95AD81" w:rsidR="00FE2BD3" w:rsidRDefault="00FE2BD3" w:rsidP="00FE2BD3">
      <w:r>
        <w:t>Example, Incoterm code type cannot have duplicate ‘EXW’ code. Validation is done during save process.</w:t>
      </w:r>
    </w:p>
    <w:p w14:paraId="252E01B6" w14:textId="163AD2C5" w:rsidR="004D2C40" w:rsidRDefault="006C390E" w:rsidP="006C390E">
      <w:pPr>
        <w:tabs>
          <w:tab w:val="clear" w:pos="360"/>
          <w:tab w:val="left" w:pos="10800"/>
        </w:tabs>
      </w:pPr>
      <w:r>
        <w:tab/>
      </w:r>
    </w:p>
    <w:p w14:paraId="4FF365F3" w14:textId="479AF1F8" w:rsidR="004D2C40" w:rsidRDefault="004D2C40" w:rsidP="00FE2BD3"/>
    <w:p w14:paraId="1E419701" w14:textId="554AC805" w:rsidR="004D2C40" w:rsidRDefault="004D2C40" w:rsidP="00FE2BD3"/>
    <w:p w14:paraId="30E84CAC" w14:textId="5AD228B1" w:rsidR="004D2C40" w:rsidRDefault="004D2C40" w:rsidP="00FE2BD3"/>
    <w:p w14:paraId="4B6FEFB5" w14:textId="204BD1B1" w:rsidR="004D2C40" w:rsidRDefault="004D2C40" w:rsidP="00FE2BD3"/>
    <w:p w14:paraId="17B82C19" w14:textId="0F8088C9" w:rsidR="004D2C40" w:rsidRDefault="004D2C40" w:rsidP="00FE2BD3"/>
    <w:p w14:paraId="510C485B" w14:textId="5F40B3E2" w:rsidR="004D2C40" w:rsidRDefault="004D2C40" w:rsidP="00FE2BD3"/>
    <w:p w14:paraId="5041C35C" w14:textId="05F08D99" w:rsidR="004D2C40" w:rsidRDefault="004D2C40" w:rsidP="00FE2BD3"/>
    <w:p w14:paraId="7874CCA4" w14:textId="33DBBA45" w:rsidR="004D2C40" w:rsidRDefault="004D2C40" w:rsidP="00FE2BD3"/>
    <w:p w14:paraId="0F85CB4D" w14:textId="1AD50179" w:rsidR="004D2C40" w:rsidRDefault="004D2C40" w:rsidP="00FE2BD3"/>
    <w:p w14:paraId="78A630C8" w14:textId="1AAA60D8" w:rsidR="004D2C40" w:rsidRDefault="004D2C40" w:rsidP="00FE2BD3"/>
    <w:p w14:paraId="1551FF6F" w14:textId="05C10B50" w:rsidR="004D2C40" w:rsidRDefault="004D2C40" w:rsidP="00FE2BD3"/>
    <w:p w14:paraId="59DBA233" w14:textId="59EA69D3" w:rsidR="004D2C40" w:rsidRDefault="004D2C40" w:rsidP="00FE2BD3"/>
    <w:p w14:paraId="10EAA1B1" w14:textId="473CF053" w:rsidR="004D2C40" w:rsidRDefault="00D83C7D" w:rsidP="00D83C7D">
      <w:pPr>
        <w:tabs>
          <w:tab w:val="clear" w:pos="360"/>
          <w:tab w:val="left" w:pos="2940"/>
        </w:tabs>
      </w:pPr>
      <w:r>
        <w:tab/>
      </w:r>
    </w:p>
    <w:p w14:paraId="07DC7546" w14:textId="2F8BBF18" w:rsidR="00D83C7D" w:rsidRDefault="00D83C7D" w:rsidP="00D83C7D">
      <w:pPr>
        <w:tabs>
          <w:tab w:val="clear" w:pos="360"/>
          <w:tab w:val="left" w:pos="2940"/>
        </w:tabs>
      </w:pPr>
    </w:p>
    <w:p w14:paraId="1F2ECC32" w14:textId="615C50C9" w:rsidR="00D83C7D" w:rsidRDefault="00D83C7D" w:rsidP="00D83C7D">
      <w:pPr>
        <w:tabs>
          <w:tab w:val="clear" w:pos="360"/>
          <w:tab w:val="left" w:pos="2940"/>
        </w:tabs>
      </w:pPr>
    </w:p>
    <w:p w14:paraId="2D9418D2" w14:textId="77777777" w:rsidR="00D83C7D" w:rsidRDefault="00D83C7D" w:rsidP="00D83C7D">
      <w:pPr>
        <w:tabs>
          <w:tab w:val="clear" w:pos="360"/>
          <w:tab w:val="left" w:pos="2940"/>
        </w:tabs>
      </w:pPr>
    </w:p>
    <w:p w14:paraId="6AB964AE" w14:textId="7AA77505" w:rsidR="004D2C40" w:rsidRDefault="004D2C40" w:rsidP="00FE2BD3"/>
    <w:p w14:paraId="05412CF1" w14:textId="3065D139" w:rsidR="00B62AF2" w:rsidRDefault="00B62AF2" w:rsidP="00FE2BD3"/>
    <w:p w14:paraId="4D184FF9" w14:textId="7C579606" w:rsidR="00B62AF2" w:rsidRDefault="00B62AF2" w:rsidP="00FE2BD3"/>
    <w:p w14:paraId="4723662E" w14:textId="3413D23F" w:rsidR="000E5A5C" w:rsidRDefault="000E5A5C" w:rsidP="00FE2BD3"/>
    <w:p w14:paraId="77758510" w14:textId="727EB045" w:rsidR="000E5A5C" w:rsidRDefault="000E5A5C" w:rsidP="00FE2BD3"/>
    <w:p w14:paraId="013D31D8" w14:textId="23ADD8CD" w:rsidR="000E5A5C" w:rsidRDefault="000E5A5C" w:rsidP="00FE2BD3"/>
    <w:p w14:paraId="5F630631" w14:textId="74F16359" w:rsidR="000E5A5C" w:rsidRDefault="000E5A5C" w:rsidP="00FE2BD3"/>
    <w:p w14:paraId="6B7D31E2" w14:textId="3CEFA250" w:rsidR="000E5A5C" w:rsidRDefault="000E5A5C" w:rsidP="00FE2BD3"/>
    <w:p w14:paraId="5032B09A" w14:textId="43ADE01B" w:rsidR="000E5A5C" w:rsidRDefault="000E5A5C" w:rsidP="00FE2BD3"/>
    <w:p w14:paraId="007B55B0" w14:textId="77777777" w:rsidR="000E5A5C" w:rsidRDefault="000E5A5C" w:rsidP="00FE2BD3"/>
    <w:p w14:paraId="59CE4017" w14:textId="587D9F13" w:rsidR="00B62AF2" w:rsidRDefault="00B62AF2" w:rsidP="00FE2BD3"/>
    <w:p w14:paraId="664C8B3E" w14:textId="4F2546D2" w:rsidR="00B62AF2" w:rsidRDefault="00B62AF2" w:rsidP="00FE2BD3"/>
    <w:p w14:paraId="641AB423" w14:textId="77777777" w:rsidR="00071989" w:rsidRDefault="00071989" w:rsidP="00FE2BD3"/>
    <w:p w14:paraId="7CDF21E1" w14:textId="1723A249" w:rsidR="004D2C40" w:rsidRDefault="004D2C40" w:rsidP="00FE2BD3"/>
    <w:p w14:paraId="4FCB4C10" w14:textId="396FA7F0" w:rsidR="004D2C40" w:rsidRDefault="004D2C40" w:rsidP="00071989">
      <w:pPr>
        <w:pStyle w:val="Heading3"/>
      </w:pPr>
      <w:bookmarkStart w:id="125" w:name="_Toc77159349"/>
      <w:r>
        <w:lastRenderedPageBreak/>
        <w:t>Process Flow for Code Maintenance (Generic)</w:t>
      </w:r>
      <w:bookmarkEnd w:id="125"/>
    </w:p>
    <w:p w14:paraId="56651974" w14:textId="77777777" w:rsidR="00B255A1" w:rsidRDefault="00B255A1" w:rsidP="004D2C40">
      <w:pPr>
        <w:pStyle w:val="StyleBodyTextCharCenturyGothic10ptNotItalicAuto"/>
        <w:rPr>
          <w:noProof/>
        </w:rPr>
      </w:pPr>
    </w:p>
    <w:p w14:paraId="15C1F0F3" w14:textId="77777777" w:rsidR="00B255A1" w:rsidRDefault="00B255A1" w:rsidP="004D2C40">
      <w:pPr>
        <w:pStyle w:val="StyleBodyTextCharCenturyGothic10ptNotItalicAuto"/>
        <w:rPr>
          <w:noProof/>
        </w:rPr>
      </w:pPr>
    </w:p>
    <w:p w14:paraId="4531DD9A" w14:textId="7F8E6B93" w:rsidR="004D2C40" w:rsidRDefault="004D2C40" w:rsidP="004D2C40">
      <w:pPr>
        <w:pStyle w:val="StyleBodyTextCharCenturyGothic10ptNotItalicAuto"/>
      </w:pPr>
      <w:r>
        <w:rPr>
          <w:noProof/>
        </w:rPr>
        <w:drawing>
          <wp:anchor distT="0" distB="0" distL="114300" distR="114300" simplePos="0" relativeHeight="251648000" behindDoc="0" locked="0" layoutInCell="1" allowOverlap="1" wp14:anchorId="250F23FB" wp14:editId="419B61A7">
            <wp:simplePos x="1343025" y="1304925"/>
            <wp:positionH relativeFrom="column">
              <wp:align>left</wp:align>
            </wp:positionH>
            <wp:positionV relativeFrom="paragraph">
              <wp:align>top</wp:align>
            </wp:positionV>
            <wp:extent cx="5486400" cy="4663440"/>
            <wp:effectExtent l="0" t="0" r="0" b="381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663440"/>
                    </a:xfrm>
                    <a:prstGeom prst="rect">
                      <a:avLst/>
                    </a:prstGeom>
                    <a:noFill/>
                    <a:ln>
                      <a:noFill/>
                    </a:ln>
                  </pic:spPr>
                </pic:pic>
              </a:graphicData>
            </a:graphic>
          </wp:anchor>
        </w:drawing>
      </w:r>
      <w:r w:rsidR="00E20BC8">
        <w:br w:type="textWrapping" w:clear="all"/>
      </w:r>
    </w:p>
    <w:p w14:paraId="2E9F65F0" w14:textId="34167703" w:rsidR="00E20BC8" w:rsidRDefault="00E20BC8" w:rsidP="004D2C40">
      <w:pPr>
        <w:pStyle w:val="StyleBodyTextCharCenturyGothic10ptNotItalicAuto"/>
      </w:pPr>
    </w:p>
    <w:p w14:paraId="5CE08B39" w14:textId="2D4A0172" w:rsidR="00E20BC8" w:rsidRDefault="00E20BC8" w:rsidP="004D2C40">
      <w:pPr>
        <w:pStyle w:val="StyleBodyTextCharCenturyGothic10ptNotItalicAuto"/>
      </w:pPr>
    </w:p>
    <w:p w14:paraId="0B262FEF" w14:textId="6153957E" w:rsidR="00E20BC8" w:rsidRDefault="00336AA8" w:rsidP="00336AA8">
      <w:pPr>
        <w:pStyle w:val="StyleBodyTextCharCenturyGothic10ptNotItalicAuto"/>
        <w:tabs>
          <w:tab w:val="left" w:pos="8694"/>
        </w:tabs>
      </w:pPr>
      <w:r>
        <w:tab/>
      </w:r>
    </w:p>
    <w:p w14:paraId="1A68B549" w14:textId="3DFF7E8C" w:rsidR="00E20BC8" w:rsidRDefault="00E20BC8" w:rsidP="004D2C40">
      <w:pPr>
        <w:pStyle w:val="StyleBodyTextCharCenturyGothic10ptNotItalicAuto"/>
      </w:pPr>
    </w:p>
    <w:p w14:paraId="4C1E5806" w14:textId="77777777" w:rsidR="00E20BC8" w:rsidRDefault="00E20BC8" w:rsidP="00E20BC8">
      <w:pPr>
        <w:pStyle w:val="StyleBodyTextCharCenturyGothic10ptNotItalicAuto"/>
      </w:pPr>
    </w:p>
    <w:tbl>
      <w:tblPr>
        <w:tblStyle w:val="GridTable6Colorful-Accent211"/>
        <w:tblW w:w="5000" w:type="pct"/>
        <w:tblLook w:val="01A0" w:firstRow="1" w:lastRow="0" w:firstColumn="1" w:lastColumn="1" w:noHBand="0" w:noVBand="0"/>
      </w:tblPr>
      <w:tblGrid>
        <w:gridCol w:w="9010"/>
      </w:tblGrid>
      <w:tr w:rsidR="00E20BC8" w:rsidRPr="0099601A" w14:paraId="4F11EA10" w14:textId="77777777" w:rsidTr="004D7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4323CA3A" w14:textId="77777777" w:rsidR="00E20BC8" w:rsidRPr="0099601A" w:rsidRDefault="00E20BC8" w:rsidP="004D75C7">
            <w:pPr>
              <w:pStyle w:val="BodyText"/>
              <w:jc w:val="center"/>
              <w:rPr>
                <w:i w:val="0"/>
                <w:color w:val="auto"/>
              </w:rPr>
            </w:pPr>
            <w:r w:rsidRPr="0099601A">
              <w:rPr>
                <w:i w:val="0"/>
                <w:color w:val="auto"/>
              </w:rPr>
              <w:t>Process Steps</w:t>
            </w:r>
          </w:p>
        </w:tc>
      </w:tr>
      <w:tr w:rsidR="00E20BC8" w:rsidRPr="0099601A" w14:paraId="1732DCF9" w14:textId="77777777" w:rsidTr="004D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D4D3D3A" w14:textId="77777777" w:rsidR="00E20BC8" w:rsidRPr="0099601A" w:rsidRDefault="00E20BC8" w:rsidP="004D75C7">
            <w:pPr>
              <w:pStyle w:val="BodyText"/>
              <w:rPr>
                <w:i w:val="0"/>
                <w:color w:val="auto"/>
              </w:rPr>
            </w:pPr>
            <w:r w:rsidRPr="00114261">
              <w:rPr>
                <w:i w:val="0"/>
                <w:color w:val="auto"/>
              </w:rPr>
              <w:t xml:space="preserve">P01: </w:t>
            </w:r>
            <w:r>
              <w:rPr>
                <w:i w:val="0"/>
                <w:color w:val="auto"/>
              </w:rPr>
              <w:t>Create or update Code Maintenance Codes</w:t>
            </w:r>
          </w:p>
        </w:tc>
      </w:tr>
      <w:tr w:rsidR="00E20BC8" w:rsidRPr="0099601A" w14:paraId="520B5FC5" w14:textId="77777777" w:rsidTr="004D75C7">
        <w:tc>
          <w:tcPr>
            <w:cnfStyle w:val="001000000000" w:firstRow="0" w:lastRow="0" w:firstColumn="1" w:lastColumn="0" w:oddVBand="0" w:evenVBand="0" w:oddHBand="0" w:evenHBand="0" w:firstRowFirstColumn="0" w:firstRowLastColumn="0" w:lastRowFirstColumn="0" w:lastRowLastColumn="0"/>
            <w:tcW w:w="5000" w:type="pct"/>
          </w:tcPr>
          <w:p w14:paraId="1553FC86" w14:textId="77777777" w:rsidR="00E20BC8" w:rsidRPr="0099601A" w:rsidRDefault="00E20BC8" w:rsidP="004D75C7">
            <w:pPr>
              <w:rPr>
                <w:b w:val="0"/>
                <w:color w:val="auto"/>
              </w:rPr>
            </w:pPr>
            <w:r>
              <w:rPr>
                <w:b w:val="0"/>
                <w:color w:val="auto"/>
              </w:rPr>
              <w:t>Customs Officer will create the codes for menus like Declaration, Manifest etc.</w:t>
            </w:r>
          </w:p>
        </w:tc>
      </w:tr>
      <w:tr w:rsidR="00E20BC8" w:rsidRPr="0099601A" w14:paraId="74554554" w14:textId="77777777" w:rsidTr="004D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965E029" w14:textId="77777777" w:rsidR="00E20BC8" w:rsidRPr="0099601A" w:rsidRDefault="00E20BC8" w:rsidP="004D75C7">
            <w:pPr>
              <w:pStyle w:val="BodyText"/>
              <w:rPr>
                <w:b w:val="0"/>
              </w:rPr>
            </w:pPr>
            <w:r w:rsidRPr="00114261">
              <w:rPr>
                <w:i w:val="0"/>
                <w:color w:val="auto"/>
              </w:rPr>
              <w:t xml:space="preserve">P02: </w:t>
            </w:r>
            <w:r>
              <w:rPr>
                <w:i w:val="0"/>
                <w:color w:val="auto"/>
              </w:rPr>
              <w:t>System Validation</w:t>
            </w:r>
          </w:p>
        </w:tc>
      </w:tr>
      <w:tr w:rsidR="00E20BC8" w:rsidRPr="0099601A" w14:paraId="06D281A1" w14:textId="77777777" w:rsidTr="004D75C7">
        <w:tc>
          <w:tcPr>
            <w:cnfStyle w:val="001000000000" w:firstRow="0" w:lastRow="0" w:firstColumn="1" w:lastColumn="0" w:oddVBand="0" w:evenVBand="0" w:oddHBand="0" w:evenHBand="0" w:firstRowFirstColumn="0" w:firstRowLastColumn="0" w:lastRowFirstColumn="0" w:lastRowLastColumn="0"/>
            <w:tcW w:w="5000" w:type="pct"/>
          </w:tcPr>
          <w:p w14:paraId="0651AFD0" w14:textId="77777777" w:rsidR="00E20BC8" w:rsidRPr="00C769A7" w:rsidRDefault="00E20BC8" w:rsidP="004D75C7">
            <w:pPr>
              <w:rPr>
                <w:b w:val="0"/>
                <w:color w:val="auto"/>
              </w:rPr>
            </w:pPr>
            <w:r>
              <w:rPr>
                <w:b w:val="0"/>
                <w:color w:val="auto"/>
              </w:rPr>
              <w:t xml:space="preserve">System will validate for any data issue, duplication etc. </w:t>
            </w:r>
          </w:p>
        </w:tc>
      </w:tr>
      <w:tr w:rsidR="00E20BC8" w:rsidRPr="0099601A" w14:paraId="6FED81FB" w14:textId="77777777" w:rsidTr="004D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4C3A067" w14:textId="77777777" w:rsidR="00E20BC8" w:rsidRPr="00190E04" w:rsidRDefault="00E20BC8" w:rsidP="004D75C7">
            <w:pPr>
              <w:pStyle w:val="BodyText"/>
              <w:rPr>
                <w:szCs w:val="24"/>
                <w:lang w:val="en-SG"/>
              </w:rPr>
            </w:pPr>
            <w:r>
              <w:rPr>
                <w:i w:val="0"/>
                <w:color w:val="auto"/>
              </w:rPr>
              <w:t>P03</w:t>
            </w:r>
            <w:r w:rsidRPr="00114261">
              <w:rPr>
                <w:i w:val="0"/>
                <w:color w:val="auto"/>
              </w:rPr>
              <w:t xml:space="preserve">: </w:t>
            </w:r>
            <w:r>
              <w:rPr>
                <w:i w:val="0"/>
                <w:color w:val="auto"/>
              </w:rPr>
              <w:t>Create or Update in eCMS</w:t>
            </w:r>
          </w:p>
        </w:tc>
      </w:tr>
      <w:tr w:rsidR="00E20BC8" w:rsidRPr="0099601A" w14:paraId="76F46B9C" w14:textId="77777777" w:rsidTr="004D75C7">
        <w:tc>
          <w:tcPr>
            <w:cnfStyle w:val="001000000000" w:firstRow="0" w:lastRow="0" w:firstColumn="1" w:lastColumn="0" w:oddVBand="0" w:evenVBand="0" w:oddHBand="0" w:evenHBand="0" w:firstRowFirstColumn="0" w:firstRowLastColumn="0" w:lastRowFirstColumn="0" w:lastRowLastColumn="0"/>
            <w:tcW w:w="5000" w:type="pct"/>
          </w:tcPr>
          <w:p w14:paraId="05A06FFA" w14:textId="77777777" w:rsidR="00E20BC8" w:rsidRPr="00241A0F" w:rsidRDefault="00E20BC8" w:rsidP="004D75C7">
            <w:pPr>
              <w:rPr>
                <w:bCs w:val="0"/>
                <w:color w:val="auto"/>
              </w:rPr>
            </w:pPr>
            <w:r>
              <w:rPr>
                <w:b w:val="0"/>
                <w:color w:val="auto"/>
              </w:rPr>
              <w:t xml:space="preserve">The codes will be created or updated in eCMS system.  </w:t>
            </w:r>
          </w:p>
        </w:tc>
      </w:tr>
    </w:tbl>
    <w:p w14:paraId="19D13CCE" w14:textId="787B28C5" w:rsidR="00E20BC8" w:rsidRDefault="00E20BC8" w:rsidP="00E20BC8">
      <w:pPr>
        <w:spacing w:after="148" w:line="259" w:lineRule="auto"/>
        <w:jc w:val="left"/>
      </w:pPr>
    </w:p>
    <w:p w14:paraId="27D80587" w14:textId="2558DE8A" w:rsidR="00336AA8" w:rsidRDefault="00336AA8" w:rsidP="00E20BC8">
      <w:pPr>
        <w:spacing w:after="148" w:line="259" w:lineRule="auto"/>
        <w:jc w:val="left"/>
      </w:pPr>
    </w:p>
    <w:p w14:paraId="5D5E2D72" w14:textId="01025C0A" w:rsidR="00336AA8" w:rsidRDefault="00336AA8" w:rsidP="00E20BC8">
      <w:pPr>
        <w:spacing w:after="148" w:line="259" w:lineRule="auto"/>
        <w:jc w:val="left"/>
      </w:pPr>
    </w:p>
    <w:p w14:paraId="0B3A14C5" w14:textId="4E3B6E81" w:rsidR="00336AA8" w:rsidRDefault="00336AA8" w:rsidP="00E20BC8">
      <w:pPr>
        <w:spacing w:after="148" w:line="259" w:lineRule="auto"/>
        <w:jc w:val="left"/>
      </w:pPr>
    </w:p>
    <w:p w14:paraId="590B39C2" w14:textId="77777777" w:rsidR="00336AA8" w:rsidRDefault="00336AA8" w:rsidP="00E20BC8">
      <w:pPr>
        <w:spacing w:after="148" w:line="259" w:lineRule="auto"/>
        <w:jc w:val="left"/>
      </w:pPr>
    </w:p>
    <w:p w14:paraId="0B166B81" w14:textId="77777777" w:rsidR="00E20BC8" w:rsidRDefault="00E20BC8" w:rsidP="00E20BC8">
      <w:pPr>
        <w:ind w:left="-5" w:right="43"/>
      </w:pPr>
      <w:r>
        <w:lastRenderedPageBreak/>
        <w:t xml:space="preserve">Below is the table showing the description of each code type.  </w:t>
      </w:r>
    </w:p>
    <w:p w14:paraId="7626DDF8" w14:textId="77777777" w:rsidR="00E20BC8" w:rsidRDefault="00E20BC8" w:rsidP="00E20BC8">
      <w:pPr>
        <w:spacing w:line="259" w:lineRule="auto"/>
        <w:jc w:val="left"/>
      </w:pPr>
      <w:r>
        <w:rPr>
          <w:rFonts w:ascii="Times New Roman" w:hAnsi="Times New Roman"/>
          <w:sz w:val="23"/>
        </w:rPr>
        <w:t xml:space="preserve"> </w:t>
      </w:r>
    </w:p>
    <w:tbl>
      <w:tblPr>
        <w:tblStyle w:val="TableGrid0"/>
        <w:tblW w:w="10344" w:type="dxa"/>
        <w:tblInd w:w="4" w:type="dxa"/>
        <w:tblCellMar>
          <w:top w:w="4" w:type="dxa"/>
        </w:tblCellMar>
        <w:tblLook w:val="04A0" w:firstRow="1" w:lastRow="0" w:firstColumn="1" w:lastColumn="0" w:noHBand="0" w:noVBand="1"/>
      </w:tblPr>
      <w:tblGrid>
        <w:gridCol w:w="1616"/>
        <w:gridCol w:w="66"/>
        <w:gridCol w:w="1376"/>
        <w:gridCol w:w="3852"/>
        <w:gridCol w:w="2442"/>
        <w:gridCol w:w="992"/>
      </w:tblGrid>
      <w:tr w:rsidR="00E20BC8" w14:paraId="434853CE" w14:textId="77777777" w:rsidTr="009E4AD2">
        <w:trPr>
          <w:trHeight w:val="247"/>
        </w:trPr>
        <w:tc>
          <w:tcPr>
            <w:tcW w:w="1616" w:type="dxa"/>
            <w:tcBorders>
              <w:top w:val="single" w:sz="4" w:space="0" w:color="943634"/>
              <w:left w:val="nil"/>
              <w:bottom w:val="single" w:sz="4" w:space="0" w:color="943634"/>
              <w:right w:val="nil"/>
            </w:tcBorders>
            <w:shd w:val="clear" w:color="auto" w:fill="943634"/>
          </w:tcPr>
          <w:p w14:paraId="4C1E7671" w14:textId="77777777" w:rsidR="00E20BC8" w:rsidRDefault="00E20BC8" w:rsidP="004D75C7">
            <w:pPr>
              <w:spacing w:line="259" w:lineRule="auto"/>
              <w:ind w:left="107"/>
              <w:jc w:val="left"/>
            </w:pPr>
            <w:r>
              <w:rPr>
                <w:b/>
                <w:color w:val="FFFFFF"/>
              </w:rPr>
              <w:t xml:space="preserve">Code Type </w:t>
            </w:r>
          </w:p>
        </w:tc>
        <w:tc>
          <w:tcPr>
            <w:tcW w:w="66" w:type="dxa"/>
            <w:tcBorders>
              <w:top w:val="single" w:sz="4" w:space="0" w:color="943634"/>
              <w:left w:val="nil"/>
              <w:bottom w:val="single" w:sz="4" w:space="0" w:color="943634"/>
              <w:right w:val="nil"/>
            </w:tcBorders>
            <w:shd w:val="clear" w:color="auto" w:fill="943634"/>
          </w:tcPr>
          <w:p w14:paraId="47B2B6ED" w14:textId="77777777" w:rsidR="00E20BC8" w:rsidRDefault="00E20BC8" w:rsidP="004D75C7">
            <w:pPr>
              <w:spacing w:after="160" w:line="259" w:lineRule="auto"/>
              <w:jc w:val="left"/>
            </w:pPr>
          </w:p>
        </w:tc>
        <w:tc>
          <w:tcPr>
            <w:tcW w:w="5228" w:type="dxa"/>
            <w:gridSpan w:val="2"/>
            <w:tcBorders>
              <w:top w:val="single" w:sz="4" w:space="0" w:color="943634"/>
              <w:left w:val="nil"/>
              <w:bottom w:val="single" w:sz="4" w:space="0" w:color="943634"/>
              <w:right w:val="nil"/>
            </w:tcBorders>
            <w:shd w:val="clear" w:color="auto" w:fill="943634"/>
          </w:tcPr>
          <w:p w14:paraId="2E206ED3" w14:textId="77777777" w:rsidR="00E20BC8" w:rsidRDefault="00E20BC8" w:rsidP="004D75C7">
            <w:pPr>
              <w:spacing w:line="259" w:lineRule="auto"/>
              <w:jc w:val="left"/>
            </w:pPr>
            <w:r>
              <w:rPr>
                <w:b/>
                <w:color w:val="FFFFFF"/>
              </w:rPr>
              <w:t xml:space="preserve"> Requirement </w:t>
            </w:r>
          </w:p>
        </w:tc>
        <w:tc>
          <w:tcPr>
            <w:tcW w:w="2442" w:type="dxa"/>
            <w:tcBorders>
              <w:top w:val="single" w:sz="4" w:space="0" w:color="943634"/>
              <w:left w:val="nil"/>
              <w:bottom w:val="single" w:sz="4" w:space="0" w:color="943634"/>
              <w:right w:val="nil"/>
            </w:tcBorders>
            <w:shd w:val="clear" w:color="auto" w:fill="943634"/>
          </w:tcPr>
          <w:p w14:paraId="2D486E7E" w14:textId="77777777" w:rsidR="00E20BC8" w:rsidRDefault="00E20BC8" w:rsidP="004D75C7">
            <w:pPr>
              <w:spacing w:line="259" w:lineRule="auto"/>
              <w:ind w:left="106"/>
              <w:jc w:val="left"/>
            </w:pPr>
            <w:r>
              <w:rPr>
                <w:b/>
                <w:color w:val="FFFFFF"/>
              </w:rPr>
              <w:t xml:space="preserve">Code Type Description Template </w:t>
            </w:r>
          </w:p>
        </w:tc>
        <w:tc>
          <w:tcPr>
            <w:tcW w:w="992" w:type="dxa"/>
            <w:tcBorders>
              <w:top w:val="single" w:sz="4" w:space="0" w:color="943634"/>
              <w:left w:val="nil"/>
              <w:bottom w:val="single" w:sz="4" w:space="0" w:color="943634"/>
              <w:right w:val="nil"/>
            </w:tcBorders>
            <w:shd w:val="clear" w:color="auto" w:fill="943634"/>
          </w:tcPr>
          <w:p w14:paraId="4EC3A972" w14:textId="77777777" w:rsidR="00E20BC8" w:rsidRDefault="00E20BC8" w:rsidP="004D75C7">
            <w:pPr>
              <w:spacing w:line="259" w:lineRule="auto"/>
              <w:ind w:left="106"/>
              <w:jc w:val="left"/>
            </w:pPr>
            <w:r>
              <w:rPr>
                <w:b/>
                <w:color w:val="FFFFFF"/>
              </w:rPr>
              <w:t xml:space="preserve">System </w:t>
            </w:r>
          </w:p>
        </w:tc>
      </w:tr>
      <w:tr w:rsidR="00D3276C" w14:paraId="21AB4387" w14:textId="77777777" w:rsidTr="009E4AD2">
        <w:trPr>
          <w:trHeight w:val="726"/>
        </w:trPr>
        <w:tc>
          <w:tcPr>
            <w:tcW w:w="1616" w:type="dxa"/>
            <w:tcBorders>
              <w:top w:val="single" w:sz="4" w:space="0" w:color="943634"/>
              <w:left w:val="single" w:sz="4" w:space="0" w:color="943634"/>
              <w:bottom w:val="single" w:sz="4" w:space="0" w:color="943634"/>
              <w:right w:val="nil"/>
            </w:tcBorders>
          </w:tcPr>
          <w:p w14:paraId="79A6FAFC" w14:textId="7C02B7D6" w:rsidR="00D3276C" w:rsidRDefault="00D3276C" w:rsidP="00D3276C">
            <w:pPr>
              <w:spacing w:line="259" w:lineRule="auto"/>
              <w:ind w:left="107"/>
              <w:jc w:val="left"/>
            </w:pPr>
            <w:r>
              <w:t>Agreement</w:t>
            </w:r>
          </w:p>
        </w:tc>
        <w:tc>
          <w:tcPr>
            <w:tcW w:w="66" w:type="dxa"/>
            <w:tcBorders>
              <w:top w:val="single" w:sz="4" w:space="0" w:color="943634"/>
              <w:left w:val="nil"/>
              <w:bottom w:val="single" w:sz="4" w:space="0" w:color="943634"/>
              <w:right w:val="single" w:sz="4" w:space="0" w:color="943634"/>
            </w:tcBorders>
          </w:tcPr>
          <w:p w14:paraId="15F791EE" w14:textId="77777777" w:rsidR="00D3276C" w:rsidRDefault="00D3276C" w:rsidP="00D3276C">
            <w:pPr>
              <w:spacing w:after="160" w:line="259" w:lineRule="auto"/>
              <w:jc w:val="left"/>
            </w:pPr>
          </w:p>
        </w:tc>
        <w:tc>
          <w:tcPr>
            <w:tcW w:w="1376" w:type="dxa"/>
            <w:tcBorders>
              <w:top w:val="single" w:sz="4" w:space="0" w:color="943634"/>
              <w:left w:val="single" w:sz="4" w:space="0" w:color="943634"/>
              <w:bottom w:val="single" w:sz="4" w:space="0" w:color="943634"/>
              <w:right w:val="single" w:sz="4" w:space="0" w:color="943634"/>
            </w:tcBorders>
          </w:tcPr>
          <w:p w14:paraId="29CBC365" w14:textId="77777777" w:rsidR="00D3276C" w:rsidRDefault="00D3276C" w:rsidP="00D3276C">
            <w:pPr>
              <w:spacing w:line="259" w:lineRule="auto"/>
              <w:ind w:left="106"/>
              <w:jc w:val="left"/>
            </w:pPr>
            <w:r>
              <w:t xml:space="preserve">Create, </w:t>
            </w:r>
          </w:p>
          <w:p w14:paraId="55A61F04" w14:textId="0913D269"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6100C833" w14:textId="0C351E1B" w:rsidR="00D3276C" w:rsidRPr="009E4AD2" w:rsidRDefault="00D3276C" w:rsidP="008E23D3">
            <w:pPr>
              <w:jc w:val="center"/>
            </w:pPr>
            <w:r>
              <w:t>Create/update Agreement details and Agreement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1DE8D64C" w14:textId="77777777" w:rsidR="00D3276C" w:rsidRDefault="00D3276C" w:rsidP="00D3276C">
            <w:pPr>
              <w:spacing w:line="259" w:lineRule="auto"/>
              <w:ind w:left="106"/>
              <w:jc w:val="left"/>
            </w:pPr>
            <w:r>
              <w:t xml:space="preserve">&lt;&lt;code&gt;&gt; created. </w:t>
            </w:r>
          </w:p>
          <w:p w14:paraId="760D2E02" w14:textId="0871EA38" w:rsidR="00D3276C" w:rsidRDefault="00D3276C" w:rsidP="00D3276C">
            <w:pPr>
              <w:spacing w:line="259" w:lineRule="auto"/>
              <w:ind w:left="106"/>
              <w:jc w:val="left"/>
            </w:pPr>
            <w:r>
              <w:t xml:space="preserve">&lt;&lt;code&gt;&gt; updated  </w:t>
            </w:r>
          </w:p>
        </w:tc>
        <w:tc>
          <w:tcPr>
            <w:tcW w:w="992" w:type="dxa"/>
            <w:tcBorders>
              <w:top w:val="single" w:sz="4" w:space="0" w:color="943634"/>
              <w:left w:val="single" w:sz="4" w:space="0" w:color="943634"/>
              <w:bottom w:val="single" w:sz="4" w:space="0" w:color="943634"/>
              <w:right w:val="single" w:sz="4" w:space="0" w:color="943634"/>
            </w:tcBorders>
          </w:tcPr>
          <w:p w14:paraId="72AAE8A0" w14:textId="15331A32" w:rsidR="00D3276C" w:rsidRDefault="00D3276C" w:rsidP="00D3276C">
            <w:pPr>
              <w:spacing w:line="259" w:lineRule="auto"/>
              <w:ind w:left="106"/>
              <w:jc w:val="left"/>
            </w:pPr>
            <w:r>
              <w:t>CMS</w:t>
            </w:r>
          </w:p>
        </w:tc>
      </w:tr>
      <w:tr w:rsidR="00D3276C" w14:paraId="1832194B" w14:textId="77777777" w:rsidTr="009E4AD2">
        <w:trPr>
          <w:trHeight w:val="726"/>
        </w:trPr>
        <w:tc>
          <w:tcPr>
            <w:tcW w:w="1616" w:type="dxa"/>
            <w:tcBorders>
              <w:top w:val="single" w:sz="4" w:space="0" w:color="943634"/>
              <w:left w:val="single" w:sz="4" w:space="0" w:color="943634"/>
              <w:bottom w:val="single" w:sz="4" w:space="0" w:color="943634"/>
              <w:right w:val="nil"/>
            </w:tcBorders>
          </w:tcPr>
          <w:p w14:paraId="244DCFFC" w14:textId="77777777" w:rsidR="00D3276C" w:rsidRDefault="00D3276C" w:rsidP="00D3276C">
            <w:pPr>
              <w:spacing w:line="259" w:lineRule="auto"/>
              <w:ind w:left="107"/>
              <w:jc w:val="left"/>
            </w:pPr>
          </w:p>
          <w:p w14:paraId="40841939" w14:textId="33698FF4" w:rsidR="00D3276C" w:rsidRPr="009E4AD2" w:rsidRDefault="00D3276C" w:rsidP="008E23D3">
            <w:r>
              <w:t xml:space="preserve"> Aircraft</w:t>
            </w:r>
          </w:p>
        </w:tc>
        <w:tc>
          <w:tcPr>
            <w:tcW w:w="66" w:type="dxa"/>
            <w:tcBorders>
              <w:top w:val="single" w:sz="4" w:space="0" w:color="943634"/>
              <w:left w:val="nil"/>
              <w:bottom w:val="single" w:sz="4" w:space="0" w:color="943634"/>
              <w:right w:val="single" w:sz="4" w:space="0" w:color="943634"/>
            </w:tcBorders>
          </w:tcPr>
          <w:p w14:paraId="26C86504" w14:textId="77777777" w:rsidR="00D3276C" w:rsidRDefault="00D3276C" w:rsidP="00D3276C">
            <w:pPr>
              <w:spacing w:after="160" w:line="259" w:lineRule="auto"/>
              <w:jc w:val="left"/>
            </w:pPr>
          </w:p>
        </w:tc>
        <w:tc>
          <w:tcPr>
            <w:tcW w:w="1376" w:type="dxa"/>
            <w:tcBorders>
              <w:top w:val="single" w:sz="4" w:space="0" w:color="943634"/>
              <w:left w:val="single" w:sz="4" w:space="0" w:color="943634"/>
              <w:bottom w:val="single" w:sz="4" w:space="0" w:color="943634"/>
              <w:right w:val="single" w:sz="4" w:space="0" w:color="943634"/>
            </w:tcBorders>
          </w:tcPr>
          <w:p w14:paraId="4D5C62F3" w14:textId="77777777" w:rsidR="00D3276C" w:rsidRDefault="00D3276C" w:rsidP="00D3276C">
            <w:pPr>
              <w:spacing w:line="259" w:lineRule="auto"/>
              <w:ind w:left="106"/>
              <w:jc w:val="left"/>
            </w:pPr>
            <w:r>
              <w:t xml:space="preserve">Create, </w:t>
            </w:r>
          </w:p>
          <w:p w14:paraId="70D824F7" w14:textId="6C4CEE99"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2F0F01C1" w14:textId="3DB287ED" w:rsidR="00D3276C" w:rsidRDefault="00D3276C" w:rsidP="00D3276C">
            <w:pPr>
              <w:spacing w:line="259" w:lineRule="auto"/>
              <w:ind w:left="106"/>
            </w:pPr>
            <w:r>
              <w:t>Create/update Aircraft details and Aircraft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31101887" w14:textId="77777777" w:rsidR="00D3276C" w:rsidRDefault="00D3276C" w:rsidP="00D3276C">
            <w:pPr>
              <w:spacing w:line="259" w:lineRule="auto"/>
              <w:ind w:left="106"/>
              <w:jc w:val="left"/>
            </w:pPr>
            <w:r>
              <w:t xml:space="preserve">&lt;&lt;code&gt;&gt; created. </w:t>
            </w:r>
          </w:p>
          <w:p w14:paraId="6DC323D9" w14:textId="5189AE89" w:rsidR="00D3276C" w:rsidRDefault="00D3276C" w:rsidP="00D3276C">
            <w:pPr>
              <w:spacing w:line="259" w:lineRule="auto"/>
              <w:ind w:left="106"/>
              <w:jc w:val="left"/>
            </w:pPr>
            <w:r>
              <w:t xml:space="preserve">&lt;&lt;code&gt;&gt; updated  </w:t>
            </w:r>
          </w:p>
        </w:tc>
        <w:tc>
          <w:tcPr>
            <w:tcW w:w="992" w:type="dxa"/>
            <w:tcBorders>
              <w:top w:val="single" w:sz="4" w:space="0" w:color="943634"/>
              <w:left w:val="single" w:sz="4" w:space="0" w:color="943634"/>
              <w:bottom w:val="single" w:sz="4" w:space="0" w:color="943634"/>
              <w:right w:val="single" w:sz="4" w:space="0" w:color="943634"/>
            </w:tcBorders>
          </w:tcPr>
          <w:p w14:paraId="72433AC2" w14:textId="29F9A027" w:rsidR="00D3276C" w:rsidRDefault="00D3276C" w:rsidP="00D3276C">
            <w:pPr>
              <w:spacing w:line="259" w:lineRule="auto"/>
              <w:ind w:left="106"/>
              <w:jc w:val="left"/>
            </w:pPr>
            <w:r>
              <w:t>CMS</w:t>
            </w:r>
          </w:p>
        </w:tc>
      </w:tr>
      <w:tr w:rsidR="00D3276C" w14:paraId="21F1D44D" w14:textId="3F546DE0" w:rsidTr="009E4AD2">
        <w:trPr>
          <w:trHeight w:val="726"/>
        </w:trPr>
        <w:tc>
          <w:tcPr>
            <w:tcW w:w="1616" w:type="dxa"/>
            <w:tcBorders>
              <w:top w:val="single" w:sz="4" w:space="0" w:color="943634"/>
              <w:left w:val="single" w:sz="4" w:space="0" w:color="943634"/>
              <w:bottom w:val="single" w:sz="4" w:space="0" w:color="943634"/>
              <w:right w:val="nil"/>
            </w:tcBorders>
          </w:tcPr>
          <w:p w14:paraId="237521FE" w14:textId="319CDF3B" w:rsidR="00D3276C" w:rsidRDefault="00D3276C" w:rsidP="00D3276C">
            <w:pPr>
              <w:spacing w:line="259" w:lineRule="auto"/>
              <w:ind w:left="107"/>
              <w:jc w:val="left"/>
            </w:pPr>
          </w:p>
          <w:p w14:paraId="047CF958" w14:textId="50BEEB15" w:rsidR="00D3276C" w:rsidRDefault="00D3276C" w:rsidP="00D3276C">
            <w:pPr>
              <w:spacing w:line="259" w:lineRule="auto"/>
              <w:ind w:left="107"/>
              <w:jc w:val="left"/>
            </w:pPr>
            <w:r>
              <w:t>Bank</w:t>
            </w:r>
          </w:p>
        </w:tc>
        <w:tc>
          <w:tcPr>
            <w:tcW w:w="66" w:type="dxa"/>
            <w:tcBorders>
              <w:top w:val="single" w:sz="4" w:space="0" w:color="943634"/>
              <w:left w:val="nil"/>
              <w:bottom w:val="single" w:sz="4" w:space="0" w:color="943634"/>
              <w:right w:val="single" w:sz="4" w:space="0" w:color="943634"/>
            </w:tcBorders>
          </w:tcPr>
          <w:p w14:paraId="49765A3E" w14:textId="474D6B0E" w:rsidR="00D3276C" w:rsidRDefault="00D3276C" w:rsidP="00D3276C">
            <w:pPr>
              <w:spacing w:after="160" w:line="259" w:lineRule="auto"/>
              <w:jc w:val="left"/>
            </w:pPr>
          </w:p>
        </w:tc>
        <w:tc>
          <w:tcPr>
            <w:tcW w:w="1376" w:type="dxa"/>
            <w:tcBorders>
              <w:top w:val="single" w:sz="4" w:space="0" w:color="943634"/>
              <w:left w:val="single" w:sz="4" w:space="0" w:color="943634"/>
              <w:bottom w:val="single" w:sz="4" w:space="0" w:color="943634"/>
              <w:right w:val="single" w:sz="4" w:space="0" w:color="943634"/>
            </w:tcBorders>
          </w:tcPr>
          <w:p w14:paraId="07AE6D86" w14:textId="220FCEBA" w:rsidR="00D3276C" w:rsidRDefault="00D3276C" w:rsidP="00D3276C">
            <w:pPr>
              <w:spacing w:line="259" w:lineRule="auto"/>
              <w:ind w:left="106"/>
              <w:jc w:val="left"/>
            </w:pPr>
            <w:r>
              <w:t xml:space="preserve">Create, </w:t>
            </w:r>
          </w:p>
          <w:p w14:paraId="5C70DBFB" w14:textId="1C0E1A4C"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70B415C1" w14:textId="1116761D" w:rsidR="00D3276C" w:rsidRDefault="00D3276C" w:rsidP="00D3276C">
            <w:pPr>
              <w:spacing w:line="259" w:lineRule="auto"/>
              <w:ind w:left="106"/>
            </w:pPr>
            <w:r>
              <w:t>Create/update Bank details and Bank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4C08814E" w14:textId="03C13001" w:rsidR="00D3276C" w:rsidRDefault="00D3276C" w:rsidP="00D3276C">
            <w:pPr>
              <w:spacing w:line="259" w:lineRule="auto"/>
              <w:ind w:left="106"/>
              <w:jc w:val="left"/>
            </w:pPr>
            <w:r>
              <w:t xml:space="preserve">&lt;&lt;code&gt;&gt; created. </w:t>
            </w:r>
          </w:p>
          <w:p w14:paraId="47B38AB1" w14:textId="3AA54959" w:rsidR="00D3276C" w:rsidRDefault="00D3276C" w:rsidP="00D3276C">
            <w:pPr>
              <w:spacing w:line="259" w:lineRule="auto"/>
              <w:ind w:left="106"/>
              <w:jc w:val="left"/>
            </w:pPr>
            <w:r>
              <w:t xml:space="preserve">&lt;&lt;code&gt;&gt; updated  </w:t>
            </w:r>
          </w:p>
        </w:tc>
        <w:tc>
          <w:tcPr>
            <w:tcW w:w="992" w:type="dxa"/>
            <w:tcBorders>
              <w:top w:val="single" w:sz="4" w:space="0" w:color="943634"/>
              <w:left w:val="single" w:sz="4" w:space="0" w:color="943634"/>
              <w:bottom w:val="single" w:sz="4" w:space="0" w:color="943634"/>
              <w:right w:val="single" w:sz="4" w:space="0" w:color="943634"/>
            </w:tcBorders>
          </w:tcPr>
          <w:p w14:paraId="4DDC92A0" w14:textId="5D5FCD50" w:rsidR="00D3276C" w:rsidRDefault="00D3276C" w:rsidP="00D3276C">
            <w:pPr>
              <w:spacing w:line="259" w:lineRule="auto"/>
              <w:ind w:left="106"/>
              <w:jc w:val="left"/>
            </w:pPr>
            <w:r>
              <w:t>CMS</w:t>
            </w:r>
          </w:p>
        </w:tc>
      </w:tr>
      <w:tr w:rsidR="00D3276C" w14:paraId="73A892E3" w14:textId="77777777" w:rsidTr="009E4AD2">
        <w:trPr>
          <w:trHeight w:val="726"/>
        </w:trPr>
        <w:tc>
          <w:tcPr>
            <w:tcW w:w="1616" w:type="dxa"/>
            <w:tcBorders>
              <w:top w:val="single" w:sz="4" w:space="0" w:color="943634"/>
              <w:left w:val="single" w:sz="4" w:space="0" w:color="943634"/>
              <w:bottom w:val="single" w:sz="4" w:space="0" w:color="943634"/>
              <w:right w:val="nil"/>
            </w:tcBorders>
          </w:tcPr>
          <w:p w14:paraId="2468255B" w14:textId="4A6DE0EF" w:rsidR="00D3276C" w:rsidRDefault="00D3276C" w:rsidP="00D3276C">
            <w:pPr>
              <w:spacing w:line="259" w:lineRule="auto"/>
              <w:ind w:left="107"/>
              <w:jc w:val="left"/>
            </w:pPr>
          </w:p>
          <w:p w14:paraId="745B1899" w14:textId="70C6CF93" w:rsidR="00D3276C" w:rsidRDefault="00D3276C" w:rsidP="00D3276C">
            <w:pPr>
              <w:spacing w:line="259" w:lineRule="auto"/>
              <w:ind w:left="107"/>
              <w:jc w:val="left"/>
            </w:pPr>
            <w:r>
              <w:t>Branch</w:t>
            </w:r>
          </w:p>
          <w:p w14:paraId="3FF899CA" w14:textId="2517FD96" w:rsidR="00D3276C" w:rsidRPr="00D3276C" w:rsidRDefault="00D3276C" w:rsidP="008E23D3">
            <w:pPr>
              <w:jc w:val="center"/>
            </w:pPr>
          </w:p>
        </w:tc>
        <w:tc>
          <w:tcPr>
            <w:tcW w:w="66" w:type="dxa"/>
            <w:tcBorders>
              <w:top w:val="single" w:sz="4" w:space="0" w:color="943634"/>
              <w:left w:val="nil"/>
              <w:bottom w:val="single" w:sz="4" w:space="0" w:color="943634"/>
              <w:right w:val="single" w:sz="4" w:space="0" w:color="943634"/>
            </w:tcBorders>
          </w:tcPr>
          <w:p w14:paraId="3F30A59C" w14:textId="77777777" w:rsidR="00D3276C" w:rsidRDefault="00D3276C" w:rsidP="00D3276C">
            <w:pPr>
              <w:spacing w:after="160" w:line="259" w:lineRule="auto"/>
              <w:jc w:val="left"/>
            </w:pPr>
          </w:p>
        </w:tc>
        <w:tc>
          <w:tcPr>
            <w:tcW w:w="1376" w:type="dxa"/>
            <w:tcBorders>
              <w:top w:val="single" w:sz="4" w:space="0" w:color="943634"/>
              <w:left w:val="single" w:sz="4" w:space="0" w:color="943634"/>
              <w:bottom w:val="single" w:sz="4" w:space="0" w:color="943634"/>
              <w:right w:val="single" w:sz="4" w:space="0" w:color="943634"/>
            </w:tcBorders>
          </w:tcPr>
          <w:p w14:paraId="3D59DEA4" w14:textId="77777777" w:rsidR="00D3276C" w:rsidRDefault="00D3276C" w:rsidP="00D3276C">
            <w:pPr>
              <w:spacing w:line="259" w:lineRule="auto"/>
              <w:ind w:left="106"/>
              <w:jc w:val="left"/>
            </w:pPr>
            <w:r>
              <w:t xml:space="preserve">Create, </w:t>
            </w:r>
          </w:p>
          <w:p w14:paraId="484E3999" w14:textId="3BBF04E2"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7C0479F2" w14:textId="0A49E8ED" w:rsidR="00D3276C" w:rsidRDefault="00D3276C" w:rsidP="00D3276C">
            <w:pPr>
              <w:spacing w:line="259" w:lineRule="auto"/>
              <w:ind w:left="106"/>
            </w:pPr>
            <w:r>
              <w:t>Create/update Branch details and Branch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52A98C19" w14:textId="77777777" w:rsidR="00D3276C" w:rsidRDefault="00D3276C" w:rsidP="00D3276C">
            <w:pPr>
              <w:spacing w:line="259" w:lineRule="auto"/>
              <w:ind w:left="106"/>
              <w:jc w:val="left"/>
            </w:pPr>
            <w:r>
              <w:t xml:space="preserve">&lt;&lt;code&gt;&gt; created. </w:t>
            </w:r>
          </w:p>
          <w:p w14:paraId="52C7312C" w14:textId="4D706D5A" w:rsidR="00D3276C" w:rsidRDefault="00D3276C" w:rsidP="00D3276C">
            <w:pPr>
              <w:spacing w:line="259" w:lineRule="auto"/>
              <w:ind w:left="106"/>
              <w:jc w:val="left"/>
            </w:pPr>
            <w:r>
              <w:t xml:space="preserve">&lt;&lt;code&gt;&gt; updated  </w:t>
            </w:r>
          </w:p>
        </w:tc>
        <w:tc>
          <w:tcPr>
            <w:tcW w:w="992" w:type="dxa"/>
            <w:tcBorders>
              <w:top w:val="single" w:sz="4" w:space="0" w:color="943634"/>
              <w:left w:val="single" w:sz="4" w:space="0" w:color="943634"/>
              <w:bottom w:val="single" w:sz="4" w:space="0" w:color="943634"/>
              <w:right w:val="single" w:sz="4" w:space="0" w:color="943634"/>
            </w:tcBorders>
          </w:tcPr>
          <w:p w14:paraId="3EB6535B" w14:textId="6D200077" w:rsidR="00D3276C" w:rsidRDefault="00D3276C" w:rsidP="00D3276C">
            <w:pPr>
              <w:spacing w:line="259" w:lineRule="auto"/>
              <w:ind w:left="106"/>
              <w:jc w:val="left"/>
            </w:pPr>
            <w:r>
              <w:t>CMS</w:t>
            </w:r>
          </w:p>
        </w:tc>
      </w:tr>
      <w:tr w:rsidR="00D3276C" w14:paraId="6BDA45A2" w14:textId="77777777" w:rsidTr="009E4AD2">
        <w:trPr>
          <w:trHeight w:val="726"/>
        </w:trPr>
        <w:tc>
          <w:tcPr>
            <w:tcW w:w="1616" w:type="dxa"/>
            <w:tcBorders>
              <w:top w:val="single" w:sz="4" w:space="0" w:color="943634"/>
              <w:left w:val="single" w:sz="4" w:space="0" w:color="943634"/>
              <w:bottom w:val="single" w:sz="4" w:space="0" w:color="943634"/>
              <w:right w:val="nil"/>
            </w:tcBorders>
          </w:tcPr>
          <w:p w14:paraId="48C3D410" w14:textId="77777777" w:rsidR="00D3276C" w:rsidRDefault="00D3276C" w:rsidP="00D3276C">
            <w:pPr>
              <w:spacing w:line="259" w:lineRule="auto"/>
              <w:ind w:left="107"/>
              <w:jc w:val="left"/>
            </w:pPr>
            <w:r>
              <w:t xml:space="preserve">Country Group </w:t>
            </w:r>
          </w:p>
        </w:tc>
        <w:tc>
          <w:tcPr>
            <w:tcW w:w="66" w:type="dxa"/>
            <w:tcBorders>
              <w:top w:val="single" w:sz="4" w:space="0" w:color="943634"/>
              <w:left w:val="nil"/>
              <w:bottom w:val="single" w:sz="4" w:space="0" w:color="943634"/>
              <w:right w:val="single" w:sz="4" w:space="0" w:color="943634"/>
            </w:tcBorders>
          </w:tcPr>
          <w:p w14:paraId="1BAB3591" w14:textId="77777777" w:rsidR="00D3276C" w:rsidRDefault="00D3276C" w:rsidP="00D3276C">
            <w:pPr>
              <w:spacing w:after="160" w:line="259" w:lineRule="auto"/>
              <w:jc w:val="left"/>
            </w:pPr>
          </w:p>
        </w:tc>
        <w:tc>
          <w:tcPr>
            <w:tcW w:w="1376" w:type="dxa"/>
            <w:tcBorders>
              <w:top w:val="single" w:sz="4" w:space="0" w:color="943634"/>
              <w:left w:val="single" w:sz="4" w:space="0" w:color="943634"/>
              <w:bottom w:val="single" w:sz="4" w:space="0" w:color="943634"/>
              <w:right w:val="single" w:sz="4" w:space="0" w:color="943634"/>
            </w:tcBorders>
          </w:tcPr>
          <w:p w14:paraId="1232C7A8" w14:textId="77777777" w:rsidR="00D3276C" w:rsidRDefault="00D3276C" w:rsidP="00D3276C">
            <w:pPr>
              <w:spacing w:line="259" w:lineRule="auto"/>
              <w:ind w:left="106"/>
              <w:jc w:val="left"/>
            </w:pPr>
            <w:r>
              <w:t xml:space="preserve">Create, </w:t>
            </w:r>
          </w:p>
          <w:p w14:paraId="4122328D" w14:textId="77777777"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57FA1FBE" w14:textId="77777777" w:rsidR="00D3276C" w:rsidRDefault="00D3276C" w:rsidP="00D3276C">
            <w:pPr>
              <w:spacing w:line="259" w:lineRule="auto"/>
              <w:ind w:left="106"/>
            </w:pPr>
            <w:r>
              <w:t>Create/update Country group details and Country Group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31A091AB" w14:textId="60A163B0" w:rsidR="00D3276C" w:rsidRDefault="00D3276C" w:rsidP="00D3276C">
            <w:pPr>
              <w:spacing w:line="259" w:lineRule="auto"/>
              <w:ind w:left="106"/>
              <w:jc w:val="left"/>
            </w:pPr>
            <w:r>
              <w:t xml:space="preserve">&lt;&lt;code&gt;&gt; created. </w:t>
            </w:r>
          </w:p>
          <w:p w14:paraId="78011832" w14:textId="77777777" w:rsidR="00D3276C" w:rsidRDefault="00D3276C" w:rsidP="00D3276C">
            <w:pPr>
              <w:spacing w:line="259" w:lineRule="auto"/>
              <w:ind w:left="106"/>
              <w:jc w:val="left"/>
            </w:pPr>
            <w:r>
              <w:t xml:space="preserve">&lt;&lt;code&gt;&gt; updated  </w:t>
            </w:r>
          </w:p>
        </w:tc>
        <w:tc>
          <w:tcPr>
            <w:tcW w:w="992" w:type="dxa"/>
            <w:tcBorders>
              <w:top w:val="single" w:sz="4" w:space="0" w:color="943634"/>
              <w:left w:val="single" w:sz="4" w:space="0" w:color="943634"/>
              <w:bottom w:val="single" w:sz="4" w:space="0" w:color="943634"/>
              <w:right w:val="single" w:sz="4" w:space="0" w:color="943634"/>
            </w:tcBorders>
          </w:tcPr>
          <w:p w14:paraId="5D0A3684" w14:textId="77777777" w:rsidR="00D3276C" w:rsidRDefault="00D3276C" w:rsidP="00D3276C">
            <w:pPr>
              <w:spacing w:line="259" w:lineRule="auto"/>
              <w:ind w:left="106"/>
              <w:jc w:val="left"/>
            </w:pPr>
            <w:r>
              <w:t>CMS</w:t>
            </w:r>
          </w:p>
        </w:tc>
      </w:tr>
      <w:tr w:rsidR="00D3276C" w14:paraId="11CA99A5" w14:textId="77777777" w:rsidTr="009E4AD2">
        <w:trPr>
          <w:trHeight w:val="726"/>
        </w:trPr>
        <w:tc>
          <w:tcPr>
            <w:tcW w:w="1616" w:type="dxa"/>
            <w:tcBorders>
              <w:top w:val="single" w:sz="4" w:space="0" w:color="943634"/>
              <w:left w:val="single" w:sz="4" w:space="0" w:color="943634"/>
              <w:bottom w:val="single" w:sz="4" w:space="0" w:color="943634"/>
              <w:right w:val="nil"/>
            </w:tcBorders>
          </w:tcPr>
          <w:p w14:paraId="2FAE5655" w14:textId="77777777" w:rsidR="00D3276C" w:rsidRDefault="00D3276C" w:rsidP="00D3276C">
            <w:pPr>
              <w:spacing w:line="259" w:lineRule="auto"/>
              <w:ind w:left="107"/>
              <w:jc w:val="left"/>
            </w:pPr>
            <w:r>
              <w:t xml:space="preserve">Country </w:t>
            </w:r>
          </w:p>
        </w:tc>
        <w:tc>
          <w:tcPr>
            <w:tcW w:w="66" w:type="dxa"/>
            <w:tcBorders>
              <w:top w:val="single" w:sz="4" w:space="0" w:color="943634"/>
              <w:left w:val="nil"/>
              <w:bottom w:val="single" w:sz="4" w:space="0" w:color="943634"/>
              <w:right w:val="single" w:sz="4" w:space="0" w:color="943634"/>
            </w:tcBorders>
          </w:tcPr>
          <w:p w14:paraId="4E32C5BB" w14:textId="77777777" w:rsidR="00D3276C" w:rsidRDefault="00D3276C" w:rsidP="00D3276C">
            <w:pPr>
              <w:spacing w:after="160" w:line="259" w:lineRule="auto"/>
              <w:jc w:val="left"/>
            </w:pPr>
          </w:p>
        </w:tc>
        <w:tc>
          <w:tcPr>
            <w:tcW w:w="1376" w:type="dxa"/>
            <w:tcBorders>
              <w:top w:val="single" w:sz="4" w:space="0" w:color="943634"/>
              <w:left w:val="single" w:sz="4" w:space="0" w:color="943634"/>
              <w:bottom w:val="single" w:sz="4" w:space="0" w:color="943634"/>
              <w:right w:val="single" w:sz="4" w:space="0" w:color="943634"/>
            </w:tcBorders>
          </w:tcPr>
          <w:p w14:paraId="0CD88262" w14:textId="77777777" w:rsidR="00D3276C" w:rsidRDefault="00D3276C" w:rsidP="00D3276C">
            <w:pPr>
              <w:spacing w:line="259" w:lineRule="auto"/>
              <w:ind w:left="106"/>
              <w:jc w:val="left"/>
            </w:pPr>
            <w:r>
              <w:t xml:space="preserve">Create, </w:t>
            </w:r>
          </w:p>
          <w:p w14:paraId="690EAF35" w14:textId="77777777"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73647AA3" w14:textId="77777777" w:rsidR="00D3276C" w:rsidRDefault="00D3276C" w:rsidP="00D3276C">
            <w:pPr>
              <w:spacing w:line="259" w:lineRule="auto"/>
              <w:ind w:left="106"/>
            </w:pPr>
            <w:r>
              <w:t>Create/update Country details and Country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70C1BF1D" w14:textId="09CD97E8" w:rsidR="00D3276C" w:rsidRDefault="00D3276C" w:rsidP="00D3276C">
            <w:pPr>
              <w:spacing w:line="259" w:lineRule="auto"/>
              <w:ind w:left="106"/>
              <w:jc w:val="left"/>
            </w:pPr>
            <w:r>
              <w:t xml:space="preserve">&lt;&lt;code&gt;&gt; created. </w:t>
            </w:r>
          </w:p>
          <w:p w14:paraId="53CDBE22" w14:textId="77777777" w:rsidR="00D3276C" w:rsidRDefault="00D3276C" w:rsidP="00D3276C">
            <w:pPr>
              <w:spacing w:line="259" w:lineRule="auto"/>
              <w:ind w:left="106"/>
              <w:jc w:val="left"/>
            </w:pPr>
            <w:r>
              <w:t xml:space="preserve">&lt;&lt;code&gt;&gt; updated  </w:t>
            </w:r>
          </w:p>
        </w:tc>
        <w:tc>
          <w:tcPr>
            <w:tcW w:w="992" w:type="dxa"/>
            <w:tcBorders>
              <w:top w:val="single" w:sz="4" w:space="0" w:color="943634"/>
              <w:left w:val="single" w:sz="4" w:space="0" w:color="943634"/>
              <w:bottom w:val="single" w:sz="4" w:space="0" w:color="943634"/>
              <w:right w:val="single" w:sz="4" w:space="0" w:color="943634"/>
            </w:tcBorders>
          </w:tcPr>
          <w:p w14:paraId="17040F45" w14:textId="77777777" w:rsidR="00D3276C" w:rsidRDefault="00D3276C" w:rsidP="00D3276C">
            <w:pPr>
              <w:spacing w:line="259" w:lineRule="auto"/>
              <w:ind w:left="106"/>
              <w:jc w:val="left"/>
            </w:pPr>
            <w:r>
              <w:t>CMS</w:t>
            </w:r>
          </w:p>
        </w:tc>
      </w:tr>
      <w:tr w:rsidR="00D3276C" w14:paraId="319B1B27" w14:textId="77777777" w:rsidTr="009E4AD2">
        <w:trPr>
          <w:trHeight w:val="725"/>
        </w:trPr>
        <w:tc>
          <w:tcPr>
            <w:tcW w:w="1616" w:type="dxa"/>
            <w:tcBorders>
              <w:top w:val="single" w:sz="4" w:space="0" w:color="943634"/>
              <w:left w:val="single" w:sz="4" w:space="0" w:color="943634"/>
              <w:bottom w:val="single" w:sz="4" w:space="0" w:color="943634"/>
              <w:right w:val="nil"/>
            </w:tcBorders>
          </w:tcPr>
          <w:p w14:paraId="2474FEAC" w14:textId="77777777" w:rsidR="00D3276C" w:rsidRDefault="00D3276C" w:rsidP="00D3276C">
            <w:pPr>
              <w:spacing w:line="259" w:lineRule="auto"/>
              <w:ind w:left="107"/>
              <w:jc w:val="left"/>
            </w:pPr>
            <w:r>
              <w:t xml:space="preserve">Currency Code </w:t>
            </w:r>
          </w:p>
        </w:tc>
        <w:tc>
          <w:tcPr>
            <w:tcW w:w="66" w:type="dxa"/>
            <w:tcBorders>
              <w:top w:val="single" w:sz="4" w:space="0" w:color="943634"/>
              <w:left w:val="nil"/>
              <w:bottom w:val="single" w:sz="4" w:space="0" w:color="943634"/>
              <w:right w:val="single" w:sz="4" w:space="0" w:color="943634"/>
            </w:tcBorders>
          </w:tcPr>
          <w:p w14:paraId="375ADB03" w14:textId="77777777" w:rsidR="00D3276C" w:rsidRDefault="00D3276C" w:rsidP="00D3276C">
            <w:pPr>
              <w:spacing w:after="160" w:line="259" w:lineRule="auto"/>
              <w:jc w:val="left"/>
            </w:pPr>
          </w:p>
        </w:tc>
        <w:tc>
          <w:tcPr>
            <w:tcW w:w="1376" w:type="dxa"/>
            <w:tcBorders>
              <w:top w:val="single" w:sz="4" w:space="0" w:color="943634"/>
              <w:left w:val="single" w:sz="4" w:space="0" w:color="943634"/>
              <w:bottom w:val="single" w:sz="4" w:space="0" w:color="943634"/>
              <w:right w:val="single" w:sz="4" w:space="0" w:color="943634"/>
            </w:tcBorders>
          </w:tcPr>
          <w:p w14:paraId="3390C35A" w14:textId="77777777" w:rsidR="00D3276C" w:rsidRDefault="00D3276C" w:rsidP="00D3276C">
            <w:pPr>
              <w:spacing w:line="259" w:lineRule="auto"/>
              <w:ind w:left="106"/>
              <w:jc w:val="left"/>
            </w:pPr>
            <w:r>
              <w:t xml:space="preserve">Create, </w:t>
            </w:r>
          </w:p>
          <w:p w14:paraId="53A3358D" w14:textId="77777777"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374A449B" w14:textId="77777777" w:rsidR="00D3276C" w:rsidRDefault="00D3276C" w:rsidP="00D3276C">
            <w:pPr>
              <w:spacing w:line="259" w:lineRule="auto"/>
              <w:ind w:left="106"/>
            </w:pPr>
            <w:r>
              <w:t>Create/update Currency code details and Currency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3736B4BE" w14:textId="2B5BC70D" w:rsidR="00D3276C" w:rsidRDefault="00D3276C" w:rsidP="00D3276C">
            <w:pPr>
              <w:spacing w:line="259" w:lineRule="auto"/>
              <w:ind w:left="106"/>
              <w:jc w:val="left"/>
            </w:pPr>
            <w:r>
              <w:t xml:space="preserve">&lt;&lt;code&gt;&gt; created. </w:t>
            </w:r>
          </w:p>
          <w:p w14:paraId="48C0ACF9" w14:textId="77777777" w:rsidR="00D3276C" w:rsidRDefault="00D3276C" w:rsidP="00D3276C">
            <w:pPr>
              <w:spacing w:line="259" w:lineRule="auto"/>
              <w:ind w:left="106"/>
              <w:jc w:val="left"/>
            </w:pPr>
            <w:r>
              <w:t xml:space="preserve">&lt;&lt;code&gt;&gt; updated  </w:t>
            </w:r>
          </w:p>
          <w:p w14:paraId="22B89F08" w14:textId="77777777" w:rsidR="00D3276C" w:rsidRDefault="00D3276C" w:rsidP="00D3276C">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1FB9AFD4" w14:textId="77777777" w:rsidR="00D3276C" w:rsidRDefault="00D3276C" w:rsidP="00D3276C">
            <w:pPr>
              <w:spacing w:line="259" w:lineRule="auto"/>
              <w:ind w:left="106"/>
              <w:jc w:val="left"/>
            </w:pPr>
            <w:r>
              <w:t xml:space="preserve">CMS </w:t>
            </w:r>
          </w:p>
        </w:tc>
      </w:tr>
      <w:tr w:rsidR="00D3276C" w14:paraId="31ECE052" w14:textId="77777777" w:rsidTr="009E4AD2">
        <w:trPr>
          <w:trHeight w:val="485"/>
        </w:trPr>
        <w:tc>
          <w:tcPr>
            <w:tcW w:w="1616" w:type="dxa"/>
            <w:tcBorders>
              <w:top w:val="single" w:sz="4" w:space="0" w:color="943634"/>
              <w:left w:val="single" w:sz="4" w:space="0" w:color="943634"/>
              <w:bottom w:val="single" w:sz="4" w:space="0" w:color="943634"/>
              <w:right w:val="nil"/>
            </w:tcBorders>
          </w:tcPr>
          <w:p w14:paraId="266D776B" w14:textId="77777777" w:rsidR="00D3276C" w:rsidRDefault="00D3276C" w:rsidP="00D3276C">
            <w:pPr>
              <w:spacing w:line="259" w:lineRule="auto"/>
              <w:ind w:left="107"/>
              <w:jc w:val="left"/>
            </w:pPr>
            <w:r>
              <w:t>Currency Exchange Rate</w:t>
            </w:r>
          </w:p>
        </w:tc>
        <w:tc>
          <w:tcPr>
            <w:tcW w:w="66" w:type="dxa"/>
            <w:tcBorders>
              <w:top w:val="single" w:sz="4" w:space="0" w:color="943634"/>
              <w:left w:val="nil"/>
              <w:bottom w:val="single" w:sz="4" w:space="0" w:color="943634"/>
              <w:right w:val="single" w:sz="4" w:space="0" w:color="943634"/>
            </w:tcBorders>
          </w:tcPr>
          <w:p w14:paraId="508B0BF4" w14:textId="77777777" w:rsidR="00D3276C" w:rsidRDefault="00D3276C" w:rsidP="00D3276C">
            <w:pPr>
              <w:spacing w:line="259" w:lineRule="auto"/>
              <w:ind w:right="-13"/>
            </w:pPr>
            <w:r>
              <w:t>.</w:t>
            </w:r>
          </w:p>
        </w:tc>
        <w:tc>
          <w:tcPr>
            <w:tcW w:w="1376" w:type="dxa"/>
            <w:tcBorders>
              <w:top w:val="single" w:sz="4" w:space="0" w:color="943634"/>
              <w:left w:val="single" w:sz="4" w:space="0" w:color="943634"/>
              <w:bottom w:val="single" w:sz="4" w:space="0" w:color="943634"/>
              <w:right w:val="single" w:sz="4" w:space="0" w:color="943634"/>
            </w:tcBorders>
          </w:tcPr>
          <w:p w14:paraId="01565F72" w14:textId="77777777" w:rsidR="00D3276C" w:rsidRDefault="00D3276C" w:rsidP="00D3276C">
            <w:pPr>
              <w:spacing w:line="259" w:lineRule="auto"/>
              <w:ind w:left="106"/>
              <w:jc w:val="left"/>
            </w:pPr>
            <w:r>
              <w:t xml:space="preserve">Create, </w:t>
            </w:r>
          </w:p>
          <w:p w14:paraId="699836AF" w14:textId="77777777"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0F76C01B" w14:textId="1D7D46B3" w:rsidR="00D3276C" w:rsidRDefault="00D3276C" w:rsidP="00D3276C">
            <w:pPr>
              <w:spacing w:line="259" w:lineRule="auto"/>
              <w:ind w:left="106"/>
              <w:jc w:val="left"/>
            </w:pPr>
            <w:r>
              <w:t>Create/update</w:t>
            </w:r>
          </w:p>
          <w:p w14:paraId="59B4734B" w14:textId="77777777" w:rsidR="00D3276C" w:rsidRDefault="00D3276C" w:rsidP="00D3276C">
            <w:pPr>
              <w:spacing w:line="259" w:lineRule="auto"/>
              <w:ind w:left="106"/>
              <w:jc w:val="left"/>
            </w:pPr>
            <w:r>
              <w:t>Currency Exchange Rate details and Currency Exchange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7AB7F9E1" w14:textId="7CF42552" w:rsidR="00D3276C" w:rsidRDefault="00D3276C" w:rsidP="00D3276C">
            <w:pPr>
              <w:spacing w:line="259" w:lineRule="auto"/>
              <w:ind w:left="106"/>
              <w:jc w:val="left"/>
            </w:pPr>
            <w:r>
              <w:t xml:space="preserve">&lt;&lt;code&gt;&gt; created. </w:t>
            </w:r>
          </w:p>
          <w:p w14:paraId="7EFA33AE" w14:textId="77777777" w:rsidR="00D3276C" w:rsidRDefault="00D3276C" w:rsidP="00D3276C">
            <w:pPr>
              <w:spacing w:line="259" w:lineRule="auto"/>
              <w:ind w:left="106"/>
              <w:jc w:val="left"/>
            </w:pPr>
            <w:r>
              <w:t xml:space="preserve">&lt;&lt;code&gt;&gt; updated  </w:t>
            </w:r>
          </w:p>
          <w:p w14:paraId="5F9D9FA8" w14:textId="77777777" w:rsidR="00D3276C" w:rsidRDefault="00D3276C" w:rsidP="00D3276C">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3D02DD34" w14:textId="77777777" w:rsidR="00D3276C" w:rsidRDefault="00D3276C" w:rsidP="00D3276C">
            <w:pPr>
              <w:spacing w:line="259" w:lineRule="auto"/>
              <w:ind w:left="106"/>
              <w:jc w:val="left"/>
            </w:pPr>
            <w:r>
              <w:t xml:space="preserve">CMS </w:t>
            </w:r>
          </w:p>
        </w:tc>
      </w:tr>
      <w:tr w:rsidR="00D3276C" w14:paraId="279A1183" w14:textId="77777777" w:rsidTr="009E4AD2">
        <w:trPr>
          <w:trHeight w:val="727"/>
        </w:trPr>
        <w:tc>
          <w:tcPr>
            <w:tcW w:w="1616" w:type="dxa"/>
            <w:tcBorders>
              <w:top w:val="single" w:sz="4" w:space="0" w:color="943634"/>
              <w:left w:val="single" w:sz="4" w:space="0" w:color="943634"/>
              <w:bottom w:val="single" w:sz="4" w:space="0" w:color="943634"/>
              <w:right w:val="nil"/>
            </w:tcBorders>
          </w:tcPr>
          <w:p w14:paraId="676667C1" w14:textId="77777777" w:rsidR="00D3276C" w:rsidRDefault="00D3276C" w:rsidP="00D3276C">
            <w:pPr>
              <w:spacing w:line="259" w:lineRule="auto"/>
              <w:ind w:left="107"/>
              <w:jc w:val="left"/>
            </w:pPr>
            <w:r>
              <w:t xml:space="preserve"> Customs Office</w:t>
            </w:r>
          </w:p>
        </w:tc>
        <w:tc>
          <w:tcPr>
            <w:tcW w:w="66" w:type="dxa"/>
            <w:tcBorders>
              <w:top w:val="single" w:sz="4" w:space="0" w:color="943634"/>
              <w:left w:val="nil"/>
              <w:bottom w:val="single" w:sz="4" w:space="0" w:color="943634"/>
              <w:right w:val="single" w:sz="4" w:space="0" w:color="943634"/>
            </w:tcBorders>
          </w:tcPr>
          <w:p w14:paraId="5EA73945" w14:textId="77777777" w:rsidR="00D3276C" w:rsidRDefault="00D3276C" w:rsidP="00D3276C">
            <w:pPr>
              <w:spacing w:line="259" w:lineRule="auto"/>
              <w:ind w:right="-13"/>
            </w:pPr>
            <w:r>
              <w:t>.</w:t>
            </w:r>
          </w:p>
        </w:tc>
        <w:tc>
          <w:tcPr>
            <w:tcW w:w="1376" w:type="dxa"/>
            <w:tcBorders>
              <w:top w:val="single" w:sz="4" w:space="0" w:color="943634"/>
              <w:left w:val="single" w:sz="4" w:space="0" w:color="943634"/>
              <w:bottom w:val="single" w:sz="4" w:space="0" w:color="943634"/>
              <w:right w:val="single" w:sz="4" w:space="0" w:color="943634"/>
            </w:tcBorders>
          </w:tcPr>
          <w:p w14:paraId="504CE3F5" w14:textId="77777777" w:rsidR="00D3276C" w:rsidRDefault="00D3276C" w:rsidP="00D3276C">
            <w:pPr>
              <w:spacing w:line="259" w:lineRule="auto"/>
              <w:ind w:left="106"/>
              <w:jc w:val="left"/>
            </w:pPr>
            <w:r>
              <w:t xml:space="preserve">Create, </w:t>
            </w:r>
          </w:p>
          <w:p w14:paraId="30D20A51" w14:textId="77777777" w:rsidR="00D3276C" w:rsidRDefault="00D3276C" w:rsidP="00D3276C">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04E296E0" w14:textId="77777777" w:rsidR="00D3276C" w:rsidRDefault="00D3276C" w:rsidP="00D3276C">
            <w:pPr>
              <w:spacing w:line="259" w:lineRule="auto"/>
            </w:pPr>
            <w:r>
              <w:t xml:space="preserve">  Create/Update Customs Office details and Customs Office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03C2D3DD" w14:textId="066DB7E6" w:rsidR="00D3276C" w:rsidRDefault="00D3276C" w:rsidP="00D3276C">
            <w:pPr>
              <w:spacing w:line="259" w:lineRule="auto"/>
              <w:ind w:left="106"/>
              <w:jc w:val="left"/>
            </w:pPr>
            <w:r>
              <w:t xml:space="preserve">&lt;&lt;code&gt;&gt; created. </w:t>
            </w:r>
          </w:p>
          <w:p w14:paraId="64467982" w14:textId="77777777" w:rsidR="00D3276C" w:rsidRDefault="00D3276C" w:rsidP="00D3276C">
            <w:pPr>
              <w:spacing w:line="259" w:lineRule="auto"/>
              <w:ind w:left="106"/>
              <w:jc w:val="left"/>
            </w:pPr>
            <w:r>
              <w:t xml:space="preserve">&lt;&lt;code&gt;&gt; updated  </w:t>
            </w:r>
          </w:p>
          <w:p w14:paraId="7EB06137" w14:textId="77777777" w:rsidR="00D3276C" w:rsidRDefault="00D3276C" w:rsidP="00D3276C">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4F8E77E3" w14:textId="77777777" w:rsidR="00D3276C" w:rsidRDefault="00D3276C" w:rsidP="00D3276C">
            <w:pPr>
              <w:spacing w:line="259" w:lineRule="auto"/>
              <w:ind w:left="106"/>
              <w:jc w:val="left"/>
            </w:pPr>
            <w:r>
              <w:t>CMS</w:t>
            </w:r>
          </w:p>
        </w:tc>
      </w:tr>
      <w:tr w:rsidR="00795032" w14:paraId="4F3717E1"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17352E23" w14:textId="7FF884BB" w:rsidR="00795032" w:rsidRDefault="00795032" w:rsidP="00795032">
            <w:pPr>
              <w:spacing w:line="259" w:lineRule="auto"/>
              <w:ind w:left="107"/>
              <w:jc w:val="left"/>
            </w:pPr>
            <w:r>
              <w:t>Code Master</w:t>
            </w:r>
          </w:p>
        </w:tc>
        <w:tc>
          <w:tcPr>
            <w:tcW w:w="66" w:type="dxa"/>
            <w:tcBorders>
              <w:top w:val="single" w:sz="4" w:space="0" w:color="943634"/>
              <w:left w:val="nil"/>
              <w:bottom w:val="single" w:sz="4" w:space="0" w:color="943634"/>
              <w:right w:val="single" w:sz="4" w:space="0" w:color="943634"/>
            </w:tcBorders>
          </w:tcPr>
          <w:p w14:paraId="6E37B42D" w14:textId="77777777" w:rsidR="00795032" w:rsidRDefault="00795032" w:rsidP="00795032">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065F4A1D" w14:textId="77777777" w:rsidR="00795032" w:rsidRDefault="00795032" w:rsidP="00795032">
            <w:pPr>
              <w:spacing w:line="259" w:lineRule="auto"/>
              <w:ind w:left="106"/>
              <w:jc w:val="left"/>
            </w:pPr>
            <w:r>
              <w:t xml:space="preserve">Create, </w:t>
            </w:r>
          </w:p>
          <w:p w14:paraId="6A081CC7" w14:textId="10AAEAB8" w:rsidR="00795032" w:rsidRDefault="00795032" w:rsidP="00795032">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5444F700" w14:textId="3089B9CB" w:rsidR="00795032" w:rsidRDefault="00795032" w:rsidP="008E23D3">
            <w:pPr>
              <w:spacing w:line="259" w:lineRule="auto"/>
              <w:ind w:left="106"/>
              <w:jc w:val="left"/>
            </w:pPr>
            <w:r>
              <w:t xml:space="preserve">  Create/Update Code Master and Code Master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4CE4710A" w14:textId="77777777" w:rsidR="00795032" w:rsidRDefault="00795032" w:rsidP="00795032">
            <w:pPr>
              <w:spacing w:line="259" w:lineRule="auto"/>
              <w:ind w:left="106"/>
              <w:jc w:val="left"/>
            </w:pPr>
            <w:r>
              <w:t xml:space="preserve">&lt;&lt;code&gt;&gt; created. </w:t>
            </w:r>
          </w:p>
          <w:p w14:paraId="72D170BC" w14:textId="77777777" w:rsidR="00795032" w:rsidRDefault="00795032" w:rsidP="00795032">
            <w:pPr>
              <w:spacing w:line="259" w:lineRule="auto"/>
              <w:ind w:left="106"/>
              <w:jc w:val="left"/>
            </w:pPr>
            <w:r>
              <w:t xml:space="preserve">&lt;&lt;code&gt;&gt; updated  </w:t>
            </w:r>
          </w:p>
          <w:p w14:paraId="74C4ACBD" w14:textId="77777777" w:rsidR="00795032" w:rsidRDefault="00795032" w:rsidP="00795032">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3823C486" w14:textId="2549C53C" w:rsidR="00795032" w:rsidRDefault="00BE37C6" w:rsidP="00795032">
            <w:pPr>
              <w:spacing w:line="259" w:lineRule="auto"/>
              <w:ind w:left="106"/>
              <w:jc w:val="left"/>
            </w:pPr>
            <w:r>
              <w:t>CMS</w:t>
            </w:r>
          </w:p>
        </w:tc>
      </w:tr>
      <w:tr w:rsidR="00B56389" w14:paraId="1413D631"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71F0E2DB" w14:textId="18E7874E" w:rsidR="00B56389" w:rsidRDefault="00B56389" w:rsidP="00B56389">
            <w:pPr>
              <w:spacing w:line="259" w:lineRule="auto"/>
              <w:ind w:left="107"/>
              <w:jc w:val="left"/>
            </w:pPr>
            <w:r>
              <w:t>Company Type</w:t>
            </w:r>
          </w:p>
        </w:tc>
        <w:tc>
          <w:tcPr>
            <w:tcW w:w="66" w:type="dxa"/>
            <w:tcBorders>
              <w:top w:val="single" w:sz="4" w:space="0" w:color="943634"/>
              <w:left w:val="nil"/>
              <w:bottom w:val="single" w:sz="4" w:space="0" w:color="943634"/>
              <w:right w:val="single" w:sz="4" w:space="0" w:color="943634"/>
            </w:tcBorders>
          </w:tcPr>
          <w:p w14:paraId="413BD86E" w14:textId="77777777" w:rsidR="00B56389" w:rsidRDefault="00B56389" w:rsidP="00B56389">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7630F972" w14:textId="77777777" w:rsidR="00B56389" w:rsidRDefault="00B56389" w:rsidP="00B56389">
            <w:pPr>
              <w:spacing w:line="259" w:lineRule="auto"/>
              <w:ind w:left="106"/>
              <w:jc w:val="left"/>
            </w:pPr>
            <w:r>
              <w:t xml:space="preserve">Create, </w:t>
            </w:r>
          </w:p>
          <w:p w14:paraId="2FEACAF4" w14:textId="4FDE7197" w:rsidR="00B56389" w:rsidRDefault="00B56389" w:rsidP="00B56389">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5D78C80F" w14:textId="4B574B7D" w:rsidR="00B56389" w:rsidRDefault="00B56389" w:rsidP="00B56389">
            <w:pPr>
              <w:spacing w:line="259" w:lineRule="auto"/>
              <w:ind w:left="106"/>
            </w:pPr>
            <w:r>
              <w:t xml:space="preserve">  Create/Update Company Type and Company Type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79ECC151" w14:textId="77777777" w:rsidR="00B56389" w:rsidRDefault="00B56389" w:rsidP="00B56389">
            <w:pPr>
              <w:spacing w:line="259" w:lineRule="auto"/>
              <w:ind w:left="106"/>
              <w:jc w:val="left"/>
            </w:pPr>
            <w:r>
              <w:t xml:space="preserve">&lt;&lt;code&gt;&gt; created. </w:t>
            </w:r>
          </w:p>
          <w:p w14:paraId="0AC126DB" w14:textId="77777777" w:rsidR="00B56389" w:rsidRDefault="00B56389" w:rsidP="00B56389">
            <w:pPr>
              <w:spacing w:line="259" w:lineRule="auto"/>
              <w:ind w:left="106"/>
              <w:jc w:val="left"/>
            </w:pPr>
            <w:r>
              <w:t xml:space="preserve">&lt;&lt;code&gt;&gt; updated  </w:t>
            </w:r>
          </w:p>
          <w:p w14:paraId="7D9FC3FB" w14:textId="77777777" w:rsidR="00B56389" w:rsidRDefault="00B56389" w:rsidP="00B56389">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752E80E5" w14:textId="016F5FAB" w:rsidR="00B56389" w:rsidRDefault="00BE37C6" w:rsidP="00B56389">
            <w:pPr>
              <w:spacing w:line="259" w:lineRule="auto"/>
              <w:ind w:left="106"/>
              <w:jc w:val="left"/>
            </w:pPr>
            <w:r>
              <w:t>CMS</w:t>
            </w:r>
          </w:p>
        </w:tc>
      </w:tr>
      <w:tr w:rsidR="00B56389" w14:paraId="551C5F08"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249A9B90" w14:textId="6263A795" w:rsidR="00B56389" w:rsidRDefault="00B56389" w:rsidP="00B56389">
            <w:pPr>
              <w:spacing w:line="259" w:lineRule="auto"/>
              <w:ind w:left="107"/>
              <w:jc w:val="left"/>
            </w:pPr>
            <w:r>
              <w:t>Freight Type</w:t>
            </w:r>
          </w:p>
        </w:tc>
        <w:tc>
          <w:tcPr>
            <w:tcW w:w="66" w:type="dxa"/>
            <w:tcBorders>
              <w:top w:val="single" w:sz="4" w:space="0" w:color="943634"/>
              <w:left w:val="nil"/>
              <w:bottom w:val="single" w:sz="4" w:space="0" w:color="943634"/>
              <w:right w:val="single" w:sz="4" w:space="0" w:color="943634"/>
            </w:tcBorders>
          </w:tcPr>
          <w:p w14:paraId="5A4EB79B" w14:textId="77777777" w:rsidR="00B56389" w:rsidRDefault="00B56389" w:rsidP="00B56389">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76B0B13D" w14:textId="77777777" w:rsidR="00B56389" w:rsidRDefault="00B56389" w:rsidP="00B56389">
            <w:pPr>
              <w:spacing w:line="259" w:lineRule="auto"/>
              <w:ind w:left="106"/>
              <w:jc w:val="left"/>
            </w:pPr>
            <w:r>
              <w:t xml:space="preserve">Create, </w:t>
            </w:r>
          </w:p>
          <w:p w14:paraId="18E69C6A" w14:textId="738C77A7" w:rsidR="00B56389" w:rsidRDefault="00B56389" w:rsidP="00B56389">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620B3F96" w14:textId="3E7C9EE6" w:rsidR="00B56389" w:rsidRDefault="00B56389" w:rsidP="008E23D3">
            <w:pPr>
              <w:spacing w:line="259" w:lineRule="auto"/>
              <w:ind w:left="106"/>
              <w:jc w:val="left"/>
            </w:pPr>
            <w:r>
              <w:t xml:space="preserve">  Create/Update Freight Type and Freight Type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534BD6A7" w14:textId="77777777" w:rsidR="00B56389" w:rsidRDefault="00B56389" w:rsidP="00B56389">
            <w:pPr>
              <w:spacing w:line="259" w:lineRule="auto"/>
              <w:ind w:left="106"/>
              <w:jc w:val="left"/>
            </w:pPr>
            <w:r>
              <w:t xml:space="preserve">&lt;&lt;code&gt;&gt; created. </w:t>
            </w:r>
          </w:p>
          <w:p w14:paraId="1F76B54A" w14:textId="77777777" w:rsidR="00B56389" w:rsidRDefault="00B56389" w:rsidP="00B56389">
            <w:pPr>
              <w:spacing w:line="259" w:lineRule="auto"/>
              <w:ind w:left="106"/>
              <w:jc w:val="left"/>
            </w:pPr>
            <w:r>
              <w:t xml:space="preserve">&lt;&lt;code&gt;&gt; updated  </w:t>
            </w:r>
          </w:p>
          <w:p w14:paraId="6493365B" w14:textId="77777777" w:rsidR="00B56389" w:rsidRDefault="00B56389" w:rsidP="00B56389">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7E992B3A" w14:textId="50DA5983" w:rsidR="00B56389" w:rsidRDefault="00BE37C6" w:rsidP="00B56389">
            <w:pPr>
              <w:spacing w:line="259" w:lineRule="auto"/>
              <w:ind w:left="106"/>
              <w:jc w:val="left"/>
            </w:pPr>
            <w:r>
              <w:t>CMS</w:t>
            </w:r>
          </w:p>
        </w:tc>
      </w:tr>
      <w:tr w:rsidR="00B56389" w14:paraId="3C508D31"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5C9EA475" w14:textId="77777777" w:rsidR="00B56389" w:rsidRDefault="00B56389" w:rsidP="00B56389">
            <w:pPr>
              <w:spacing w:line="259" w:lineRule="auto"/>
              <w:ind w:left="107"/>
              <w:jc w:val="left"/>
            </w:pPr>
            <w:r>
              <w:t xml:space="preserve"> Document Type</w:t>
            </w:r>
          </w:p>
        </w:tc>
        <w:tc>
          <w:tcPr>
            <w:tcW w:w="66" w:type="dxa"/>
            <w:tcBorders>
              <w:top w:val="single" w:sz="4" w:space="0" w:color="943634"/>
              <w:left w:val="nil"/>
              <w:bottom w:val="single" w:sz="4" w:space="0" w:color="943634"/>
              <w:right w:val="single" w:sz="4" w:space="0" w:color="943634"/>
            </w:tcBorders>
          </w:tcPr>
          <w:p w14:paraId="4D17FC7D" w14:textId="77777777" w:rsidR="00B56389" w:rsidRDefault="00B56389" w:rsidP="00B56389">
            <w:pPr>
              <w:spacing w:line="259" w:lineRule="auto"/>
              <w:ind w:right="-13"/>
            </w:pPr>
            <w:r>
              <w:t>.</w:t>
            </w:r>
          </w:p>
        </w:tc>
        <w:tc>
          <w:tcPr>
            <w:tcW w:w="1376" w:type="dxa"/>
            <w:tcBorders>
              <w:top w:val="single" w:sz="4" w:space="0" w:color="943634"/>
              <w:left w:val="single" w:sz="4" w:space="0" w:color="943634"/>
              <w:bottom w:val="single" w:sz="4" w:space="0" w:color="943634"/>
              <w:right w:val="single" w:sz="4" w:space="0" w:color="943634"/>
            </w:tcBorders>
          </w:tcPr>
          <w:p w14:paraId="2C3E150A" w14:textId="77777777" w:rsidR="00B56389" w:rsidRDefault="00B56389" w:rsidP="00B56389">
            <w:pPr>
              <w:spacing w:line="259" w:lineRule="auto"/>
              <w:ind w:left="106"/>
              <w:jc w:val="left"/>
            </w:pPr>
            <w:r>
              <w:t xml:space="preserve">Create, </w:t>
            </w:r>
          </w:p>
          <w:p w14:paraId="64B9DB00" w14:textId="77777777" w:rsidR="00B56389" w:rsidRDefault="00B56389" w:rsidP="00B56389">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49137BF2" w14:textId="77777777" w:rsidR="00B56389" w:rsidRDefault="00B56389" w:rsidP="00B56389">
            <w:pPr>
              <w:spacing w:line="259" w:lineRule="auto"/>
              <w:ind w:left="106"/>
            </w:pPr>
            <w:r>
              <w:t>Create/Update Document Type details and Document Type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0B86D0CE" w14:textId="70055B09" w:rsidR="00B56389" w:rsidRDefault="00B56389" w:rsidP="00B56389">
            <w:pPr>
              <w:spacing w:line="259" w:lineRule="auto"/>
              <w:ind w:left="106"/>
              <w:jc w:val="left"/>
            </w:pPr>
            <w:r>
              <w:t xml:space="preserve">&lt;&lt;code&gt;&gt; created. </w:t>
            </w:r>
          </w:p>
          <w:p w14:paraId="4E0512CD" w14:textId="77777777" w:rsidR="00B56389" w:rsidRDefault="00B56389" w:rsidP="00B56389">
            <w:pPr>
              <w:spacing w:line="259" w:lineRule="auto"/>
              <w:ind w:left="106"/>
              <w:jc w:val="left"/>
            </w:pPr>
            <w:r>
              <w:t xml:space="preserve">&lt;&lt;code&gt;&gt; updated </w:t>
            </w:r>
          </w:p>
          <w:p w14:paraId="33AF2382" w14:textId="77777777" w:rsidR="00B56389" w:rsidRDefault="00B56389" w:rsidP="00B56389">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60F1EE51" w14:textId="77777777" w:rsidR="00B56389" w:rsidRDefault="00B56389" w:rsidP="00B56389">
            <w:pPr>
              <w:spacing w:line="259" w:lineRule="auto"/>
              <w:ind w:left="106"/>
              <w:jc w:val="left"/>
            </w:pPr>
            <w:r>
              <w:t>CMS</w:t>
            </w:r>
          </w:p>
        </w:tc>
      </w:tr>
      <w:tr w:rsidR="00293427" w14:paraId="4E5A6DF3"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1B3F083A" w14:textId="01531F7C" w:rsidR="00293427" w:rsidRDefault="00293427" w:rsidP="00293427">
            <w:pPr>
              <w:spacing w:line="259" w:lineRule="auto"/>
              <w:ind w:left="107"/>
              <w:jc w:val="left"/>
            </w:pPr>
            <w:r>
              <w:t xml:space="preserve"> Incoterm</w:t>
            </w:r>
          </w:p>
        </w:tc>
        <w:tc>
          <w:tcPr>
            <w:tcW w:w="66" w:type="dxa"/>
            <w:tcBorders>
              <w:top w:val="single" w:sz="4" w:space="0" w:color="943634"/>
              <w:left w:val="nil"/>
              <w:bottom w:val="single" w:sz="4" w:space="0" w:color="943634"/>
              <w:right w:val="single" w:sz="4" w:space="0" w:color="943634"/>
            </w:tcBorders>
          </w:tcPr>
          <w:p w14:paraId="5C2B5516" w14:textId="6CEB7A36" w:rsidR="00293427" w:rsidRDefault="00293427" w:rsidP="00293427">
            <w:pPr>
              <w:spacing w:line="259" w:lineRule="auto"/>
              <w:ind w:right="-13"/>
            </w:pPr>
            <w:r>
              <w:t>.</w:t>
            </w:r>
          </w:p>
        </w:tc>
        <w:tc>
          <w:tcPr>
            <w:tcW w:w="1376" w:type="dxa"/>
            <w:tcBorders>
              <w:top w:val="single" w:sz="4" w:space="0" w:color="943634"/>
              <w:left w:val="single" w:sz="4" w:space="0" w:color="943634"/>
              <w:bottom w:val="single" w:sz="4" w:space="0" w:color="943634"/>
              <w:right w:val="single" w:sz="4" w:space="0" w:color="943634"/>
            </w:tcBorders>
          </w:tcPr>
          <w:p w14:paraId="20BC633B" w14:textId="77777777" w:rsidR="00293427" w:rsidRDefault="00293427" w:rsidP="00293427">
            <w:pPr>
              <w:spacing w:line="259" w:lineRule="auto"/>
              <w:ind w:left="106"/>
              <w:jc w:val="left"/>
            </w:pPr>
            <w:r>
              <w:t xml:space="preserve">Create, </w:t>
            </w:r>
          </w:p>
          <w:p w14:paraId="056C19CB" w14:textId="763785F4" w:rsidR="00293427" w:rsidRDefault="00293427" w:rsidP="00293427">
            <w:pPr>
              <w:spacing w:line="259" w:lineRule="auto"/>
              <w:ind w:left="106"/>
              <w:jc w:val="left"/>
            </w:pPr>
            <w:r>
              <w:t xml:space="preserve">  Update</w:t>
            </w:r>
          </w:p>
        </w:tc>
        <w:tc>
          <w:tcPr>
            <w:tcW w:w="3852" w:type="dxa"/>
            <w:tcBorders>
              <w:top w:val="single" w:sz="4" w:space="0" w:color="943634"/>
              <w:left w:val="single" w:sz="4" w:space="0" w:color="943634"/>
              <w:bottom w:val="single" w:sz="4" w:space="0" w:color="943634"/>
              <w:right w:val="single" w:sz="4" w:space="0" w:color="943634"/>
            </w:tcBorders>
          </w:tcPr>
          <w:p w14:paraId="1F262A55" w14:textId="4B1AD255" w:rsidR="00293427" w:rsidRDefault="00293427" w:rsidP="00293427">
            <w:pPr>
              <w:spacing w:line="259" w:lineRule="auto"/>
              <w:ind w:left="106"/>
            </w:pPr>
            <w:r>
              <w:t>Create/Update Incoterm details and Incoterm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5F03E7E9" w14:textId="77777777" w:rsidR="00293427" w:rsidRDefault="00293427" w:rsidP="00293427">
            <w:pPr>
              <w:spacing w:line="259" w:lineRule="auto"/>
              <w:ind w:left="106"/>
              <w:jc w:val="left"/>
            </w:pPr>
            <w:r>
              <w:t xml:space="preserve">&lt;&lt;code&gt;&gt; created. </w:t>
            </w:r>
          </w:p>
          <w:p w14:paraId="33E4B81A" w14:textId="77777777" w:rsidR="00293427" w:rsidRDefault="00293427" w:rsidP="00293427">
            <w:pPr>
              <w:spacing w:line="259" w:lineRule="auto"/>
              <w:ind w:left="106"/>
              <w:jc w:val="left"/>
            </w:pPr>
            <w:r>
              <w:t xml:space="preserve">&lt;&lt;code&gt;&gt; updated </w:t>
            </w:r>
          </w:p>
          <w:p w14:paraId="1632D174"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369A0910" w14:textId="68778AD8" w:rsidR="00293427" w:rsidRDefault="00293427" w:rsidP="00293427">
            <w:pPr>
              <w:spacing w:line="259" w:lineRule="auto"/>
              <w:ind w:left="106"/>
              <w:jc w:val="left"/>
            </w:pPr>
            <w:r>
              <w:t>CMS</w:t>
            </w:r>
          </w:p>
        </w:tc>
      </w:tr>
      <w:tr w:rsidR="00293427" w14:paraId="546341EC"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27029A2C" w14:textId="433714E6" w:rsidR="00293427" w:rsidRDefault="00293427" w:rsidP="00293427">
            <w:pPr>
              <w:spacing w:line="259" w:lineRule="auto"/>
              <w:ind w:left="107"/>
              <w:jc w:val="left"/>
            </w:pPr>
            <w:r>
              <w:lastRenderedPageBreak/>
              <w:t>Port</w:t>
            </w:r>
          </w:p>
        </w:tc>
        <w:tc>
          <w:tcPr>
            <w:tcW w:w="66" w:type="dxa"/>
            <w:tcBorders>
              <w:top w:val="single" w:sz="4" w:space="0" w:color="943634"/>
              <w:left w:val="nil"/>
              <w:bottom w:val="single" w:sz="4" w:space="0" w:color="943634"/>
              <w:right w:val="single" w:sz="4" w:space="0" w:color="943634"/>
            </w:tcBorders>
          </w:tcPr>
          <w:p w14:paraId="29E15F41" w14:textId="77777777" w:rsidR="00293427" w:rsidRDefault="00293427" w:rsidP="00293427">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33299818" w14:textId="77777777" w:rsidR="00293427" w:rsidRDefault="00293427" w:rsidP="00293427">
            <w:pPr>
              <w:spacing w:line="259" w:lineRule="auto"/>
              <w:ind w:left="106"/>
              <w:jc w:val="left"/>
            </w:pPr>
            <w:r>
              <w:t xml:space="preserve">Create, </w:t>
            </w:r>
          </w:p>
          <w:p w14:paraId="46100F37" w14:textId="5DBC90B5" w:rsidR="00293427" w:rsidRDefault="00293427" w:rsidP="00293427">
            <w:pPr>
              <w:spacing w:line="259" w:lineRule="auto"/>
              <w:ind w:left="106"/>
              <w:jc w:val="left"/>
            </w:pPr>
            <w:r>
              <w:t xml:space="preserve"> Update</w:t>
            </w:r>
          </w:p>
        </w:tc>
        <w:tc>
          <w:tcPr>
            <w:tcW w:w="3852" w:type="dxa"/>
            <w:tcBorders>
              <w:top w:val="single" w:sz="4" w:space="0" w:color="943634"/>
              <w:left w:val="single" w:sz="4" w:space="0" w:color="943634"/>
              <w:bottom w:val="single" w:sz="4" w:space="0" w:color="943634"/>
              <w:right w:val="single" w:sz="4" w:space="0" w:color="943634"/>
            </w:tcBorders>
          </w:tcPr>
          <w:p w14:paraId="71247935" w14:textId="26084E3E" w:rsidR="00293427" w:rsidRDefault="00293427" w:rsidP="00293427">
            <w:pPr>
              <w:spacing w:line="259" w:lineRule="auto"/>
              <w:ind w:left="106"/>
            </w:pPr>
            <w:r>
              <w:t>Create/Update Port details and Port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27AE55E0" w14:textId="77777777" w:rsidR="00293427" w:rsidRDefault="00293427" w:rsidP="00293427">
            <w:pPr>
              <w:spacing w:line="259" w:lineRule="auto"/>
              <w:ind w:left="106"/>
              <w:jc w:val="left"/>
            </w:pPr>
            <w:r>
              <w:t xml:space="preserve">&lt;&lt;code&gt;&gt; created. </w:t>
            </w:r>
          </w:p>
          <w:p w14:paraId="66213270" w14:textId="77777777" w:rsidR="00293427" w:rsidRDefault="00293427" w:rsidP="00293427">
            <w:pPr>
              <w:spacing w:line="259" w:lineRule="auto"/>
              <w:ind w:left="106"/>
              <w:jc w:val="left"/>
            </w:pPr>
            <w:r>
              <w:t xml:space="preserve">&lt;&lt;code&gt;&gt; updated </w:t>
            </w:r>
          </w:p>
          <w:p w14:paraId="1F4AEA5B"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180D6187" w14:textId="2298D824" w:rsidR="00293427" w:rsidRDefault="00293427" w:rsidP="00293427">
            <w:pPr>
              <w:spacing w:line="259" w:lineRule="auto"/>
              <w:ind w:left="106"/>
              <w:jc w:val="left"/>
            </w:pPr>
            <w:r>
              <w:t>CMS</w:t>
            </w:r>
          </w:p>
        </w:tc>
      </w:tr>
      <w:tr w:rsidR="00293427" w14:paraId="6F5D7D96"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577A8D8E" w14:textId="751E75B7" w:rsidR="00293427" w:rsidRDefault="00293427" w:rsidP="00293427">
            <w:pPr>
              <w:spacing w:line="259" w:lineRule="auto"/>
              <w:ind w:left="107"/>
              <w:jc w:val="left"/>
            </w:pPr>
            <w:r>
              <w:t>Province</w:t>
            </w:r>
          </w:p>
        </w:tc>
        <w:tc>
          <w:tcPr>
            <w:tcW w:w="66" w:type="dxa"/>
            <w:tcBorders>
              <w:top w:val="single" w:sz="4" w:space="0" w:color="943634"/>
              <w:left w:val="nil"/>
              <w:bottom w:val="single" w:sz="4" w:space="0" w:color="943634"/>
              <w:right w:val="single" w:sz="4" w:space="0" w:color="943634"/>
            </w:tcBorders>
          </w:tcPr>
          <w:p w14:paraId="13955748" w14:textId="77777777" w:rsidR="00293427" w:rsidRDefault="00293427" w:rsidP="00293427">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2C96D110" w14:textId="77777777" w:rsidR="00293427" w:rsidRDefault="00293427" w:rsidP="00293427">
            <w:pPr>
              <w:spacing w:line="259" w:lineRule="auto"/>
              <w:ind w:left="106"/>
              <w:jc w:val="left"/>
            </w:pPr>
            <w:r>
              <w:t xml:space="preserve">Create, </w:t>
            </w:r>
          </w:p>
          <w:p w14:paraId="63421EB3" w14:textId="30DF15BA" w:rsidR="00293427" w:rsidRDefault="00293427" w:rsidP="00293427">
            <w:pPr>
              <w:spacing w:line="259" w:lineRule="auto"/>
              <w:ind w:left="106"/>
              <w:jc w:val="left"/>
            </w:pPr>
            <w:r>
              <w:t xml:space="preserve">  Update</w:t>
            </w:r>
          </w:p>
        </w:tc>
        <w:tc>
          <w:tcPr>
            <w:tcW w:w="3852" w:type="dxa"/>
            <w:tcBorders>
              <w:top w:val="single" w:sz="4" w:space="0" w:color="943634"/>
              <w:left w:val="single" w:sz="4" w:space="0" w:color="943634"/>
              <w:bottom w:val="single" w:sz="4" w:space="0" w:color="943634"/>
              <w:right w:val="single" w:sz="4" w:space="0" w:color="943634"/>
            </w:tcBorders>
          </w:tcPr>
          <w:p w14:paraId="7AA0A60B" w14:textId="79513BE9" w:rsidR="00293427" w:rsidRDefault="00293427" w:rsidP="00293427">
            <w:pPr>
              <w:spacing w:line="259" w:lineRule="auto"/>
              <w:ind w:left="106"/>
            </w:pPr>
            <w:r>
              <w:t>Create/Update Province and Province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3C745474" w14:textId="77777777" w:rsidR="00293427" w:rsidRDefault="00293427" w:rsidP="00293427">
            <w:pPr>
              <w:spacing w:line="259" w:lineRule="auto"/>
              <w:ind w:left="106"/>
              <w:jc w:val="left"/>
            </w:pPr>
            <w:r>
              <w:t xml:space="preserve">&lt;&lt;code&gt;&gt; created. </w:t>
            </w:r>
          </w:p>
          <w:p w14:paraId="55D8B4E4" w14:textId="77777777" w:rsidR="00293427" w:rsidRDefault="00293427" w:rsidP="00293427">
            <w:pPr>
              <w:spacing w:line="259" w:lineRule="auto"/>
              <w:ind w:left="106"/>
              <w:jc w:val="left"/>
            </w:pPr>
            <w:r>
              <w:t xml:space="preserve">&lt;&lt;code&gt;&gt; updated </w:t>
            </w:r>
          </w:p>
          <w:p w14:paraId="000EFF38"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5A61A756" w14:textId="75A064FE" w:rsidR="00293427" w:rsidRDefault="00293427" w:rsidP="00293427">
            <w:pPr>
              <w:spacing w:line="259" w:lineRule="auto"/>
              <w:ind w:left="106"/>
              <w:jc w:val="left"/>
            </w:pPr>
            <w:r>
              <w:t>CMS</w:t>
            </w:r>
          </w:p>
        </w:tc>
      </w:tr>
      <w:tr w:rsidR="00293427" w14:paraId="40291801"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18B98E85" w14:textId="19AFC7C6" w:rsidR="00293427" w:rsidRDefault="00293427" w:rsidP="00293427">
            <w:pPr>
              <w:spacing w:line="259" w:lineRule="auto"/>
              <w:ind w:left="107"/>
              <w:jc w:val="left"/>
            </w:pPr>
            <w:r>
              <w:t xml:space="preserve"> Regime</w:t>
            </w:r>
          </w:p>
        </w:tc>
        <w:tc>
          <w:tcPr>
            <w:tcW w:w="66" w:type="dxa"/>
            <w:tcBorders>
              <w:top w:val="single" w:sz="4" w:space="0" w:color="943634"/>
              <w:left w:val="nil"/>
              <w:bottom w:val="single" w:sz="4" w:space="0" w:color="943634"/>
              <w:right w:val="single" w:sz="4" w:space="0" w:color="943634"/>
            </w:tcBorders>
          </w:tcPr>
          <w:p w14:paraId="219D46DB" w14:textId="078FC04A" w:rsidR="00293427" w:rsidRDefault="00293427" w:rsidP="00293427">
            <w:pPr>
              <w:spacing w:line="259" w:lineRule="auto"/>
              <w:ind w:right="-13"/>
            </w:pPr>
            <w:r>
              <w:t>.</w:t>
            </w:r>
          </w:p>
        </w:tc>
        <w:tc>
          <w:tcPr>
            <w:tcW w:w="1376" w:type="dxa"/>
            <w:tcBorders>
              <w:top w:val="single" w:sz="4" w:space="0" w:color="943634"/>
              <w:left w:val="single" w:sz="4" w:space="0" w:color="943634"/>
              <w:bottom w:val="single" w:sz="4" w:space="0" w:color="943634"/>
              <w:right w:val="single" w:sz="4" w:space="0" w:color="943634"/>
            </w:tcBorders>
          </w:tcPr>
          <w:p w14:paraId="30D083B1" w14:textId="77777777" w:rsidR="00293427" w:rsidRDefault="00293427" w:rsidP="00293427">
            <w:pPr>
              <w:spacing w:line="259" w:lineRule="auto"/>
              <w:ind w:left="106"/>
              <w:jc w:val="left"/>
            </w:pPr>
            <w:r>
              <w:t xml:space="preserve">Create, </w:t>
            </w:r>
          </w:p>
          <w:p w14:paraId="29B3FE6D" w14:textId="4A58E89A" w:rsidR="00293427" w:rsidRDefault="00293427" w:rsidP="00293427">
            <w:pPr>
              <w:spacing w:line="259" w:lineRule="auto"/>
              <w:ind w:left="106"/>
              <w:jc w:val="left"/>
            </w:pPr>
            <w:r>
              <w:t xml:space="preserve">  Update</w:t>
            </w:r>
          </w:p>
        </w:tc>
        <w:tc>
          <w:tcPr>
            <w:tcW w:w="3852" w:type="dxa"/>
            <w:tcBorders>
              <w:top w:val="single" w:sz="4" w:space="0" w:color="943634"/>
              <w:left w:val="single" w:sz="4" w:space="0" w:color="943634"/>
              <w:bottom w:val="single" w:sz="4" w:space="0" w:color="943634"/>
              <w:right w:val="single" w:sz="4" w:space="0" w:color="943634"/>
            </w:tcBorders>
          </w:tcPr>
          <w:p w14:paraId="79345E48" w14:textId="4FE04AD7" w:rsidR="00293427" w:rsidRDefault="00293427" w:rsidP="00293427">
            <w:pPr>
              <w:spacing w:line="259" w:lineRule="auto"/>
              <w:ind w:left="106"/>
            </w:pPr>
            <w:r>
              <w:t>Create/Update Regime details and Regime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6AA3ED59" w14:textId="77777777" w:rsidR="00293427" w:rsidRDefault="00293427" w:rsidP="00293427">
            <w:pPr>
              <w:spacing w:line="259" w:lineRule="auto"/>
              <w:ind w:left="106"/>
              <w:jc w:val="left"/>
            </w:pPr>
            <w:r>
              <w:t xml:space="preserve">&lt;&lt;code&gt;&gt; created. </w:t>
            </w:r>
          </w:p>
          <w:p w14:paraId="2DD567F8" w14:textId="77777777" w:rsidR="00293427" w:rsidRDefault="00293427" w:rsidP="00293427">
            <w:pPr>
              <w:spacing w:line="259" w:lineRule="auto"/>
              <w:ind w:left="106"/>
              <w:jc w:val="left"/>
            </w:pPr>
            <w:r>
              <w:t xml:space="preserve">&lt;&lt;code&gt;&gt; updated </w:t>
            </w:r>
          </w:p>
          <w:p w14:paraId="6911E352"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6E4AA1AB" w14:textId="6F025980" w:rsidR="00293427" w:rsidRDefault="00293427" w:rsidP="00293427">
            <w:pPr>
              <w:spacing w:line="259" w:lineRule="auto"/>
              <w:ind w:left="106"/>
              <w:jc w:val="left"/>
            </w:pPr>
            <w:r>
              <w:t>CMS</w:t>
            </w:r>
          </w:p>
        </w:tc>
      </w:tr>
      <w:tr w:rsidR="00293427" w14:paraId="769886CE"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73CF8CE0" w14:textId="48307D7C" w:rsidR="00293427" w:rsidRDefault="00293427" w:rsidP="00293427">
            <w:pPr>
              <w:spacing w:line="259" w:lineRule="auto"/>
              <w:ind w:left="107"/>
              <w:jc w:val="left"/>
            </w:pPr>
            <w:r>
              <w:t>Transit Route</w:t>
            </w:r>
          </w:p>
        </w:tc>
        <w:tc>
          <w:tcPr>
            <w:tcW w:w="66" w:type="dxa"/>
            <w:tcBorders>
              <w:top w:val="single" w:sz="4" w:space="0" w:color="943634"/>
              <w:left w:val="nil"/>
              <w:bottom w:val="single" w:sz="4" w:space="0" w:color="943634"/>
              <w:right w:val="single" w:sz="4" w:space="0" w:color="943634"/>
            </w:tcBorders>
          </w:tcPr>
          <w:p w14:paraId="7C5C5958" w14:textId="77777777" w:rsidR="00293427" w:rsidRDefault="00293427" w:rsidP="00293427">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074ACCCD" w14:textId="77777777" w:rsidR="00293427" w:rsidRDefault="00293427" w:rsidP="00293427">
            <w:pPr>
              <w:spacing w:line="259" w:lineRule="auto"/>
              <w:ind w:left="106"/>
              <w:jc w:val="left"/>
            </w:pPr>
            <w:r>
              <w:t xml:space="preserve">Create, </w:t>
            </w:r>
          </w:p>
          <w:p w14:paraId="7DDC925B" w14:textId="5B9F8447" w:rsidR="00293427" w:rsidRDefault="00293427" w:rsidP="00293427">
            <w:pPr>
              <w:spacing w:line="259" w:lineRule="auto"/>
              <w:ind w:left="106"/>
              <w:jc w:val="left"/>
            </w:pPr>
            <w:r>
              <w:t xml:space="preserve">  Update</w:t>
            </w:r>
          </w:p>
        </w:tc>
        <w:tc>
          <w:tcPr>
            <w:tcW w:w="3852" w:type="dxa"/>
            <w:tcBorders>
              <w:top w:val="single" w:sz="4" w:space="0" w:color="943634"/>
              <w:left w:val="single" w:sz="4" w:space="0" w:color="943634"/>
              <w:bottom w:val="single" w:sz="4" w:space="0" w:color="943634"/>
              <w:right w:val="single" w:sz="4" w:space="0" w:color="943634"/>
            </w:tcBorders>
          </w:tcPr>
          <w:p w14:paraId="11E7A3F9" w14:textId="11A26D4A" w:rsidR="00293427" w:rsidRDefault="00293427" w:rsidP="00293427">
            <w:pPr>
              <w:spacing w:line="259" w:lineRule="auto"/>
              <w:ind w:left="106"/>
            </w:pPr>
            <w:r>
              <w:t>Create/Update Transit Route details and Transit Route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1F476D07" w14:textId="77777777" w:rsidR="00293427" w:rsidRDefault="00293427" w:rsidP="00293427">
            <w:pPr>
              <w:spacing w:line="259" w:lineRule="auto"/>
              <w:ind w:left="106"/>
              <w:jc w:val="left"/>
            </w:pPr>
            <w:r>
              <w:t xml:space="preserve">&lt;&lt;code&gt;&gt; created. </w:t>
            </w:r>
          </w:p>
          <w:p w14:paraId="122E616A" w14:textId="77777777" w:rsidR="00293427" w:rsidRDefault="00293427" w:rsidP="00293427">
            <w:pPr>
              <w:spacing w:line="259" w:lineRule="auto"/>
              <w:ind w:left="106"/>
              <w:jc w:val="left"/>
            </w:pPr>
            <w:r>
              <w:t xml:space="preserve">&lt;&lt;code&gt;&gt; updated </w:t>
            </w:r>
          </w:p>
          <w:p w14:paraId="7E8A451F"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198AA2E9" w14:textId="185BD802" w:rsidR="00293427" w:rsidRDefault="00293427" w:rsidP="00293427">
            <w:pPr>
              <w:spacing w:line="259" w:lineRule="auto"/>
              <w:ind w:left="106"/>
              <w:jc w:val="left"/>
            </w:pPr>
            <w:r>
              <w:t>CMS</w:t>
            </w:r>
          </w:p>
        </w:tc>
      </w:tr>
      <w:tr w:rsidR="00293427" w14:paraId="62C73DEF"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28EEE9FB" w14:textId="7539734D" w:rsidR="00293427" w:rsidRDefault="00293427" w:rsidP="00293427">
            <w:pPr>
              <w:spacing w:line="259" w:lineRule="auto"/>
              <w:ind w:left="107"/>
              <w:jc w:val="left"/>
            </w:pPr>
            <w:r>
              <w:t>Vehicle Make/Model</w:t>
            </w:r>
          </w:p>
        </w:tc>
        <w:tc>
          <w:tcPr>
            <w:tcW w:w="66" w:type="dxa"/>
            <w:tcBorders>
              <w:top w:val="single" w:sz="4" w:space="0" w:color="943634"/>
              <w:left w:val="nil"/>
              <w:bottom w:val="single" w:sz="4" w:space="0" w:color="943634"/>
              <w:right w:val="single" w:sz="4" w:space="0" w:color="943634"/>
            </w:tcBorders>
          </w:tcPr>
          <w:p w14:paraId="7093047E" w14:textId="77777777" w:rsidR="00293427" w:rsidRDefault="00293427" w:rsidP="00293427">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380947CF" w14:textId="77777777" w:rsidR="00293427" w:rsidRDefault="00293427" w:rsidP="00293427">
            <w:pPr>
              <w:spacing w:line="259" w:lineRule="auto"/>
              <w:ind w:left="106"/>
              <w:jc w:val="left"/>
            </w:pPr>
            <w:r>
              <w:t xml:space="preserve">Create, </w:t>
            </w:r>
          </w:p>
          <w:p w14:paraId="53204C76" w14:textId="5714AD56" w:rsidR="00293427" w:rsidRDefault="00293427" w:rsidP="00293427">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192219EB" w14:textId="4F4A8D9D" w:rsidR="00293427" w:rsidRDefault="00293427" w:rsidP="00293427">
            <w:pPr>
              <w:spacing w:line="259" w:lineRule="auto"/>
              <w:ind w:left="106"/>
            </w:pPr>
            <w:r>
              <w:t>Create/Update Vehicle Make/Model details and Vehicle Make/Model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7A27A3E9" w14:textId="77777777" w:rsidR="00293427" w:rsidRDefault="00293427" w:rsidP="00293427">
            <w:pPr>
              <w:spacing w:line="259" w:lineRule="auto"/>
              <w:ind w:left="106"/>
              <w:jc w:val="left"/>
            </w:pPr>
            <w:r>
              <w:t xml:space="preserve">&lt;&lt;code&gt;&gt; created. </w:t>
            </w:r>
          </w:p>
          <w:p w14:paraId="5DC826B7" w14:textId="77777777" w:rsidR="00293427" w:rsidRDefault="00293427" w:rsidP="00293427">
            <w:pPr>
              <w:spacing w:line="259" w:lineRule="auto"/>
              <w:ind w:left="106"/>
              <w:jc w:val="left"/>
            </w:pPr>
            <w:r>
              <w:t xml:space="preserve">&lt;&lt;code&gt;&gt; updated </w:t>
            </w:r>
          </w:p>
          <w:p w14:paraId="4C49180C"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2B2C6FBC" w14:textId="62822B19" w:rsidR="00293427" w:rsidRDefault="00293427" w:rsidP="00293427">
            <w:pPr>
              <w:spacing w:line="259" w:lineRule="auto"/>
              <w:ind w:left="106"/>
              <w:jc w:val="left"/>
            </w:pPr>
            <w:r>
              <w:t>CMS</w:t>
            </w:r>
          </w:p>
        </w:tc>
      </w:tr>
      <w:tr w:rsidR="00293427" w14:paraId="4E809EFF"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36121731" w14:textId="36BC3826" w:rsidR="00293427" w:rsidRDefault="00293427" w:rsidP="00293427">
            <w:pPr>
              <w:spacing w:line="259" w:lineRule="auto"/>
              <w:ind w:left="107"/>
              <w:jc w:val="left"/>
            </w:pPr>
            <w:r>
              <w:t>Warehouse</w:t>
            </w:r>
          </w:p>
        </w:tc>
        <w:tc>
          <w:tcPr>
            <w:tcW w:w="66" w:type="dxa"/>
            <w:tcBorders>
              <w:top w:val="single" w:sz="4" w:space="0" w:color="943634"/>
              <w:left w:val="nil"/>
              <w:bottom w:val="single" w:sz="4" w:space="0" w:color="943634"/>
              <w:right w:val="single" w:sz="4" w:space="0" w:color="943634"/>
            </w:tcBorders>
          </w:tcPr>
          <w:p w14:paraId="6F1082E6" w14:textId="77777777" w:rsidR="00293427" w:rsidRDefault="00293427" w:rsidP="00293427">
            <w:pPr>
              <w:spacing w:line="259" w:lineRule="auto"/>
              <w:ind w:right="-13"/>
            </w:pPr>
          </w:p>
        </w:tc>
        <w:tc>
          <w:tcPr>
            <w:tcW w:w="1376" w:type="dxa"/>
            <w:tcBorders>
              <w:top w:val="single" w:sz="4" w:space="0" w:color="943634"/>
              <w:left w:val="single" w:sz="4" w:space="0" w:color="943634"/>
              <w:bottom w:val="single" w:sz="4" w:space="0" w:color="943634"/>
              <w:right w:val="single" w:sz="4" w:space="0" w:color="943634"/>
            </w:tcBorders>
          </w:tcPr>
          <w:p w14:paraId="6DC2CA04" w14:textId="77777777" w:rsidR="00293427" w:rsidRDefault="00293427" w:rsidP="00293427">
            <w:pPr>
              <w:spacing w:line="259" w:lineRule="auto"/>
              <w:ind w:left="106"/>
              <w:jc w:val="left"/>
            </w:pPr>
            <w:r>
              <w:t xml:space="preserve">Create, </w:t>
            </w:r>
          </w:p>
          <w:p w14:paraId="677A920F" w14:textId="64CCEED7" w:rsidR="00293427" w:rsidRDefault="00293427" w:rsidP="00293427">
            <w:pPr>
              <w:spacing w:line="259" w:lineRule="auto"/>
              <w:ind w:left="106"/>
              <w:jc w:val="left"/>
            </w:pPr>
            <w:r>
              <w:t>Update</w:t>
            </w:r>
          </w:p>
        </w:tc>
        <w:tc>
          <w:tcPr>
            <w:tcW w:w="3852" w:type="dxa"/>
            <w:tcBorders>
              <w:top w:val="single" w:sz="4" w:space="0" w:color="943634"/>
              <w:left w:val="single" w:sz="4" w:space="0" w:color="943634"/>
              <w:bottom w:val="single" w:sz="4" w:space="0" w:color="943634"/>
              <w:right w:val="single" w:sz="4" w:space="0" w:color="943634"/>
            </w:tcBorders>
          </w:tcPr>
          <w:p w14:paraId="644247DA" w14:textId="24F3A3D2" w:rsidR="00293427" w:rsidRDefault="00293427" w:rsidP="00293427">
            <w:pPr>
              <w:spacing w:line="259" w:lineRule="auto"/>
              <w:ind w:left="106"/>
            </w:pPr>
            <w:r>
              <w:t>Create/Update Warehouse details and Warehouse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31E0707A" w14:textId="77777777" w:rsidR="00293427" w:rsidRDefault="00293427" w:rsidP="00293427">
            <w:pPr>
              <w:spacing w:line="259" w:lineRule="auto"/>
              <w:ind w:left="106"/>
              <w:jc w:val="left"/>
            </w:pPr>
            <w:r>
              <w:t xml:space="preserve">&lt;&lt;code&gt;&gt; created. </w:t>
            </w:r>
          </w:p>
          <w:p w14:paraId="0A47D336" w14:textId="77777777" w:rsidR="00293427" w:rsidRDefault="00293427" w:rsidP="00293427">
            <w:pPr>
              <w:spacing w:line="259" w:lineRule="auto"/>
              <w:ind w:left="106"/>
              <w:jc w:val="left"/>
            </w:pPr>
            <w:r>
              <w:t xml:space="preserve">&lt;&lt;code&gt;&gt; updated </w:t>
            </w:r>
          </w:p>
          <w:p w14:paraId="5DCB6071"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5E3FBE9E" w14:textId="007E7EC3" w:rsidR="00293427" w:rsidRDefault="00293427" w:rsidP="00293427">
            <w:pPr>
              <w:spacing w:line="259" w:lineRule="auto"/>
              <w:ind w:left="106"/>
              <w:jc w:val="left"/>
            </w:pPr>
            <w:r>
              <w:t>CMS</w:t>
            </w:r>
          </w:p>
        </w:tc>
      </w:tr>
      <w:tr w:rsidR="00293427" w14:paraId="73F05F20" w14:textId="77777777" w:rsidTr="00293427">
        <w:trPr>
          <w:trHeight w:val="837"/>
        </w:trPr>
        <w:tc>
          <w:tcPr>
            <w:tcW w:w="1616" w:type="dxa"/>
            <w:tcBorders>
              <w:top w:val="single" w:sz="4" w:space="0" w:color="943634"/>
              <w:left w:val="single" w:sz="4" w:space="0" w:color="943634"/>
              <w:bottom w:val="single" w:sz="4" w:space="0" w:color="943634"/>
              <w:right w:val="nil"/>
            </w:tcBorders>
          </w:tcPr>
          <w:p w14:paraId="0F039F3C" w14:textId="77777777" w:rsidR="00293427" w:rsidRDefault="00293427" w:rsidP="00293427">
            <w:pPr>
              <w:spacing w:line="259" w:lineRule="auto"/>
              <w:ind w:left="106"/>
              <w:jc w:val="left"/>
            </w:pPr>
            <w:r>
              <w:t>UOM</w:t>
            </w:r>
          </w:p>
          <w:p w14:paraId="098D6A09" w14:textId="77777777" w:rsidR="00293427" w:rsidRDefault="00293427" w:rsidP="00293427">
            <w:pPr>
              <w:spacing w:line="259" w:lineRule="auto"/>
              <w:ind w:left="107"/>
              <w:jc w:val="left"/>
            </w:pPr>
          </w:p>
        </w:tc>
        <w:tc>
          <w:tcPr>
            <w:tcW w:w="66" w:type="dxa"/>
            <w:tcBorders>
              <w:top w:val="single" w:sz="4" w:space="0" w:color="943634"/>
              <w:left w:val="nil"/>
              <w:bottom w:val="single" w:sz="4" w:space="0" w:color="943634"/>
              <w:right w:val="single" w:sz="4" w:space="0" w:color="943634"/>
            </w:tcBorders>
          </w:tcPr>
          <w:p w14:paraId="1129A288" w14:textId="1900873B" w:rsidR="00293427" w:rsidRDefault="00293427" w:rsidP="00293427">
            <w:pPr>
              <w:spacing w:line="259" w:lineRule="auto"/>
              <w:ind w:right="-13"/>
            </w:pPr>
            <w:r>
              <w:t>.</w:t>
            </w:r>
          </w:p>
        </w:tc>
        <w:tc>
          <w:tcPr>
            <w:tcW w:w="1376" w:type="dxa"/>
            <w:tcBorders>
              <w:top w:val="single" w:sz="4" w:space="0" w:color="943634"/>
              <w:left w:val="single" w:sz="4" w:space="0" w:color="943634"/>
              <w:bottom w:val="single" w:sz="4" w:space="0" w:color="943634"/>
              <w:right w:val="single" w:sz="4" w:space="0" w:color="943634"/>
            </w:tcBorders>
          </w:tcPr>
          <w:p w14:paraId="4450B262" w14:textId="77777777" w:rsidR="00293427" w:rsidRDefault="00293427" w:rsidP="00293427">
            <w:pPr>
              <w:spacing w:line="259" w:lineRule="auto"/>
              <w:ind w:left="106"/>
              <w:jc w:val="left"/>
            </w:pPr>
            <w:r>
              <w:t xml:space="preserve">Create, </w:t>
            </w:r>
          </w:p>
          <w:p w14:paraId="054CE4EC" w14:textId="66D82C2C" w:rsidR="00293427" w:rsidRDefault="00293427" w:rsidP="00293427">
            <w:pPr>
              <w:spacing w:line="259" w:lineRule="auto"/>
              <w:ind w:left="106"/>
              <w:jc w:val="left"/>
            </w:pPr>
            <w:r>
              <w:t xml:space="preserve">  Update</w:t>
            </w:r>
          </w:p>
        </w:tc>
        <w:tc>
          <w:tcPr>
            <w:tcW w:w="3852" w:type="dxa"/>
            <w:tcBorders>
              <w:top w:val="single" w:sz="4" w:space="0" w:color="943634"/>
              <w:left w:val="single" w:sz="4" w:space="0" w:color="943634"/>
              <w:bottom w:val="single" w:sz="4" w:space="0" w:color="943634"/>
              <w:right w:val="single" w:sz="4" w:space="0" w:color="943634"/>
            </w:tcBorders>
          </w:tcPr>
          <w:p w14:paraId="71F6D6F9" w14:textId="0E237445" w:rsidR="00293427" w:rsidRDefault="00293427" w:rsidP="00293427">
            <w:pPr>
              <w:spacing w:line="259" w:lineRule="auto"/>
              <w:ind w:left="106"/>
            </w:pPr>
            <w:r>
              <w:t>Create/Update UOM details and UOM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01303E35" w14:textId="77777777" w:rsidR="00293427" w:rsidRDefault="00293427" w:rsidP="00293427">
            <w:pPr>
              <w:spacing w:line="259" w:lineRule="auto"/>
              <w:ind w:left="106"/>
              <w:jc w:val="left"/>
            </w:pPr>
            <w:r>
              <w:t xml:space="preserve">&lt;&lt;code&gt;&gt; created. </w:t>
            </w:r>
          </w:p>
          <w:p w14:paraId="32CF2124" w14:textId="77777777" w:rsidR="00293427" w:rsidRDefault="00293427" w:rsidP="00293427">
            <w:pPr>
              <w:spacing w:line="259" w:lineRule="auto"/>
              <w:ind w:left="106"/>
              <w:jc w:val="left"/>
            </w:pPr>
            <w:r>
              <w:t xml:space="preserve">&lt;&lt;code&gt;&gt; updated </w:t>
            </w:r>
          </w:p>
          <w:p w14:paraId="25A1F2DD"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50EECB0C" w14:textId="4F372A29" w:rsidR="00293427" w:rsidRDefault="00293427" w:rsidP="00293427">
            <w:pPr>
              <w:spacing w:line="259" w:lineRule="auto"/>
              <w:ind w:left="106"/>
              <w:jc w:val="left"/>
            </w:pPr>
            <w:r>
              <w:t>CMS</w:t>
            </w:r>
          </w:p>
        </w:tc>
      </w:tr>
      <w:tr w:rsidR="00293427" w14:paraId="360DABA9" w14:textId="77777777" w:rsidTr="009E4AD2">
        <w:trPr>
          <w:trHeight w:val="837"/>
        </w:trPr>
        <w:tc>
          <w:tcPr>
            <w:tcW w:w="1616" w:type="dxa"/>
            <w:tcBorders>
              <w:top w:val="single" w:sz="4" w:space="0" w:color="943634"/>
              <w:left w:val="single" w:sz="4" w:space="0" w:color="943634"/>
              <w:bottom w:val="single" w:sz="4" w:space="0" w:color="943634"/>
              <w:right w:val="nil"/>
            </w:tcBorders>
          </w:tcPr>
          <w:p w14:paraId="58D3C3B9" w14:textId="12594233" w:rsidR="00293427" w:rsidRDefault="00293427" w:rsidP="00293427">
            <w:pPr>
              <w:spacing w:line="259" w:lineRule="auto"/>
              <w:ind w:left="107"/>
              <w:jc w:val="left"/>
            </w:pPr>
            <w:r>
              <w:t>Offense</w:t>
            </w:r>
          </w:p>
        </w:tc>
        <w:tc>
          <w:tcPr>
            <w:tcW w:w="66" w:type="dxa"/>
            <w:tcBorders>
              <w:top w:val="single" w:sz="4" w:space="0" w:color="943634"/>
              <w:left w:val="nil"/>
              <w:bottom w:val="single" w:sz="4" w:space="0" w:color="943634"/>
              <w:right w:val="single" w:sz="4" w:space="0" w:color="943634"/>
            </w:tcBorders>
          </w:tcPr>
          <w:p w14:paraId="4F087C07" w14:textId="054D4B7D" w:rsidR="00293427" w:rsidRDefault="00293427" w:rsidP="00293427">
            <w:pPr>
              <w:spacing w:line="259" w:lineRule="auto"/>
              <w:ind w:right="-13"/>
            </w:pPr>
            <w:r>
              <w:t>.</w:t>
            </w:r>
          </w:p>
        </w:tc>
        <w:tc>
          <w:tcPr>
            <w:tcW w:w="1376" w:type="dxa"/>
            <w:tcBorders>
              <w:top w:val="single" w:sz="4" w:space="0" w:color="943634"/>
              <w:left w:val="single" w:sz="4" w:space="0" w:color="943634"/>
              <w:bottom w:val="single" w:sz="4" w:space="0" w:color="943634"/>
              <w:right w:val="single" w:sz="4" w:space="0" w:color="943634"/>
            </w:tcBorders>
          </w:tcPr>
          <w:p w14:paraId="0155AD4A" w14:textId="77777777" w:rsidR="00293427" w:rsidRDefault="00293427" w:rsidP="00293427">
            <w:pPr>
              <w:spacing w:line="259" w:lineRule="auto"/>
              <w:ind w:left="106"/>
              <w:jc w:val="left"/>
            </w:pPr>
            <w:r>
              <w:t xml:space="preserve">Create, </w:t>
            </w:r>
          </w:p>
          <w:p w14:paraId="138B00FF" w14:textId="4EE5B02C" w:rsidR="00293427" w:rsidRDefault="00293427" w:rsidP="00293427">
            <w:pPr>
              <w:spacing w:line="259" w:lineRule="auto"/>
              <w:ind w:left="106"/>
              <w:jc w:val="left"/>
            </w:pPr>
            <w:r>
              <w:t xml:space="preserve">  Update</w:t>
            </w:r>
          </w:p>
        </w:tc>
        <w:tc>
          <w:tcPr>
            <w:tcW w:w="3852" w:type="dxa"/>
            <w:tcBorders>
              <w:top w:val="single" w:sz="4" w:space="0" w:color="943634"/>
              <w:left w:val="single" w:sz="4" w:space="0" w:color="943634"/>
              <w:bottom w:val="single" w:sz="4" w:space="0" w:color="943634"/>
              <w:right w:val="single" w:sz="4" w:space="0" w:color="943634"/>
            </w:tcBorders>
          </w:tcPr>
          <w:p w14:paraId="56B1F20E" w14:textId="5CA45BFB" w:rsidR="00293427" w:rsidRDefault="00293427" w:rsidP="00293427">
            <w:pPr>
              <w:spacing w:line="259" w:lineRule="auto"/>
              <w:ind w:left="106"/>
            </w:pPr>
            <w:r>
              <w:t>Create/Update Offense details and Offense code should be unique</w:t>
            </w:r>
          </w:p>
        </w:tc>
        <w:tc>
          <w:tcPr>
            <w:tcW w:w="2442" w:type="dxa"/>
            <w:tcBorders>
              <w:top w:val="single" w:sz="4" w:space="0" w:color="943634"/>
              <w:left w:val="single" w:sz="4" w:space="0" w:color="943634"/>
              <w:bottom w:val="single" w:sz="4" w:space="0" w:color="943634"/>
              <w:right w:val="single" w:sz="4" w:space="0" w:color="943634"/>
            </w:tcBorders>
          </w:tcPr>
          <w:p w14:paraId="286982E1" w14:textId="77777777" w:rsidR="00293427" w:rsidRDefault="00293427" w:rsidP="00293427">
            <w:pPr>
              <w:spacing w:line="259" w:lineRule="auto"/>
              <w:ind w:left="106"/>
              <w:jc w:val="left"/>
            </w:pPr>
            <w:r>
              <w:t xml:space="preserve">&lt;&lt;code&gt;&gt; created. </w:t>
            </w:r>
          </w:p>
          <w:p w14:paraId="72CEAB48" w14:textId="77777777" w:rsidR="00293427" w:rsidRDefault="00293427" w:rsidP="00293427">
            <w:pPr>
              <w:spacing w:line="259" w:lineRule="auto"/>
              <w:ind w:left="106"/>
              <w:jc w:val="left"/>
            </w:pPr>
            <w:r>
              <w:t xml:space="preserve">&lt;&lt;code&gt;&gt; updated </w:t>
            </w:r>
          </w:p>
          <w:p w14:paraId="039FDE81" w14:textId="77777777" w:rsidR="00293427" w:rsidRDefault="00293427" w:rsidP="00293427">
            <w:pPr>
              <w:spacing w:line="259" w:lineRule="auto"/>
              <w:ind w:left="106"/>
              <w:jc w:val="left"/>
            </w:pPr>
          </w:p>
        </w:tc>
        <w:tc>
          <w:tcPr>
            <w:tcW w:w="992" w:type="dxa"/>
            <w:tcBorders>
              <w:top w:val="single" w:sz="4" w:space="0" w:color="943634"/>
              <w:left w:val="single" w:sz="4" w:space="0" w:color="943634"/>
              <w:bottom w:val="single" w:sz="4" w:space="0" w:color="943634"/>
              <w:right w:val="single" w:sz="4" w:space="0" w:color="943634"/>
            </w:tcBorders>
          </w:tcPr>
          <w:p w14:paraId="27279F0E" w14:textId="7D8DD62C" w:rsidR="00293427" w:rsidRDefault="00293427" w:rsidP="00293427">
            <w:pPr>
              <w:spacing w:line="259" w:lineRule="auto"/>
              <w:ind w:left="106"/>
              <w:jc w:val="left"/>
            </w:pPr>
            <w:r>
              <w:t>CMS</w:t>
            </w:r>
          </w:p>
        </w:tc>
      </w:tr>
      <w:tr w:rsidR="00AD0467" w14:paraId="64ED91E7" w14:textId="77777777" w:rsidTr="009E4AD2">
        <w:trPr>
          <w:trHeight w:val="837"/>
          <w:ins w:id="126" w:author="Raghavan Jaganathan" w:date="2021-07-12T14:02:00Z"/>
        </w:trPr>
        <w:tc>
          <w:tcPr>
            <w:tcW w:w="1616" w:type="dxa"/>
            <w:tcBorders>
              <w:top w:val="single" w:sz="4" w:space="0" w:color="943634"/>
              <w:left w:val="single" w:sz="4" w:space="0" w:color="943634"/>
              <w:bottom w:val="single" w:sz="4" w:space="0" w:color="943634"/>
              <w:right w:val="nil"/>
            </w:tcBorders>
          </w:tcPr>
          <w:p w14:paraId="7D99A509" w14:textId="3BBDCBA9" w:rsidR="00AD0467" w:rsidRDefault="00AD0467" w:rsidP="00AD0467">
            <w:pPr>
              <w:spacing w:line="259" w:lineRule="auto"/>
              <w:jc w:val="left"/>
              <w:rPr>
                <w:ins w:id="127" w:author="Raghavan Jaganathan" w:date="2021-07-12T14:02:00Z"/>
              </w:rPr>
            </w:pPr>
            <w:ins w:id="128" w:author="Raghavan Jaganathan" w:date="2021-07-12T14:03:00Z">
              <w:r>
                <w:t>Duty-free entitlement</w:t>
              </w:r>
            </w:ins>
          </w:p>
        </w:tc>
        <w:tc>
          <w:tcPr>
            <w:tcW w:w="66" w:type="dxa"/>
            <w:tcBorders>
              <w:top w:val="single" w:sz="4" w:space="0" w:color="943634"/>
              <w:left w:val="nil"/>
              <w:bottom w:val="single" w:sz="4" w:space="0" w:color="943634"/>
              <w:right w:val="single" w:sz="4" w:space="0" w:color="943634"/>
            </w:tcBorders>
          </w:tcPr>
          <w:p w14:paraId="0A5D40F6" w14:textId="77777777" w:rsidR="00AD0467" w:rsidRDefault="00AD0467" w:rsidP="00AD0467">
            <w:pPr>
              <w:spacing w:line="259" w:lineRule="auto"/>
              <w:ind w:right="-13"/>
              <w:rPr>
                <w:ins w:id="129" w:author="Raghavan Jaganathan" w:date="2021-07-12T14:02:00Z"/>
              </w:rPr>
            </w:pPr>
          </w:p>
        </w:tc>
        <w:tc>
          <w:tcPr>
            <w:tcW w:w="1376" w:type="dxa"/>
            <w:tcBorders>
              <w:top w:val="single" w:sz="4" w:space="0" w:color="943634"/>
              <w:left w:val="single" w:sz="4" w:space="0" w:color="943634"/>
              <w:bottom w:val="single" w:sz="4" w:space="0" w:color="943634"/>
              <w:right w:val="single" w:sz="4" w:space="0" w:color="943634"/>
            </w:tcBorders>
          </w:tcPr>
          <w:p w14:paraId="4AB2F016" w14:textId="77777777" w:rsidR="00AD0467" w:rsidRDefault="00AD0467" w:rsidP="00AD0467">
            <w:pPr>
              <w:spacing w:line="259" w:lineRule="auto"/>
              <w:ind w:left="106"/>
              <w:jc w:val="left"/>
              <w:rPr>
                <w:ins w:id="130" w:author="Raghavan Jaganathan" w:date="2021-07-13T09:18:00Z"/>
              </w:rPr>
            </w:pPr>
            <w:ins w:id="131" w:author="Raghavan Jaganathan" w:date="2021-07-13T09:18:00Z">
              <w:r>
                <w:t xml:space="preserve">Create, </w:t>
              </w:r>
            </w:ins>
          </w:p>
          <w:p w14:paraId="3691C60E" w14:textId="4DB15648" w:rsidR="00AD0467" w:rsidRDefault="00AD0467" w:rsidP="00AD0467">
            <w:pPr>
              <w:spacing w:line="259" w:lineRule="auto"/>
              <w:ind w:left="106"/>
              <w:jc w:val="left"/>
              <w:rPr>
                <w:ins w:id="132" w:author="Raghavan Jaganathan" w:date="2021-07-12T14:02:00Z"/>
              </w:rPr>
            </w:pPr>
            <w:ins w:id="133" w:author="Raghavan Jaganathan" w:date="2021-07-13T09:18:00Z">
              <w:r>
                <w:t xml:space="preserve">  Update</w:t>
              </w:r>
            </w:ins>
          </w:p>
        </w:tc>
        <w:tc>
          <w:tcPr>
            <w:tcW w:w="3852" w:type="dxa"/>
            <w:tcBorders>
              <w:top w:val="single" w:sz="4" w:space="0" w:color="943634"/>
              <w:left w:val="single" w:sz="4" w:space="0" w:color="943634"/>
              <w:bottom w:val="single" w:sz="4" w:space="0" w:color="943634"/>
              <w:right w:val="single" w:sz="4" w:space="0" w:color="943634"/>
            </w:tcBorders>
          </w:tcPr>
          <w:p w14:paraId="1167D2C4" w14:textId="4713A6D1" w:rsidR="00AD0467" w:rsidRDefault="00AD0467" w:rsidP="00AD0467">
            <w:pPr>
              <w:spacing w:line="259" w:lineRule="auto"/>
              <w:ind w:left="106"/>
              <w:rPr>
                <w:ins w:id="134" w:author="Raghavan Jaganathan" w:date="2021-07-12T14:02:00Z"/>
              </w:rPr>
            </w:pPr>
            <w:ins w:id="135" w:author="Raghavan Jaganathan" w:date="2021-07-13T09:18:00Z">
              <w:r>
                <w:t xml:space="preserve">Create/Update Duty-free entitlement </w:t>
              </w:r>
            </w:ins>
            <w:ins w:id="136" w:author="Raghavan Jaganathan" w:date="2021-07-13T09:19:00Z">
              <w:r>
                <w:t xml:space="preserve">details </w:t>
              </w:r>
            </w:ins>
            <w:ins w:id="137" w:author="Raghavan Jaganathan" w:date="2021-07-13T09:18:00Z">
              <w:r>
                <w:t>and du</w:t>
              </w:r>
            </w:ins>
            <w:ins w:id="138" w:author="Raghavan Jaganathan" w:date="2021-07-13T09:19:00Z">
              <w:r>
                <w:t xml:space="preserve">ty-free </w:t>
              </w:r>
            </w:ins>
            <w:ins w:id="139" w:author="Raghavan Jaganathan" w:date="2021-07-13T09:18:00Z">
              <w:r>
                <w:t>code should be unique</w:t>
              </w:r>
            </w:ins>
          </w:p>
        </w:tc>
        <w:tc>
          <w:tcPr>
            <w:tcW w:w="2442" w:type="dxa"/>
            <w:tcBorders>
              <w:top w:val="single" w:sz="4" w:space="0" w:color="943634"/>
              <w:left w:val="single" w:sz="4" w:space="0" w:color="943634"/>
              <w:bottom w:val="single" w:sz="4" w:space="0" w:color="943634"/>
              <w:right w:val="single" w:sz="4" w:space="0" w:color="943634"/>
            </w:tcBorders>
          </w:tcPr>
          <w:p w14:paraId="0B00AD76" w14:textId="77777777" w:rsidR="00AD0467" w:rsidRDefault="00AD0467" w:rsidP="00AD0467">
            <w:pPr>
              <w:spacing w:line="259" w:lineRule="auto"/>
              <w:ind w:left="106"/>
              <w:jc w:val="left"/>
              <w:rPr>
                <w:ins w:id="140" w:author="Raghavan Jaganathan" w:date="2021-07-13T09:18:00Z"/>
              </w:rPr>
            </w:pPr>
            <w:ins w:id="141" w:author="Raghavan Jaganathan" w:date="2021-07-13T09:18:00Z">
              <w:r>
                <w:t xml:space="preserve">&lt;&lt;code&gt;&gt; created. </w:t>
              </w:r>
            </w:ins>
          </w:p>
          <w:p w14:paraId="340B31FA" w14:textId="77777777" w:rsidR="00AD0467" w:rsidRDefault="00AD0467" w:rsidP="00AD0467">
            <w:pPr>
              <w:spacing w:line="259" w:lineRule="auto"/>
              <w:ind w:left="106"/>
              <w:jc w:val="left"/>
              <w:rPr>
                <w:ins w:id="142" w:author="Raghavan Jaganathan" w:date="2021-07-13T09:18:00Z"/>
              </w:rPr>
            </w:pPr>
            <w:ins w:id="143" w:author="Raghavan Jaganathan" w:date="2021-07-13T09:18:00Z">
              <w:r>
                <w:t xml:space="preserve">&lt;&lt;code&gt;&gt; updated </w:t>
              </w:r>
            </w:ins>
          </w:p>
          <w:p w14:paraId="570D6E36" w14:textId="77777777" w:rsidR="00AD0467" w:rsidRDefault="00AD0467" w:rsidP="00AD0467">
            <w:pPr>
              <w:spacing w:line="259" w:lineRule="auto"/>
              <w:ind w:left="106"/>
              <w:jc w:val="left"/>
              <w:rPr>
                <w:ins w:id="144" w:author="Raghavan Jaganathan" w:date="2021-07-12T14:02:00Z"/>
              </w:rPr>
            </w:pPr>
          </w:p>
        </w:tc>
        <w:tc>
          <w:tcPr>
            <w:tcW w:w="992" w:type="dxa"/>
            <w:tcBorders>
              <w:top w:val="single" w:sz="4" w:space="0" w:color="943634"/>
              <w:left w:val="single" w:sz="4" w:space="0" w:color="943634"/>
              <w:bottom w:val="single" w:sz="4" w:space="0" w:color="943634"/>
              <w:right w:val="single" w:sz="4" w:space="0" w:color="943634"/>
            </w:tcBorders>
          </w:tcPr>
          <w:p w14:paraId="3949F29F" w14:textId="2C8920CF" w:rsidR="00AD0467" w:rsidRDefault="00AD0467" w:rsidP="00AD0467">
            <w:pPr>
              <w:spacing w:line="259" w:lineRule="auto"/>
              <w:ind w:left="106"/>
              <w:jc w:val="left"/>
              <w:rPr>
                <w:ins w:id="145" w:author="Raghavan Jaganathan" w:date="2021-07-12T14:02:00Z"/>
              </w:rPr>
            </w:pPr>
            <w:ins w:id="146" w:author="Raghavan Jaganathan" w:date="2021-07-13T09:18:00Z">
              <w:r>
                <w:t>CMS</w:t>
              </w:r>
            </w:ins>
          </w:p>
        </w:tc>
      </w:tr>
      <w:tr w:rsidR="00AD0467" w14:paraId="2927C256" w14:textId="77777777" w:rsidTr="009E4AD2">
        <w:trPr>
          <w:trHeight w:val="837"/>
          <w:ins w:id="147" w:author="Raghavan Jaganathan" w:date="2021-07-12T14:02:00Z"/>
        </w:trPr>
        <w:tc>
          <w:tcPr>
            <w:tcW w:w="1616" w:type="dxa"/>
            <w:tcBorders>
              <w:top w:val="single" w:sz="4" w:space="0" w:color="943634"/>
              <w:left w:val="single" w:sz="4" w:space="0" w:color="943634"/>
              <w:bottom w:val="single" w:sz="4" w:space="0" w:color="943634"/>
              <w:right w:val="nil"/>
            </w:tcBorders>
          </w:tcPr>
          <w:p w14:paraId="218ECCF6" w14:textId="0AA0F2D3" w:rsidR="00AD0467" w:rsidRDefault="00AD0467" w:rsidP="00AD0467">
            <w:pPr>
              <w:spacing w:line="259" w:lineRule="auto"/>
              <w:ind w:left="107"/>
              <w:jc w:val="left"/>
              <w:rPr>
                <w:ins w:id="148" w:author="Raghavan Jaganathan" w:date="2021-07-12T14:02:00Z"/>
              </w:rPr>
            </w:pPr>
            <w:ins w:id="149" w:author="Raghavan Jaganathan" w:date="2021-07-12T14:03:00Z">
              <w:r>
                <w:t>Exemption Type</w:t>
              </w:r>
            </w:ins>
          </w:p>
        </w:tc>
        <w:tc>
          <w:tcPr>
            <w:tcW w:w="66" w:type="dxa"/>
            <w:tcBorders>
              <w:top w:val="single" w:sz="4" w:space="0" w:color="943634"/>
              <w:left w:val="nil"/>
              <w:bottom w:val="single" w:sz="4" w:space="0" w:color="943634"/>
              <w:right w:val="single" w:sz="4" w:space="0" w:color="943634"/>
            </w:tcBorders>
          </w:tcPr>
          <w:p w14:paraId="7E59B383" w14:textId="77777777" w:rsidR="00AD0467" w:rsidRDefault="00AD0467" w:rsidP="00AD0467">
            <w:pPr>
              <w:spacing w:line="259" w:lineRule="auto"/>
              <w:ind w:right="-13"/>
              <w:rPr>
                <w:ins w:id="150" w:author="Raghavan Jaganathan" w:date="2021-07-12T14:02:00Z"/>
              </w:rPr>
            </w:pPr>
          </w:p>
        </w:tc>
        <w:tc>
          <w:tcPr>
            <w:tcW w:w="1376" w:type="dxa"/>
            <w:tcBorders>
              <w:top w:val="single" w:sz="4" w:space="0" w:color="943634"/>
              <w:left w:val="single" w:sz="4" w:space="0" w:color="943634"/>
              <w:bottom w:val="single" w:sz="4" w:space="0" w:color="943634"/>
              <w:right w:val="single" w:sz="4" w:space="0" w:color="943634"/>
            </w:tcBorders>
          </w:tcPr>
          <w:p w14:paraId="3CB98088" w14:textId="77777777" w:rsidR="00AD0467" w:rsidRDefault="00AD0467" w:rsidP="00AD0467">
            <w:pPr>
              <w:spacing w:line="259" w:lineRule="auto"/>
              <w:ind w:left="106"/>
              <w:jc w:val="left"/>
              <w:rPr>
                <w:ins w:id="151" w:author="Raghavan Jaganathan" w:date="2021-07-13T09:18:00Z"/>
              </w:rPr>
            </w:pPr>
            <w:ins w:id="152" w:author="Raghavan Jaganathan" w:date="2021-07-13T09:18:00Z">
              <w:r>
                <w:t xml:space="preserve">Create, </w:t>
              </w:r>
            </w:ins>
          </w:p>
          <w:p w14:paraId="524897A2" w14:textId="3384C43D" w:rsidR="00AD0467" w:rsidRDefault="00AD0467" w:rsidP="00AD0467">
            <w:pPr>
              <w:spacing w:line="259" w:lineRule="auto"/>
              <w:ind w:left="106"/>
              <w:jc w:val="left"/>
              <w:rPr>
                <w:ins w:id="153" w:author="Raghavan Jaganathan" w:date="2021-07-12T14:02:00Z"/>
              </w:rPr>
            </w:pPr>
            <w:ins w:id="154" w:author="Raghavan Jaganathan" w:date="2021-07-13T09:18:00Z">
              <w:r>
                <w:t xml:space="preserve">  Update</w:t>
              </w:r>
            </w:ins>
          </w:p>
        </w:tc>
        <w:tc>
          <w:tcPr>
            <w:tcW w:w="3852" w:type="dxa"/>
            <w:tcBorders>
              <w:top w:val="single" w:sz="4" w:space="0" w:color="943634"/>
              <w:left w:val="single" w:sz="4" w:space="0" w:color="943634"/>
              <w:bottom w:val="single" w:sz="4" w:space="0" w:color="943634"/>
              <w:right w:val="single" w:sz="4" w:space="0" w:color="943634"/>
            </w:tcBorders>
          </w:tcPr>
          <w:p w14:paraId="45EE032F" w14:textId="0BAC1518" w:rsidR="00AD0467" w:rsidRDefault="00AD0467" w:rsidP="00AD0467">
            <w:pPr>
              <w:spacing w:line="259" w:lineRule="auto"/>
              <w:ind w:left="106"/>
              <w:rPr>
                <w:ins w:id="155" w:author="Raghavan Jaganathan" w:date="2021-07-12T14:02:00Z"/>
              </w:rPr>
            </w:pPr>
            <w:ins w:id="156" w:author="Raghavan Jaganathan" w:date="2021-07-13T09:18:00Z">
              <w:r>
                <w:t xml:space="preserve">Create/Update </w:t>
              </w:r>
            </w:ins>
            <w:ins w:id="157" w:author="Raghavan Jaganathan" w:date="2021-07-13T09:19:00Z">
              <w:r>
                <w:t xml:space="preserve">Exemption </w:t>
              </w:r>
            </w:ins>
            <w:ins w:id="158" w:author="Raghavan Jaganathan" w:date="2021-07-13T09:18:00Z">
              <w:r>
                <w:t xml:space="preserve">details and </w:t>
              </w:r>
            </w:ins>
            <w:ins w:id="159" w:author="Raghavan Jaganathan" w:date="2021-07-13T09:19:00Z">
              <w:r>
                <w:t xml:space="preserve">Exemption </w:t>
              </w:r>
            </w:ins>
            <w:ins w:id="160" w:author="Raghavan Jaganathan" w:date="2021-07-13T09:18:00Z">
              <w:r>
                <w:t>code should be unique</w:t>
              </w:r>
            </w:ins>
          </w:p>
        </w:tc>
        <w:tc>
          <w:tcPr>
            <w:tcW w:w="2442" w:type="dxa"/>
            <w:tcBorders>
              <w:top w:val="single" w:sz="4" w:space="0" w:color="943634"/>
              <w:left w:val="single" w:sz="4" w:space="0" w:color="943634"/>
              <w:bottom w:val="single" w:sz="4" w:space="0" w:color="943634"/>
              <w:right w:val="single" w:sz="4" w:space="0" w:color="943634"/>
            </w:tcBorders>
          </w:tcPr>
          <w:p w14:paraId="674BB737" w14:textId="77777777" w:rsidR="00AD0467" w:rsidRDefault="00AD0467" w:rsidP="00AD0467">
            <w:pPr>
              <w:spacing w:line="259" w:lineRule="auto"/>
              <w:ind w:left="106"/>
              <w:jc w:val="left"/>
              <w:rPr>
                <w:ins w:id="161" w:author="Raghavan Jaganathan" w:date="2021-07-13T09:18:00Z"/>
              </w:rPr>
            </w:pPr>
            <w:ins w:id="162" w:author="Raghavan Jaganathan" w:date="2021-07-13T09:18:00Z">
              <w:r>
                <w:t xml:space="preserve">&lt;&lt;code&gt;&gt; created. </w:t>
              </w:r>
            </w:ins>
          </w:p>
          <w:p w14:paraId="5EC0B429" w14:textId="77777777" w:rsidR="00AD0467" w:rsidRDefault="00AD0467" w:rsidP="00AD0467">
            <w:pPr>
              <w:spacing w:line="259" w:lineRule="auto"/>
              <w:ind w:left="106"/>
              <w:jc w:val="left"/>
              <w:rPr>
                <w:ins w:id="163" w:author="Raghavan Jaganathan" w:date="2021-07-13T09:18:00Z"/>
              </w:rPr>
            </w:pPr>
            <w:ins w:id="164" w:author="Raghavan Jaganathan" w:date="2021-07-13T09:18:00Z">
              <w:r>
                <w:t xml:space="preserve">&lt;&lt;code&gt;&gt; updated </w:t>
              </w:r>
            </w:ins>
          </w:p>
          <w:p w14:paraId="56FCFA0A" w14:textId="77777777" w:rsidR="00AD0467" w:rsidRDefault="00AD0467" w:rsidP="00AD0467">
            <w:pPr>
              <w:spacing w:line="259" w:lineRule="auto"/>
              <w:ind w:left="106"/>
              <w:jc w:val="left"/>
              <w:rPr>
                <w:ins w:id="165" w:author="Raghavan Jaganathan" w:date="2021-07-12T14:02:00Z"/>
              </w:rPr>
            </w:pPr>
          </w:p>
        </w:tc>
        <w:tc>
          <w:tcPr>
            <w:tcW w:w="992" w:type="dxa"/>
            <w:tcBorders>
              <w:top w:val="single" w:sz="4" w:space="0" w:color="943634"/>
              <w:left w:val="single" w:sz="4" w:space="0" w:color="943634"/>
              <w:bottom w:val="single" w:sz="4" w:space="0" w:color="943634"/>
              <w:right w:val="single" w:sz="4" w:space="0" w:color="943634"/>
            </w:tcBorders>
          </w:tcPr>
          <w:p w14:paraId="421134EA" w14:textId="21CC7A6A" w:rsidR="00AD0467" w:rsidRDefault="00AD0467" w:rsidP="00AD0467">
            <w:pPr>
              <w:spacing w:line="259" w:lineRule="auto"/>
              <w:ind w:left="106"/>
              <w:jc w:val="left"/>
              <w:rPr>
                <w:ins w:id="166" w:author="Raghavan Jaganathan" w:date="2021-07-12T14:02:00Z"/>
              </w:rPr>
            </w:pPr>
            <w:ins w:id="167" w:author="Raghavan Jaganathan" w:date="2021-07-13T09:18:00Z">
              <w:r>
                <w:t>CMS</w:t>
              </w:r>
            </w:ins>
          </w:p>
        </w:tc>
      </w:tr>
    </w:tbl>
    <w:p w14:paraId="74FF5F6E" w14:textId="67C61888" w:rsidR="00E20BC8" w:rsidRDefault="00E20BC8" w:rsidP="001E1F04">
      <w:pPr>
        <w:spacing w:line="259" w:lineRule="auto"/>
        <w:jc w:val="left"/>
      </w:pPr>
      <w:r>
        <w:rPr>
          <w:rFonts w:ascii="Times New Roman" w:hAnsi="Times New Roman"/>
          <w:sz w:val="23"/>
        </w:rPr>
        <w:t xml:space="preserve"> </w:t>
      </w:r>
    </w:p>
    <w:p w14:paraId="0DA69E94" w14:textId="77777777" w:rsidR="00E20BC8" w:rsidRDefault="00E20BC8" w:rsidP="004D2C40">
      <w:pPr>
        <w:pStyle w:val="StyleBodyTextCharCenturyGothic10ptNotItalicAuto"/>
      </w:pPr>
    </w:p>
    <w:p w14:paraId="1962E9F4" w14:textId="02B5FB2E" w:rsidR="001E1F04" w:rsidRDefault="001E1F04" w:rsidP="00491C8E"/>
    <w:p w14:paraId="706CB15A" w14:textId="77777777" w:rsidR="00491C8E" w:rsidRDefault="00491C8E" w:rsidP="00491C8E">
      <w:pPr>
        <w:sectPr w:rsidR="00491C8E" w:rsidSect="006C390E">
          <w:headerReference w:type="even" r:id="rId27"/>
          <w:headerReference w:type="default" r:id="rId28"/>
          <w:footerReference w:type="even" r:id="rId29"/>
          <w:footerReference w:type="default" r:id="rId30"/>
          <w:headerReference w:type="first" r:id="rId31"/>
          <w:footerReference w:type="first" r:id="rId32"/>
          <w:pgSz w:w="11900" w:h="16840"/>
          <w:pgMar w:top="1440" w:right="1440" w:bottom="1440" w:left="1440" w:header="699" w:footer="734" w:gutter="0"/>
          <w:cols w:space="720"/>
          <w:docGrid w:linePitch="272"/>
        </w:sectPr>
      </w:pPr>
    </w:p>
    <w:p w14:paraId="14DCC69B" w14:textId="783A2E7E" w:rsidR="00491C8E" w:rsidRDefault="00491C8E" w:rsidP="00071989">
      <w:pPr>
        <w:pStyle w:val="Heading3"/>
      </w:pPr>
      <w:bookmarkStart w:id="168" w:name="_Toc77159350"/>
      <w:r w:rsidRPr="00071989">
        <w:lastRenderedPageBreak/>
        <w:t xml:space="preserve">Use Case Diagram for </w:t>
      </w:r>
      <w:r w:rsidR="00096FD9" w:rsidRPr="00071989">
        <w:t>Code maintenance to create/update and view</w:t>
      </w:r>
      <w:r w:rsidR="00096FD9">
        <w:t>.</w:t>
      </w:r>
      <w:bookmarkEnd w:id="168"/>
    </w:p>
    <w:p w14:paraId="6B167D4D" w14:textId="58D1D19B" w:rsidR="000C3B98" w:rsidRDefault="000C3B98" w:rsidP="000C3B98"/>
    <w:p w14:paraId="04631109" w14:textId="3DF720A5" w:rsidR="000C3B98" w:rsidRDefault="000C3B98" w:rsidP="000C3B98"/>
    <w:p w14:paraId="4B133288" w14:textId="58CC3621" w:rsidR="000C3B98" w:rsidRDefault="000C3B98" w:rsidP="000C3B98"/>
    <w:p w14:paraId="4F90E2F3" w14:textId="2D45828E" w:rsidR="000C3B98" w:rsidRDefault="00756D41" w:rsidP="000C3B98">
      <w:r w:rsidRPr="004076D7">
        <w:rPr>
          <w:rFonts w:ascii="Times New Roman" w:hAnsi="Times New Roman"/>
          <w:noProof/>
          <w:sz w:val="23"/>
        </w:rPr>
        <mc:AlternateContent>
          <mc:Choice Requires="wps">
            <w:drawing>
              <wp:anchor distT="0" distB="0" distL="114300" distR="114300" simplePos="0" relativeHeight="251622400" behindDoc="0" locked="0" layoutInCell="1" allowOverlap="1" wp14:anchorId="2E49F8A0" wp14:editId="00FE0DA0">
                <wp:simplePos x="0" y="0"/>
                <wp:positionH relativeFrom="column">
                  <wp:posOffset>694426</wp:posOffset>
                </wp:positionH>
                <wp:positionV relativeFrom="paragraph">
                  <wp:posOffset>6074</wp:posOffset>
                </wp:positionV>
                <wp:extent cx="3553484" cy="387926"/>
                <wp:effectExtent l="57150" t="0" r="85090" b="127000"/>
                <wp:wrapNone/>
                <wp:docPr id="51" name="Rectangle: Folded Corner 102"/>
                <wp:cNvGraphicFramePr/>
                <a:graphic xmlns:a="http://schemas.openxmlformats.org/drawingml/2006/main">
                  <a:graphicData uri="http://schemas.microsoft.com/office/word/2010/wordprocessingShape">
                    <wps:wsp>
                      <wps:cNvSpPr/>
                      <wps:spPr>
                        <a:xfrm rot="10800000" flipH="1" flipV="1">
                          <a:off x="0" y="0"/>
                          <a:ext cx="3553484" cy="387926"/>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84695B0" w14:textId="477E0E17" w:rsidR="007831C7" w:rsidRPr="00756D41" w:rsidRDefault="007831C7" w:rsidP="00756D41">
                            <w:pPr>
                              <w:jc w:val="left"/>
                              <w:rPr>
                                <w:rFonts w:asciiTheme="minorHAnsi" w:hAnsi="Calibri" w:cstheme="minorBidi"/>
                                <w:b/>
                                <w:bCs/>
                                <w:color w:val="0D0D0D" w:themeColor="text1" w:themeTint="F2"/>
                                <w:kern w:val="24"/>
                              </w:rPr>
                            </w:pPr>
                            <w:bookmarkStart w:id="169" w:name="_Hlk72254962"/>
                            <w:bookmarkStart w:id="170" w:name="_Hlk72254963"/>
                            <w:r w:rsidRPr="00756D41">
                              <w:rPr>
                                <w:color w:val="0D0D0D" w:themeColor="text1" w:themeTint="F2"/>
                              </w:rPr>
                              <w:t xml:space="preserve">Code maintenance to create/update and </w:t>
                            </w:r>
                            <w:r w:rsidR="00F13CB0">
                              <w:rPr>
                                <w:color w:val="0D0D0D" w:themeColor="text1" w:themeTint="F2"/>
                              </w:rPr>
                              <w:t>v</w:t>
                            </w:r>
                            <w:r w:rsidR="00756D41">
                              <w:rPr>
                                <w:color w:val="0D0D0D" w:themeColor="text1" w:themeTint="F2"/>
                              </w:rPr>
                              <w:t>iew</w:t>
                            </w:r>
                            <w:bookmarkEnd w:id="169"/>
                            <w:bookmarkEnd w:id="170"/>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49F8A0" id="Rectangle: Folded Corner 102" o:spid="_x0000_s1042" type="#_x0000_t65" style="position:absolute;left:0;text-align:left;margin-left:54.7pt;margin-top:.5pt;width:279.8pt;height:30.55pt;rotation:180;flip:x 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" adj="13722" fillcolor="#d8d8d8 [2732]" strokecolor="black [3213]" strokeweight="2pt">
                <v:shadow on="t" color="black" opacity="19660f" offset="0,4pt"/>
                <v:textbox>
                  <w:txbxContent>
                    <w:p w14:paraId="284695B0" w14:textId="477E0E17" w:rsidR="007831C7" w:rsidRPr="00756D41" w:rsidRDefault="007831C7" w:rsidP="00756D41">
                      <w:pPr>
                        <w:jc w:val="left"/>
                        <w:rPr>
                          <w:rFonts w:asciiTheme="minorHAnsi" w:hAnsi="Calibri" w:cstheme="minorBidi"/>
                          <w:b/>
                          <w:bCs/>
                          <w:color w:val="0D0D0D" w:themeColor="text1" w:themeTint="F2"/>
                          <w:kern w:val="24"/>
                        </w:rPr>
                      </w:pPr>
                      <w:bookmarkStart w:id="170" w:name="_Hlk72254962"/>
                      <w:bookmarkStart w:id="171" w:name="_Hlk72254963"/>
                      <w:r w:rsidRPr="00756D41">
                        <w:rPr>
                          <w:color w:val="0D0D0D" w:themeColor="text1" w:themeTint="F2"/>
                        </w:rPr>
                        <w:t xml:space="preserve">Code maintenance to create/update and </w:t>
                      </w:r>
                      <w:proofErr w:type="gramStart"/>
                      <w:r w:rsidR="00F13CB0">
                        <w:rPr>
                          <w:color w:val="0D0D0D" w:themeColor="text1" w:themeTint="F2"/>
                        </w:rPr>
                        <w:t>v</w:t>
                      </w:r>
                      <w:r w:rsidR="00756D41">
                        <w:rPr>
                          <w:color w:val="0D0D0D" w:themeColor="text1" w:themeTint="F2"/>
                        </w:rPr>
                        <w:t>iew</w:t>
                      </w:r>
                      <w:bookmarkEnd w:id="170"/>
                      <w:bookmarkEnd w:id="171"/>
                      <w:proofErr w:type="gramEnd"/>
                    </w:p>
                  </w:txbxContent>
                </v:textbox>
              </v:shape>
            </w:pict>
          </mc:Fallback>
        </mc:AlternateContent>
      </w:r>
    </w:p>
    <w:p w14:paraId="585A25B3" w14:textId="556CBB05" w:rsidR="000C3B98" w:rsidRPr="000C3B98" w:rsidRDefault="000C3B98" w:rsidP="000C3B98">
      <w:r>
        <w:t xml:space="preserve"> </w:t>
      </w:r>
    </w:p>
    <w:p w14:paraId="74BBD3FD" w14:textId="76A0C4E9" w:rsidR="00491C8E" w:rsidRDefault="00816710" w:rsidP="00491C8E">
      <w:r>
        <w:rPr>
          <w:noProof/>
        </w:rPr>
        <w:object w:dxaOrig="1440" w:dyaOrig="1440" w14:anchorId="5A0F03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12.3pt;width:334.85pt;height:258.8pt;z-index:251654144;mso-position-horizontal:left">
            <v:imagedata r:id="rId33" o:title=""/>
            <w10:wrap type="square" side="right"/>
          </v:shape>
          <o:OLEObject Type="Embed" ProgID="PBrush" ShapeID="_x0000_s1026" DrawAspect="Content" ObjectID="_1688818426" r:id="rId34"/>
        </w:object>
      </w:r>
    </w:p>
    <w:p w14:paraId="215FB34B" w14:textId="6F71AA57" w:rsidR="00687665" w:rsidRDefault="00687665" w:rsidP="00491C8E"/>
    <w:p w14:paraId="69F60F2C" w14:textId="77777777" w:rsidR="00687665" w:rsidRPr="00B21971" w:rsidRDefault="00687665" w:rsidP="00687665">
      <w:pPr>
        <w:rPr>
          <w:lang w:val="en-IN"/>
        </w:rPr>
      </w:pPr>
    </w:p>
    <w:p w14:paraId="6263AC02" w14:textId="77777777" w:rsidR="00687665" w:rsidRDefault="00687665" w:rsidP="00491C8E"/>
    <w:p w14:paraId="78814E14" w14:textId="77777777" w:rsidR="0078782C" w:rsidRDefault="0078782C" w:rsidP="00687665">
      <w:pPr>
        <w:ind w:firstLine="720"/>
      </w:pPr>
    </w:p>
    <w:p w14:paraId="167747D3" w14:textId="77777777" w:rsidR="0078782C" w:rsidRDefault="0078782C" w:rsidP="00687665">
      <w:pPr>
        <w:ind w:firstLine="720"/>
      </w:pPr>
    </w:p>
    <w:p w14:paraId="39AE7511" w14:textId="77777777" w:rsidR="0078782C" w:rsidRDefault="0078782C" w:rsidP="00687665">
      <w:pPr>
        <w:ind w:firstLine="720"/>
      </w:pPr>
    </w:p>
    <w:p w14:paraId="19FC17F0" w14:textId="77777777" w:rsidR="0078782C" w:rsidRDefault="0078782C" w:rsidP="00687665">
      <w:pPr>
        <w:ind w:firstLine="720"/>
      </w:pPr>
    </w:p>
    <w:p w14:paraId="64CD7BD6" w14:textId="77777777" w:rsidR="0078782C" w:rsidRDefault="0078782C" w:rsidP="00687665">
      <w:pPr>
        <w:ind w:firstLine="720"/>
      </w:pPr>
    </w:p>
    <w:p w14:paraId="48C7DAC2" w14:textId="77777777" w:rsidR="0078782C" w:rsidRDefault="0078782C" w:rsidP="00687665">
      <w:pPr>
        <w:ind w:firstLine="720"/>
      </w:pPr>
    </w:p>
    <w:p w14:paraId="0ADB8838" w14:textId="77777777" w:rsidR="0078782C" w:rsidRDefault="0078782C" w:rsidP="00687665">
      <w:pPr>
        <w:ind w:firstLine="720"/>
      </w:pPr>
    </w:p>
    <w:p w14:paraId="26C5D8CA" w14:textId="77777777" w:rsidR="0078782C" w:rsidRDefault="0078782C" w:rsidP="00687665">
      <w:pPr>
        <w:ind w:firstLine="720"/>
      </w:pPr>
    </w:p>
    <w:p w14:paraId="05BBAA56" w14:textId="77777777" w:rsidR="0078782C" w:rsidRDefault="0078782C" w:rsidP="00687665">
      <w:pPr>
        <w:ind w:firstLine="720"/>
      </w:pPr>
    </w:p>
    <w:p w14:paraId="245E47D3" w14:textId="77777777" w:rsidR="0078782C" w:rsidRDefault="0078782C" w:rsidP="00687665">
      <w:pPr>
        <w:ind w:firstLine="720"/>
      </w:pPr>
    </w:p>
    <w:p w14:paraId="3462D7A3" w14:textId="77777777" w:rsidR="0078782C" w:rsidRDefault="0078782C" w:rsidP="00687665">
      <w:pPr>
        <w:ind w:firstLine="720"/>
      </w:pPr>
    </w:p>
    <w:p w14:paraId="03290862" w14:textId="77777777" w:rsidR="0078782C" w:rsidRDefault="0078782C" w:rsidP="00687665">
      <w:pPr>
        <w:ind w:firstLine="720"/>
      </w:pPr>
    </w:p>
    <w:p w14:paraId="42CE5033" w14:textId="77777777" w:rsidR="0078782C" w:rsidRDefault="0078782C" w:rsidP="00687665">
      <w:pPr>
        <w:ind w:firstLine="720"/>
      </w:pPr>
    </w:p>
    <w:p w14:paraId="702B2AE1" w14:textId="77777777" w:rsidR="0078782C" w:rsidRDefault="0078782C" w:rsidP="00687665">
      <w:pPr>
        <w:ind w:firstLine="720"/>
      </w:pPr>
    </w:p>
    <w:p w14:paraId="2F4DAEE7" w14:textId="77777777" w:rsidR="0078782C" w:rsidRDefault="0078782C" w:rsidP="00687665">
      <w:pPr>
        <w:ind w:firstLine="720"/>
      </w:pPr>
    </w:p>
    <w:p w14:paraId="56661E92" w14:textId="77777777" w:rsidR="0078782C" w:rsidRDefault="0078782C" w:rsidP="00687665">
      <w:pPr>
        <w:ind w:firstLine="720"/>
      </w:pPr>
    </w:p>
    <w:p w14:paraId="3BB5BE29" w14:textId="77777777" w:rsidR="0078782C" w:rsidRDefault="0078782C" w:rsidP="00687665">
      <w:pPr>
        <w:ind w:firstLine="720"/>
      </w:pPr>
    </w:p>
    <w:p w14:paraId="11AD69A3" w14:textId="77777777" w:rsidR="0078782C" w:rsidRDefault="0078782C" w:rsidP="00687665">
      <w:pPr>
        <w:ind w:firstLine="720"/>
      </w:pPr>
    </w:p>
    <w:p w14:paraId="3CC7DE2B" w14:textId="77777777" w:rsidR="0078782C" w:rsidRDefault="0078782C" w:rsidP="00687665">
      <w:pPr>
        <w:ind w:firstLine="720"/>
      </w:pPr>
    </w:p>
    <w:p w14:paraId="34D1932D" w14:textId="77777777" w:rsidR="0078782C" w:rsidRDefault="0078782C" w:rsidP="00687665">
      <w:pPr>
        <w:ind w:firstLine="720"/>
      </w:pPr>
    </w:p>
    <w:p w14:paraId="6707E256" w14:textId="55A3522E" w:rsidR="0078782C" w:rsidRDefault="0078782C" w:rsidP="0078782C">
      <w:pPr>
        <w:tabs>
          <w:tab w:val="left" w:pos="7825"/>
        </w:tabs>
        <w:spacing w:line="259" w:lineRule="auto"/>
        <w:jc w:val="left"/>
        <w:rPr>
          <w:rFonts w:ascii="Times New Roman" w:hAnsi="Times New Roman"/>
          <w:sz w:val="23"/>
        </w:rPr>
      </w:pPr>
      <w:r>
        <w:rPr>
          <w:rFonts w:ascii="Times New Roman" w:hAnsi="Times New Roman"/>
          <w:sz w:val="23"/>
        </w:rPr>
        <w:tab/>
      </w:r>
      <w:r>
        <w:rPr>
          <w:rFonts w:ascii="Times New Roman" w:hAnsi="Times New Roman"/>
          <w:sz w:val="23"/>
        </w:rPr>
        <w:tab/>
      </w:r>
    </w:p>
    <w:p w14:paraId="7594821A" w14:textId="5D502604" w:rsidR="0078782C" w:rsidRDefault="0078782C" w:rsidP="0078782C">
      <w:pPr>
        <w:tabs>
          <w:tab w:val="left" w:pos="7825"/>
        </w:tabs>
        <w:spacing w:line="259" w:lineRule="auto"/>
        <w:jc w:val="left"/>
        <w:rPr>
          <w:rFonts w:ascii="Times New Roman" w:hAnsi="Times New Roman"/>
          <w:sz w:val="23"/>
        </w:rPr>
      </w:pPr>
    </w:p>
    <w:p w14:paraId="66CF49FB" w14:textId="39561CEB" w:rsidR="0078782C" w:rsidRDefault="0078782C" w:rsidP="0078782C">
      <w:pPr>
        <w:tabs>
          <w:tab w:val="left" w:pos="7825"/>
        </w:tabs>
        <w:spacing w:line="259" w:lineRule="auto"/>
        <w:jc w:val="left"/>
        <w:rPr>
          <w:rFonts w:ascii="Times New Roman" w:hAnsi="Times New Roman"/>
          <w:sz w:val="23"/>
        </w:rPr>
      </w:pPr>
    </w:p>
    <w:p w14:paraId="37A02B14" w14:textId="16A17197" w:rsidR="0078782C" w:rsidRDefault="0078782C" w:rsidP="0078782C">
      <w:pPr>
        <w:tabs>
          <w:tab w:val="left" w:pos="7825"/>
        </w:tabs>
        <w:spacing w:line="259" w:lineRule="auto"/>
        <w:jc w:val="left"/>
        <w:rPr>
          <w:rFonts w:ascii="Times New Roman" w:hAnsi="Times New Roman"/>
          <w:sz w:val="23"/>
        </w:rPr>
      </w:pPr>
    </w:p>
    <w:p w14:paraId="4A8F60BB" w14:textId="797ECC95" w:rsidR="0078782C" w:rsidRDefault="0078782C" w:rsidP="0078782C">
      <w:pPr>
        <w:tabs>
          <w:tab w:val="left" w:pos="7825"/>
        </w:tabs>
        <w:spacing w:line="259" w:lineRule="auto"/>
        <w:jc w:val="left"/>
        <w:rPr>
          <w:rFonts w:ascii="Times New Roman" w:hAnsi="Times New Roman"/>
          <w:sz w:val="23"/>
        </w:rPr>
      </w:pPr>
    </w:p>
    <w:p w14:paraId="107B6A7D" w14:textId="69B108B6" w:rsidR="0078782C" w:rsidRDefault="0078782C" w:rsidP="0078782C">
      <w:pPr>
        <w:tabs>
          <w:tab w:val="left" w:pos="7825"/>
        </w:tabs>
        <w:spacing w:line="259" w:lineRule="auto"/>
        <w:jc w:val="left"/>
        <w:rPr>
          <w:rFonts w:ascii="Times New Roman" w:hAnsi="Times New Roman"/>
          <w:sz w:val="23"/>
        </w:rPr>
      </w:pPr>
    </w:p>
    <w:p w14:paraId="47A81D03" w14:textId="176DCF57" w:rsidR="0078782C" w:rsidRDefault="0078782C" w:rsidP="0078782C">
      <w:pPr>
        <w:tabs>
          <w:tab w:val="left" w:pos="7825"/>
        </w:tabs>
        <w:spacing w:line="259" w:lineRule="auto"/>
        <w:jc w:val="left"/>
        <w:rPr>
          <w:rFonts w:ascii="Times New Roman" w:hAnsi="Times New Roman"/>
          <w:sz w:val="23"/>
        </w:rPr>
      </w:pPr>
    </w:p>
    <w:p w14:paraId="6AB7E883" w14:textId="2C5FD45D" w:rsidR="0078782C" w:rsidRDefault="0078782C" w:rsidP="0078782C">
      <w:pPr>
        <w:tabs>
          <w:tab w:val="left" w:pos="7825"/>
        </w:tabs>
        <w:spacing w:line="259" w:lineRule="auto"/>
        <w:jc w:val="left"/>
        <w:rPr>
          <w:rFonts w:ascii="Times New Roman" w:hAnsi="Times New Roman"/>
          <w:sz w:val="23"/>
        </w:rPr>
      </w:pPr>
    </w:p>
    <w:p w14:paraId="7362C767" w14:textId="2F88AF88" w:rsidR="0078782C" w:rsidRDefault="0078782C" w:rsidP="0078782C">
      <w:pPr>
        <w:tabs>
          <w:tab w:val="left" w:pos="7825"/>
        </w:tabs>
        <w:spacing w:line="259" w:lineRule="auto"/>
        <w:jc w:val="left"/>
        <w:rPr>
          <w:rFonts w:ascii="Times New Roman" w:hAnsi="Times New Roman"/>
          <w:sz w:val="23"/>
        </w:rPr>
      </w:pPr>
    </w:p>
    <w:p w14:paraId="29C2CAA7" w14:textId="30E51EC4" w:rsidR="0078782C" w:rsidRDefault="0078782C" w:rsidP="0078782C">
      <w:pPr>
        <w:tabs>
          <w:tab w:val="left" w:pos="7825"/>
        </w:tabs>
        <w:spacing w:line="259" w:lineRule="auto"/>
        <w:jc w:val="left"/>
        <w:rPr>
          <w:rFonts w:ascii="Times New Roman" w:hAnsi="Times New Roman"/>
          <w:sz w:val="23"/>
        </w:rPr>
      </w:pPr>
    </w:p>
    <w:p w14:paraId="60DA2496" w14:textId="2BBA7119" w:rsidR="0078782C" w:rsidRDefault="0078782C" w:rsidP="0078782C">
      <w:pPr>
        <w:tabs>
          <w:tab w:val="left" w:pos="7825"/>
        </w:tabs>
        <w:spacing w:line="259" w:lineRule="auto"/>
        <w:jc w:val="left"/>
        <w:rPr>
          <w:rFonts w:ascii="Times New Roman" w:hAnsi="Times New Roman"/>
          <w:sz w:val="23"/>
        </w:rPr>
      </w:pPr>
    </w:p>
    <w:p w14:paraId="2A91A76C" w14:textId="30D09DD2" w:rsidR="0078782C" w:rsidRDefault="0078782C" w:rsidP="0078782C">
      <w:pPr>
        <w:tabs>
          <w:tab w:val="left" w:pos="7825"/>
        </w:tabs>
        <w:spacing w:line="259" w:lineRule="auto"/>
        <w:jc w:val="left"/>
        <w:rPr>
          <w:rFonts w:ascii="Times New Roman" w:hAnsi="Times New Roman"/>
          <w:sz w:val="23"/>
        </w:rPr>
      </w:pPr>
    </w:p>
    <w:p w14:paraId="4E4354FC" w14:textId="08201D45" w:rsidR="0078782C" w:rsidRDefault="0078782C" w:rsidP="0078782C">
      <w:pPr>
        <w:tabs>
          <w:tab w:val="left" w:pos="7825"/>
        </w:tabs>
        <w:spacing w:line="259" w:lineRule="auto"/>
        <w:jc w:val="left"/>
        <w:rPr>
          <w:rFonts w:ascii="Times New Roman" w:hAnsi="Times New Roman"/>
          <w:sz w:val="23"/>
        </w:rPr>
      </w:pPr>
    </w:p>
    <w:p w14:paraId="530F8BC0" w14:textId="16711A9F" w:rsidR="0078782C" w:rsidRDefault="0078782C" w:rsidP="0078782C">
      <w:pPr>
        <w:tabs>
          <w:tab w:val="left" w:pos="7825"/>
        </w:tabs>
        <w:spacing w:line="259" w:lineRule="auto"/>
        <w:jc w:val="left"/>
        <w:rPr>
          <w:rFonts w:ascii="Times New Roman" w:hAnsi="Times New Roman"/>
          <w:sz w:val="23"/>
        </w:rPr>
      </w:pPr>
    </w:p>
    <w:p w14:paraId="0C16FF63" w14:textId="6950203A" w:rsidR="0078782C" w:rsidRDefault="0078782C" w:rsidP="0078782C">
      <w:pPr>
        <w:tabs>
          <w:tab w:val="left" w:pos="7825"/>
        </w:tabs>
        <w:spacing w:line="259" w:lineRule="auto"/>
        <w:jc w:val="left"/>
        <w:rPr>
          <w:rFonts w:ascii="Times New Roman" w:hAnsi="Times New Roman"/>
          <w:sz w:val="23"/>
        </w:rPr>
      </w:pPr>
    </w:p>
    <w:p w14:paraId="41F131CE" w14:textId="5D10726B" w:rsidR="0078782C" w:rsidRDefault="0078782C" w:rsidP="0078782C">
      <w:pPr>
        <w:tabs>
          <w:tab w:val="left" w:pos="7825"/>
        </w:tabs>
        <w:spacing w:line="259" w:lineRule="auto"/>
        <w:jc w:val="left"/>
        <w:rPr>
          <w:rFonts w:ascii="Times New Roman" w:hAnsi="Times New Roman"/>
          <w:sz w:val="23"/>
        </w:rPr>
      </w:pPr>
    </w:p>
    <w:p w14:paraId="5B0250C1" w14:textId="02E0ECCF" w:rsidR="0078782C" w:rsidRDefault="0078782C" w:rsidP="0078782C">
      <w:pPr>
        <w:tabs>
          <w:tab w:val="left" w:pos="7825"/>
        </w:tabs>
        <w:spacing w:line="259" w:lineRule="auto"/>
        <w:jc w:val="left"/>
        <w:rPr>
          <w:rFonts w:ascii="Times New Roman" w:hAnsi="Times New Roman"/>
          <w:sz w:val="23"/>
        </w:rPr>
      </w:pPr>
    </w:p>
    <w:p w14:paraId="2F84002B" w14:textId="77777777" w:rsidR="00F35517" w:rsidRDefault="00F35517" w:rsidP="00F24198"/>
    <w:p w14:paraId="760742B1" w14:textId="25BECC94" w:rsidR="00F35517" w:rsidRDefault="00F35517" w:rsidP="00F35517">
      <w:pPr>
        <w:pStyle w:val="Heading1"/>
      </w:pPr>
      <w:bookmarkStart w:id="171" w:name="_Toc77159351"/>
      <w:r>
        <w:lastRenderedPageBreak/>
        <w:t xml:space="preserve">Reset Password </w:t>
      </w:r>
      <w:r w:rsidRPr="003E2550">
        <w:t>Functional</w:t>
      </w:r>
      <w:r>
        <w:t xml:space="preserve"> Requirements</w:t>
      </w:r>
      <w:bookmarkEnd w:id="171"/>
    </w:p>
    <w:p w14:paraId="0F966EAC" w14:textId="77777777" w:rsidR="00F35517" w:rsidRDefault="00F35517" w:rsidP="00F35517"/>
    <w:p w14:paraId="19208564" w14:textId="5162279C" w:rsidR="00F35517" w:rsidRPr="00382535" w:rsidRDefault="00B979D4" w:rsidP="00F35517">
      <w:pPr>
        <w:pStyle w:val="Heading2"/>
      </w:pPr>
      <w:bookmarkStart w:id="172" w:name="_Toc77159352"/>
      <w:r>
        <w:t>Reset Password</w:t>
      </w:r>
      <w:r w:rsidR="00F35517">
        <w:t xml:space="preserve"> Overview</w:t>
      </w:r>
      <w:bookmarkEnd w:id="172"/>
    </w:p>
    <w:p w14:paraId="7E2834CF" w14:textId="61E59CB1" w:rsidR="00F35517" w:rsidRDefault="005225CA" w:rsidP="00D83391">
      <w:pPr>
        <w:spacing w:after="49"/>
        <w:ind w:right="43"/>
      </w:pPr>
      <w:r>
        <w:t xml:space="preserve">User can reset password in Registration module. </w:t>
      </w:r>
      <w:r w:rsidR="000F4314">
        <w:t>Password automatically generated by system and</w:t>
      </w:r>
      <w:r>
        <w:t xml:space="preserve"> notification will send to registered user email.</w:t>
      </w:r>
    </w:p>
    <w:p w14:paraId="677EE787" w14:textId="77777777" w:rsidR="00F35517" w:rsidRDefault="00F35517" w:rsidP="00F35517"/>
    <w:p w14:paraId="0A85097A" w14:textId="68CBE885" w:rsidR="00F35517" w:rsidRDefault="00F35517" w:rsidP="00D83391">
      <w:pPr>
        <w:pStyle w:val="Heading3"/>
      </w:pPr>
      <w:bookmarkStart w:id="173" w:name="_Toc77159353"/>
      <w:r>
        <w:t xml:space="preserve">Process Flow for </w:t>
      </w:r>
      <w:r w:rsidR="002223B2">
        <w:t>Reset Password</w:t>
      </w:r>
      <w:r>
        <w:t xml:space="preserve"> (Generic)</w:t>
      </w:r>
      <w:bookmarkEnd w:id="173"/>
    </w:p>
    <w:p w14:paraId="15F3F08B" w14:textId="77777777" w:rsidR="00DF0C08" w:rsidRDefault="00DF0C08" w:rsidP="00F35517">
      <w:pPr>
        <w:pStyle w:val="StyleBodyTextCharCenturyGothic10ptNotItalicAuto"/>
      </w:pPr>
    </w:p>
    <w:p w14:paraId="0F6E2E1F" w14:textId="77777777" w:rsidR="00DF0C08" w:rsidRDefault="00DF0C08" w:rsidP="00F35517">
      <w:pPr>
        <w:pStyle w:val="StyleBodyTextCharCenturyGothic10ptNotItalicAuto"/>
      </w:pPr>
    </w:p>
    <w:p w14:paraId="181CE4F9" w14:textId="23C82C50" w:rsidR="00F35517" w:rsidRDefault="00F24198" w:rsidP="00F35517">
      <w:pPr>
        <w:pStyle w:val="StyleBodyTextCharCenturyGothic10ptNotItalicAuto"/>
      </w:pPr>
      <w:r>
        <w:rPr>
          <w:noProof/>
        </w:rPr>
        <w:drawing>
          <wp:inline distT="0" distB="0" distL="0" distR="0" wp14:anchorId="702792C3" wp14:editId="2D5D7151">
            <wp:extent cx="5486400" cy="54527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5452745"/>
                    </a:xfrm>
                    <a:prstGeom prst="rect">
                      <a:avLst/>
                    </a:prstGeom>
                    <a:noFill/>
                    <a:ln>
                      <a:noFill/>
                    </a:ln>
                  </pic:spPr>
                </pic:pic>
              </a:graphicData>
            </a:graphic>
          </wp:inline>
        </w:drawing>
      </w:r>
      <w:r w:rsidR="00F35517">
        <w:br w:type="textWrapping" w:clear="all"/>
      </w:r>
    </w:p>
    <w:p w14:paraId="2A3E835A" w14:textId="24EBDC2C" w:rsidR="009E768A" w:rsidRDefault="009E768A" w:rsidP="00F35517">
      <w:pPr>
        <w:pStyle w:val="StyleBodyTextCharCenturyGothic10ptNotItalicAuto"/>
      </w:pPr>
    </w:p>
    <w:p w14:paraId="076A482C" w14:textId="77777777" w:rsidR="00090887" w:rsidRDefault="00090887" w:rsidP="00F35517">
      <w:pPr>
        <w:pStyle w:val="StyleBodyTextCharCenturyGothic10ptNotItalicAuto"/>
      </w:pPr>
    </w:p>
    <w:p w14:paraId="69BE63E6" w14:textId="77777777" w:rsidR="009E768A" w:rsidRDefault="009E768A" w:rsidP="00F35517">
      <w:pPr>
        <w:pStyle w:val="StyleBodyTextCharCenturyGothic10ptNotItalicAuto"/>
      </w:pPr>
    </w:p>
    <w:tbl>
      <w:tblPr>
        <w:tblStyle w:val="GridTable6Colorful-Accent211"/>
        <w:tblW w:w="5000" w:type="pct"/>
        <w:tblLook w:val="01A0" w:firstRow="1" w:lastRow="0" w:firstColumn="1" w:lastColumn="1" w:noHBand="0" w:noVBand="0"/>
      </w:tblPr>
      <w:tblGrid>
        <w:gridCol w:w="8692"/>
      </w:tblGrid>
      <w:tr w:rsidR="00835CBC" w:rsidRPr="0099601A" w14:paraId="64EBCA21" w14:textId="77777777" w:rsidTr="00835C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527EC8D7" w14:textId="77777777" w:rsidR="00835CBC" w:rsidRPr="0099601A" w:rsidRDefault="00835CBC" w:rsidP="004D75C7">
            <w:pPr>
              <w:pStyle w:val="BodyText"/>
              <w:jc w:val="center"/>
              <w:rPr>
                <w:i w:val="0"/>
                <w:color w:val="auto"/>
              </w:rPr>
            </w:pPr>
            <w:r w:rsidRPr="0099601A">
              <w:rPr>
                <w:i w:val="0"/>
                <w:color w:val="auto"/>
              </w:rPr>
              <w:lastRenderedPageBreak/>
              <w:t>Process Steps</w:t>
            </w:r>
          </w:p>
        </w:tc>
      </w:tr>
      <w:tr w:rsidR="00835CBC" w:rsidRPr="0099601A" w14:paraId="1C288E44" w14:textId="77777777" w:rsidTr="00835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4B62EA7" w14:textId="77777777" w:rsidR="00835CBC" w:rsidRPr="0099601A" w:rsidRDefault="00835CBC" w:rsidP="004D75C7">
            <w:pPr>
              <w:pStyle w:val="BodyText"/>
              <w:rPr>
                <w:i w:val="0"/>
                <w:color w:val="auto"/>
              </w:rPr>
            </w:pPr>
            <w:r w:rsidRPr="00114261">
              <w:rPr>
                <w:i w:val="0"/>
                <w:color w:val="auto"/>
              </w:rPr>
              <w:t xml:space="preserve">P01: </w:t>
            </w:r>
            <w:r>
              <w:rPr>
                <w:i w:val="0"/>
                <w:color w:val="auto"/>
              </w:rPr>
              <w:t>Reset Password</w:t>
            </w:r>
          </w:p>
        </w:tc>
      </w:tr>
      <w:tr w:rsidR="00835CBC" w:rsidRPr="0099601A" w14:paraId="5B8D32F8" w14:textId="77777777" w:rsidTr="00835CBC">
        <w:tc>
          <w:tcPr>
            <w:cnfStyle w:val="001000000000" w:firstRow="0" w:lastRow="0" w:firstColumn="1" w:lastColumn="0" w:oddVBand="0" w:evenVBand="0" w:oddHBand="0" w:evenHBand="0" w:firstRowFirstColumn="0" w:firstRowLastColumn="0" w:lastRowFirstColumn="0" w:lastRowLastColumn="0"/>
            <w:tcW w:w="5000" w:type="pct"/>
          </w:tcPr>
          <w:p w14:paraId="5AE6991F" w14:textId="0D3113FD" w:rsidR="00835CBC" w:rsidRPr="0099601A" w:rsidRDefault="00047D86" w:rsidP="004D75C7">
            <w:pPr>
              <w:rPr>
                <w:b w:val="0"/>
                <w:color w:val="auto"/>
              </w:rPr>
            </w:pPr>
            <w:r>
              <w:rPr>
                <w:b w:val="0"/>
                <w:color w:val="auto"/>
              </w:rPr>
              <w:t>System will generate the password</w:t>
            </w:r>
            <w:r w:rsidR="00835CBC">
              <w:rPr>
                <w:b w:val="0"/>
                <w:color w:val="auto"/>
              </w:rPr>
              <w:t>.</w:t>
            </w:r>
          </w:p>
        </w:tc>
      </w:tr>
      <w:tr w:rsidR="00835CBC" w:rsidRPr="0099601A" w14:paraId="7BD93E4A" w14:textId="77777777" w:rsidTr="00835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1FA569C" w14:textId="2B7332A8" w:rsidR="00835CBC" w:rsidRPr="00190E04" w:rsidRDefault="00835CBC" w:rsidP="004D75C7">
            <w:pPr>
              <w:pStyle w:val="BodyText"/>
              <w:rPr>
                <w:szCs w:val="24"/>
                <w:lang w:val="en-SG"/>
              </w:rPr>
            </w:pPr>
            <w:r>
              <w:rPr>
                <w:i w:val="0"/>
                <w:color w:val="auto"/>
              </w:rPr>
              <w:t>P0</w:t>
            </w:r>
            <w:r w:rsidR="000B0E53">
              <w:rPr>
                <w:i w:val="0"/>
                <w:color w:val="auto"/>
              </w:rPr>
              <w:t>2</w:t>
            </w:r>
            <w:r w:rsidRPr="00114261">
              <w:rPr>
                <w:i w:val="0"/>
                <w:color w:val="auto"/>
              </w:rPr>
              <w:t xml:space="preserve">: </w:t>
            </w:r>
            <w:r>
              <w:rPr>
                <w:i w:val="0"/>
                <w:color w:val="auto"/>
              </w:rPr>
              <w:t xml:space="preserve">Update in </w:t>
            </w:r>
            <w:r w:rsidR="009C1E3C">
              <w:rPr>
                <w:i w:val="0"/>
                <w:color w:val="auto"/>
              </w:rPr>
              <w:t>e</w:t>
            </w:r>
            <w:r>
              <w:rPr>
                <w:i w:val="0"/>
                <w:color w:val="auto"/>
              </w:rPr>
              <w:t>CMS</w:t>
            </w:r>
          </w:p>
        </w:tc>
      </w:tr>
      <w:tr w:rsidR="00835CBC" w:rsidRPr="0099601A" w14:paraId="669294AF" w14:textId="77777777" w:rsidTr="00835CBC">
        <w:tc>
          <w:tcPr>
            <w:cnfStyle w:val="001000000000" w:firstRow="0" w:lastRow="0" w:firstColumn="1" w:lastColumn="0" w:oddVBand="0" w:evenVBand="0" w:oddHBand="0" w:evenHBand="0" w:firstRowFirstColumn="0" w:firstRowLastColumn="0" w:lastRowFirstColumn="0" w:lastRowLastColumn="0"/>
            <w:tcW w:w="5000" w:type="pct"/>
          </w:tcPr>
          <w:p w14:paraId="58378FC0" w14:textId="7D6B1D3C" w:rsidR="00835CBC" w:rsidRPr="00241A0F" w:rsidRDefault="00835CBC" w:rsidP="004D75C7">
            <w:pPr>
              <w:rPr>
                <w:bCs w:val="0"/>
                <w:color w:val="auto"/>
              </w:rPr>
            </w:pPr>
            <w:r>
              <w:rPr>
                <w:b w:val="0"/>
                <w:color w:val="auto"/>
              </w:rPr>
              <w:t xml:space="preserve">Password will </w:t>
            </w:r>
            <w:r w:rsidR="001850D0">
              <w:rPr>
                <w:b w:val="0"/>
                <w:color w:val="auto"/>
              </w:rPr>
              <w:t>be updated</w:t>
            </w:r>
            <w:r>
              <w:rPr>
                <w:b w:val="0"/>
                <w:color w:val="auto"/>
              </w:rPr>
              <w:t xml:space="preserve"> in </w:t>
            </w:r>
            <w:r w:rsidR="009C1E3C">
              <w:rPr>
                <w:b w:val="0"/>
                <w:color w:val="auto"/>
              </w:rPr>
              <w:t>e</w:t>
            </w:r>
            <w:r>
              <w:rPr>
                <w:b w:val="0"/>
                <w:color w:val="auto"/>
              </w:rPr>
              <w:t xml:space="preserve">CMS system.  </w:t>
            </w:r>
          </w:p>
        </w:tc>
      </w:tr>
    </w:tbl>
    <w:p w14:paraId="459B47AE" w14:textId="77777777" w:rsidR="00F35517" w:rsidRDefault="00F35517" w:rsidP="00F35517">
      <w:pPr>
        <w:pStyle w:val="StyleBodyTextCharCenturyGothic10ptNotItalicAuto"/>
      </w:pPr>
    </w:p>
    <w:p w14:paraId="096F0808" w14:textId="472C58F2" w:rsidR="00DF0C08" w:rsidRDefault="00DF0C08" w:rsidP="00687665">
      <w:pPr>
        <w:ind w:firstLine="720"/>
      </w:pPr>
    </w:p>
    <w:p w14:paraId="0B5D21F8" w14:textId="0EECE9B5" w:rsidR="00F6522F" w:rsidRDefault="00F6522F" w:rsidP="00687665">
      <w:pPr>
        <w:ind w:firstLine="720"/>
      </w:pPr>
    </w:p>
    <w:p w14:paraId="31CE8A97" w14:textId="77777777" w:rsidR="00F6522F" w:rsidRDefault="00F6522F" w:rsidP="00687665">
      <w:pPr>
        <w:ind w:firstLine="720"/>
      </w:pPr>
    </w:p>
    <w:p w14:paraId="3D5BC350" w14:textId="751CB663" w:rsidR="00DF0C08" w:rsidRDefault="00DF0C08" w:rsidP="00F55E51">
      <w:pPr>
        <w:pStyle w:val="Heading3"/>
      </w:pPr>
      <w:bookmarkStart w:id="174" w:name="_Toc77159354"/>
      <w:r>
        <w:t xml:space="preserve">Use </w:t>
      </w:r>
      <w:r w:rsidR="004C12B4">
        <w:t>c</w:t>
      </w:r>
      <w:r>
        <w:t xml:space="preserve">ase for Reset </w:t>
      </w:r>
      <w:r w:rsidR="00043B04">
        <w:t>Password.</w:t>
      </w:r>
      <w:bookmarkEnd w:id="174"/>
    </w:p>
    <w:p w14:paraId="49F37E36" w14:textId="59A83451" w:rsidR="00491C8E" w:rsidRPr="00487A0E" w:rsidRDefault="00F35517" w:rsidP="00090887">
      <w:pPr>
        <w:ind w:firstLine="720"/>
      </w:pPr>
      <w:r>
        <w:br w:type="textWrapping" w:clear="all"/>
      </w:r>
    </w:p>
    <w:p w14:paraId="1D3DB92F" w14:textId="2726498D" w:rsidR="00491C8E" w:rsidRDefault="0084357A" w:rsidP="00491C8E">
      <w:pPr>
        <w:spacing w:line="259" w:lineRule="auto"/>
        <w:jc w:val="left"/>
      </w:pPr>
      <w:r>
        <w:rPr>
          <w:noProof/>
        </w:rPr>
        <mc:AlternateContent>
          <mc:Choice Requires="wpg">
            <w:drawing>
              <wp:anchor distT="0" distB="0" distL="114300" distR="114300" simplePos="0" relativeHeight="251655168" behindDoc="0" locked="0" layoutInCell="1" allowOverlap="1" wp14:anchorId="02E06A09" wp14:editId="74D1011F">
                <wp:simplePos x="0" y="0"/>
                <wp:positionH relativeFrom="column">
                  <wp:posOffset>4313</wp:posOffset>
                </wp:positionH>
                <wp:positionV relativeFrom="paragraph">
                  <wp:posOffset>170623</wp:posOffset>
                </wp:positionV>
                <wp:extent cx="4635385" cy="3110564"/>
                <wp:effectExtent l="0" t="0" r="32385" b="13970"/>
                <wp:wrapNone/>
                <wp:docPr id="21" name="Group 21"/>
                <wp:cNvGraphicFramePr/>
                <a:graphic xmlns:a="http://schemas.openxmlformats.org/drawingml/2006/main">
                  <a:graphicData uri="http://schemas.microsoft.com/office/word/2010/wordprocessingGroup">
                    <wpg:wgp>
                      <wpg:cNvGrpSpPr/>
                      <wpg:grpSpPr>
                        <a:xfrm>
                          <a:off x="0" y="0"/>
                          <a:ext cx="4635385" cy="3110564"/>
                          <a:chOff x="0" y="0"/>
                          <a:chExt cx="4635385" cy="3110564"/>
                        </a:xfrm>
                      </wpg:grpSpPr>
                      <wps:wsp>
                        <wps:cNvPr id="40" name="Oval 16"/>
                        <wps:cNvSpPr/>
                        <wps:spPr>
                          <a:xfrm>
                            <a:off x="2191110" y="1337095"/>
                            <a:ext cx="1412815" cy="82931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C7F9B0" w14:textId="768768D1" w:rsidR="00F73065" w:rsidRDefault="00F73065" w:rsidP="00FC29D9">
                              <w:pP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Reset Password</w:t>
                              </w:r>
                            </w:p>
                          </w:txbxContent>
                        </wps:txbx>
                        <wps:bodyPr wrap="square" rtlCol="0" anchor="ctr"/>
                      </wps:wsp>
                      <wps:wsp>
                        <wps:cNvPr id="41" name="Rectangle 17"/>
                        <wps:cNvSpPr/>
                        <wps:spPr>
                          <a:xfrm>
                            <a:off x="1216325" y="534838"/>
                            <a:ext cx="3419060" cy="257572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Straight Connector 24"/>
                        <wps:cNvCnPr>
                          <a:cxnSpLocks/>
                        </wps:cNvCnPr>
                        <wps:spPr>
                          <a:xfrm>
                            <a:off x="1069676" y="1802921"/>
                            <a:ext cx="1111938"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44" name="Picture 36">
                            <a:extLst>
                              <a:ext uri="{FF2B5EF4-FFF2-40B4-BE49-F238E27FC236}">
                                <a16:creationId xmlns:a16="http://schemas.microsoft.com/office/drawing/2014/main" id="{4BE35CAE-0313-4A97-8CEE-1644E4B307EE}"/>
                              </a:ext>
                            </a:extLst>
                          </pic:cNvPr>
                          <pic:cNvPicPr>
                            <a:picLocks noChangeAspect="1"/>
                          </pic:cNvPicPr>
                        </pic:nvPicPr>
                        <pic:blipFill>
                          <a:blip r:embed="rId36"/>
                          <a:stretch>
                            <a:fillRect/>
                          </a:stretch>
                        </pic:blipFill>
                        <pic:spPr>
                          <a:xfrm>
                            <a:off x="250166" y="1414732"/>
                            <a:ext cx="819150" cy="809625"/>
                          </a:xfrm>
                          <a:prstGeom prst="rect">
                            <a:avLst/>
                          </a:prstGeom>
                        </pic:spPr>
                      </pic:pic>
                      <wps:wsp>
                        <wps:cNvPr id="43" name="TextBox 99"/>
                        <wps:cNvSpPr txBox="1"/>
                        <wps:spPr>
                          <a:xfrm>
                            <a:off x="0" y="2156604"/>
                            <a:ext cx="1085850" cy="471170"/>
                          </a:xfrm>
                          <a:prstGeom prst="rect">
                            <a:avLst/>
                          </a:prstGeom>
                          <a:noFill/>
                        </wps:spPr>
                        <wps:txbx>
                          <w:txbxContent>
                            <w:p w14:paraId="574909C4" w14:textId="53BB3379" w:rsidR="00F73065" w:rsidRPr="000F7517" w:rsidRDefault="00F73065" w:rsidP="00F73065">
                              <w:pPr>
                                <w:rPr>
                                  <w:rFonts w:asciiTheme="minorHAnsi" w:hAnsi="Calibri" w:cstheme="minorBidi"/>
                                  <w:color w:val="000000" w:themeColor="text1"/>
                                  <w:kern w:val="24"/>
                                  <w:sz w:val="22"/>
                                </w:rPr>
                              </w:pPr>
                              <w:r>
                                <w:rPr>
                                  <w:rFonts w:asciiTheme="minorHAnsi" w:hAnsi="Calibri" w:cstheme="minorBidi"/>
                                  <w:color w:val="000000" w:themeColor="text1"/>
                                  <w:kern w:val="24"/>
                                  <w:sz w:val="22"/>
                                </w:rPr>
                                <w:t xml:space="preserve">           System</w:t>
                              </w:r>
                            </w:p>
                          </w:txbxContent>
                        </wps:txbx>
                        <wps:bodyPr wrap="square" rtlCol="0">
                          <a:noAutofit/>
                        </wps:bodyPr>
                      </wps:wsp>
                      <wps:wsp>
                        <wps:cNvPr id="39" name="Rectangle: Folded Corner 102"/>
                        <wps:cNvSpPr/>
                        <wps:spPr>
                          <a:xfrm rot="10800000" flipH="1" flipV="1">
                            <a:off x="1273475" y="0"/>
                            <a:ext cx="3315778" cy="483080"/>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C61B4EE" w14:textId="77777777" w:rsidR="00F73065" w:rsidRPr="00AD4BE4" w:rsidRDefault="00F73065" w:rsidP="00F73065">
                              <w:pPr>
                                <w:rPr>
                                  <w:rFonts w:asciiTheme="minorHAnsi" w:hAnsi="Calibri" w:cstheme="minorBidi"/>
                                  <w:b/>
                                  <w:bCs/>
                                  <w:color w:val="000000" w:themeColor="text1"/>
                                  <w:kern w:val="24"/>
                                </w:rPr>
                              </w:pPr>
                              <w:r>
                                <w:t xml:space="preserve">                             </w:t>
                              </w:r>
                              <w:r w:rsidRPr="00E52718">
                                <w:rPr>
                                  <w:color w:val="0D0D0D" w:themeColor="text1" w:themeTint="F2"/>
                                </w:rPr>
                                <w:t>Reset Password</w:t>
                              </w:r>
                            </w:p>
                          </w:txbxContent>
                        </wps:txbx>
                        <wps:bodyPr wrap="square" rtlCol="0" anchor="ctr">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2E06A09" id="Group 21" o:spid="_x0000_s1043" style="position:absolute;margin-left:.35pt;margin-top:13.45pt;width:365pt;height:244.95pt;z-index:251655168" coordsize="46353,31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">
                <v:oval id="Oval 16" o:spid="_x0000_s1044" style="position:absolute;left:21911;top:13370;width:14128;height:8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" fillcolor="#d8d8d8 [2732]" strokecolor="black [3213]" strokeweight=".5pt">
                  <v:textbox>
                    <w:txbxContent>
                      <w:p w14:paraId="36C7F9B0" w14:textId="768768D1" w:rsidR="00F73065" w:rsidRDefault="00F73065" w:rsidP="00FC29D9">
                        <w:pP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Reset Password</w:t>
                        </w:r>
                      </w:p>
                    </w:txbxContent>
                  </v:textbox>
                </v:oval>
                <v:rect id="Rectangle 17" o:spid="_x0000_s1045" style="position:absolute;left:12163;top:5348;width:34190;height:25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" filled="f" strokecolor="gray [1629]" strokeweight="2pt">
                  <v:stroke dashstyle="1 1"/>
                </v:rect>
                <v:line id="Straight Connector 24" o:spid="_x0000_s1046" style="position:absolute;visibility:visible;mso-wrap-style:square" from="10696,18029" to="21816,18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" strokecolor="#404040 [2429]">
                  <o:lock v:ext="edit" shapetype="f"/>
                </v:line>
                <v:shape id="Picture 36" o:spid="_x0000_s1047" type="#_x0000_t75" style="position:absolute;left:2501;top:14147;width:8192;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">
                  <v:imagedata r:id="rId37" o:title=""/>
                </v:shape>
                <v:shape id="_x0000_s1048" type="#_x0000_t202" style="position:absolute;top:21566;width:10858;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574909C4" w14:textId="53BB3379" w:rsidR="00F73065" w:rsidRPr="000F7517" w:rsidRDefault="00F73065" w:rsidP="00F73065">
                        <w:pPr>
                          <w:rPr>
                            <w:rFonts w:asciiTheme="minorHAnsi" w:hAnsi="Calibri" w:cstheme="minorBidi"/>
                            <w:color w:val="000000" w:themeColor="text1"/>
                            <w:kern w:val="24"/>
                            <w:sz w:val="22"/>
                          </w:rPr>
                        </w:pPr>
                        <w:r>
                          <w:rPr>
                            <w:rFonts w:asciiTheme="minorHAnsi" w:hAnsi="Calibri" w:cstheme="minorBidi"/>
                            <w:color w:val="000000" w:themeColor="text1"/>
                            <w:kern w:val="24"/>
                            <w:sz w:val="22"/>
                          </w:rPr>
                          <w:t xml:space="preserve">           System</w:t>
                        </w:r>
                      </w:p>
                    </w:txbxContent>
                  </v:textbox>
                </v:shape>
                <v:shape id="_x0000_s1049" type="#_x0000_t65" style="position:absolute;left:12734;width:33158;height:4830;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" adj="13722" fillcolor="#d8d8d8 [2732]" strokecolor="black [3213]" strokeweight="2pt">
                  <v:shadow on="t" color="black" opacity="19660f" offset="0,4pt"/>
                  <v:textbox>
                    <w:txbxContent>
                      <w:p w14:paraId="6C61B4EE" w14:textId="77777777" w:rsidR="00F73065" w:rsidRPr="00AD4BE4" w:rsidRDefault="00F73065" w:rsidP="00F73065">
                        <w:pPr>
                          <w:rPr>
                            <w:rFonts w:asciiTheme="minorHAnsi" w:hAnsi="Calibri" w:cstheme="minorBidi"/>
                            <w:b/>
                            <w:bCs/>
                            <w:color w:val="000000" w:themeColor="text1"/>
                            <w:kern w:val="24"/>
                          </w:rPr>
                        </w:pPr>
                        <w:r>
                          <w:t xml:space="preserve">                             </w:t>
                        </w:r>
                        <w:r w:rsidRPr="00E52718">
                          <w:rPr>
                            <w:color w:val="0D0D0D" w:themeColor="text1" w:themeTint="F2"/>
                          </w:rPr>
                          <w:t>Reset Password</w:t>
                        </w:r>
                      </w:p>
                    </w:txbxContent>
                  </v:textbox>
                </v:shape>
              </v:group>
            </w:pict>
          </mc:Fallback>
        </mc:AlternateContent>
      </w:r>
    </w:p>
    <w:p w14:paraId="63F5F233" w14:textId="1CB7D273" w:rsidR="00491C8E" w:rsidRDefault="00491C8E" w:rsidP="00491C8E">
      <w:pPr>
        <w:spacing w:line="259" w:lineRule="auto"/>
        <w:jc w:val="left"/>
      </w:pPr>
    </w:p>
    <w:p w14:paraId="6D597C38" w14:textId="77777777" w:rsidR="00491C8E" w:rsidRDefault="00491C8E" w:rsidP="00491C8E">
      <w:pPr>
        <w:spacing w:line="259" w:lineRule="auto"/>
        <w:jc w:val="left"/>
      </w:pPr>
    </w:p>
    <w:p w14:paraId="1CFF6D8D" w14:textId="77777777" w:rsidR="00491C8E" w:rsidRDefault="00491C8E" w:rsidP="00491C8E">
      <w:pPr>
        <w:spacing w:line="259" w:lineRule="auto"/>
        <w:jc w:val="left"/>
      </w:pPr>
    </w:p>
    <w:p w14:paraId="0E1A81C8" w14:textId="77777777" w:rsidR="00491C8E" w:rsidRDefault="00491C8E" w:rsidP="00491C8E">
      <w:pPr>
        <w:spacing w:line="259" w:lineRule="auto"/>
        <w:jc w:val="left"/>
      </w:pPr>
    </w:p>
    <w:p w14:paraId="29F19B0B" w14:textId="77777777" w:rsidR="00491C8E" w:rsidRDefault="00491C8E" w:rsidP="00491C8E">
      <w:pPr>
        <w:spacing w:line="259" w:lineRule="auto"/>
        <w:jc w:val="left"/>
      </w:pPr>
    </w:p>
    <w:p w14:paraId="34D5B01E" w14:textId="77777777" w:rsidR="00491C8E" w:rsidRDefault="00491C8E" w:rsidP="00491C8E">
      <w:pPr>
        <w:spacing w:line="259" w:lineRule="auto"/>
        <w:jc w:val="left"/>
      </w:pPr>
    </w:p>
    <w:p w14:paraId="04D22E71" w14:textId="77777777" w:rsidR="00491C8E" w:rsidRDefault="00491C8E" w:rsidP="00491C8E">
      <w:pPr>
        <w:spacing w:line="259" w:lineRule="auto"/>
        <w:jc w:val="left"/>
      </w:pPr>
    </w:p>
    <w:p w14:paraId="0E4C59BB" w14:textId="77777777" w:rsidR="00491C8E" w:rsidRPr="00893E85" w:rsidRDefault="00491C8E" w:rsidP="00491C8E"/>
    <w:p w14:paraId="221B02A6" w14:textId="0262EE8C" w:rsidR="00491C8E" w:rsidRDefault="00491C8E" w:rsidP="00491C8E"/>
    <w:p w14:paraId="01415820" w14:textId="77777777" w:rsidR="00491C8E" w:rsidRDefault="00491C8E" w:rsidP="00491C8E"/>
    <w:p w14:paraId="6AB45BD1" w14:textId="77777777" w:rsidR="00491C8E" w:rsidRDefault="00491C8E" w:rsidP="00491C8E">
      <w:r>
        <w:rPr>
          <w:noProof/>
        </w:rPr>
        <mc:AlternateContent>
          <mc:Choice Requires="wps">
            <w:drawing>
              <wp:anchor distT="0" distB="0" distL="114300" distR="114300" simplePos="0" relativeHeight="251651072" behindDoc="0" locked="0" layoutInCell="1" allowOverlap="1" wp14:anchorId="4F87F00C" wp14:editId="1124FFA8">
                <wp:simplePos x="0" y="0"/>
                <wp:positionH relativeFrom="column">
                  <wp:posOffset>1533525</wp:posOffset>
                </wp:positionH>
                <wp:positionV relativeFrom="paragraph">
                  <wp:posOffset>3562350</wp:posOffset>
                </wp:positionV>
                <wp:extent cx="914400" cy="914400"/>
                <wp:effectExtent l="0" t="0" r="0" b="0"/>
                <wp:wrapNone/>
                <wp:docPr id="30" name="Rectangle 30"/>
                <wp:cNvGraphicFramePr/>
                <a:graphic xmlns:a="http://schemas.openxmlformats.org/drawingml/2006/main">
                  <a:graphicData uri="http://schemas.microsoft.com/office/word/2010/wordprocessingShape">
                    <wps:wsp>
                      <wps:cNvSpPr/>
                      <wps:spPr>
                        <a:xfrm>
                          <a:off x="0" y="0"/>
                          <a:ext cx="914400" cy="91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AE26852" id="Rectangle 30" o:spid="_x0000_s1026" style="position:absolute;margin-left:120.75pt;margin-top:280.5pt;width:1in;height:1in;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" filled="f" stroked="f" strokeweight="2pt"/>
            </w:pict>
          </mc:Fallback>
        </mc:AlternateContent>
      </w:r>
      <w:r w:rsidRPr="007A760C">
        <w:rPr>
          <w:noProof/>
        </w:rPr>
        <w:t xml:space="preserve"> </w:t>
      </w:r>
    </w:p>
    <w:p w14:paraId="243347F4" w14:textId="77777777" w:rsidR="00491C8E" w:rsidRDefault="00491C8E" w:rsidP="00491C8E"/>
    <w:p w14:paraId="5E5C2C1D" w14:textId="77777777" w:rsidR="00491C8E" w:rsidRDefault="00491C8E" w:rsidP="00491C8E">
      <w:pPr>
        <w:jc w:val="right"/>
      </w:pPr>
    </w:p>
    <w:p w14:paraId="11153186" w14:textId="77777777" w:rsidR="00491C8E" w:rsidRDefault="00491C8E" w:rsidP="00491C8E">
      <w:pPr>
        <w:jc w:val="right"/>
      </w:pPr>
    </w:p>
    <w:p w14:paraId="7519A51D" w14:textId="77777777" w:rsidR="00491C8E" w:rsidRDefault="00491C8E" w:rsidP="00491C8E">
      <w:pPr>
        <w:jc w:val="right"/>
      </w:pPr>
    </w:p>
    <w:p w14:paraId="73E035A7" w14:textId="77777777" w:rsidR="00491C8E" w:rsidRDefault="00491C8E" w:rsidP="00491C8E">
      <w:pPr>
        <w:jc w:val="right"/>
      </w:pPr>
    </w:p>
    <w:p w14:paraId="7B774C10" w14:textId="77777777" w:rsidR="00491C8E" w:rsidRDefault="00491C8E" w:rsidP="00491C8E">
      <w:pPr>
        <w:jc w:val="right"/>
      </w:pPr>
    </w:p>
    <w:p w14:paraId="2AAE0085" w14:textId="77777777" w:rsidR="00491C8E" w:rsidRDefault="00491C8E" w:rsidP="00491C8E">
      <w:pPr>
        <w:jc w:val="right"/>
      </w:pPr>
    </w:p>
    <w:p w14:paraId="7056A7C9" w14:textId="77777777" w:rsidR="00491C8E" w:rsidRDefault="00491C8E" w:rsidP="00491C8E">
      <w:pPr>
        <w:jc w:val="right"/>
      </w:pPr>
    </w:p>
    <w:p w14:paraId="476FB012" w14:textId="77777777" w:rsidR="00491C8E" w:rsidRDefault="00491C8E" w:rsidP="00491C8E">
      <w:pPr>
        <w:jc w:val="right"/>
      </w:pPr>
    </w:p>
    <w:p w14:paraId="4CDE2F18" w14:textId="0D2DAEC4" w:rsidR="00973317" w:rsidRDefault="00973317" w:rsidP="001F28B3">
      <w:pPr>
        <w:tabs>
          <w:tab w:val="left" w:pos="885"/>
        </w:tabs>
      </w:pPr>
    </w:p>
    <w:p w14:paraId="570D9B06" w14:textId="400110E5" w:rsidR="00973317" w:rsidRDefault="00973317" w:rsidP="005253DC">
      <w:pPr>
        <w:jc w:val="right"/>
      </w:pPr>
    </w:p>
    <w:p w14:paraId="03F1F843" w14:textId="74CDD85C" w:rsidR="00973317" w:rsidRDefault="00973317" w:rsidP="005253DC">
      <w:pPr>
        <w:jc w:val="right"/>
      </w:pPr>
    </w:p>
    <w:p w14:paraId="17F24034" w14:textId="4395CB41" w:rsidR="00973317" w:rsidRDefault="00973317" w:rsidP="005253DC">
      <w:pPr>
        <w:jc w:val="right"/>
      </w:pPr>
    </w:p>
    <w:p w14:paraId="64A35793" w14:textId="69638FDF" w:rsidR="00973317" w:rsidRDefault="00973317" w:rsidP="005253DC">
      <w:pPr>
        <w:jc w:val="right"/>
      </w:pPr>
    </w:p>
    <w:p w14:paraId="68DD7DD2" w14:textId="77777777" w:rsidR="00F6522F" w:rsidRDefault="00F6522F" w:rsidP="008E23D3"/>
    <w:p w14:paraId="3F160EA9" w14:textId="69081D36" w:rsidR="00F6522F" w:rsidRDefault="00F6522F" w:rsidP="00F6522F"/>
    <w:p w14:paraId="7755974D" w14:textId="299A5A63" w:rsidR="00C33CA7" w:rsidRDefault="00C33CA7" w:rsidP="00F6522F"/>
    <w:p w14:paraId="218A53B8" w14:textId="73092E80" w:rsidR="00C33CA7" w:rsidRDefault="00C33CA7" w:rsidP="00F6522F"/>
    <w:p w14:paraId="4249E082" w14:textId="023C31A8" w:rsidR="00C33CA7" w:rsidRDefault="00C33CA7" w:rsidP="00F6522F"/>
    <w:p w14:paraId="5A49A543" w14:textId="5BF93121" w:rsidR="00C33CA7" w:rsidRDefault="00C33CA7" w:rsidP="00F6522F"/>
    <w:p w14:paraId="01DEB5AE" w14:textId="236C8CD0" w:rsidR="00C33CA7" w:rsidRDefault="00C33CA7" w:rsidP="00F6522F"/>
    <w:p w14:paraId="1662BD24" w14:textId="65D17879" w:rsidR="00C33CA7" w:rsidRDefault="00C33CA7" w:rsidP="00F6522F"/>
    <w:p w14:paraId="30079632" w14:textId="77777777" w:rsidR="00C33CA7" w:rsidRDefault="00C33CA7" w:rsidP="00F6522F"/>
    <w:p w14:paraId="4C3D3B24" w14:textId="489AE898" w:rsidR="00F6522F" w:rsidRDefault="00F6522F" w:rsidP="00F6522F">
      <w:pPr>
        <w:pStyle w:val="Heading1"/>
      </w:pPr>
      <w:bookmarkStart w:id="175" w:name="_Toc77159355"/>
      <w:r>
        <w:lastRenderedPageBreak/>
        <w:t xml:space="preserve">Notice and Update </w:t>
      </w:r>
      <w:r w:rsidRPr="003E2550">
        <w:t>Functional</w:t>
      </w:r>
      <w:r>
        <w:t xml:space="preserve"> Requirements</w:t>
      </w:r>
      <w:bookmarkEnd w:id="175"/>
    </w:p>
    <w:p w14:paraId="6412B46F" w14:textId="77777777" w:rsidR="00F6522F" w:rsidRDefault="00F6522F" w:rsidP="00F6522F"/>
    <w:p w14:paraId="3CA0F6CB" w14:textId="2E6BAF5F" w:rsidR="00F6522F" w:rsidRPr="00382535" w:rsidRDefault="002F059F" w:rsidP="00F6522F">
      <w:pPr>
        <w:pStyle w:val="Heading2"/>
      </w:pPr>
      <w:bookmarkStart w:id="176" w:name="_Toc77159356"/>
      <w:r>
        <w:t>Notice and Update</w:t>
      </w:r>
      <w:r w:rsidR="00F6522F">
        <w:t xml:space="preserve"> Overview</w:t>
      </w:r>
      <w:bookmarkEnd w:id="176"/>
    </w:p>
    <w:p w14:paraId="062895E1" w14:textId="54F45B58" w:rsidR="00F6522F" w:rsidRDefault="007973A8" w:rsidP="00F6522F">
      <w:pPr>
        <w:spacing w:after="49"/>
        <w:ind w:right="43"/>
      </w:pPr>
      <w:r>
        <w:t>Admin will create</w:t>
      </w:r>
      <w:r w:rsidR="00122D61">
        <w:t xml:space="preserve"> or</w:t>
      </w:r>
      <w:r>
        <w:t xml:space="preserve"> Update Notice/News under System Admin Module, </w:t>
      </w:r>
      <w:r w:rsidR="00122D61">
        <w:t>Once Created/Updated Notice/News will publish on eCMS</w:t>
      </w:r>
      <w:r w:rsidR="0015770A">
        <w:t xml:space="preserve"> portal</w:t>
      </w:r>
      <w:r w:rsidR="00122D61">
        <w:t xml:space="preserve">, Users can view </w:t>
      </w:r>
      <w:r w:rsidR="0015770A">
        <w:t xml:space="preserve">the published </w:t>
      </w:r>
      <w:r w:rsidR="00122D61">
        <w:t>notice</w:t>
      </w:r>
      <w:r w:rsidR="0015770A">
        <w:t xml:space="preserve"> details</w:t>
      </w:r>
      <w:r w:rsidR="00301CBC">
        <w:t>.</w:t>
      </w:r>
    </w:p>
    <w:p w14:paraId="304F85CF" w14:textId="75CD240C" w:rsidR="006F35DD" w:rsidRDefault="006F35DD" w:rsidP="00F6522F">
      <w:pPr>
        <w:spacing w:after="49"/>
        <w:ind w:right="43"/>
      </w:pPr>
    </w:p>
    <w:p w14:paraId="59ECD5FF" w14:textId="6DDA785E" w:rsidR="006F35DD" w:rsidRDefault="006F35DD" w:rsidP="00F6522F">
      <w:pPr>
        <w:spacing w:after="49"/>
        <w:ind w:right="43"/>
      </w:pPr>
    </w:p>
    <w:p w14:paraId="71489B17" w14:textId="0972C5C2" w:rsidR="006F35DD" w:rsidRDefault="006F35DD" w:rsidP="00F6522F">
      <w:pPr>
        <w:spacing w:after="49"/>
        <w:ind w:right="43"/>
      </w:pPr>
    </w:p>
    <w:p w14:paraId="13195575" w14:textId="4DF022E6" w:rsidR="006F35DD" w:rsidRDefault="006F35DD" w:rsidP="00F6522F">
      <w:pPr>
        <w:spacing w:after="49"/>
        <w:ind w:right="43"/>
      </w:pPr>
    </w:p>
    <w:p w14:paraId="1077B0A4" w14:textId="5AC04A4F" w:rsidR="006F35DD" w:rsidRDefault="006F35DD" w:rsidP="00F6522F">
      <w:pPr>
        <w:spacing w:after="49"/>
        <w:ind w:right="43"/>
      </w:pPr>
    </w:p>
    <w:p w14:paraId="1DEFA486" w14:textId="0D876AC5" w:rsidR="006F35DD" w:rsidRDefault="006F35DD" w:rsidP="00F6522F">
      <w:pPr>
        <w:spacing w:after="49"/>
        <w:ind w:right="43"/>
      </w:pPr>
    </w:p>
    <w:p w14:paraId="1F17C2FD" w14:textId="6DA018F5" w:rsidR="006F35DD" w:rsidRDefault="006F35DD" w:rsidP="00F6522F">
      <w:pPr>
        <w:spacing w:after="49"/>
        <w:ind w:right="43"/>
      </w:pPr>
    </w:p>
    <w:p w14:paraId="31EA5FEC" w14:textId="076EB063" w:rsidR="006F35DD" w:rsidRDefault="006F35DD" w:rsidP="00F6522F">
      <w:pPr>
        <w:spacing w:after="49"/>
        <w:ind w:right="43"/>
      </w:pPr>
    </w:p>
    <w:p w14:paraId="3C717CAA" w14:textId="68C85029" w:rsidR="006F35DD" w:rsidRDefault="006F35DD" w:rsidP="00F6522F">
      <w:pPr>
        <w:spacing w:after="49"/>
        <w:ind w:right="43"/>
      </w:pPr>
    </w:p>
    <w:p w14:paraId="5E0A7AD4" w14:textId="77777777" w:rsidR="00F6522F" w:rsidRDefault="00F6522F" w:rsidP="00F6522F"/>
    <w:p w14:paraId="531709A8" w14:textId="279125FA" w:rsidR="00F6522F" w:rsidRDefault="00F6522F" w:rsidP="00F6522F">
      <w:pPr>
        <w:pStyle w:val="Heading3"/>
      </w:pPr>
      <w:bookmarkStart w:id="177" w:name="_Toc77159357"/>
      <w:r>
        <w:lastRenderedPageBreak/>
        <w:t xml:space="preserve">Process Flow for </w:t>
      </w:r>
      <w:r w:rsidR="009712B0">
        <w:t xml:space="preserve">Notice </w:t>
      </w:r>
      <w:r w:rsidR="0069138E">
        <w:t>a</w:t>
      </w:r>
      <w:r w:rsidR="009712B0">
        <w:t xml:space="preserve">nd </w:t>
      </w:r>
      <w:r w:rsidR="0069138E">
        <w:t>Update</w:t>
      </w:r>
      <w:r>
        <w:t xml:space="preserve"> (Generic)</w:t>
      </w:r>
      <w:bookmarkEnd w:id="177"/>
    </w:p>
    <w:p w14:paraId="35DA486D" w14:textId="5C478E8B" w:rsidR="00F6522F" w:rsidRDefault="006F35DD" w:rsidP="00F6522F">
      <w:pPr>
        <w:pStyle w:val="StyleBodyTextCharCenturyGothic10ptNotItalicAuto"/>
      </w:pPr>
      <w:r>
        <w:rPr>
          <w:noProof/>
        </w:rPr>
        <w:drawing>
          <wp:inline distT="0" distB="0" distL="0" distR="0" wp14:anchorId="15C4FAED" wp14:editId="537095CA">
            <wp:extent cx="5457825" cy="60198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57825" cy="6019800"/>
                    </a:xfrm>
                    <a:prstGeom prst="rect">
                      <a:avLst/>
                    </a:prstGeom>
                    <a:noFill/>
                    <a:ln>
                      <a:noFill/>
                    </a:ln>
                  </pic:spPr>
                </pic:pic>
              </a:graphicData>
            </a:graphic>
          </wp:inline>
        </w:drawing>
      </w:r>
    </w:p>
    <w:p w14:paraId="121941A3" w14:textId="77777777" w:rsidR="00F6522F" w:rsidRDefault="00F6522F" w:rsidP="00F6522F">
      <w:pPr>
        <w:pStyle w:val="StyleBodyTextCharCenturyGothic10ptNotItalicAuto"/>
      </w:pPr>
    </w:p>
    <w:p w14:paraId="2976EDB3" w14:textId="77777777" w:rsidR="00F6522F" w:rsidRDefault="00F6522F" w:rsidP="00F6522F">
      <w:pPr>
        <w:pStyle w:val="StyleBodyTextCharCenturyGothic10ptNotItalicAuto"/>
      </w:pPr>
    </w:p>
    <w:tbl>
      <w:tblPr>
        <w:tblStyle w:val="GridTable6Colorful-Accent211"/>
        <w:tblW w:w="5000" w:type="pct"/>
        <w:tblLook w:val="01A0" w:firstRow="1" w:lastRow="0" w:firstColumn="1" w:lastColumn="1" w:noHBand="0" w:noVBand="0"/>
      </w:tblPr>
      <w:tblGrid>
        <w:gridCol w:w="8692"/>
      </w:tblGrid>
      <w:tr w:rsidR="00F6522F" w:rsidRPr="0099601A" w14:paraId="0A7007B6" w14:textId="77777777" w:rsidTr="004D7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5289C5A4" w14:textId="77777777" w:rsidR="00F6522F" w:rsidRPr="0099601A" w:rsidRDefault="00F6522F" w:rsidP="004D75C7">
            <w:pPr>
              <w:pStyle w:val="BodyText"/>
              <w:jc w:val="center"/>
              <w:rPr>
                <w:i w:val="0"/>
                <w:color w:val="auto"/>
              </w:rPr>
            </w:pPr>
            <w:r w:rsidRPr="0099601A">
              <w:rPr>
                <w:i w:val="0"/>
                <w:color w:val="auto"/>
              </w:rPr>
              <w:t>Process Steps</w:t>
            </w:r>
          </w:p>
        </w:tc>
      </w:tr>
      <w:tr w:rsidR="00F6522F" w:rsidRPr="0099601A" w14:paraId="09889855" w14:textId="77777777" w:rsidTr="004D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6E49083" w14:textId="02BA57BD" w:rsidR="00F6522F" w:rsidRPr="0099601A" w:rsidRDefault="00F6522F" w:rsidP="004D75C7">
            <w:pPr>
              <w:pStyle w:val="BodyText"/>
              <w:rPr>
                <w:i w:val="0"/>
                <w:color w:val="auto"/>
              </w:rPr>
            </w:pPr>
            <w:r w:rsidRPr="00114261">
              <w:rPr>
                <w:i w:val="0"/>
                <w:color w:val="auto"/>
              </w:rPr>
              <w:t xml:space="preserve">P01: </w:t>
            </w:r>
            <w:r w:rsidR="0022361E">
              <w:rPr>
                <w:i w:val="0"/>
                <w:color w:val="auto"/>
              </w:rPr>
              <w:t>Notice and Update</w:t>
            </w:r>
            <w:r w:rsidR="00B24769">
              <w:rPr>
                <w:i w:val="0"/>
                <w:color w:val="auto"/>
              </w:rPr>
              <w:t xml:space="preserve"> </w:t>
            </w:r>
            <w:r w:rsidR="00210AF5">
              <w:rPr>
                <w:i w:val="0"/>
                <w:color w:val="auto"/>
              </w:rPr>
              <w:t>C</w:t>
            </w:r>
            <w:r w:rsidR="00B24769">
              <w:rPr>
                <w:i w:val="0"/>
                <w:color w:val="auto"/>
              </w:rPr>
              <w:t>reate</w:t>
            </w:r>
          </w:p>
        </w:tc>
      </w:tr>
      <w:tr w:rsidR="00F6522F" w:rsidRPr="0099601A" w14:paraId="75E862CE" w14:textId="77777777" w:rsidTr="004D75C7">
        <w:tc>
          <w:tcPr>
            <w:cnfStyle w:val="001000000000" w:firstRow="0" w:lastRow="0" w:firstColumn="1" w:lastColumn="0" w:oddVBand="0" w:evenVBand="0" w:oddHBand="0" w:evenHBand="0" w:firstRowFirstColumn="0" w:firstRowLastColumn="0" w:lastRowFirstColumn="0" w:lastRowLastColumn="0"/>
            <w:tcW w:w="5000" w:type="pct"/>
          </w:tcPr>
          <w:p w14:paraId="553A8CDF" w14:textId="77777777" w:rsidR="00F6522F" w:rsidRDefault="0022361E" w:rsidP="004D75C7">
            <w:pPr>
              <w:rPr>
                <w:bCs w:val="0"/>
                <w:color w:val="auto"/>
              </w:rPr>
            </w:pPr>
            <w:r>
              <w:rPr>
                <w:b w:val="0"/>
                <w:color w:val="auto"/>
              </w:rPr>
              <w:t>Admin will create/update notice/news</w:t>
            </w:r>
            <w:r w:rsidR="00FD5126">
              <w:rPr>
                <w:b w:val="0"/>
                <w:color w:val="auto"/>
              </w:rPr>
              <w:t xml:space="preserve"> to be published in customs site. </w:t>
            </w:r>
          </w:p>
          <w:p w14:paraId="26CD2281" w14:textId="77777777" w:rsidR="00841B71" w:rsidRDefault="00841B71" w:rsidP="004D75C7">
            <w:pPr>
              <w:rPr>
                <w:bCs w:val="0"/>
                <w:color w:val="auto"/>
              </w:rPr>
            </w:pPr>
            <w:r>
              <w:rPr>
                <w:b w:val="0"/>
                <w:color w:val="auto"/>
              </w:rPr>
              <w:t>System will allow option to upload documents (i.e. pdf) and configure URL to view from the “notice and update” screen.</w:t>
            </w:r>
          </w:p>
          <w:p w14:paraId="5848A4D5" w14:textId="70206B9C" w:rsidR="00841B71" w:rsidRPr="0099601A" w:rsidRDefault="00841B71" w:rsidP="004D75C7">
            <w:pPr>
              <w:rPr>
                <w:b w:val="0"/>
                <w:color w:val="auto"/>
              </w:rPr>
            </w:pPr>
          </w:p>
        </w:tc>
      </w:tr>
      <w:tr w:rsidR="00F6522F" w:rsidRPr="0099601A" w14:paraId="3F1DE3FF" w14:textId="77777777" w:rsidTr="004D7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F237A76" w14:textId="114D8E92" w:rsidR="00F6522F" w:rsidRPr="00190E04" w:rsidRDefault="00F6522F" w:rsidP="004D75C7">
            <w:pPr>
              <w:pStyle w:val="BodyText"/>
              <w:rPr>
                <w:szCs w:val="24"/>
                <w:lang w:val="en-SG"/>
              </w:rPr>
            </w:pPr>
            <w:r>
              <w:rPr>
                <w:i w:val="0"/>
                <w:color w:val="auto"/>
              </w:rPr>
              <w:t>P02</w:t>
            </w:r>
            <w:r w:rsidRPr="00114261">
              <w:rPr>
                <w:i w:val="0"/>
                <w:color w:val="auto"/>
              </w:rPr>
              <w:t xml:space="preserve">: </w:t>
            </w:r>
            <w:r w:rsidR="00B24769">
              <w:rPr>
                <w:i w:val="0"/>
                <w:color w:val="auto"/>
              </w:rPr>
              <w:t xml:space="preserve">Published </w:t>
            </w:r>
            <w:r>
              <w:rPr>
                <w:i w:val="0"/>
                <w:color w:val="auto"/>
              </w:rPr>
              <w:t xml:space="preserve">in </w:t>
            </w:r>
            <w:r w:rsidR="009C1E3C">
              <w:rPr>
                <w:i w:val="0"/>
                <w:color w:val="auto"/>
              </w:rPr>
              <w:t>e</w:t>
            </w:r>
            <w:r>
              <w:rPr>
                <w:i w:val="0"/>
                <w:color w:val="auto"/>
              </w:rPr>
              <w:t>CMS</w:t>
            </w:r>
            <w:r w:rsidR="00B24769">
              <w:rPr>
                <w:i w:val="0"/>
                <w:color w:val="auto"/>
              </w:rPr>
              <w:t xml:space="preserve"> </w:t>
            </w:r>
            <w:r w:rsidR="00841B71">
              <w:rPr>
                <w:i w:val="0"/>
                <w:color w:val="auto"/>
              </w:rPr>
              <w:t>Homepage</w:t>
            </w:r>
          </w:p>
        </w:tc>
      </w:tr>
      <w:tr w:rsidR="0022361E" w:rsidRPr="0099601A" w14:paraId="0EE6104E" w14:textId="77777777" w:rsidTr="004D75C7">
        <w:tc>
          <w:tcPr>
            <w:cnfStyle w:val="001000000000" w:firstRow="0" w:lastRow="0" w:firstColumn="1" w:lastColumn="0" w:oddVBand="0" w:evenVBand="0" w:oddHBand="0" w:evenHBand="0" w:firstRowFirstColumn="0" w:firstRowLastColumn="0" w:lastRowFirstColumn="0" w:lastRowLastColumn="0"/>
            <w:tcW w:w="5000" w:type="pct"/>
          </w:tcPr>
          <w:p w14:paraId="78C09376" w14:textId="2E60B61C" w:rsidR="0022361E" w:rsidRPr="00241A0F" w:rsidRDefault="0022361E" w:rsidP="0022361E">
            <w:pPr>
              <w:rPr>
                <w:bCs w:val="0"/>
                <w:color w:val="auto"/>
              </w:rPr>
            </w:pPr>
            <w:r>
              <w:rPr>
                <w:b w:val="0"/>
                <w:color w:val="auto"/>
              </w:rPr>
              <w:t xml:space="preserve">Notice/News </w:t>
            </w:r>
            <w:r w:rsidR="008D5CFD">
              <w:rPr>
                <w:b w:val="0"/>
                <w:color w:val="auto"/>
              </w:rPr>
              <w:t>p</w:t>
            </w:r>
            <w:r>
              <w:rPr>
                <w:b w:val="0"/>
                <w:color w:val="auto"/>
              </w:rPr>
              <w:t>ublished</w:t>
            </w:r>
            <w:r w:rsidR="007014F4">
              <w:rPr>
                <w:b w:val="0"/>
                <w:color w:val="auto"/>
              </w:rPr>
              <w:t xml:space="preserve"> on </w:t>
            </w:r>
            <w:r w:rsidR="008D5CFD">
              <w:rPr>
                <w:b w:val="0"/>
                <w:color w:val="auto"/>
              </w:rPr>
              <w:t>eCMS s</w:t>
            </w:r>
            <w:r w:rsidR="007014F4">
              <w:rPr>
                <w:b w:val="0"/>
                <w:color w:val="auto"/>
              </w:rPr>
              <w:t>ystem Home Page</w:t>
            </w:r>
            <w:r w:rsidR="001820A4">
              <w:rPr>
                <w:b w:val="0"/>
                <w:color w:val="auto"/>
              </w:rPr>
              <w:t xml:space="preserve">. Notice will be loaded </w:t>
            </w:r>
            <w:r w:rsidR="00ED43BE">
              <w:rPr>
                <w:b w:val="0"/>
                <w:color w:val="auto"/>
              </w:rPr>
              <w:t xml:space="preserve">latest record on the top. </w:t>
            </w:r>
          </w:p>
        </w:tc>
      </w:tr>
    </w:tbl>
    <w:p w14:paraId="2B0C2C52" w14:textId="77777777" w:rsidR="00F6522F" w:rsidRDefault="00F6522F" w:rsidP="00F6522F">
      <w:pPr>
        <w:pStyle w:val="StyleBodyTextCharCenturyGothic10ptNotItalicAuto"/>
      </w:pPr>
    </w:p>
    <w:p w14:paraId="0D0D112C" w14:textId="77777777" w:rsidR="00F6522F" w:rsidRDefault="00F6522F" w:rsidP="00F6522F">
      <w:pPr>
        <w:ind w:firstLine="720"/>
      </w:pPr>
    </w:p>
    <w:p w14:paraId="49586E1F" w14:textId="094BFA92" w:rsidR="00F6522F" w:rsidRDefault="00F6522F" w:rsidP="00F55E51">
      <w:pPr>
        <w:pStyle w:val="Heading3"/>
      </w:pPr>
      <w:bookmarkStart w:id="178" w:name="_Toc77159358"/>
      <w:r>
        <w:t xml:space="preserve">Use case for </w:t>
      </w:r>
      <w:r w:rsidR="0043418D">
        <w:t xml:space="preserve">Notice and </w:t>
      </w:r>
      <w:r w:rsidR="0043418D" w:rsidRPr="00BB7939">
        <w:t>Update</w:t>
      </w:r>
      <w:r>
        <w:t>.</w:t>
      </w:r>
      <w:bookmarkEnd w:id="178"/>
    </w:p>
    <w:p w14:paraId="60856A62" w14:textId="2A524A53" w:rsidR="00F6522F" w:rsidRPr="00487A0E" w:rsidRDefault="00B3484D" w:rsidP="00F6522F">
      <w:pPr>
        <w:ind w:firstLine="720"/>
      </w:pPr>
      <w:r w:rsidRPr="00B3484D">
        <w:rPr>
          <w:noProof/>
        </w:rPr>
        <mc:AlternateContent>
          <mc:Choice Requires="wps">
            <w:drawing>
              <wp:anchor distT="0" distB="0" distL="114300" distR="114300" simplePos="0" relativeHeight="251659264" behindDoc="0" locked="0" layoutInCell="1" allowOverlap="1" wp14:anchorId="3F0331BD" wp14:editId="212F4458">
                <wp:simplePos x="0" y="0"/>
                <wp:positionH relativeFrom="margin">
                  <wp:posOffset>531495</wp:posOffset>
                </wp:positionH>
                <wp:positionV relativeFrom="paragraph">
                  <wp:posOffset>45720</wp:posOffset>
                </wp:positionV>
                <wp:extent cx="3952875" cy="444500"/>
                <wp:effectExtent l="57150" t="0" r="85725" b="127000"/>
                <wp:wrapNone/>
                <wp:docPr id="84" name="Rectangle: Folded Corner 83">
                  <a:extLst xmlns:a="http://schemas.openxmlformats.org/drawingml/2006/main">
                    <a:ext uri="{FF2B5EF4-FFF2-40B4-BE49-F238E27FC236}">
                      <a16:creationId xmlns:a16="http://schemas.microsoft.com/office/drawing/2014/main" id="{CCD5067B-9494-4E8B-920E-106242A4F22D}"/>
                    </a:ext>
                  </a:extLst>
                </wp:docPr>
                <wp:cNvGraphicFramePr/>
                <a:graphic xmlns:a="http://schemas.openxmlformats.org/drawingml/2006/main">
                  <a:graphicData uri="http://schemas.microsoft.com/office/word/2010/wordprocessingShape">
                    <wps:wsp>
                      <wps:cNvSpPr/>
                      <wps:spPr>
                        <a:xfrm rot="10800000" flipH="1" flipV="1">
                          <a:off x="0" y="0"/>
                          <a:ext cx="3952875" cy="444500"/>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360188" w14:textId="1B5855BB" w:rsidR="00B3484D" w:rsidRDefault="00AB58D9" w:rsidP="00B3484D">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Notice and Update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0331BD" id="Rectangle: Folded Corner 83" o:spid="_x0000_s1050" type="#_x0000_t65" style="position:absolute;left:0;text-align:left;margin-left:41.85pt;margin-top:3.6pt;width:311.25pt;height:35pt;rotation:180;flip:x 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" adj="13722" fillcolor="#d8d8d8 [2732]" strokecolor="black [3213]" strokeweight="2pt">
                <v:shadow on="t" color="black" opacity="19660f" offset="0,4pt"/>
                <v:textbox>
                  <w:txbxContent>
                    <w:p w14:paraId="64360188" w14:textId="1B5855BB" w:rsidR="00B3484D" w:rsidRDefault="00AB58D9" w:rsidP="00B3484D">
                      <w:pPr>
                        <w:jc w:val="center"/>
                        <w:rPr>
                          <w:rFonts w:asciiTheme="minorHAnsi" w:hAnsi="Calibri" w:cstheme="minorBidi"/>
                          <w:b/>
                          <w:bCs/>
                          <w:color w:val="000000" w:themeColor="text1"/>
                          <w:kern w:val="24"/>
                          <w:sz w:val="18"/>
                          <w:szCs w:val="18"/>
                        </w:rPr>
                      </w:pPr>
                      <w:r>
                        <w:rPr>
                          <w:rFonts w:asciiTheme="minorHAnsi" w:hAnsi="Calibri" w:cstheme="minorBidi"/>
                          <w:b/>
                          <w:bCs/>
                          <w:color w:val="000000" w:themeColor="text1"/>
                          <w:kern w:val="24"/>
                          <w:sz w:val="18"/>
                          <w:szCs w:val="18"/>
                        </w:rPr>
                        <w:t>Notice and Update</w:t>
                      </w:r>
                    </w:p>
                  </w:txbxContent>
                </v:textbox>
                <w10:wrap anchorx="margin"/>
              </v:shape>
            </w:pict>
          </mc:Fallback>
        </mc:AlternateContent>
      </w:r>
      <w:r w:rsidR="00F6522F">
        <w:br w:type="textWrapping" w:clear="all"/>
      </w:r>
    </w:p>
    <w:p w14:paraId="794F2A9C" w14:textId="722E60CD" w:rsidR="00F6522F" w:rsidRDefault="00F6522F" w:rsidP="00F6522F">
      <w:pPr>
        <w:spacing w:line="259" w:lineRule="auto"/>
        <w:jc w:val="left"/>
      </w:pPr>
    </w:p>
    <w:p w14:paraId="6D2289EC" w14:textId="77777777" w:rsidR="00F6522F" w:rsidRDefault="00F6522F" w:rsidP="00F6522F">
      <w:pPr>
        <w:spacing w:line="259" w:lineRule="auto"/>
        <w:jc w:val="left"/>
      </w:pPr>
    </w:p>
    <w:p w14:paraId="61120843" w14:textId="78447D53" w:rsidR="00F6522F" w:rsidRDefault="004263EE" w:rsidP="00F6522F">
      <w:pPr>
        <w:spacing w:line="259" w:lineRule="auto"/>
        <w:jc w:val="left"/>
      </w:pPr>
      <w:r>
        <w:rPr>
          <w:noProof/>
        </w:rPr>
        <mc:AlternateContent>
          <mc:Choice Requires="wpg">
            <w:drawing>
              <wp:anchor distT="0" distB="0" distL="114300" distR="114300" simplePos="0" relativeHeight="251670528" behindDoc="0" locked="0" layoutInCell="1" allowOverlap="1" wp14:anchorId="7688C5DF" wp14:editId="2D5DB544">
                <wp:simplePos x="0" y="0"/>
                <wp:positionH relativeFrom="column">
                  <wp:posOffset>0</wp:posOffset>
                </wp:positionH>
                <wp:positionV relativeFrom="paragraph">
                  <wp:posOffset>45720</wp:posOffset>
                </wp:positionV>
                <wp:extent cx="4181475" cy="2390775"/>
                <wp:effectExtent l="0" t="0" r="28575" b="28575"/>
                <wp:wrapNone/>
                <wp:docPr id="35" name="Group 35"/>
                <wp:cNvGraphicFramePr/>
                <a:graphic xmlns:a="http://schemas.openxmlformats.org/drawingml/2006/main">
                  <a:graphicData uri="http://schemas.microsoft.com/office/word/2010/wordprocessingGroup">
                    <wpg:wgp>
                      <wpg:cNvGrpSpPr/>
                      <wpg:grpSpPr>
                        <a:xfrm>
                          <a:off x="0" y="0"/>
                          <a:ext cx="4181475" cy="2390775"/>
                          <a:chOff x="0" y="0"/>
                          <a:chExt cx="4181475" cy="2390775"/>
                        </a:xfrm>
                      </wpg:grpSpPr>
                      <wps:wsp>
                        <wps:cNvPr id="85" name="Oval 84">
                          <a:extLst>
                            <a:ext uri="{FF2B5EF4-FFF2-40B4-BE49-F238E27FC236}">
                              <a16:creationId xmlns:a16="http://schemas.microsoft.com/office/drawing/2014/main" id="{CB434CE7-9B3C-4E4C-8455-9FB2A3B8E762}"/>
                            </a:ext>
                          </a:extLst>
                        </wps:cNvPr>
                        <wps:cNvSpPr/>
                        <wps:spPr>
                          <a:xfrm>
                            <a:off x="1076325" y="26670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E5B552" w14:textId="26DDB8FB" w:rsidR="00B3484D" w:rsidRDefault="00B3484D" w:rsidP="00B3484D">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 xml:space="preserve">Create </w:t>
                              </w:r>
                              <w:r w:rsidR="000E1719">
                                <w:rPr>
                                  <w:rFonts w:asciiTheme="minorHAnsi" w:hAnsi="Calibri" w:cstheme="minorBidi"/>
                                  <w:color w:val="000000" w:themeColor="text1"/>
                                  <w:kern w:val="24"/>
                                  <w:sz w:val="16"/>
                                  <w:szCs w:val="16"/>
                                </w:rPr>
                                <w:t>Notice</w:t>
                              </w:r>
                            </w:p>
                          </w:txbxContent>
                        </wps:txbx>
                        <wps:bodyPr rtlCol="0" anchor="ctr"/>
                      </wps:wsp>
                      <wps:wsp>
                        <wps:cNvPr id="87" name="Oval 86">
                          <a:extLst>
                            <a:ext uri="{FF2B5EF4-FFF2-40B4-BE49-F238E27FC236}">
                              <a16:creationId xmlns:a16="http://schemas.microsoft.com/office/drawing/2014/main" id="{6A4F7758-72E5-4A51-8A4F-75BB8015F5B5}"/>
                            </a:ext>
                          </a:extLst>
                        </wps:cNvPr>
                        <wps:cNvSpPr/>
                        <wps:spPr>
                          <a:xfrm>
                            <a:off x="1200150" y="139065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69C862" w14:textId="230E4B0E" w:rsidR="00B3484D" w:rsidRDefault="00B3484D" w:rsidP="00B3484D">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 xml:space="preserve">Update </w:t>
                              </w:r>
                              <w:r w:rsidR="000E1719">
                                <w:rPr>
                                  <w:rFonts w:asciiTheme="minorHAnsi" w:hAnsi="Calibri" w:cstheme="minorBidi"/>
                                  <w:color w:val="000000" w:themeColor="text1"/>
                                  <w:kern w:val="24"/>
                                  <w:sz w:val="16"/>
                                  <w:szCs w:val="16"/>
                                </w:rPr>
                                <w:t>Notice</w:t>
                              </w:r>
                            </w:p>
                          </w:txbxContent>
                        </wps:txbx>
                        <wps:bodyPr rtlCol="0" anchor="ctr"/>
                      </wps:wsp>
                      <pic:pic xmlns:pic="http://schemas.openxmlformats.org/drawingml/2006/picture">
                        <pic:nvPicPr>
                          <pic:cNvPr id="89" name="Picture 88">
                            <a:extLst>
                              <a:ext uri="{FF2B5EF4-FFF2-40B4-BE49-F238E27FC236}">
                                <a16:creationId xmlns:a16="http://schemas.microsoft.com/office/drawing/2014/main" id="{9E8FA5B8-07AE-4307-B885-474A488986AA}"/>
                              </a:ext>
                            </a:extLst>
                          </pic:cNvPr>
                          <pic:cNvPicPr>
                            <a:picLocks noChangeAspect="1"/>
                          </pic:cNvPicPr>
                        </pic:nvPicPr>
                        <pic:blipFill>
                          <a:blip r:embed="rId24"/>
                          <a:stretch>
                            <a:fillRect/>
                          </a:stretch>
                        </pic:blipFill>
                        <pic:spPr>
                          <a:xfrm>
                            <a:off x="152400" y="1038225"/>
                            <a:ext cx="370205" cy="619125"/>
                          </a:xfrm>
                          <a:prstGeom prst="rect">
                            <a:avLst/>
                          </a:prstGeom>
                        </pic:spPr>
                      </pic:pic>
                      <wps:wsp>
                        <wps:cNvPr id="94" name="Straight Connector 93">
                          <a:extLst>
                            <a:ext uri="{FF2B5EF4-FFF2-40B4-BE49-F238E27FC236}">
                              <a16:creationId xmlns:a16="http://schemas.microsoft.com/office/drawing/2014/main" id="{94DCC446-2017-40B0-9B17-E41245F7D764}"/>
                            </a:ext>
                          </a:extLst>
                        </wps:cNvPr>
                        <wps:cNvCnPr/>
                        <wps:spPr>
                          <a:xfrm flipV="1">
                            <a:off x="523875" y="733425"/>
                            <a:ext cx="726427" cy="62258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00" name="TextBox 99">
                          <a:extLst>
                            <a:ext uri="{FF2B5EF4-FFF2-40B4-BE49-F238E27FC236}">
                              <a16:creationId xmlns:a16="http://schemas.microsoft.com/office/drawing/2014/main" id="{39430610-F6C3-414C-B8E2-5EF638ABD40C}"/>
                            </a:ext>
                          </a:extLst>
                        </wps:cNvPr>
                        <wps:cNvSpPr txBox="1"/>
                        <wps:spPr>
                          <a:xfrm>
                            <a:off x="0" y="1695450"/>
                            <a:ext cx="607695" cy="200025"/>
                          </a:xfrm>
                          <a:prstGeom prst="rect">
                            <a:avLst/>
                          </a:prstGeom>
                          <a:noFill/>
                        </wps:spPr>
                        <wps:txbx>
                          <w:txbxContent>
                            <w:p w14:paraId="363916EB" w14:textId="766211B4" w:rsidR="00B3484D" w:rsidRDefault="00933FC0" w:rsidP="00B3484D">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         </w:t>
                              </w:r>
                              <w:r w:rsidR="000E1719">
                                <w:rPr>
                                  <w:rFonts w:asciiTheme="minorHAnsi" w:hAnsi="Calibri" w:cstheme="minorBidi"/>
                                  <w:b/>
                                  <w:bCs/>
                                  <w:color w:val="000000" w:themeColor="text1"/>
                                  <w:kern w:val="24"/>
                                  <w:sz w:val="14"/>
                                  <w:szCs w:val="14"/>
                                </w:rPr>
                                <w:t>Admin</w:t>
                              </w:r>
                            </w:p>
                          </w:txbxContent>
                        </wps:txbx>
                        <wps:bodyPr wrap="none" rtlCol="0">
                          <a:spAutoFit/>
                        </wps:bodyPr>
                      </wps:wsp>
                      <wps:wsp>
                        <wps:cNvPr id="108" name="Straight Connector 107">
                          <a:extLst>
                            <a:ext uri="{FF2B5EF4-FFF2-40B4-BE49-F238E27FC236}">
                              <a16:creationId xmlns:a16="http://schemas.microsoft.com/office/drawing/2014/main" id="{11FAD0DB-9F46-4579-B649-3542608A2AC8}"/>
                            </a:ext>
                          </a:extLst>
                        </wps:cNvPr>
                        <wps:cNvCnPr>
                          <a:cxnSpLocks/>
                        </wps:cNvCnPr>
                        <wps:spPr>
                          <a:xfrm>
                            <a:off x="2409825" y="1657350"/>
                            <a:ext cx="614443" cy="34523"/>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14" name="Oval 113">
                          <a:extLst>
                            <a:ext uri="{FF2B5EF4-FFF2-40B4-BE49-F238E27FC236}">
                              <a16:creationId xmlns:a16="http://schemas.microsoft.com/office/drawing/2014/main" id="{FDD8300F-B30F-4793-A789-07F93E80570A}"/>
                            </a:ext>
                          </a:extLst>
                        </wps:cNvPr>
                        <wps:cNvSpPr/>
                        <wps:spPr>
                          <a:xfrm>
                            <a:off x="2828925" y="140970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2D5E4D" w14:textId="2B4E1A62" w:rsidR="00B3484D" w:rsidRDefault="00B3484D" w:rsidP="00B3484D">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 xml:space="preserve">Search </w:t>
                              </w:r>
                              <w:r w:rsidR="00103031">
                                <w:rPr>
                                  <w:rFonts w:asciiTheme="minorHAnsi" w:hAnsi="Calibri" w:cstheme="minorBidi"/>
                                  <w:color w:val="000000" w:themeColor="text1"/>
                                  <w:kern w:val="24"/>
                                  <w:sz w:val="16"/>
                                  <w:szCs w:val="16"/>
                                </w:rPr>
                                <w:t>Notice</w:t>
                              </w:r>
                            </w:p>
                          </w:txbxContent>
                        </wps:txbx>
                        <wps:bodyPr rtlCol="0" anchor="ctr"/>
                      </wps:wsp>
                      <wps:wsp>
                        <wps:cNvPr id="116" name="Straight Connector 115">
                          <a:extLst>
                            <a:ext uri="{FF2B5EF4-FFF2-40B4-BE49-F238E27FC236}">
                              <a16:creationId xmlns:a16="http://schemas.microsoft.com/office/drawing/2014/main" id="{630823C5-E265-40FB-844A-8E3D50E08B3B}"/>
                            </a:ext>
                          </a:extLst>
                        </wps:cNvPr>
                        <wps:cNvCnPr>
                          <a:cxnSpLocks/>
                        </wps:cNvCnPr>
                        <wps:spPr>
                          <a:xfrm>
                            <a:off x="523875" y="1352550"/>
                            <a:ext cx="678969" cy="30987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88" name="Rectangle 87">
                          <a:extLst>
                            <a:ext uri="{FF2B5EF4-FFF2-40B4-BE49-F238E27FC236}">
                              <a16:creationId xmlns:a16="http://schemas.microsoft.com/office/drawing/2014/main" id="{7B2B5C3D-CA8F-47CC-9BCF-648CB47B25B9}"/>
                            </a:ext>
                          </a:extLst>
                        </wps:cNvPr>
                        <wps:cNvSpPr/>
                        <wps:spPr>
                          <a:xfrm>
                            <a:off x="685800" y="0"/>
                            <a:ext cx="3495675" cy="2390775"/>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688C5DF" id="Group 35" o:spid="_x0000_s1051" style="position:absolute;margin-left:0;margin-top:3.6pt;width:329.25pt;height:188.25pt;z-index:251670528" coordsize="41814,23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">
                <v:oval id="Oval 84" o:spid="_x0000_s1052" style="position:absolute;left:10763;top:2667;width:12145;height:5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" fillcolor="#d8d8d8 [2732]" strokecolor="black [3213]" strokeweight=".5pt">
                  <v:textbox>
                    <w:txbxContent>
                      <w:p w14:paraId="06E5B552" w14:textId="26DDB8FB" w:rsidR="00B3484D" w:rsidRDefault="00B3484D" w:rsidP="00B3484D">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 xml:space="preserve">Create </w:t>
                        </w:r>
                        <w:r w:rsidR="000E1719">
                          <w:rPr>
                            <w:rFonts w:asciiTheme="minorHAnsi" w:hAnsi="Calibri" w:cstheme="minorBidi"/>
                            <w:color w:val="000000" w:themeColor="text1"/>
                            <w:kern w:val="24"/>
                            <w:sz w:val="16"/>
                            <w:szCs w:val="16"/>
                          </w:rPr>
                          <w:t>Notice</w:t>
                        </w:r>
                      </w:p>
                    </w:txbxContent>
                  </v:textbox>
                </v:oval>
                <v:oval id="Oval 86" o:spid="_x0000_s1053" style="position:absolute;left:12001;top:13906;width:12051;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" fillcolor="#d8d8d8 [2732]" strokecolor="black [3213]" strokeweight=".5pt">
                  <v:textbox>
                    <w:txbxContent>
                      <w:p w14:paraId="3569C862" w14:textId="230E4B0E" w:rsidR="00B3484D" w:rsidRDefault="00B3484D" w:rsidP="00B3484D">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 xml:space="preserve">Update </w:t>
                        </w:r>
                        <w:r w:rsidR="000E1719">
                          <w:rPr>
                            <w:rFonts w:asciiTheme="minorHAnsi" w:hAnsi="Calibri" w:cstheme="minorBidi"/>
                            <w:color w:val="000000" w:themeColor="text1"/>
                            <w:kern w:val="24"/>
                            <w:sz w:val="16"/>
                            <w:szCs w:val="16"/>
                          </w:rPr>
                          <w:t>Notice</w:t>
                        </w:r>
                      </w:p>
                    </w:txbxContent>
                  </v:textbox>
                </v:oval>
                <v:shape id="Picture 88" o:spid="_x0000_s1054" type="#_x0000_t75" style="position:absolute;left:1524;top:10382;width:3702;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">
                  <v:imagedata r:id="rId25" o:title=""/>
                </v:shape>
                <v:line id="Straight Connector 93" o:spid="_x0000_s1055" style="position:absolute;flip:y;visibility:visible;mso-wrap-style:square" from="5238,7334" to="12503,13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" strokecolor="#404040 [2429]"/>
                <v:shape id="_x0000_s1056" type="#_x0000_t202" style="position:absolute;top:16954;width:6076;height:2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" filled="f" stroked="f">
                  <v:textbox style="mso-fit-shape-to-text:t">
                    <w:txbxContent>
                      <w:p w14:paraId="363916EB" w14:textId="766211B4" w:rsidR="00B3484D" w:rsidRDefault="00933FC0" w:rsidP="00B3484D">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         </w:t>
                        </w:r>
                        <w:r w:rsidR="000E1719">
                          <w:rPr>
                            <w:rFonts w:asciiTheme="minorHAnsi" w:hAnsi="Calibri" w:cstheme="minorBidi"/>
                            <w:b/>
                            <w:bCs/>
                            <w:color w:val="000000" w:themeColor="text1"/>
                            <w:kern w:val="24"/>
                            <w:sz w:val="14"/>
                            <w:szCs w:val="14"/>
                          </w:rPr>
                          <w:t>Admin</w:t>
                        </w:r>
                      </w:p>
                    </w:txbxContent>
                  </v:textbox>
                </v:shape>
                <v:line id="Straight Connector 107" o:spid="_x0000_s1057" style="position:absolute;visibility:visible;mso-wrap-style:square" from="24098,16573" to="30242,1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" strokecolor="#404040 [2429]">
                  <v:stroke dashstyle="dash"/>
                  <o:lock v:ext="edit" shapetype="f"/>
                </v:line>
                <v:oval id="Oval 113" o:spid="_x0000_s1058" style="position:absolute;left:28289;top:14097;width:12051;height:5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" fillcolor="#d8d8d8 [2732]" strokecolor="black [3213]" strokeweight=".5pt">
                  <v:textbox>
                    <w:txbxContent>
                      <w:p w14:paraId="3D2D5E4D" w14:textId="2B4E1A62" w:rsidR="00B3484D" w:rsidRDefault="00B3484D" w:rsidP="00B3484D">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 xml:space="preserve">Search </w:t>
                        </w:r>
                        <w:r w:rsidR="00103031">
                          <w:rPr>
                            <w:rFonts w:asciiTheme="minorHAnsi" w:hAnsi="Calibri" w:cstheme="minorBidi"/>
                            <w:color w:val="000000" w:themeColor="text1"/>
                            <w:kern w:val="24"/>
                            <w:sz w:val="16"/>
                            <w:szCs w:val="16"/>
                          </w:rPr>
                          <w:t>Notice</w:t>
                        </w:r>
                      </w:p>
                    </w:txbxContent>
                  </v:textbox>
                </v:oval>
                <v:line id="Straight Connector 115" o:spid="_x0000_s1059" style="position:absolute;visibility:visible;mso-wrap-style:square" from="5238,13525" to="12028,16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" strokecolor="#404040 [2429]">
                  <o:lock v:ext="edit" shapetype="f"/>
                </v:line>
                <v:rect id="Rectangle 87" o:spid="_x0000_s1060" style="position:absolute;left:6858;width:34956;height:23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" filled="f" strokecolor="gray [1629]" strokeweight="2pt">
                  <v:stroke dashstyle="1 1"/>
                </v:rect>
              </v:group>
            </w:pict>
          </mc:Fallback>
        </mc:AlternateContent>
      </w:r>
    </w:p>
    <w:p w14:paraId="0BD3D0FA" w14:textId="1FFBB509" w:rsidR="00F6522F" w:rsidRDefault="00DD0B69" w:rsidP="00F6522F">
      <w:pPr>
        <w:spacing w:line="259" w:lineRule="auto"/>
        <w:jc w:val="left"/>
      </w:pPr>
      <w:r w:rsidRPr="00DD0B69">
        <w:rPr>
          <w:noProof/>
        </w:rPr>
        <mc:AlternateContent>
          <mc:Choice Requires="wps">
            <w:drawing>
              <wp:anchor distT="0" distB="0" distL="114300" distR="114300" simplePos="0" relativeHeight="251672576" behindDoc="0" locked="0" layoutInCell="1" allowOverlap="1" wp14:anchorId="0595086D" wp14:editId="7EFFCE9C">
                <wp:simplePos x="0" y="0"/>
                <wp:positionH relativeFrom="column">
                  <wp:posOffset>2685438</wp:posOffset>
                </wp:positionH>
                <wp:positionV relativeFrom="paragraph">
                  <wp:posOffset>163830</wp:posOffset>
                </wp:positionV>
                <wp:extent cx="1143473" cy="638175"/>
                <wp:effectExtent l="0" t="0" r="19050" b="28575"/>
                <wp:wrapNone/>
                <wp:docPr id="36" name="Oval 11"/>
                <wp:cNvGraphicFramePr/>
                <a:graphic xmlns:a="http://schemas.openxmlformats.org/drawingml/2006/main">
                  <a:graphicData uri="http://schemas.microsoft.com/office/word/2010/wordprocessingShape">
                    <wps:wsp>
                      <wps:cNvSpPr/>
                      <wps:spPr>
                        <a:xfrm>
                          <a:off x="0" y="0"/>
                          <a:ext cx="1143473" cy="63817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82884D" w14:textId="6E56DBF8" w:rsidR="00DD0B69" w:rsidRDefault="00DD0B69" w:rsidP="00DD0B69">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View Published News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0595086D" id="Oval 11" o:spid="_x0000_s1061" style="position:absolute;margin-left:211.45pt;margin-top:12.9pt;width:90.05pt;height:5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" fillcolor="#d8d8d8 [2732]" strokecolor="black [3213]" strokeweight=".5pt">
                <v:textbox>
                  <w:txbxContent>
                    <w:p w14:paraId="5B82884D" w14:textId="6E56DBF8" w:rsidR="00DD0B69" w:rsidRDefault="00DD0B69" w:rsidP="00DD0B69">
                      <w:pPr>
                        <w:jc w:val="center"/>
                        <w:rPr>
                          <w:rFonts w:asciiTheme="minorHAnsi" w:hAnsi="Calibri" w:cstheme="minorBidi"/>
                          <w:color w:val="000000" w:themeColor="text1"/>
                          <w:kern w:val="24"/>
                          <w:sz w:val="16"/>
                          <w:szCs w:val="16"/>
                        </w:rPr>
                      </w:pPr>
                      <w:r>
                        <w:rPr>
                          <w:rFonts w:asciiTheme="minorHAnsi" w:hAnsi="Calibri" w:cstheme="minorBidi"/>
                          <w:color w:val="000000" w:themeColor="text1"/>
                          <w:kern w:val="24"/>
                          <w:sz w:val="16"/>
                          <w:szCs w:val="16"/>
                        </w:rPr>
                        <w:t>View Published News</w:t>
                      </w:r>
                    </w:p>
                  </w:txbxContent>
                </v:textbox>
              </v:oval>
            </w:pict>
          </mc:Fallback>
        </mc:AlternateContent>
      </w:r>
    </w:p>
    <w:p w14:paraId="5804CA1B" w14:textId="0AEF78D8" w:rsidR="00F6522F" w:rsidRDefault="00F6522F" w:rsidP="00F6522F">
      <w:pPr>
        <w:spacing w:line="259" w:lineRule="auto"/>
        <w:jc w:val="left"/>
      </w:pPr>
    </w:p>
    <w:p w14:paraId="4ACA4BFE" w14:textId="6136D749" w:rsidR="00F6522F" w:rsidRDefault="00E30A61" w:rsidP="00F6522F">
      <w:pPr>
        <w:spacing w:line="259" w:lineRule="auto"/>
        <w:jc w:val="left"/>
      </w:pPr>
      <w:r w:rsidRPr="00DD0B69">
        <w:rPr>
          <w:noProof/>
        </w:rPr>
        <mc:AlternateContent>
          <mc:Choice Requires="wps">
            <w:drawing>
              <wp:anchor distT="0" distB="0" distL="114300" distR="114300" simplePos="0" relativeHeight="251673600" behindDoc="0" locked="0" layoutInCell="1" allowOverlap="1" wp14:anchorId="23844718" wp14:editId="36A63FDE">
                <wp:simplePos x="0" y="0"/>
                <wp:positionH relativeFrom="column">
                  <wp:posOffset>2266949</wp:posOffset>
                </wp:positionH>
                <wp:positionV relativeFrom="paragraph">
                  <wp:posOffset>151130</wp:posOffset>
                </wp:positionV>
                <wp:extent cx="415925" cy="19050"/>
                <wp:effectExtent l="0" t="0" r="22225" b="19050"/>
                <wp:wrapNone/>
                <wp:docPr id="33" name="Straight Connector 32">
                  <a:extLst xmlns:a="http://schemas.openxmlformats.org/drawingml/2006/main">
                    <a:ext uri="{FF2B5EF4-FFF2-40B4-BE49-F238E27FC236}">
                      <a16:creationId xmlns:a16="http://schemas.microsoft.com/office/drawing/2014/main" id="{7CECC951-5FB3-4916-AB0E-E7987DD76BF4}"/>
                    </a:ext>
                  </a:extLst>
                </wp:docPr>
                <wp:cNvGraphicFramePr/>
                <a:graphic xmlns:a="http://schemas.openxmlformats.org/drawingml/2006/main">
                  <a:graphicData uri="http://schemas.microsoft.com/office/word/2010/wordprocessingShape">
                    <wps:wsp>
                      <wps:cNvCnPr/>
                      <wps:spPr>
                        <a:xfrm>
                          <a:off x="0" y="0"/>
                          <a:ext cx="415925" cy="1905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A69DCD7" id="Straight Connector 3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11.9pt" to="211.2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" strokecolor="#404040 [2429]">
                <v:stroke dashstyle="dash"/>
              </v:line>
            </w:pict>
          </mc:Fallback>
        </mc:AlternateContent>
      </w:r>
    </w:p>
    <w:p w14:paraId="4DD2357A" w14:textId="3DE5751C" w:rsidR="00F6522F" w:rsidRDefault="006417FC" w:rsidP="00F6522F">
      <w:pPr>
        <w:spacing w:line="259" w:lineRule="auto"/>
        <w:jc w:val="left"/>
      </w:pPr>
      <w:r>
        <w:rPr>
          <w:noProof/>
        </w:rPr>
        <mc:AlternateContent>
          <mc:Choice Requires="wps">
            <w:drawing>
              <wp:anchor distT="0" distB="0" distL="114300" distR="114300" simplePos="0" relativeHeight="251680768" behindDoc="0" locked="0" layoutInCell="1" allowOverlap="1" wp14:anchorId="6FB2F111" wp14:editId="22ECF19B">
                <wp:simplePos x="0" y="0"/>
                <wp:positionH relativeFrom="column">
                  <wp:posOffset>3810000</wp:posOffset>
                </wp:positionH>
                <wp:positionV relativeFrom="paragraph">
                  <wp:posOffset>88265</wp:posOffset>
                </wp:positionV>
                <wp:extent cx="742950" cy="733425"/>
                <wp:effectExtent l="0" t="0" r="19050" b="28575"/>
                <wp:wrapNone/>
                <wp:docPr id="52" name="Straight Connector 93"/>
                <wp:cNvGraphicFramePr/>
                <a:graphic xmlns:a="http://schemas.openxmlformats.org/drawingml/2006/main">
                  <a:graphicData uri="http://schemas.microsoft.com/office/word/2010/wordprocessingShape">
                    <wps:wsp>
                      <wps:cNvCnPr/>
                      <wps:spPr>
                        <a:xfrm>
                          <a:off x="0" y="0"/>
                          <a:ext cx="742950" cy="73342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6E1DFDD" id="Straight Connector 9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pt,6.95pt" to="358.5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" strokecolor="#404040 [2429]"/>
            </w:pict>
          </mc:Fallback>
        </mc:AlternateContent>
      </w:r>
    </w:p>
    <w:p w14:paraId="145A59DF" w14:textId="02F8AF36" w:rsidR="00F6522F" w:rsidRDefault="00E30A61" w:rsidP="00F6522F">
      <w:pPr>
        <w:spacing w:line="259" w:lineRule="auto"/>
        <w:jc w:val="left"/>
      </w:pPr>
      <w:r>
        <w:rPr>
          <w:noProof/>
        </w:rPr>
        <mc:AlternateContent>
          <mc:Choice Requires="wps">
            <w:drawing>
              <wp:anchor distT="0" distB="0" distL="114300" distR="114300" simplePos="0" relativeHeight="251682816" behindDoc="0" locked="0" layoutInCell="1" allowOverlap="1" wp14:anchorId="0F1FD776" wp14:editId="76FD857F">
                <wp:simplePos x="0" y="0"/>
                <wp:positionH relativeFrom="column">
                  <wp:posOffset>2409825</wp:posOffset>
                </wp:positionH>
                <wp:positionV relativeFrom="paragraph">
                  <wp:posOffset>140327</wp:posOffset>
                </wp:positionV>
                <wp:extent cx="742950" cy="727710"/>
                <wp:effectExtent l="0" t="0" r="19050" b="34290"/>
                <wp:wrapNone/>
                <wp:docPr id="53"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42950" cy="72771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C73CC4" id="Straight Connector 107"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75pt,11.05pt" to="248.2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" strokecolor="#404040 [2429]">
                <v:stroke dashstyle="dash"/>
                <o:lock v:ext="edit" shapetype="f"/>
              </v:line>
            </w:pict>
          </mc:Fallback>
        </mc:AlternateContent>
      </w:r>
    </w:p>
    <w:p w14:paraId="69367D9A" w14:textId="3D567D4A" w:rsidR="00F6522F" w:rsidRPr="00893E85" w:rsidRDefault="006417FC" w:rsidP="00F6522F">
      <w:r>
        <w:rPr>
          <w:noProof/>
        </w:rPr>
        <w:drawing>
          <wp:anchor distT="0" distB="0" distL="114300" distR="114300" simplePos="0" relativeHeight="251676672" behindDoc="0" locked="0" layoutInCell="1" allowOverlap="1" wp14:anchorId="25C08A5D" wp14:editId="76F75032">
            <wp:simplePos x="0" y="0"/>
            <wp:positionH relativeFrom="column">
              <wp:posOffset>4425950</wp:posOffset>
            </wp:positionH>
            <wp:positionV relativeFrom="paragraph">
              <wp:posOffset>132715</wp:posOffset>
            </wp:positionV>
            <wp:extent cx="368935" cy="617220"/>
            <wp:effectExtent l="0" t="0" r="0" b="0"/>
            <wp:wrapNone/>
            <wp:docPr id="38" name="Picture 88">
              <a:extLst xmlns:a="http://schemas.openxmlformats.org/drawingml/2006/main">
                <a:ext uri="{FF2B5EF4-FFF2-40B4-BE49-F238E27FC236}">
                  <a16:creationId xmlns:a16="http://schemas.microsoft.com/office/drawing/2014/main" id="{9E8FA5B8-07AE-4307-B885-474A48898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8">
                      <a:extLst>
                        <a:ext uri="{FF2B5EF4-FFF2-40B4-BE49-F238E27FC236}">
                          <a16:creationId xmlns:a16="http://schemas.microsoft.com/office/drawing/2014/main" id="{9E8FA5B8-07AE-4307-B885-474A488986AA}"/>
                        </a:ext>
                      </a:extLst>
                    </pic:cNvPr>
                    <pic:cNvPicPr>
                      <a:picLocks noChangeAspect="1"/>
                    </pic:cNvPicPr>
                  </pic:nvPicPr>
                  <pic:blipFill>
                    <a:blip r:embed="rId24"/>
                    <a:stretch>
                      <a:fillRect/>
                    </a:stretch>
                  </pic:blipFill>
                  <pic:spPr>
                    <a:xfrm>
                      <a:off x="0" y="0"/>
                      <a:ext cx="368935" cy="617220"/>
                    </a:xfrm>
                    <a:prstGeom prst="rect">
                      <a:avLst/>
                    </a:prstGeom>
                  </pic:spPr>
                </pic:pic>
              </a:graphicData>
            </a:graphic>
            <wp14:sizeRelH relativeFrom="margin">
              <wp14:pctWidth>0</wp14:pctWidth>
            </wp14:sizeRelH>
            <wp14:sizeRelV relativeFrom="margin">
              <wp14:pctHeight>0</wp14:pctHeight>
            </wp14:sizeRelV>
          </wp:anchor>
        </w:drawing>
      </w:r>
    </w:p>
    <w:p w14:paraId="6A7D629F" w14:textId="0967EF3F" w:rsidR="00F6522F" w:rsidRDefault="00F6522F" w:rsidP="00F6522F"/>
    <w:p w14:paraId="673D5A41" w14:textId="77777777" w:rsidR="00F6522F" w:rsidRDefault="00F6522F" w:rsidP="00F6522F"/>
    <w:p w14:paraId="37BC706A" w14:textId="77777777" w:rsidR="00F6522F" w:rsidRDefault="00F6522F" w:rsidP="00F6522F">
      <w:r>
        <w:rPr>
          <w:noProof/>
        </w:rPr>
        <mc:AlternateContent>
          <mc:Choice Requires="wps">
            <w:drawing>
              <wp:anchor distT="0" distB="0" distL="114300" distR="114300" simplePos="0" relativeHeight="251657216" behindDoc="0" locked="0" layoutInCell="1" allowOverlap="1" wp14:anchorId="1A1E6988" wp14:editId="08CC8022">
                <wp:simplePos x="0" y="0"/>
                <wp:positionH relativeFrom="column">
                  <wp:posOffset>1533525</wp:posOffset>
                </wp:positionH>
                <wp:positionV relativeFrom="paragraph">
                  <wp:posOffset>3562350</wp:posOffset>
                </wp:positionV>
                <wp:extent cx="914400" cy="914400"/>
                <wp:effectExtent l="0" t="0" r="0" b="0"/>
                <wp:wrapNone/>
                <wp:docPr id="31" name="Rectangle 31"/>
                <wp:cNvGraphicFramePr/>
                <a:graphic xmlns:a="http://schemas.openxmlformats.org/drawingml/2006/main">
                  <a:graphicData uri="http://schemas.microsoft.com/office/word/2010/wordprocessingShape">
                    <wps:wsp>
                      <wps:cNvSpPr/>
                      <wps:spPr>
                        <a:xfrm>
                          <a:off x="0" y="0"/>
                          <a:ext cx="914400" cy="914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159387" id="Rectangle 31" o:spid="_x0000_s1026" style="position:absolute;margin-left:120.75pt;margin-top:280.5pt;width:1in;height:1in;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" filled="f" stroked="f" strokeweight="2pt"/>
            </w:pict>
          </mc:Fallback>
        </mc:AlternateContent>
      </w:r>
      <w:r w:rsidRPr="007A760C">
        <w:rPr>
          <w:noProof/>
        </w:rPr>
        <w:t xml:space="preserve"> </w:t>
      </w:r>
    </w:p>
    <w:p w14:paraId="53317590" w14:textId="705C2E62" w:rsidR="00F6522F" w:rsidRDefault="00DD0B69" w:rsidP="00F6522F">
      <w:r>
        <w:rPr>
          <w:noProof/>
        </w:rPr>
        <mc:AlternateContent>
          <mc:Choice Requires="wps">
            <w:drawing>
              <wp:anchor distT="0" distB="0" distL="114300" distR="114300" simplePos="0" relativeHeight="251678720" behindDoc="0" locked="0" layoutInCell="1" allowOverlap="1" wp14:anchorId="13A03DE2" wp14:editId="285C5678">
                <wp:simplePos x="0" y="0"/>
                <wp:positionH relativeFrom="column">
                  <wp:posOffset>4265295</wp:posOffset>
                </wp:positionH>
                <wp:positionV relativeFrom="paragraph">
                  <wp:posOffset>120650</wp:posOffset>
                </wp:positionV>
                <wp:extent cx="668020" cy="200025"/>
                <wp:effectExtent l="0" t="0" r="0" b="0"/>
                <wp:wrapNone/>
                <wp:docPr id="50" name="TextBox 99"/>
                <wp:cNvGraphicFramePr/>
                <a:graphic xmlns:a="http://schemas.openxmlformats.org/drawingml/2006/main">
                  <a:graphicData uri="http://schemas.microsoft.com/office/word/2010/wordprocessingShape">
                    <wps:wsp>
                      <wps:cNvSpPr txBox="1"/>
                      <wps:spPr>
                        <a:xfrm>
                          <a:off x="0" y="0"/>
                          <a:ext cx="668020" cy="200025"/>
                        </a:xfrm>
                        <a:prstGeom prst="rect">
                          <a:avLst/>
                        </a:prstGeom>
                        <a:noFill/>
                      </wps:spPr>
                      <wps:txbx>
                        <w:txbxContent>
                          <w:p w14:paraId="4802F5C0" w14:textId="1541A60B" w:rsidR="00DD0B69" w:rsidRDefault="00DD0B69" w:rsidP="00DD0B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        User</w:t>
                            </w:r>
                          </w:p>
                        </w:txbxContent>
                      </wps:txbx>
                      <wps:bodyPr wrap="square" rtlCol="0">
                        <a:sp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A03DE2" id="TextBox 99" o:spid="_x0000_s1062" type="#_x0000_t202" style="position:absolute;left:0;text-align:left;margin-left:335.85pt;margin-top:9.5pt;width:52.6pt;height:15.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" filled="f" stroked="f">
                <v:textbox style="mso-fit-shape-to-text:t">
                  <w:txbxContent>
                    <w:p w14:paraId="4802F5C0" w14:textId="1541A60B" w:rsidR="00DD0B69" w:rsidRDefault="00DD0B69" w:rsidP="00DD0B69">
                      <w:pPr>
                        <w:jc w:val="center"/>
                        <w:rPr>
                          <w:rFonts w:asciiTheme="minorHAnsi" w:hAnsi="Calibri" w:cstheme="minorBidi"/>
                          <w:b/>
                          <w:bCs/>
                          <w:color w:val="000000" w:themeColor="text1"/>
                          <w:kern w:val="24"/>
                          <w:sz w:val="14"/>
                          <w:szCs w:val="14"/>
                        </w:rPr>
                      </w:pPr>
                      <w:r>
                        <w:rPr>
                          <w:rFonts w:asciiTheme="minorHAnsi" w:hAnsi="Calibri" w:cstheme="minorBidi"/>
                          <w:b/>
                          <w:bCs/>
                          <w:color w:val="000000" w:themeColor="text1"/>
                          <w:kern w:val="24"/>
                          <w:sz w:val="14"/>
                          <w:szCs w:val="14"/>
                        </w:rPr>
                        <w:t xml:space="preserve">        User</w:t>
                      </w:r>
                    </w:p>
                  </w:txbxContent>
                </v:textbox>
              </v:shape>
            </w:pict>
          </mc:Fallback>
        </mc:AlternateContent>
      </w:r>
    </w:p>
    <w:p w14:paraId="2B77F419" w14:textId="5CA2E5F1" w:rsidR="00F6522F" w:rsidRDefault="00F6522F" w:rsidP="00F6522F">
      <w:pPr>
        <w:jc w:val="right"/>
      </w:pPr>
    </w:p>
    <w:p w14:paraId="33DC344E" w14:textId="789E9D19" w:rsidR="00F6522F" w:rsidRDefault="00F6522F" w:rsidP="00F6522F">
      <w:pPr>
        <w:jc w:val="right"/>
      </w:pPr>
    </w:p>
    <w:p w14:paraId="21CF6A48" w14:textId="77777777" w:rsidR="00F6522F" w:rsidRDefault="00F6522F" w:rsidP="00F6522F">
      <w:pPr>
        <w:jc w:val="right"/>
      </w:pPr>
    </w:p>
    <w:p w14:paraId="467FFBE4" w14:textId="1E91D8EA" w:rsidR="00973317" w:rsidRDefault="00973317" w:rsidP="005253DC">
      <w:pPr>
        <w:jc w:val="right"/>
      </w:pPr>
    </w:p>
    <w:p w14:paraId="5C3B4D31" w14:textId="6A0D35E0" w:rsidR="003E023F" w:rsidRDefault="003E023F" w:rsidP="005253DC">
      <w:pPr>
        <w:jc w:val="right"/>
      </w:pPr>
    </w:p>
    <w:p w14:paraId="17D8D3DB" w14:textId="7444273C" w:rsidR="003E023F" w:rsidRDefault="003E023F" w:rsidP="005253DC">
      <w:pPr>
        <w:jc w:val="right"/>
      </w:pPr>
    </w:p>
    <w:p w14:paraId="75A22F37" w14:textId="69FA4C16" w:rsidR="003E023F" w:rsidRDefault="003E023F" w:rsidP="005253DC">
      <w:pPr>
        <w:jc w:val="right"/>
      </w:pPr>
    </w:p>
    <w:p w14:paraId="4245D29E" w14:textId="0BADBD16" w:rsidR="003E023F" w:rsidRDefault="003E023F" w:rsidP="005253DC">
      <w:pPr>
        <w:jc w:val="right"/>
      </w:pPr>
    </w:p>
    <w:p w14:paraId="233BA59F" w14:textId="424D9A2E" w:rsidR="003E023F" w:rsidRDefault="003E023F" w:rsidP="005253DC">
      <w:pPr>
        <w:jc w:val="right"/>
      </w:pPr>
    </w:p>
    <w:p w14:paraId="3620B340" w14:textId="1F895E3E" w:rsidR="003E023F" w:rsidRDefault="003E023F" w:rsidP="005253DC">
      <w:pPr>
        <w:jc w:val="right"/>
      </w:pPr>
    </w:p>
    <w:p w14:paraId="73F128A4" w14:textId="05B11DA8" w:rsidR="003E023F" w:rsidRDefault="003E023F" w:rsidP="005253DC">
      <w:pPr>
        <w:jc w:val="right"/>
      </w:pPr>
    </w:p>
    <w:p w14:paraId="76CB7618" w14:textId="767E5C2B" w:rsidR="003E023F" w:rsidRDefault="003E023F" w:rsidP="005253DC">
      <w:pPr>
        <w:jc w:val="right"/>
      </w:pPr>
    </w:p>
    <w:p w14:paraId="68A2DBB9" w14:textId="4AD43D05" w:rsidR="003E023F" w:rsidRDefault="003E023F" w:rsidP="005253DC">
      <w:pPr>
        <w:jc w:val="right"/>
      </w:pPr>
    </w:p>
    <w:p w14:paraId="4B35C979" w14:textId="697F0CEF" w:rsidR="003E023F" w:rsidRDefault="003E023F" w:rsidP="005253DC">
      <w:pPr>
        <w:jc w:val="right"/>
      </w:pPr>
    </w:p>
    <w:p w14:paraId="4A200ED5" w14:textId="4AE5CB55" w:rsidR="003E023F" w:rsidRDefault="003E023F" w:rsidP="005253DC">
      <w:pPr>
        <w:jc w:val="right"/>
      </w:pPr>
    </w:p>
    <w:p w14:paraId="6CB6606E" w14:textId="2B9E5306" w:rsidR="003E023F" w:rsidRDefault="003E023F" w:rsidP="005253DC">
      <w:pPr>
        <w:jc w:val="right"/>
      </w:pPr>
    </w:p>
    <w:p w14:paraId="73E3D8C8" w14:textId="07005510" w:rsidR="003E023F" w:rsidRDefault="003E023F" w:rsidP="005253DC">
      <w:pPr>
        <w:jc w:val="right"/>
      </w:pPr>
    </w:p>
    <w:p w14:paraId="32CC0993" w14:textId="77777777" w:rsidR="003E023F" w:rsidRDefault="003E023F" w:rsidP="005253DC">
      <w:pPr>
        <w:jc w:val="right"/>
      </w:pPr>
    </w:p>
    <w:p w14:paraId="33950F70" w14:textId="64045B5E" w:rsidR="00C33CA7" w:rsidRDefault="00C33CA7">
      <w:pPr>
        <w:tabs>
          <w:tab w:val="clear" w:pos="360"/>
        </w:tabs>
        <w:jc w:val="left"/>
      </w:pPr>
      <w:r>
        <w:br w:type="page"/>
      </w:r>
    </w:p>
    <w:p w14:paraId="48D7C2C9" w14:textId="709155C5" w:rsidR="007133F0" w:rsidRDefault="006E36CC" w:rsidP="00221CA6">
      <w:pPr>
        <w:pStyle w:val="Heading1"/>
      </w:pPr>
      <w:bookmarkStart w:id="179" w:name="_Toc77159359"/>
      <w:r>
        <w:lastRenderedPageBreak/>
        <w:t>Re</w:t>
      </w:r>
      <w:r w:rsidR="007133F0">
        <w:t>source Management</w:t>
      </w:r>
      <w:r w:rsidR="00C311EF">
        <w:t xml:space="preserve"> FUNCTIONAL</w:t>
      </w:r>
      <w:r w:rsidR="00C311EF" w:rsidRPr="006E36CC">
        <w:t xml:space="preserve"> </w:t>
      </w:r>
      <w:r w:rsidR="00C311EF">
        <w:t>REQUIREMENTS</w:t>
      </w:r>
      <w:bookmarkEnd w:id="179"/>
    </w:p>
    <w:p w14:paraId="18587F00" w14:textId="3B7F6834" w:rsidR="007133F0" w:rsidRDefault="007133F0" w:rsidP="007133F0">
      <w:pPr>
        <w:spacing w:after="177" w:line="259" w:lineRule="auto"/>
        <w:jc w:val="left"/>
      </w:pPr>
    </w:p>
    <w:p w14:paraId="160CDEA5" w14:textId="6FA8E4C5" w:rsidR="007133F0" w:rsidRDefault="007133F0" w:rsidP="00E73BA7">
      <w:pPr>
        <w:pStyle w:val="Heading2"/>
      </w:pPr>
      <w:bookmarkStart w:id="180" w:name="_Toc77159360"/>
      <w:bookmarkStart w:id="181" w:name="_Toc30841"/>
      <w:r>
        <w:t>RESOURCE MANAGEMENT SYSTEM OVERVIEW</w:t>
      </w:r>
      <w:bookmarkEnd w:id="180"/>
      <w:r>
        <w:t xml:space="preserve"> </w:t>
      </w:r>
      <w:bookmarkEnd w:id="181"/>
    </w:p>
    <w:p w14:paraId="06C629E6" w14:textId="4B8DA09C" w:rsidR="007133F0" w:rsidRDefault="007133F0" w:rsidP="007133F0">
      <w:pPr>
        <w:spacing w:after="53"/>
        <w:ind w:left="10" w:right="53"/>
      </w:pPr>
      <w:r>
        <w:t xml:space="preserve">CMS use the resource management to assign officers to perform certain business functions like document verification, inspection on a specific declaration etc. The assignment is linked to a specific business transaction. The manager/supervisor of the customs office will configure resource management and can manually assign officers to task.  </w:t>
      </w:r>
    </w:p>
    <w:p w14:paraId="13574C21" w14:textId="77777777" w:rsidR="006E36CC" w:rsidRDefault="006E36CC" w:rsidP="007133F0">
      <w:pPr>
        <w:spacing w:after="53"/>
        <w:ind w:left="10" w:right="53"/>
      </w:pPr>
    </w:p>
    <w:p w14:paraId="6E12546E" w14:textId="67D8F855" w:rsidR="004C524E" w:rsidRDefault="00290087" w:rsidP="00E73BA7">
      <w:pPr>
        <w:pStyle w:val="Heading3"/>
      </w:pPr>
      <w:bookmarkStart w:id="182" w:name="_Toc77159361"/>
      <w:bookmarkStart w:id="183" w:name="_Toc30842"/>
      <w:r>
        <w:t xml:space="preserve">Resource </w:t>
      </w:r>
      <w:r w:rsidRPr="00E73BA7">
        <w:t>Management</w:t>
      </w:r>
      <w:bookmarkEnd w:id="182"/>
      <w:r>
        <w:t xml:space="preserve">  </w:t>
      </w:r>
      <w:bookmarkEnd w:id="183"/>
    </w:p>
    <w:p w14:paraId="503E0303" w14:textId="55F7CFBF" w:rsidR="004C524E" w:rsidRDefault="004C524E" w:rsidP="004C524E">
      <w:pPr>
        <w:ind w:left="10" w:right="53"/>
      </w:pPr>
      <w:r>
        <w:t xml:space="preserve">The setup for customs </w:t>
      </w:r>
      <w:r w:rsidR="005C01FB">
        <w:t xml:space="preserve">Admin and </w:t>
      </w:r>
      <w:r>
        <w:t xml:space="preserve">supervisor includes the following:  </w:t>
      </w:r>
    </w:p>
    <w:p w14:paraId="76065816" w14:textId="77777777" w:rsidR="004C524E" w:rsidRDefault="004C524E" w:rsidP="00EE66D8">
      <w:pPr>
        <w:numPr>
          <w:ilvl w:val="0"/>
          <w:numId w:val="16"/>
        </w:numPr>
        <w:tabs>
          <w:tab w:val="clear" w:pos="360"/>
        </w:tabs>
        <w:spacing w:after="20" w:line="248" w:lineRule="auto"/>
        <w:ind w:right="53" w:hanging="360"/>
      </w:pPr>
      <w:r>
        <w:t xml:space="preserve">Calendar year configuration </w:t>
      </w:r>
    </w:p>
    <w:p w14:paraId="6C6E4790" w14:textId="77777777" w:rsidR="004C524E" w:rsidRDefault="004C524E" w:rsidP="00EE66D8">
      <w:pPr>
        <w:numPr>
          <w:ilvl w:val="0"/>
          <w:numId w:val="16"/>
        </w:numPr>
        <w:tabs>
          <w:tab w:val="clear" w:pos="360"/>
        </w:tabs>
        <w:spacing w:after="20" w:line="248" w:lineRule="auto"/>
        <w:ind w:right="53" w:hanging="360"/>
      </w:pPr>
      <w:r>
        <w:t xml:space="preserve">Work shift assignment </w:t>
      </w:r>
    </w:p>
    <w:p w14:paraId="5DBC5E04" w14:textId="77777777" w:rsidR="004C524E" w:rsidRDefault="004C524E" w:rsidP="00EE66D8">
      <w:pPr>
        <w:numPr>
          <w:ilvl w:val="0"/>
          <w:numId w:val="16"/>
        </w:numPr>
        <w:tabs>
          <w:tab w:val="clear" w:pos="360"/>
        </w:tabs>
        <w:spacing w:after="20" w:line="248" w:lineRule="auto"/>
        <w:ind w:right="53" w:hanging="360"/>
      </w:pPr>
      <w:r>
        <w:t xml:space="preserve">Setup vacation period of custom officers </w:t>
      </w:r>
    </w:p>
    <w:p w14:paraId="1E6F9F4A" w14:textId="77777777" w:rsidR="004C524E" w:rsidRDefault="004C524E" w:rsidP="00EE66D8">
      <w:pPr>
        <w:numPr>
          <w:ilvl w:val="0"/>
          <w:numId w:val="16"/>
        </w:numPr>
        <w:tabs>
          <w:tab w:val="clear" w:pos="360"/>
        </w:tabs>
        <w:spacing w:after="20" w:line="248" w:lineRule="auto"/>
        <w:ind w:right="53" w:hanging="360"/>
      </w:pPr>
      <w:r>
        <w:t xml:space="preserve">Task Configuration </w:t>
      </w:r>
    </w:p>
    <w:p w14:paraId="3B3E9993" w14:textId="77777777" w:rsidR="004C524E" w:rsidRDefault="004C524E" w:rsidP="00EE66D8">
      <w:pPr>
        <w:numPr>
          <w:ilvl w:val="0"/>
          <w:numId w:val="16"/>
        </w:numPr>
        <w:tabs>
          <w:tab w:val="clear" w:pos="360"/>
        </w:tabs>
        <w:spacing w:after="20" w:line="248" w:lineRule="auto"/>
        <w:ind w:right="53" w:hanging="360"/>
      </w:pPr>
      <w:r>
        <w:t xml:space="preserve">Pending tasks </w:t>
      </w:r>
    </w:p>
    <w:p w14:paraId="6B965F03" w14:textId="77777777" w:rsidR="004C524E" w:rsidRDefault="004C524E" w:rsidP="004C524E">
      <w:pPr>
        <w:spacing w:after="248" w:line="259" w:lineRule="auto"/>
        <w:jc w:val="left"/>
      </w:pPr>
      <w:r>
        <w:t xml:space="preserve"> </w:t>
      </w:r>
    </w:p>
    <w:p w14:paraId="02C7E24A" w14:textId="712C5725" w:rsidR="004C524E" w:rsidRPr="00E73BA7" w:rsidRDefault="004C524E" w:rsidP="00E73BA7">
      <w:pPr>
        <w:pStyle w:val="Heading4"/>
      </w:pPr>
      <w:r w:rsidRPr="00E73BA7">
        <w:t xml:space="preserve">Calendar Year Configuration </w:t>
      </w:r>
    </w:p>
    <w:p w14:paraId="4940EF73" w14:textId="77777777" w:rsidR="004C524E" w:rsidRDefault="004C524E" w:rsidP="004C524E">
      <w:pPr>
        <w:spacing w:line="259" w:lineRule="auto"/>
        <w:jc w:val="left"/>
      </w:pPr>
      <w:r>
        <w:rPr>
          <w:rFonts w:ascii="Times New Roman" w:hAnsi="Times New Roman"/>
          <w:sz w:val="24"/>
        </w:rPr>
        <w:t xml:space="preserve"> </w:t>
      </w:r>
    </w:p>
    <w:p w14:paraId="5B2EDBF4" w14:textId="77777777" w:rsidR="004C524E" w:rsidRDefault="004C524E" w:rsidP="004C524E">
      <w:pPr>
        <w:ind w:left="10" w:right="53"/>
      </w:pPr>
      <w:r>
        <w:t xml:space="preserve">In the calendar year configuration, there are 4 tabs which requires setup: </w:t>
      </w:r>
    </w:p>
    <w:p w14:paraId="2FB913EE" w14:textId="77777777" w:rsidR="004C524E" w:rsidRDefault="004C524E" w:rsidP="00EE66D8">
      <w:pPr>
        <w:numPr>
          <w:ilvl w:val="0"/>
          <w:numId w:val="17"/>
        </w:numPr>
        <w:tabs>
          <w:tab w:val="clear" w:pos="360"/>
        </w:tabs>
        <w:spacing w:after="20" w:line="248" w:lineRule="auto"/>
        <w:ind w:right="53" w:hanging="360"/>
      </w:pPr>
      <w:r>
        <w:t xml:space="preserve">Calendar </w:t>
      </w:r>
    </w:p>
    <w:p w14:paraId="6A3E67B3" w14:textId="77777777" w:rsidR="004C524E" w:rsidRDefault="004C524E" w:rsidP="00EE66D8">
      <w:pPr>
        <w:numPr>
          <w:ilvl w:val="1"/>
          <w:numId w:val="17"/>
        </w:numPr>
        <w:tabs>
          <w:tab w:val="clear" w:pos="360"/>
        </w:tabs>
        <w:spacing w:after="20" w:line="248" w:lineRule="auto"/>
        <w:ind w:right="53" w:hanging="360"/>
      </w:pPr>
      <w:r>
        <w:t xml:space="preserve">Setup for calendar year. </w:t>
      </w:r>
    </w:p>
    <w:p w14:paraId="771D40D9" w14:textId="77777777" w:rsidR="004C524E" w:rsidRDefault="004C524E" w:rsidP="004C524E">
      <w:pPr>
        <w:spacing w:after="10" w:line="259" w:lineRule="auto"/>
        <w:jc w:val="left"/>
      </w:pPr>
      <w:r>
        <w:t xml:space="preserve"> </w:t>
      </w:r>
    </w:p>
    <w:p w14:paraId="384DCA94" w14:textId="77777777" w:rsidR="004C524E" w:rsidRDefault="004C524E" w:rsidP="00EE66D8">
      <w:pPr>
        <w:numPr>
          <w:ilvl w:val="0"/>
          <w:numId w:val="17"/>
        </w:numPr>
        <w:tabs>
          <w:tab w:val="clear" w:pos="360"/>
        </w:tabs>
        <w:spacing w:after="20" w:line="248" w:lineRule="auto"/>
        <w:ind w:right="53" w:hanging="360"/>
      </w:pPr>
      <w:r>
        <w:t xml:space="preserve">Work week </w:t>
      </w:r>
    </w:p>
    <w:p w14:paraId="1B617273" w14:textId="77777777" w:rsidR="004C524E" w:rsidRDefault="004C524E" w:rsidP="00EE66D8">
      <w:pPr>
        <w:numPr>
          <w:ilvl w:val="1"/>
          <w:numId w:val="17"/>
        </w:numPr>
        <w:tabs>
          <w:tab w:val="clear" w:pos="360"/>
        </w:tabs>
        <w:spacing w:after="20" w:line="248" w:lineRule="auto"/>
        <w:ind w:right="53" w:hanging="360"/>
      </w:pPr>
      <w:r>
        <w:t xml:space="preserve">Setup of office hours for each day of the week. </w:t>
      </w:r>
    </w:p>
    <w:p w14:paraId="047061B9" w14:textId="77777777" w:rsidR="004C524E" w:rsidRDefault="004C524E" w:rsidP="004C524E">
      <w:pPr>
        <w:spacing w:after="10" w:line="259" w:lineRule="auto"/>
        <w:jc w:val="left"/>
      </w:pPr>
      <w:r>
        <w:t xml:space="preserve"> </w:t>
      </w:r>
    </w:p>
    <w:p w14:paraId="6661B5AB" w14:textId="77777777" w:rsidR="004C524E" w:rsidRDefault="004C524E" w:rsidP="00EE66D8">
      <w:pPr>
        <w:numPr>
          <w:ilvl w:val="0"/>
          <w:numId w:val="17"/>
        </w:numPr>
        <w:tabs>
          <w:tab w:val="clear" w:pos="360"/>
        </w:tabs>
        <w:spacing w:after="20" w:line="248" w:lineRule="auto"/>
        <w:ind w:right="53" w:hanging="360"/>
      </w:pPr>
      <w:r>
        <w:t xml:space="preserve">Work Shifts </w:t>
      </w:r>
    </w:p>
    <w:p w14:paraId="4D835B8E" w14:textId="77777777" w:rsidR="004C524E" w:rsidRDefault="004C524E" w:rsidP="00EE66D8">
      <w:pPr>
        <w:numPr>
          <w:ilvl w:val="1"/>
          <w:numId w:val="17"/>
        </w:numPr>
        <w:tabs>
          <w:tab w:val="clear" w:pos="360"/>
        </w:tabs>
        <w:spacing w:after="20" w:line="248" w:lineRule="auto"/>
        <w:ind w:right="53" w:hanging="360"/>
      </w:pPr>
      <w:r>
        <w:t xml:space="preserve">Working shifts </w:t>
      </w:r>
    </w:p>
    <w:p w14:paraId="435C28C8" w14:textId="77777777" w:rsidR="004C524E" w:rsidRDefault="004C524E" w:rsidP="00EE66D8">
      <w:pPr>
        <w:numPr>
          <w:ilvl w:val="1"/>
          <w:numId w:val="17"/>
        </w:numPr>
        <w:tabs>
          <w:tab w:val="clear" w:pos="360"/>
        </w:tabs>
        <w:spacing w:after="20" w:line="248" w:lineRule="auto"/>
        <w:ind w:right="53" w:hanging="360"/>
      </w:pPr>
      <w:r>
        <w:t>Each custom officer is assigned a work shift when on duty.</w:t>
      </w:r>
      <w:r>
        <w:rPr>
          <w:color w:val="FF0000"/>
        </w:rPr>
        <w:t xml:space="preserve"> </w:t>
      </w:r>
    </w:p>
    <w:p w14:paraId="41956476" w14:textId="77777777" w:rsidR="004C524E" w:rsidRDefault="004C524E" w:rsidP="004C524E">
      <w:pPr>
        <w:spacing w:after="12" w:line="259" w:lineRule="auto"/>
        <w:ind w:left="720"/>
        <w:jc w:val="left"/>
      </w:pPr>
      <w:r>
        <w:t xml:space="preserve"> </w:t>
      </w:r>
    </w:p>
    <w:p w14:paraId="1B3BDA9C" w14:textId="77777777" w:rsidR="004C524E" w:rsidRDefault="004C524E" w:rsidP="00EE66D8">
      <w:pPr>
        <w:numPr>
          <w:ilvl w:val="0"/>
          <w:numId w:val="17"/>
        </w:numPr>
        <w:tabs>
          <w:tab w:val="clear" w:pos="360"/>
        </w:tabs>
        <w:spacing w:after="20" w:line="248" w:lineRule="auto"/>
        <w:ind w:right="53" w:hanging="360"/>
      </w:pPr>
      <w:r>
        <w:t xml:space="preserve">Holidays </w:t>
      </w:r>
    </w:p>
    <w:p w14:paraId="623E610C" w14:textId="412C0EE7" w:rsidR="004C524E" w:rsidRDefault="004C524E" w:rsidP="00EE66D8">
      <w:pPr>
        <w:numPr>
          <w:ilvl w:val="1"/>
          <w:numId w:val="17"/>
        </w:numPr>
        <w:tabs>
          <w:tab w:val="clear" w:pos="360"/>
        </w:tabs>
        <w:spacing w:after="20" w:line="248" w:lineRule="auto"/>
        <w:ind w:right="53" w:hanging="360"/>
      </w:pPr>
      <w:r>
        <w:t xml:space="preserve">Setup for </w:t>
      </w:r>
      <w:r w:rsidR="000C4E28">
        <w:t>eCMS</w:t>
      </w:r>
      <w:r>
        <w:t xml:space="preserve"> to recognize public holidays  </w:t>
      </w:r>
    </w:p>
    <w:p w14:paraId="0E1DE30D" w14:textId="77777777" w:rsidR="004C524E" w:rsidRPr="00610E32" w:rsidRDefault="004C524E" w:rsidP="004C524E">
      <w:pPr>
        <w:spacing w:after="251" w:line="259" w:lineRule="auto"/>
        <w:ind w:left="720"/>
        <w:jc w:val="left"/>
        <w:rPr>
          <w:b/>
          <w:bCs/>
        </w:rPr>
      </w:pPr>
      <w:r w:rsidRPr="00610E32">
        <w:rPr>
          <w:b/>
          <w:bCs/>
        </w:rPr>
        <w:t xml:space="preserve"> </w:t>
      </w:r>
    </w:p>
    <w:p w14:paraId="2B9C2D76" w14:textId="148098CE" w:rsidR="004C524E" w:rsidRPr="00E73BA7" w:rsidRDefault="004C524E" w:rsidP="00E73BA7">
      <w:pPr>
        <w:pStyle w:val="Heading4"/>
      </w:pPr>
      <w:r w:rsidRPr="00E73BA7">
        <w:t xml:space="preserve">Work Shift Assignment </w:t>
      </w:r>
    </w:p>
    <w:p w14:paraId="2188C323" w14:textId="77777777" w:rsidR="004C524E" w:rsidRDefault="004C524E" w:rsidP="004C524E">
      <w:pPr>
        <w:spacing w:line="259" w:lineRule="auto"/>
        <w:jc w:val="left"/>
      </w:pPr>
      <w:r>
        <w:t xml:space="preserve"> </w:t>
      </w:r>
    </w:p>
    <w:p w14:paraId="16B2E332" w14:textId="4972D358" w:rsidR="004C524E" w:rsidRDefault="004C524E" w:rsidP="004C524E">
      <w:pPr>
        <w:ind w:left="10" w:right="53"/>
      </w:pPr>
      <w:r>
        <w:t>This setup the custom officer</w:t>
      </w:r>
      <w:r w:rsidR="00C1543E">
        <w:t>’s</w:t>
      </w:r>
      <w:r>
        <w:t xml:space="preserve"> </w:t>
      </w:r>
      <w:r w:rsidR="00C1543E">
        <w:t>“</w:t>
      </w:r>
      <w:r>
        <w:t>work shift</w:t>
      </w:r>
      <w:r w:rsidR="00C1543E">
        <w:t>”</w:t>
      </w:r>
      <w:r>
        <w:t xml:space="preserve"> and the start and end date of the work shift assignment. </w:t>
      </w:r>
    </w:p>
    <w:p w14:paraId="67C2A198" w14:textId="77777777" w:rsidR="004C524E" w:rsidRDefault="004C524E" w:rsidP="004C524E">
      <w:pPr>
        <w:spacing w:line="259" w:lineRule="auto"/>
        <w:jc w:val="left"/>
      </w:pPr>
      <w:r>
        <w:t xml:space="preserve"> </w:t>
      </w:r>
    </w:p>
    <w:p w14:paraId="30BE3968" w14:textId="77777777" w:rsidR="004C524E" w:rsidRDefault="004C524E" w:rsidP="004C524E">
      <w:pPr>
        <w:ind w:left="10" w:right="53"/>
      </w:pPr>
      <w:r>
        <w:t xml:space="preserve">Here are the fields needs to be setup: </w:t>
      </w:r>
    </w:p>
    <w:p w14:paraId="0CAD27EC" w14:textId="77777777" w:rsidR="004C524E" w:rsidRDefault="004C524E" w:rsidP="00EE66D8">
      <w:pPr>
        <w:numPr>
          <w:ilvl w:val="0"/>
          <w:numId w:val="18"/>
        </w:numPr>
        <w:tabs>
          <w:tab w:val="clear" w:pos="360"/>
        </w:tabs>
        <w:spacing w:after="20" w:line="248" w:lineRule="auto"/>
        <w:ind w:right="53" w:hanging="360"/>
      </w:pPr>
      <w:r>
        <w:t xml:space="preserve">User ID – custom office user id. This is the ID which has been setup in the Registration-CMS User. </w:t>
      </w:r>
    </w:p>
    <w:p w14:paraId="69E133BE" w14:textId="77777777" w:rsidR="004C524E" w:rsidRDefault="004C524E" w:rsidP="00EE66D8">
      <w:pPr>
        <w:numPr>
          <w:ilvl w:val="0"/>
          <w:numId w:val="18"/>
        </w:numPr>
        <w:tabs>
          <w:tab w:val="clear" w:pos="360"/>
        </w:tabs>
        <w:spacing w:after="20" w:line="248" w:lineRule="auto"/>
        <w:ind w:right="53" w:hanging="360"/>
      </w:pPr>
      <w:r>
        <w:t xml:space="preserve">From Date and To Date – the start and end of the configured work shift. </w:t>
      </w:r>
    </w:p>
    <w:p w14:paraId="112101F8" w14:textId="77777777" w:rsidR="004B3531" w:rsidRDefault="004C524E" w:rsidP="00EE66D8">
      <w:pPr>
        <w:numPr>
          <w:ilvl w:val="0"/>
          <w:numId w:val="18"/>
        </w:numPr>
        <w:tabs>
          <w:tab w:val="clear" w:pos="360"/>
        </w:tabs>
        <w:spacing w:after="20" w:line="248" w:lineRule="auto"/>
        <w:ind w:right="53" w:hanging="360"/>
      </w:pPr>
      <w:r>
        <w:t xml:space="preserve">Shift Name – This is the shift defined during the setup of the calendar. </w:t>
      </w:r>
    </w:p>
    <w:p w14:paraId="7F8AE3E6" w14:textId="2B3382FD" w:rsidR="004C524E" w:rsidRDefault="004C524E" w:rsidP="00EE66D8">
      <w:pPr>
        <w:numPr>
          <w:ilvl w:val="0"/>
          <w:numId w:val="18"/>
        </w:numPr>
        <w:tabs>
          <w:tab w:val="clear" w:pos="360"/>
        </w:tabs>
        <w:spacing w:after="20" w:line="248" w:lineRule="auto"/>
        <w:ind w:right="53" w:hanging="360"/>
      </w:pPr>
      <w:r>
        <w:t xml:space="preserve">Active – it is valid.  </w:t>
      </w:r>
    </w:p>
    <w:p w14:paraId="0E55F3A1" w14:textId="51EB810B" w:rsidR="004C524E" w:rsidRDefault="004C524E" w:rsidP="004C524E">
      <w:pPr>
        <w:spacing w:line="259" w:lineRule="auto"/>
        <w:jc w:val="left"/>
      </w:pPr>
    </w:p>
    <w:p w14:paraId="127031BF" w14:textId="60EB08B1" w:rsidR="004C524E" w:rsidRPr="00E73BA7" w:rsidRDefault="00470234" w:rsidP="00E73BA7">
      <w:pPr>
        <w:pStyle w:val="Heading4"/>
      </w:pPr>
      <w:r w:rsidRPr="00E73BA7">
        <w:t>Setup</w:t>
      </w:r>
      <w:r w:rsidR="004C524E" w:rsidRPr="00E73BA7">
        <w:t xml:space="preserve"> of vacation period of custom officers </w:t>
      </w:r>
    </w:p>
    <w:p w14:paraId="75312016" w14:textId="77777777" w:rsidR="004C524E" w:rsidRDefault="004C524E" w:rsidP="004C524E">
      <w:pPr>
        <w:spacing w:line="259" w:lineRule="auto"/>
        <w:jc w:val="left"/>
      </w:pPr>
      <w:r>
        <w:t xml:space="preserve"> </w:t>
      </w:r>
    </w:p>
    <w:p w14:paraId="78A8D291" w14:textId="53A88CAB" w:rsidR="004C524E" w:rsidRDefault="004C524E" w:rsidP="004C524E">
      <w:pPr>
        <w:ind w:left="10" w:right="53"/>
      </w:pPr>
      <w:r>
        <w:t xml:space="preserve">All custom office </w:t>
      </w:r>
      <w:r w:rsidR="00470234">
        <w:t>needs</w:t>
      </w:r>
      <w:r>
        <w:t xml:space="preserve"> to setup the vacation period so </w:t>
      </w:r>
      <w:r w:rsidR="009946F9">
        <w:t>eCMS</w:t>
      </w:r>
      <w:r>
        <w:t xml:space="preserve"> assignment engine will know whether an officer is present and can be assignment</w:t>
      </w:r>
      <w:r w:rsidR="00C1543E">
        <w:t xml:space="preserve"> with</w:t>
      </w:r>
      <w:r>
        <w:t xml:space="preserve"> </w:t>
      </w:r>
      <w:r w:rsidR="004B3531">
        <w:t xml:space="preserve">new </w:t>
      </w:r>
      <w:r>
        <w:t xml:space="preserve">tasks. </w:t>
      </w:r>
    </w:p>
    <w:p w14:paraId="7FA2F823" w14:textId="77777777" w:rsidR="004C524E" w:rsidRDefault="004C524E" w:rsidP="004C524E">
      <w:pPr>
        <w:spacing w:line="259" w:lineRule="auto"/>
        <w:jc w:val="left"/>
      </w:pPr>
      <w:r>
        <w:t xml:space="preserve"> </w:t>
      </w:r>
    </w:p>
    <w:p w14:paraId="2A165379" w14:textId="77777777" w:rsidR="004C524E" w:rsidRDefault="004C524E" w:rsidP="004C524E">
      <w:pPr>
        <w:ind w:left="10" w:right="53"/>
      </w:pPr>
      <w:r>
        <w:t xml:space="preserve">Here are the fields needs to be setup: </w:t>
      </w:r>
    </w:p>
    <w:p w14:paraId="358D0D11" w14:textId="77777777" w:rsidR="004C524E" w:rsidRDefault="004C524E" w:rsidP="00EE66D8">
      <w:pPr>
        <w:numPr>
          <w:ilvl w:val="0"/>
          <w:numId w:val="19"/>
        </w:numPr>
        <w:tabs>
          <w:tab w:val="clear" w:pos="360"/>
        </w:tabs>
        <w:spacing w:after="20" w:line="248" w:lineRule="auto"/>
        <w:ind w:right="53" w:hanging="360"/>
      </w:pPr>
      <w:r>
        <w:t xml:space="preserve">User ID – custom office user id. </w:t>
      </w:r>
    </w:p>
    <w:p w14:paraId="7F3B2348" w14:textId="2204A5D4" w:rsidR="004C524E" w:rsidRDefault="004C524E" w:rsidP="00EE66D8">
      <w:pPr>
        <w:numPr>
          <w:ilvl w:val="0"/>
          <w:numId w:val="19"/>
        </w:numPr>
        <w:tabs>
          <w:tab w:val="clear" w:pos="360"/>
        </w:tabs>
        <w:spacing w:after="20" w:line="248" w:lineRule="auto"/>
        <w:ind w:right="53" w:hanging="360"/>
      </w:pPr>
      <w:r>
        <w:t xml:space="preserve">From Date and </w:t>
      </w:r>
      <w:r w:rsidR="00470234">
        <w:t>to</w:t>
      </w:r>
      <w:r>
        <w:t xml:space="preserve"> date - Start and end date of vacation. </w:t>
      </w:r>
    </w:p>
    <w:p w14:paraId="1AC586C2" w14:textId="77777777" w:rsidR="004C524E" w:rsidRDefault="004C524E" w:rsidP="00EE66D8">
      <w:pPr>
        <w:numPr>
          <w:ilvl w:val="0"/>
          <w:numId w:val="19"/>
        </w:numPr>
        <w:tabs>
          <w:tab w:val="clear" w:pos="360"/>
        </w:tabs>
        <w:spacing w:after="20" w:line="248" w:lineRule="auto"/>
        <w:ind w:right="53" w:hanging="360"/>
      </w:pPr>
      <w:r>
        <w:t xml:space="preserve">Remark - description. </w:t>
      </w:r>
    </w:p>
    <w:p w14:paraId="26CF6EDC" w14:textId="0170200F" w:rsidR="004C524E" w:rsidRDefault="004C524E" w:rsidP="00EE66D8">
      <w:pPr>
        <w:numPr>
          <w:ilvl w:val="0"/>
          <w:numId w:val="19"/>
        </w:numPr>
        <w:tabs>
          <w:tab w:val="clear" w:pos="360"/>
        </w:tabs>
        <w:spacing w:after="263" w:line="248" w:lineRule="auto"/>
        <w:ind w:right="53" w:hanging="360"/>
      </w:pPr>
      <w:r>
        <w:t xml:space="preserve">Active – value for </w:t>
      </w:r>
      <w:r w:rsidR="00240F20">
        <w:t>eCMS</w:t>
      </w:r>
      <w:r>
        <w:t xml:space="preserve"> assignment engine to know whether custom office is on vacation. </w:t>
      </w:r>
    </w:p>
    <w:p w14:paraId="7EDCB21A" w14:textId="217A8F55" w:rsidR="004C524E" w:rsidRPr="00E73BA7" w:rsidRDefault="004C524E" w:rsidP="00E73BA7">
      <w:pPr>
        <w:pStyle w:val="Heading4"/>
      </w:pPr>
      <w:r w:rsidRPr="00E73BA7">
        <w:t xml:space="preserve">Task Configuration </w:t>
      </w:r>
    </w:p>
    <w:p w14:paraId="73A99AE2" w14:textId="77777777" w:rsidR="004C524E" w:rsidRDefault="004C524E" w:rsidP="004C524E">
      <w:pPr>
        <w:spacing w:line="259" w:lineRule="auto"/>
        <w:jc w:val="left"/>
      </w:pPr>
      <w:r>
        <w:t xml:space="preserve"> </w:t>
      </w:r>
    </w:p>
    <w:p w14:paraId="4CA7D1A7" w14:textId="3438ECD9" w:rsidR="004C524E" w:rsidRDefault="004C524E" w:rsidP="004C524E">
      <w:pPr>
        <w:ind w:left="10" w:right="53"/>
      </w:pPr>
      <w:r>
        <w:t>This is the setup of the task and the roles of the assigned</w:t>
      </w:r>
      <w:r w:rsidR="00C1543E">
        <w:t xml:space="preserve"> modules</w:t>
      </w:r>
      <w:r>
        <w:t xml:space="preserve">. </w:t>
      </w:r>
    </w:p>
    <w:p w14:paraId="5D22CFC1" w14:textId="77777777" w:rsidR="004C524E" w:rsidRDefault="004C524E" w:rsidP="004C524E">
      <w:pPr>
        <w:spacing w:line="259" w:lineRule="auto"/>
        <w:jc w:val="left"/>
      </w:pPr>
      <w:r>
        <w:t xml:space="preserve"> </w:t>
      </w:r>
    </w:p>
    <w:p w14:paraId="1B890205" w14:textId="77777777" w:rsidR="004C524E" w:rsidRDefault="004C524E" w:rsidP="004C524E">
      <w:pPr>
        <w:ind w:left="10" w:right="53"/>
      </w:pPr>
      <w:r>
        <w:t xml:space="preserve">Here are the fields needs to be setup: </w:t>
      </w:r>
    </w:p>
    <w:p w14:paraId="721F4AA9" w14:textId="77777777" w:rsidR="004C524E" w:rsidRDefault="004C524E" w:rsidP="00EE66D8">
      <w:pPr>
        <w:numPr>
          <w:ilvl w:val="0"/>
          <w:numId w:val="20"/>
        </w:numPr>
        <w:tabs>
          <w:tab w:val="clear" w:pos="360"/>
        </w:tabs>
        <w:spacing w:after="20" w:line="248" w:lineRule="auto"/>
        <w:ind w:right="53" w:hanging="360"/>
      </w:pPr>
      <w:r>
        <w:t xml:space="preserve">Task code – task code, unique. </w:t>
      </w:r>
    </w:p>
    <w:p w14:paraId="35803539" w14:textId="77777777" w:rsidR="004C524E" w:rsidRDefault="004C524E" w:rsidP="00EE66D8">
      <w:pPr>
        <w:numPr>
          <w:ilvl w:val="0"/>
          <w:numId w:val="20"/>
        </w:numPr>
        <w:tabs>
          <w:tab w:val="clear" w:pos="360"/>
        </w:tabs>
        <w:spacing w:after="20" w:line="248" w:lineRule="auto"/>
        <w:ind w:right="53" w:hanging="360"/>
      </w:pPr>
      <w:r>
        <w:t xml:space="preserve">Task Name – Description of the task </w:t>
      </w:r>
    </w:p>
    <w:p w14:paraId="1286A10E" w14:textId="77777777" w:rsidR="004C524E" w:rsidRDefault="004C524E" w:rsidP="00EE66D8">
      <w:pPr>
        <w:numPr>
          <w:ilvl w:val="0"/>
          <w:numId w:val="20"/>
        </w:numPr>
        <w:tabs>
          <w:tab w:val="clear" w:pos="360"/>
        </w:tabs>
        <w:spacing w:after="20" w:line="248" w:lineRule="auto"/>
        <w:ind w:right="53" w:hanging="360"/>
      </w:pPr>
      <w:r>
        <w:t xml:space="preserve">Module – Module for this task. </w:t>
      </w:r>
    </w:p>
    <w:p w14:paraId="51DD454A" w14:textId="3D9C3789" w:rsidR="004C524E" w:rsidRDefault="004C524E" w:rsidP="00EE66D8">
      <w:pPr>
        <w:numPr>
          <w:ilvl w:val="0"/>
          <w:numId w:val="20"/>
        </w:numPr>
        <w:tabs>
          <w:tab w:val="clear" w:pos="360"/>
        </w:tabs>
        <w:spacing w:after="20" w:line="248" w:lineRule="auto"/>
        <w:ind w:right="53" w:hanging="360"/>
      </w:pPr>
      <w:r>
        <w:t xml:space="preserve">Role – </w:t>
      </w:r>
      <w:r w:rsidR="00936200">
        <w:t>eCMS</w:t>
      </w:r>
      <w:r>
        <w:t xml:space="preserve"> will only display the roles which is tied to the module. The role of the custom officers assigned to this task. This is tied to the CMS user’s role. </w:t>
      </w:r>
    </w:p>
    <w:p w14:paraId="20A50B2C" w14:textId="32A3744E" w:rsidR="004C524E" w:rsidRDefault="004C524E" w:rsidP="00C1543E">
      <w:pPr>
        <w:numPr>
          <w:ilvl w:val="0"/>
          <w:numId w:val="20"/>
        </w:numPr>
        <w:tabs>
          <w:tab w:val="clear" w:pos="360"/>
        </w:tabs>
        <w:spacing w:after="20" w:line="248" w:lineRule="auto"/>
        <w:ind w:right="53" w:hanging="360"/>
      </w:pPr>
      <w:r>
        <w:t xml:space="preserve">Party </w:t>
      </w:r>
      <w:r w:rsidR="00C1543E">
        <w:t xml:space="preserve">– </w:t>
      </w:r>
      <w:r>
        <w:t>once set, it is only for the defined organization</w:t>
      </w:r>
      <w:r w:rsidR="00C1543E">
        <w:t xml:space="preserve"> i.e. Customs</w:t>
      </w:r>
      <w:r>
        <w:t xml:space="preserve">. </w:t>
      </w:r>
    </w:p>
    <w:p w14:paraId="76AA4FDA" w14:textId="77777777" w:rsidR="004C524E" w:rsidRDefault="004C524E" w:rsidP="00EE66D8">
      <w:pPr>
        <w:numPr>
          <w:ilvl w:val="0"/>
          <w:numId w:val="20"/>
        </w:numPr>
        <w:tabs>
          <w:tab w:val="clear" w:pos="360"/>
        </w:tabs>
        <w:spacing w:after="20" w:line="248" w:lineRule="auto"/>
        <w:ind w:right="53" w:hanging="360"/>
      </w:pPr>
      <w:r>
        <w:t xml:space="preserve">Customs office – once set, it is valid for the defined custom office. </w:t>
      </w:r>
    </w:p>
    <w:p w14:paraId="7EC65939" w14:textId="6F519D2A" w:rsidR="004C524E" w:rsidRDefault="002C15E9" w:rsidP="00EE66D8">
      <w:pPr>
        <w:numPr>
          <w:ilvl w:val="0"/>
          <w:numId w:val="20"/>
        </w:numPr>
        <w:tabs>
          <w:tab w:val="clear" w:pos="360"/>
        </w:tabs>
        <w:spacing w:after="20" w:line="248" w:lineRule="auto"/>
        <w:ind w:right="53" w:hanging="360"/>
      </w:pPr>
      <w:r>
        <w:t>Algorithm</w:t>
      </w:r>
      <w:r w:rsidR="004C524E">
        <w:t xml:space="preserve">  </w:t>
      </w:r>
    </w:p>
    <w:p w14:paraId="1A59E9CD" w14:textId="18F547FB" w:rsidR="004C524E" w:rsidRDefault="004C524E" w:rsidP="00EE66D8">
      <w:pPr>
        <w:numPr>
          <w:ilvl w:val="1"/>
          <w:numId w:val="20"/>
        </w:numPr>
        <w:tabs>
          <w:tab w:val="clear" w:pos="360"/>
        </w:tabs>
        <w:spacing w:after="20" w:line="248" w:lineRule="auto"/>
        <w:ind w:right="53" w:hanging="360"/>
      </w:pPr>
      <w:r>
        <w:t xml:space="preserve">Round Robin </w:t>
      </w:r>
      <w:r w:rsidR="002C15E9">
        <w:t>– each</w:t>
      </w:r>
      <w:r>
        <w:t xml:space="preserve"> office is assigned a task assigned fairly. </w:t>
      </w:r>
    </w:p>
    <w:p w14:paraId="2B8767CF" w14:textId="77777777" w:rsidR="004C524E" w:rsidRDefault="004C524E" w:rsidP="00EE66D8">
      <w:pPr>
        <w:numPr>
          <w:ilvl w:val="0"/>
          <w:numId w:val="20"/>
        </w:numPr>
        <w:tabs>
          <w:tab w:val="clear" w:pos="360"/>
        </w:tabs>
        <w:spacing w:after="20" w:line="248" w:lineRule="auto"/>
        <w:ind w:right="53" w:hanging="360"/>
      </w:pPr>
      <w:r>
        <w:t xml:space="preserve">Due dates (from creation date) </w:t>
      </w:r>
    </w:p>
    <w:p w14:paraId="04A637D6" w14:textId="77777777" w:rsidR="004C524E" w:rsidRDefault="004C524E" w:rsidP="00EE66D8">
      <w:pPr>
        <w:numPr>
          <w:ilvl w:val="1"/>
          <w:numId w:val="20"/>
        </w:numPr>
        <w:tabs>
          <w:tab w:val="clear" w:pos="360"/>
        </w:tabs>
        <w:spacing w:after="20" w:line="248" w:lineRule="auto"/>
        <w:ind w:right="53" w:hanging="360"/>
      </w:pPr>
      <w:r>
        <w:t xml:space="preserve">Days – number of days for the task to be completed once assigned. </w:t>
      </w:r>
    </w:p>
    <w:p w14:paraId="77B8B2BA" w14:textId="77777777" w:rsidR="004C524E" w:rsidRDefault="004C524E" w:rsidP="00EE66D8">
      <w:pPr>
        <w:numPr>
          <w:ilvl w:val="1"/>
          <w:numId w:val="20"/>
        </w:numPr>
        <w:tabs>
          <w:tab w:val="clear" w:pos="360"/>
        </w:tabs>
        <w:spacing w:after="20" w:line="248" w:lineRule="auto"/>
        <w:ind w:right="53" w:hanging="360"/>
      </w:pPr>
      <w:r>
        <w:t xml:space="preserve">Type of Days – Working days/Calendar days. Calendar days mean weekend included while working days is tied to the work week as setup. </w:t>
      </w:r>
    </w:p>
    <w:p w14:paraId="03AD8D4C" w14:textId="77777777" w:rsidR="004C524E" w:rsidRDefault="004C524E" w:rsidP="004C524E">
      <w:pPr>
        <w:spacing w:after="250" w:line="259" w:lineRule="auto"/>
        <w:jc w:val="left"/>
      </w:pPr>
      <w:r>
        <w:rPr>
          <w:color w:val="FF0000"/>
        </w:rPr>
        <w:t xml:space="preserve"> </w:t>
      </w:r>
    </w:p>
    <w:p w14:paraId="34125CAD" w14:textId="6552DFCD" w:rsidR="004C524E" w:rsidRPr="00E73BA7" w:rsidRDefault="004C524E" w:rsidP="00E73BA7">
      <w:pPr>
        <w:pStyle w:val="Heading4"/>
      </w:pPr>
      <w:r w:rsidRPr="00E73BA7">
        <w:t xml:space="preserve">Pending </w:t>
      </w:r>
      <w:r w:rsidR="00B85595" w:rsidRPr="00E73BA7">
        <w:t>Tasks.</w:t>
      </w:r>
      <w:r w:rsidRPr="00E73BA7">
        <w:t xml:space="preserve"> </w:t>
      </w:r>
    </w:p>
    <w:p w14:paraId="3F7A17F0" w14:textId="77777777" w:rsidR="004C524E" w:rsidRDefault="004C524E" w:rsidP="004C524E">
      <w:pPr>
        <w:spacing w:line="259" w:lineRule="auto"/>
        <w:jc w:val="left"/>
      </w:pPr>
      <w:r>
        <w:rPr>
          <w:rFonts w:ascii="Times New Roman" w:hAnsi="Times New Roman"/>
          <w:sz w:val="24"/>
        </w:rPr>
        <w:t xml:space="preserve"> </w:t>
      </w:r>
    </w:p>
    <w:p w14:paraId="49F529C7" w14:textId="77777777" w:rsidR="004C524E" w:rsidRDefault="004C524E" w:rsidP="004B3531">
      <w:pPr>
        <w:spacing w:after="88"/>
        <w:ind w:left="10" w:right="53"/>
      </w:pPr>
      <w:r w:rsidRPr="004B3531">
        <w:t xml:space="preserve">This is used for reassignment of task to another officer. Supervising officer will use the function to assign task to another officer. </w:t>
      </w:r>
    </w:p>
    <w:p w14:paraId="470EDADF" w14:textId="0512AA2A" w:rsidR="008A4CF8" w:rsidRDefault="004C524E" w:rsidP="00517469">
      <w:pPr>
        <w:spacing w:after="153" w:line="259" w:lineRule="auto"/>
        <w:jc w:val="left"/>
        <w:rPr>
          <w:rFonts w:ascii="Times New Roman" w:hAnsi="Times New Roman"/>
          <w:color w:val="FF0000"/>
          <w:sz w:val="24"/>
        </w:rPr>
      </w:pPr>
      <w:r>
        <w:rPr>
          <w:rFonts w:ascii="Times New Roman" w:hAnsi="Times New Roman"/>
          <w:color w:val="FF0000"/>
          <w:sz w:val="24"/>
        </w:rPr>
        <w:t xml:space="preserve"> </w:t>
      </w:r>
    </w:p>
    <w:p w14:paraId="3816D26B" w14:textId="5E931F72" w:rsidR="00226AD4" w:rsidRDefault="00226AD4" w:rsidP="00517469">
      <w:pPr>
        <w:spacing w:after="153" w:line="259" w:lineRule="auto"/>
        <w:jc w:val="left"/>
        <w:rPr>
          <w:rFonts w:ascii="Times New Roman" w:hAnsi="Times New Roman"/>
          <w:color w:val="FF0000"/>
          <w:sz w:val="24"/>
        </w:rPr>
      </w:pPr>
    </w:p>
    <w:p w14:paraId="4D2A4AAE" w14:textId="6A7FCF1F" w:rsidR="00226AD4" w:rsidRDefault="00226AD4" w:rsidP="00517469">
      <w:pPr>
        <w:spacing w:after="153" w:line="259" w:lineRule="auto"/>
        <w:jc w:val="left"/>
        <w:rPr>
          <w:rFonts w:ascii="Times New Roman" w:hAnsi="Times New Roman"/>
          <w:color w:val="FF0000"/>
          <w:sz w:val="24"/>
        </w:rPr>
      </w:pPr>
    </w:p>
    <w:p w14:paraId="4439D744" w14:textId="7A0420F8" w:rsidR="00226AD4" w:rsidRDefault="00226AD4" w:rsidP="00517469">
      <w:pPr>
        <w:spacing w:after="153" w:line="259" w:lineRule="auto"/>
        <w:jc w:val="left"/>
        <w:rPr>
          <w:rFonts w:ascii="Times New Roman" w:hAnsi="Times New Roman"/>
          <w:color w:val="FF0000"/>
          <w:sz w:val="24"/>
        </w:rPr>
      </w:pPr>
    </w:p>
    <w:p w14:paraId="0B71BF0F" w14:textId="25BB6AC2" w:rsidR="00226AD4" w:rsidRDefault="00226AD4" w:rsidP="00517469">
      <w:pPr>
        <w:spacing w:after="153" w:line="259" w:lineRule="auto"/>
        <w:jc w:val="left"/>
        <w:rPr>
          <w:rFonts w:ascii="Times New Roman" w:hAnsi="Times New Roman"/>
          <w:color w:val="FF0000"/>
          <w:sz w:val="24"/>
        </w:rPr>
      </w:pPr>
    </w:p>
    <w:p w14:paraId="27B9D6C8" w14:textId="2EA83519" w:rsidR="004C524E" w:rsidRDefault="004C524E" w:rsidP="006E36CC">
      <w:pPr>
        <w:pStyle w:val="Heading3"/>
      </w:pPr>
      <w:bookmarkStart w:id="184" w:name="_Toc30849"/>
      <w:bookmarkStart w:id="185" w:name="_Toc77159362"/>
      <w:r>
        <w:lastRenderedPageBreak/>
        <w:t>R</w:t>
      </w:r>
      <w:r w:rsidR="00CB625D">
        <w:t>esource Assignment</w:t>
      </w:r>
      <w:bookmarkEnd w:id="184"/>
      <w:bookmarkEnd w:id="185"/>
    </w:p>
    <w:p w14:paraId="3E869D28" w14:textId="77777777" w:rsidR="005C01FB" w:rsidRDefault="004C524E" w:rsidP="005C01FB">
      <w:pPr>
        <w:spacing w:after="88"/>
        <w:ind w:left="10" w:right="53"/>
      </w:pPr>
      <w:r>
        <w:t>There are 2 ways for resources to be assigned to a task</w:t>
      </w:r>
      <w:r w:rsidR="005C01FB">
        <w:t xml:space="preserve"> </w:t>
      </w:r>
      <w:r>
        <w:t xml:space="preserve">manual </w:t>
      </w:r>
      <w:r w:rsidR="005C01FB">
        <w:t xml:space="preserve">and </w:t>
      </w:r>
      <w:r>
        <w:t xml:space="preserve">automatically. </w:t>
      </w:r>
    </w:p>
    <w:p w14:paraId="5FB62CDB" w14:textId="3830ADC1" w:rsidR="004C524E" w:rsidRDefault="004C524E" w:rsidP="005C01FB">
      <w:pPr>
        <w:spacing w:after="88"/>
        <w:ind w:left="10" w:right="53"/>
      </w:pPr>
      <w:r>
        <w:rPr>
          <w:rFonts w:eastAsia="Century Gothic" w:cs="Century Gothic"/>
          <w:b/>
        </w:rPr>
        <w:t xml:space="preserve"> </w:t>
      </w:r>
    </w:p>
    <w:p w14:paraId="6AE3AB37" w14:textId="2B238F36" w:rsidR="004C524E" w:rsidRPr="006E36CC" w:rsidRDefault="004C524E" w:rsidP="006E36CC">
      <w:pPr>
        <w:pStyle w:val="Heading4"/>
      </w:pPr>
      <w:bookmarkStart w:id="186" w:name="_Toc30850"/>
      <w:r w:rsidRPr="006E36CC">
        <w:t>Assignment Engine</w:t>
      </w:r>
      <w:bookmarkEnd w:id="186"/>
    </w:p>
    <w:p w14:paraId="148A13E4" w14:textId="77777777" w:rsidR="004B3531" w:rsidRPr="00C16EAF" w:rsidRDefault="004B3531" w:rsidP="00C16EAF">
      <w:pPr>
        <w:rPr>
          <w:rFonts w:eastAsia="Century Gothic"/>
        </w:rPr>
      </w:pPr>
    </w:p>
    <w:p w14:paraId="304A6276" w14:textId="45A8791E" w:rsidR="004C524E" w:rsidRDefault="004C524E" w:rsidP="004C524E">
      <w:pPr>
        <w:ind w:left="10" w:right="53"/>
      </w:pPr>
      <w:r>
        <w:t>The</w:t>
      </w:r>
      <w:r w:rsidR="00C979F0">
        <w:t xml:space="preserve"> automatic</w:t>
      </w:r>
      <w:r>
        <w:t xml:space="preserve"> </w:t>
      </w:r>
      <w:r w:rsidR="00E96043">
        <w:t xml:space="preserve">task </w:t>
      </w:r>
      <w:r>
        <w:t xml:space="preserve">assignment engine </w:t>
      </w:r>
      <w:r w:rsidR="00E96043">
        <w:t xml:space="preserve">will be running on a </w:t>
      </w:r>
      <w:r>
        <w:t>periodic time</w:t>
      </w:r>
      <w:r w:rsidR="00E96043">
        <w:t xml:space="preserve"> to assign newly arrived task to the available officers. </w:t>
      </w:r>
    </w:p>
    <w:p w14:paraId="30B00ACE" w14:textId="77777777" w:rsidR="004C524E" w:rsidRDefault="004C524E" w:rsidP="004C524E">
      <w:pPr>
        <w:spacing w:line="259" w:lineRule="auto"/>
        <w:jc w:val="left"/>
      </w:pPr>
      <w:r>
        <w:t xml:space="preserve"> </w:t>
      </w:r>
    </w:p>
    <w:p w14:paraId="6C9B54AE" w14:textId="5DEB8B09" w:rsidR="004C524E" w:rsidRDefault="004C524E" w:rsidP="004C524E">
      <w:pPr>
        <w:ind w:left="10" w:right="53"/>
      </w:pPr>
      <w:r>
        <w:t>The engine will follow rout</w:t>
      </w:r>
      <w:r w:rsidR="00E96043">
        <w:t xml:space="preserve">ing as per </w:t>
      </w:r>
      <w:r>
        <w:t>flow diagram below</w:t>
      </w:r>
      <w:r w:rsidR="008B7AEE">
        <w:t>.</w:t>
      </w:r>
      <w:r>
        <w:t xml:space="preserve"> </w:t>
      </w:r>
    </w:p>
    <w:p w14:paraId="3C440952" w14:textId="5E9354F4" w:rsidR="00736CE0" w:rsidRDefault="00736CE0" w:rsidP="004C524E">
      <w:pPr>
        <w:ind w:left="10" w:right="53"/>
      </w:pPr>
    </w:p>
    <w:p w14:paraId="758FADD2" w14:textId="70E069A6" w:rsidR="00B502D7" w:rsidRDefault="00D71645" w:rsidP="004C524E">
      <w:pPr>
        <w:ind w:left="10" w:right="53"/>
      </w:pPr>
      <w:r>
        <w:object w:dxaOrig="22920" w:dyaOrig="23730" w14:anchorId="6ABFB6AB">
          <v:shape id="_x0000_i1026" type="#_x0000_t75" style="width:434.5pt;height:449.8pt" o:ole="">
            <v:imagedata r:id="rId39" o:title=""/>
          </v:shape>
          <o:OLEObject Type="Embed" ProgID="Visio.Drawing.15" ShapeID="_x0000_i1026" DrawAspect="Content" ObjectID="_1688818423" r:id="rId40"/>
        </w:object>
      </w:r>
    </w:p>
    <w:p w14:paraId="4ABB1088" w14:textId="0575FB84" w:rsidR="00251826" w:rsidRDefault="00251826" w:rsidP="00226AD4">
      <w:pPr>
        <w:ind w:right="53"/>
      </w:pPr>
    </w:p>
    <w:p w14:paraId="1A3E9CB8" w14:textId="6F0F074C" w:rsidR="00251826" w:rsidRDefault="00251826" w:rsidP="008D284E">
      <w:pPr>
        <w:ind w:right="53"/>
      </w:pPr>
    </w:p>
    <w:p w14:paraId="13A92ACC" w14:textId="77777777" w:rsidR="00251826" w:rsidRDefault="00251826" w:rsidP="00251826">
      <w:pPr>
        <w:pBdr>
          <w:top w:val="single" w:sz="4" w:space="0" w:color="D99594"/>
          <w:left w:val="single" w:sz="4" w:space="0" w:color="D99594"/>
          <w:bottom w:val="single" w:sz="12" w:space="0" w:color="D99594"/>
          <w:right w:val="single" w:sz="4" w:space="0" w:color="D99594"/>
        </w:pBdr>
        <w:shd w:val="clear" w:color="auto" w:fill="D99594"/>
        <w:spacing w:line="259" w:lineRule="auto"/>
        <w:ind w:right="62"/>
        <w:jc w:val="center"/>
      </w:pPr>
      <w:r>
        <w:rPr>
          <w:b/>
        </w:rPr>
        <w:lastRenderedPageBreak/>
        <w:t xml:space="preserve">Process Steps </w:t>
      </w:r>
    </w:p>
    <w:tbl>
      <w:tblPr>
        <w:tblStyle w:val="TableGrid0"/>
        <w:tblW w:w="8636" w:type="dxa"/>
        <w:tblInd w:w="6" w:type="dxa"/>
        <w:tblCellMar>
          <w:top w:w="5" w:type="dxa"/>
          <w:left w:w="104" w:type="dxa"/>
          <w:right w:w="50" w:type="dxa"/>
        </w:tblCellMar>
        <w:tblLook w:val="04A0" w:firstRow="1" w:lastRow="0" w:firstColumn="1" w:lastColumn="0" w:noHBand="0" w:noVBand="1"/>
      </w:tblPr>
      <w:tblGrid>
        <w:gridCol w:w="8636"/>
      </w:tblGrid>
      <w:tr w:rsidR="00251826" w14:paraId="0EBF84BF" w14:textId="77777777" w:rsidTr="00C16EAF">
        <w:trPr>
          <w:trHeight w:val="245"/>
        </w:trPr>
        <w:tc>
          <w:tcPr>
            <w:tcW w:w="8636" w:type="dxa"/>
            <w:tcBorders>
              <w:top w:val="single" w:sz="4" w:space="0" w:color="D99594"/>
              <w:left w:val="single" w:sz="4" w:space="0" w:color="D99594"/>
              <w:bottom w:val="single" w:sz="4" w:space="0" w:color="D99594"/>
              <w:right w:val="single" w:sz="4" w:space="0" w:color="D99594"/>
            </w:tcBorders>
            <w:shd w:val="clear" w:color="auto" w:fill="F2DBDB"/>
          </w:tcPr>
          <w:p w14:paraId="5BDB7FB7" w14:textId="0E6F69E3" w:rsidR="00251826" w:rsidRDefault="00251826" w:rsidP="004D75C7">
            <w:pPr>
              <w:spacing w:line="259" w:lineRule="auto"/>
              <w:jc w:val="left"/>
            </w:pPr>
            <w:r w:rsidRPr="00210AF5">
              <w:rPr>
                <w:rFonts w:eastAsia="Times New Roman" w:cs="Times New Roman"/>
                <w:b/>
                <w:bCs/>
                <w:sz w:val="20"/>
                <w:szCs w:val="20"/>
              </w:rPr>
              <w:t xml:space="preserve">P01:  </w:t>
            </w:r>
            <w:r w:rsidR="00226FEA" w:rsidRPr="00210AF5">
              <w:rPr>
                <w:rFonts w:eastAsia="Times New Roman" w:cs="Times New Roman"/>
                <w:b/>
                <w:bCs/>
                <w:sz w:val="20"/>
                <w:szCs w:val="20"/>
              </w:rPr>
              <w:t xml:space="preserve">Resource </w:t>
            </w:r>
            <w:r w:rsidR="00ED6789">
              <w:rPr>
                <w:rFonts w:eastAsia="Times New Roman" w:cs="Times New Roman"/>
                <w:b/>
                <w:bCs/>
                <w:sz w:val="20"/>
                <w:szCs w:val="20"/>
              </w:rPr>
              <w:t xml:space="preserve">Identification </w:t>
            </w:r>
          </w:p>
        </w:tc>
      </w:tr>
      <w:tr w:rsidR="00251826" w14:paraId="07E3046B" w14:textId="77777777" w:rsidTr="00C16EAF">
        <w:trPr>
          <w:trHeight w:val="427"/>
        </w:trPr>
        <w:tc>
          <w:tcPr>
            <w:tcW w:w="8636" w:type="dxa"/>
            <w:tcBorders>
              <w:top w:val="single" w:sz="4" w:space="0" w:color="D99594"/>
              <w:left w:val="single" w:sz="4" w:space="0" w:color="D99594"/>
              <w:bottom w:val="single" w:sz="4" w:space="0" w:color="D99594"/>
              <w:right w:val="single" w:sz="4" w:space="0" w:color="D99594"/>
            </w:tcBorders>
          </w:tcPr>
          <w:p w14:paraId="11B92C3E" w14:textId="3B07A8EB" w:rsidR="00790ED0" w:rsidRPr="008D284E" w:rsidRDefault="00D71645" w:rsidP="004D75C7">
            <w:pPr>
              <w:spacing w:line="259" w:lineRule="auto"/>
              <w:jc w:val="left"/>
              <w:rPr>
                <w:bCs/>
                <w:sz w:val="20"/>
                <w:szCs w:val="20"/>
              </w:rPr>
            </w:pPr>
            <w:r>
              <w:rPr>
                <w:bCs/>
                <w:sz w:val="20"/>
                <w:szCs w:val="20"/>
              </w:rPr>
              <w:t xml:space="preserve">System will </w:t>
            </w:r>
            <w:r w:rsidR="00ED6789">
              <w:rPr>
                <w:bCs/>
                <w:sz w:val="20"/>
                <w:szCs w:val="20"/>
              </w:rPr>
              <w:t xml:space="preserve">identify customs officer </w:t>
            </w:r>
            <w:r w:rsidR="00E96043">
              <w:rPr>
                <w:bCs/>
                <w:sz w:val="20"/>
                <w:szCs w:val="20"/>
              </w:rPr>
              <w:t xml:space="preserve">to be </w:t>
            </w:r>
            <w:r w:rsidR="00ED6789">
              <w:rPr>
                <w:bCs/>
                <w:sz w:val="20"/>
                <w:szCs w:val="20"/>
              </w:rPr>
              <w:t xml:space="preserve">assigned </w:t>
            </w:r>
            <w:r w:rsidR="00E96043">
              <w:rPr>
                <w:bCs/>
                <w:sz w:val="20"/>
                <w:szCs w:val="20"/>
              </w:rPr>
              <w:t>for new task based on the Registration Module configuration.</w:t>
            </w:r>
            <w:r w:rsidR="00ED6789">
              <w:rPr>
                <w:bCs/>
                <w:sz w:val="20"/>
                <w:szCs w:val="20"/>
              </w:rPr>
              <w:t xml:space="preserve"> </w:t>
            </w:r>
            <w:r w:rsidR="00ED6789">
              <w:rPr>
                <w:sz w:val="20"/>
                <w:szCs w:val="20"/>
              </w:rPr>
              <w:t>I</w:t>
            </w:r>
            <w:r w:rsidR="00ED6789" w:rsidRPr="008D284E">
              <w:rPr>
                <w:sz w:val="20"/>
                <w:szCs w:val="20"/>
              </w:rPr>
              <w:t xml:space="preserve">t </w:t>
            </w:r>
            <w:r w:rsidR="00ED6789">
              <w:rPr>
                <w:sz w:val="20"/>
                <w:szCs w:val="20"/>
              </w:rPr>
              <w:t xml:space="preserve">also </w:t>
            </w:r>
            <w:r w:rsidR="00ED6789" w:rsidRPr="008D284E">
              <w:rPr>
                <w:sz w:val="20"/>
                <w:szCs w:val="20"/>
              </w:rPr>
              <w:t>check</w:t>
            </w:r>
            <w:r w:rsidR="00ED6789">
              <w:rPr>
                <w:sz w:val="20"/>
                <w:szCs w:val="20"/>
              </w:rPr>
              <w:t>s</w:t>
            </w:r>
            <w:r w:rsidR="00ED6789" w:rsidRPr="008D284E">
              <w:rPr>
                <w:sz w:val="20"/>
                <w:szCs w:val="20"/>
              </w:rPr>
              <w:t xml:space="preserve"> </w:t>
            </w:r>
            <w:r w:rsidR="00ED6789">
              <w:rPr>
                <w:sz w:val="20"/>
                <w:szCs w:val="20"/>
              </w:rPr>
              <w:t xml:space="preserve">staff’s </w:t>
            </w:r>
            <w:r w:rsidR="00ED6789" w:rsidRPr="008D284E">
              <w:rPr>
                <w:sz w:val="20"/>
                <w:szCs w:val="20"/>
              </w:rPr>
              <w:t>availability, work shift</w:t>
            </w:r>
            <w:r w:rsidR="00ED6789">
              <w:rPr>
                <w:sz w:val="20"/>
                <w:szCs w:val="20"/>
              </w:rPr>
              <w:t xml:space="preserve"> and vacation before assigning new task</w:t>
            </w:r>
            <w:r w:rsidR="00ED6789" w:rsidRPr="008D284E">
              <w:rPr>
                <w:sz w:val="20"/>
                <w:szCs w:val="20"/>
              </w:rPr>
              <w:t>.</w:t>
            </w:r>
          </w:p>
        </w:tc>
      </w:tr>
      <w:tr w:rsidR="00251826" w14:paraId="7FD855AC" w14:textId="77777777" w:rsidTr="00C16EAF">
        <w:trPr>
          <w:trHeight w:val="246"/>
        </w:trPr>
        <w:tc>
          <w:tcPr>
            <w:tcW w:w="8636" w:type="dxa"/>
            <w:tcBorders>
              <w:top w:val="single" w:sz="4" w:space="0" w:color="D99594"/>
              <w:left w:val="single" w:sz="4" w:space="0" w:color="D99594"/>
              <w:bottom w:val="single" w:sz="4" w:space="0" w:color="D99594"/>
              <w:right w:val="single" w:sz="4" w:space="0" w:color="D99594"/>
            </w:tcBorders>
            <w:shd w:val="clear" w:color="auto" w:fill="F4D3FB"/>
          </w:tcPr>
          <w:p w14:paraId="2B2D31B2" w14:textId="6692BF82" w:rsidR="00251826" w:rsidRPr="008D284E" w:rsidRDefault="00251826" w:rsidP="004D75C7">
            <w:pPr>
              <w:spacing w:line="259" w:lineRule="auto"/>
              <w:jc w:val="left"/>
              <w:rPr>
                <w:sz w:val="20"/>
                <w:szCs w:val="20"/>
              </w:rPr>
            </w:pPr>
            <w:r w:rsidRPr="008D284E">
              <w:rPr>
                <w:rFonts w:eastAsia="Times New Roman" w:cs="Times New Roman"/>
                <w:b/>
                <w:bCs/>
                <w:sz w:val="20"/>
                <w:szCs w:val="20"/>
              </w:rPr>
              <w:t xml:space="preserve">P02:  </w:t>
            </w:r>
            <w:r w:rsidR="00ED6789">
              <w:rPr>
                <w:rFonts w:eastAsia="Times New Roman" w:cs="Times New Roman"/>
                <w:b/>
                <w:bCs/>
                <w:sz w:val="20"/>
                <w:szCs w:val="20"/>
              </w:rPr>
              <w:t xml:space="preserve">Route based on </w:t>
            </w:r>
            <w:r w:rsidR="00790ED0" w:rsidRPr="008D284E">
              <w:rPr>
                <w:rFonts w:eastAsia="Times New Roman" w:cs="Times New Roman"/>
                <w:b/>
                <w:bCs/>
                <w:sz w:val="20"/>
                <w:szCs w:val="20"/>
              </w:rPr>
              <w:t xml:space="preserve">Criteria </w:t>
            </w:r>
            <w:r w:rsidR="00ED6789">
              <w:rPr>
                <w:rFonts w:eastAsia="Times New Roman" w:cs="Times New Roman"/>
                <w:b/>
                <w:bCs/>
                <w:sz w:val="20"/>
                <w:szCs w:val="20"/>
              </w:rPr>
              <w:t>and assign task</w:t>
            </w:r>
          </w:p>
        </w:tc>
      </w:tr>
      <w:tr w:rsidR="00251826" w14:paraId="3C8D5910" w14:textId="77777777" w:rsidTr="00C16EAF">
        <w:trPr>
          <w:trHeight w:val="399"/>
        </w:trPr>
        <w:tc>
          <w:tcPr>
            <w:tcW w:w="8636" w:type="dxa"/>
            <w:tcBorders>
              <w:top w:val="single" w:sz="4" w:space="0" w:color="D99594"/>
              <w:left w:val="single" w:sz="4" w:space="0" w:color="D99594"/>
              <w:bottom w:val="single" w:sz="4" w:space="0" w:color="D99594"/>
              <w:right w:val="single" w:sz="4" w:space="0" w:color="D99594"/>
            </w:tcBorders>
          </w:tcPr>
          <w:p w14:paraId="295BA9C9" w14:textId="17BC044F" w:rsidR="00790ED0" w:rsidRPr="008D284E" w:rsidRDefault="00ED6789" w:rsidP="004D75C7">
            <w:pPr>
              <w:spacing w:line="259" w:lineRule="auto"/>
              <w:jc w:val="left"/>
              <w:rPr>
                <w:sz w:val="20"/>
                <w:szCs w:val="20"/>
              </w:rPr>
            </w:pPr>
            <w:r>
              <w:rPr>
                <w:sz w:val="20"/>
                <w:szCs w:val="20"/>
              </w:rPr>
              <w:t xml:space="preserve">Based on the round robin algorithm system will </w:t>
            </w:r>
            <w:r w:rsidRPr="008D284E">
              <w:rPr>
                <w:sz w:val="20"/>
                <w:szCs w:val="20"/>
              </w:rPr>
              <w:t>assign</w:t>
            </w:r>
            <w:r>
              <w:rPr>
                <w:sz w:val="20"/>
                <w:szCs w:val="20"/>
              </w:rPr>
              <w:t xml:space="preserve"> the new task to the identified</w:t>
            </w:r>
            <w:r w:rsidR="00E96043">
              <w:rPr>
                <w:sz w:val="20"/>
                <w:szCs w:val="20"/>
              </w:rPr>
              <w:t xml:space="preserve"> </w:t>
            </w:r>
            <w:r w:rsidRPr="008D284E">
              <w:rPr>
                <w:sz w:val="20"/>
                <w:szCs w:val="20"/>
              </w:rPr>
              <w:t>resource</w:t>
            </w:r>
            <w:r w:rsidR="00E96043">
              <w:rPr>
                <w:sz w:val="20"/>
                <w:szCs w:val="20"/>
              </w:rPr>
              <w:t xml:space="preserve"> in the shift</w:t>
            </w:r>
            <w:r w:rsidRPr="008D284E">
              <w:rPr>
                <w:sz w:val="20"/>
                <w:szCs w:val="20"/>
              </w:rPr>
              <w:t>.</w:t>
            </w:r>
          </w:p>
        </w:tc>
      </w:tr>
    </w:tbl>
    <w:p w14:paraId="2E97E140" w14:textId="77777777" w:rsidR="00251826" w:rsidRDefault="00251826" w:rsidP="004C524E">
      <w:pPr>
        <w:ind w:left="10" w:right="53"/>
      </w:pPr>
    </w:p>
    <w:p w14:paraId="67CF55B2" w14:textId="1817785D" w:rsidR="00B502D7" w:rsidRDefault="00B502D7" w:rsidP="004C524E">
      <w:pPr>
        <w:ind w:left="10" w:right="53"/>
      </w:pPr>
    </w:p>
    <w:p w14:paraId="57715470" w14:textId="77777777" w:rsidR="00B502D7" w:rsidRDefault="00B502D7" w:rsidP="004C524E">
      <w:pPr>
        <w:ind w:left="10" w:right="53"/>
      </w:pPr>
    </w:p>
    <w:p w14:paraId="5FD2609A" w14:textId="49E17621" w:rsidR="004C524E" w:rsidRDefault="004C524E" w:rsidP="00196744">
      <w:pPr>
        <w:spacing w:line="259" w:lineRule="auto"/>
        <w:jc w:val="left"/>
        <w:sectPr w:rsidR="004C524E" w:rsidSect="0058142A">
          <w:headerReference w:type="even" r:id="rId41"/>
          <w:headerReference w:type="default" r:id="rId42"/>
          <w:footerReference w:type="even" r:id="rId43"/>
          <w:footerReference w:type="default" r:id="rId44"/>
          <w:headerReference w:type="first" r:id="rId45"/>
          <w:footerReference w:type="first" r:id="rId46"/>
          <w:pgSz w:w="12240" w:h="15840"/>
          <w:pgMar w:top="720" w:right="1738" w:bottom="726" w:left="1800" w:header="720" w:footer="720" w:gutter="0"/>
          <w:cols w:space="720"/>
          <w:docGrid w:linePitch="272"/>
        </w:sectPr>
      </w:pPr>
      <w:r>
        <w:t xml:space="preserve"> </w:t>
      </w:r>
    </w:p>
    <w:p w14:paraId="74FFAB0D" w14:textId="6EB9407F" w:rsidR="004C524E" w:rsidRPr="006E36CC" w:rsidRDefault="004C524E" w:rsidP="006E36CC">
      <w:pPr>
        <w:pStyle w:val="Heading5"/>
      </w:pPr>
      <w:r w:rsidRPr="006E36CC">
        <w:lastRenderedPageBreak/>
        <w:t xml:space="preserve">Design Considerations </w:t>
      </w:r>
    </w:p>
    <w:tbl>
      <w:tblPr>
        <w:tblStyle w:val="TableGrid0"/>
        <w:tblW w:w="8634" w:type="dxa"/>
        <w:tblInd w:w="4" w:type="dxa"/>
        <w:tblCellMar>
          <w:top w:w="55" w:type="dxa"/>
          <w:left w:w="108" w:type="dxa"/>
          <w:right w:w="65" w:type="dxa"/>
        </w:tblCellMar>
        <w:tblLook w:val="04A0" w:firstRow="1" w:lastRow="0" w:firstColumn="1" w:lastColumn="0" w:noHBand="0" w:noVBand="1"/>
      </w:tblPr>
      <w:tblGrid>
        <w:gridCol w:w="596"/>
        <w:gridCol w:w="8038"/>
      </w:tblGrid>
      <w:tr w:rsidR="004C524E" w14:paraId="228A5395" w14:textId="77777777" w:rsidTr="004D75C7">
        <w:trPr>
          <w:trHeight w:val="324"/>
        </w:trPr>
        <w:tc>
          <w:tcPr>
            <w:tcW w:w="596" w:type="dxa"/>
            <w:tcBorders>
              <w:top w:val="nil"/>
              <w:left w:val="nil"/>
              <w:bottom w:val="nil"/>
              <w:right w:val="nil"/>
            </w:tcBorders>
            <w:shd w:val="clear" w:color="auto" w:fill="943634"/>
          </w:tcPr>
          <w:p w14:paraId="0F521586" w14:textId="77777777" w:rsidR="004C524E" w:rsidRDefault="004C524E" w:rsidP="004D75C7">
            <w:pPr>
              <w:spacing w:line="259" w:lineRule="auto"/>
              <w:ind w:left="1"/>
              <w:jc w:val="left"/>
            </w:pPr>
            <w:r>
              <w:rPr>
                <w:rFonts w:eastAsia="Century Gothic" w:cs="Century Gothic"/>
                <w:b/>
                <w:color w:val="FFFFFF"/>
              </w:rPr>
              <w:t xml:space="preserve">S/N </w:t>
            </w:r>
          </w:p>
        </w:tc>
        <w:tc>
          <w:tcPr>
            <w:tcW w:w="8038" w:type="dxa"/>
            <w:tcBorders>
              <w:top w:val="nil"/>
              <w:left w:val="nil"/>
              <w:bottom w:val="nil"/>
              <w:right w:val="nil"/>
            </w:tcBorders>
            <w:shd w:val="clear" w:color="auto" w:fill="943634"/>
          </w:tcPr>
          <w:p w14:paraId="5B107CA3" w14:textId="77777777" w:rsidR="004C524E" w:rsidRDefault="004C524E" w:rsidP="004D75C7">
            <w:pPr>
              <w:spacing w:line="259" w:lineRule="auto"/>
              <w:jc w:val="left"/>
            </w:pPr>
            <w:r>
              <w:rPr>
                <w:rFonts w:eastAsia="Century Gothic" w:cs="Century Gothic"/>
                <w:b/>
                <w:color w:val="FFFFFF"/>
              </w:rPr>
              <w:t xml:space="preserve">Validation Rules </w:t>
            </w:r>
          </w:p>
        </w:tc>
      </w:tr>
      <w:tr w:rsidR="004C524E" w14:paraId="4763FC4B" w14:textId="77777777" w:rsidTr="004D75C7">
        <w:trPr>
          <w:trHeight w:val="497"/>
        </w:trPr>
        <w:tc>
          <w:tcPr>
            <w:tcW w:w="596" w:type="dxa"/>
            <w:tcBorders>
              <w:top w:val="nil"/>
              <w:left w:val="single" w:sz="4" w:space="0" w:color="943634"/>
              <w:bottom w:val="single" w:sz="4" w:space="0" w:color="943634"/>
              <w:right w:val="single" w:sz="4" w:space="0" w:color="943634"/>
            </w:tcBorders>
          </w:tcPr>
          <w:p w14:paraId="2FB530DB" w14:textId="77777777" w:rsidR="004C524E" w:rsidRPr="008D284E" w:rsidRDefault="004C524E" w:rsidP="004D75C7">
            <w:pPr>
              <w:spacing w:line="259" w:lineRule="auto"/>
              <w:ind w:right="45"/>
              <w:jc w:val="center"/>
              <w:rPr>
                <w:sz w:val="20"/>
                <w:szCs w:val="20"/>
              </w:rPr>
            </w:pPr>
            <w:r w:rsidRPr="008D284E">
              <w:rPr>
                <w:sz w:val="20"/>
                <w:szCs w:val="20"/>
              </w:rPr>
              <w:t xml:space="preserve">1. </w:t>
            </w:r>
          </w:p>
        </w:tc>
        <w:tc>
          <w:tcPr>
            <w:tcW w:w="8038" w:type="dxa"/>
            <w:tcBorders>
              <w:top w:val="nil"/>
              <w:left w:val="single" w:sz="4" w:space="0" w:color="943634"/>
              <w:bottom w:val="single" w:sz="4" w:space="0" w:color="943634"/>
              <w:right w:val="single" w:sz="4" w:space="0" w:color="943634"/>
            </w:tcBorders>
          </w:tcPr>
          <w:p w14:paraId="551FFE1A" w14:textId="18D337B5" w:rsidR="004C524E" w:rsidRPr="008D284E" w:rsidRDefault="004C524E" w:rsidP="004D75C7">
            <w:pPr>
              <w:spacing w:line="259" w:lineRule="auto"/>
              <w:rPr>
                <w:sz w:val="20"/>
                <w:szCs w:val="20"/>
              </w:rPr>
            </w:pPr>
            <w:r w:rsidRPr="008D284E">
              <w:rPr>
                <w:sz w:val="20"/>
                <w:szCs w:val="20"/>
              </w:rPr>
              <w:t xml:space="preserve">A notification email </w:t>
            </w:r>
            <w:r w:rsidR="00ED6789">
              <w:rPr>
                <w:sz w:val="20"/>
                <w:szCs w:val="20"/>
              </w:rPr>
              <w:t xml:space="preserve">will be sent supervisor </w:t>
            </w:r>
            <w:r w:rsidRPr="008D284E">
              <w:rPr>
                <w:sz w:val="20"/>
                <w:szCs w:val="20"/>
              </w:rPr>
              <w:t xml:space="preserve">when a task does not match any module defined or officer cannot be </w:t>
            </w:r>
            <w:r w:rsidR="00E96043" w:rsidRPr="008D284E">
              <w:rPr>
                <w:sz w:val="20"/>
                <w:szCs w:val="20"/>
              </w:rPr>
              <w:t>assigned</w:t>
            </w:r>
            <w:r w:rsidRPr="008D284E">
              <w:rPr>
                <w:sz w:val="20"/>
                <w:szCs w:val="20"/>
              </w:rPr>
              <w:t xml:space="preserve"> to a task.</w:t>
            </w:r>
          </w:p>
        </w:tc>
      </w:tr>
    </w:tbl>
    <w:p w14:paraId="31580A04" w14:textId="506A6D3C" w:rsidR="004C524E" w:rsidRDefault="004C524E" w:rsidP="004C524E">
      <w:pPr>
        <w:spacing w:line="259" w:lineRule="auto"/>
        <w:jc w:val="left"/>
        <w:rPr>
          <w:rFonts w:ascii="Times New Roman" w:hAnsi="Times New Roman"/>
          <w:sz w:val="24"/>
        </w:rPr>
      </w:pPr>
      <w:r>
        <w:rPr>
          <w:rFonts w:ascii="Times New Roman" w:hAnsi="Times New Roman"/>
          <w:sz w:val="24"/>
        </w:rPr>
        <w:t xml:space="preserve"> </w:t>
      </w:r>
    </w:p>
    <w:p w14:paraId="2215C9D7" w14:textId="631EABDC" w:rsidR="004C524E" w:rsidRDefault="004C524E" w:rsidP="006E36CC">
      <w:pPr>
        <w:pStyle w:val="Heading4"/>
      </w:pPr>
      <w:bookmarkStart w:id="187" w:name="_Toc30851"/>
      <w:r w:rsidRPr="006E36CC">
        <w:t>Manual Assignment</w:t>
      </w:r>
      <w:r>
        <w:t xml:space="preserve"> </w:t>
      </w:r>
      <w:bookmarkEnd w:id="187"/>
    </w:p>
    <w:p w14:paraId="406C2895" w14:textId="77777777" w:rsidR="006E36CC" w:rsidRDefault="006E36CC" w:rsidP="004C524E">
      <w:pPr>
        <w:ind w:left="10" w:right="53"/>
      </w:pPr>
    </w:p>
    <w:p w14:paraId="7A3CF797" w14:textId="75EC1AF8" w:rsidR="004C524E" w:rsidRDefault="004C524E" w:rsidP="004C524E">
      <w:pPr>
        <w:ind w:left="10" w:right="53"/>
      </w:pPr>
      <w:r>
        <w:t xml:space="preserve">Manual assignment </w:t>
      </w:r>
      <w:r w:rsidR="00E96043">
        <w:t xml:space="preserve">will be available for the </w:t>
      </w:r>
      <w:r>
        <w:t xml:space="preserve">supervising custom officer to assign task which is not completed within the schedule or when a task is not assigned to any officer. </w:t>
      </w:r>
    </w:p>
    <w:p w14:paraId="0FF36846" w14:textId="77777777" w:rsidR="004C524E" w:rsidRDefault="004C524E" w:rsidP="004C524E">
      <w:pPr>
        <w:spacing w:after="84" w:line="259" w:lineRule="auto"/>
        <w:jc w:val="left"/>
      </w:pPr>
      <w:r>
        <w:t xml:space="preserve"> </w:t>
      </w:r>
    </w:p>
    <w:p w14:paraId="07F40832" w14:textId="726E7770" w:rsidR="004C524E" w:rsidRDefault="004C524E" w:rsidP="004C524E">
      <w:pPr>
        <w:ind w:left="10" w:right="53"/>
      </w:pPr>
      <w:r>
        <w:t xml:space="preserve">Supervising officer uses the pending task menu found in Resource Management to assign task to </w:t>
      </w:r>
      <w:r w:rsidR="00E96043">
        <w:t xml:space="preserve">specific </w:t>
      </w:r>
      <w:r>
        <w:t xml:space="preserve">custom officer. </w:t>
      </w:r>
    </w:p>
    <w:p w14:paraId="7274F712" w14:textId="0C376FC5" w:rsidR="00B502D7" w:rsidRDefault="00B502D7" w:rsidP="004C524E">
      <w:pPr>
        <w:ind w:left="10" w:right="53"/>
      </w:pPr>
    </w:p>
    <w:p w14:paraId="505AA4BA" w14:textId="5BCAB977" w:rsidR="004C524E" w:rsidRDefault="004C524E" w:rsidP="006E36CC">
      <w:pPr>
        <w:pStyle w:val="Heading4"/>
      </w:pPr>
      <w:r w:rsidRPr="006E36CC">
        <w:t>Overdue task engine</w:t>
      </w:r>
      <w:r>
        <w:t xml:space="preserve"> </w:t>
      </w:r>
    </w:p>
    <w:p w14:paraId="0B3A0019" w14:textId="77777777" w:rsidR="006E36CC" w:rsidRPr="006E36CC" w:rsidRDefault="006E36CC" w:rsidP="006E36CC"/>
    <w:p w14:paraId="406E417F" w14:textId="5B3E459A" w:rsidR="004C524E" w:rsidRDefault="004C524E" w:rsidP="00E96043">
      <w:pPr>
        <w:spacing w:line="241" w:lineRule="auto"/>
      </w:pPr>
      <w:r>
        <w:t xml:space="preserve">There will be an engine </w:t>
      </w:r>
      <w:r w:rsidR="00E96043">
        <w:t xml:space="preserve">which </w:t>
      </w:r>
      <w:r>
        <w:t xml:space="preserve">runs daily searching for open task </w:t>
      </w:r>
      <w:r w:rsidR="00E96043">
        <w:t xml:space="preserve">that </w:t>
      </w:r>
      <w:r>
        <w:t xml:space="preserve">has past due dates. When a past due task is found, an email notification is </w:t>
      </w:r>
      <w:r w:rsidR="00E96043">
        <w:t>sent</w:t>
      </w:r>
      <w:r>
        <w:t xml:space="preserve"> to the supervisor informing </w:t>
      </w:r>
      <w:r w:rsidR="00E96043">
        <w:t>about the pending task</w:t>
      </w:r>
      <w:r>
        <w:t xml:space="preserve">. The supervisor can take action </w:t>
      </w:r>
      <w:r w:rsidR="00E96043">
        <w:t xml:space="preserve">by </w:t>
      </w:r>
      <w:r>
        <w:t>either reassign</w:t>
      </w:r>
      <w:r w:rsidR="00E96043">
        <w:t>ing</w:t>
      </w:r>
      <w:r>
        <w:t xml:space="preserve"> to another custom officer or let is remain as it. </w:t>
      </w:r>
    </w:p>
    <w:p w14:paraId="2D393C41" w14:textId="77777777" w:rsidR="00DF7004" w:rsidRDefault="00DF7004" w:rsidP="004C524E">
      <w:pPr>
        <w:spacing w:after="38" w:line="259" w:lineRule="auto"/>
        <w:ind w:right="1"/>
        <w:jc w:val="center"/>
        <w:rPr>
          <w:noProof/>
        </w:rPr>
      </w:pPr>
    </w:p>
    <w:p w14:paraId="71F60685" w14:textId="6016D527" w:rsidR="00196744" w:rsidRDefault="002D766D" w:rsidP="00735927">
      <w:pPr>
        <w:spacing w:after="38" w:line="259" w:lineRule="auto"/>
        <w:ind w:right="1"/>
      </w:pPr>
      <w:r>
        <w:object w:dxaOrig="14055" w:dyaOrig="10635" w14:anchorId="24D8F74A">
          <v:shape id="_x0000_i1027" type="#_x0000_t75" style="width:431.65pt;height:326.5pt" o:ole="">
            <v:imagedata r:id="rId47" o:title=""/>
          </v:shape>
          <o:OLEObject Type="Embed" ProgID="Visio.Drawing.15" ShapeID="_x0000_i1027" DrawAspect="Content" ObjectID="_1688818424" r:id="rId48"/>
        </w:object>
      </w:r>
    </w:p>
    <w:p w14:paraId="4FC78C31" w14:textId="6B0CD3B8" w:rsidR="00196744" w:rsidRDefault="00196744" w:rsidP="00196744">
      <w:pPr>
        <w:pBdr>
          <w:top w:val="single" w:sz="4" w:space="0" w:color="D99594"/>
          <w:left w:val="single" w:sz="4" w:space="0" w:color="D99594"/>
          <w:bottom w:val="single" w:sz="12" w:space="0" w:color="D99594"/>
          <w:right w:val="single" w:sz="4" w:space="0" w:color="D99594"/>
        </w:pBdr>
        <w:shd w:val="clear" w:color="auto" w:fill="D99594"/>
        <w:spacing w:line="259" w:lineRule="auto"/>
        <w:ind w:right="62"/>
        <w:jc w:val="center"/>
      </w:pPr>
      <w:r>
        <w:rPr>
          <w:b/>
        </w:rPr>
        <w:t xml:space="preserve">Process Steps </w:t>
      </w:r>
    </w:p>
    <w:tbl>
      <w:tblPr>
        <w:tblStyle w:val="TableGrid0"/>
        <w:tblW w:w="8629" w:type="dxa"/>
        <w:tblInd w:w="6" w:type="dxa"/>
        <w:tblCellMar>
          <w:top w:w="5" w:type="dxa"/>
          <w:left w:w="104" w:type="dxa"/>
          <w:right w:w="50" w:type="dxa"/>
        </w:tblCellMar>
        <w:tblLook w:val="04A0" w:firstRow="1" w:lastRow="0" w:firstColumn="1" w:lastColumn="0" w:noHBand="0" w:noVBand="1"/>
      </w:tblPr>
      <w:tblGrid>
        <w:gridCol w:w="8629"/>
      </w:tblGrid>
      <w:tr w:rsidR="00196744" w14:paraId="5920B164" w14:textId="77777777" w:rsidTr="00AF7C6B">
        <w:trPr>
          <w:trHeight w:val="245"/>
        </w:trPr>
        <w:tc>
          <w:tcPr>
            <w:tcW w:w="8629" w:type="dxa"/>
            <w:tcBorders>
              <w:top w:val="single" w:sz="4" w:space="0" w:color="D99594"/>
              <w:left w:val="single" w:sz="4" w:space="0" w:color="D99594"/>
              <w:bottom w:val="single" w:sz="4" w:space="0" w:color="D99594"/>
              <w:right w:val="single" w:sz="4" w:space="0" w:color="D99594"/>
            </w:tcBorders>
            <w:shd w:val="clear" w:color="auto" w:fill="F2DBDB"/>
          </w:tcPr>
          <w:p w14:paraId="355A028D" w14:textId="52479980" w:rsidR="00196744" w:rsidRDefault="00196744" w:rsidP="004D75C7">
            <w:pPr>
              <w:spacing w:line="259" w:lineRule="auto"/>
              <w:jc w:val="left"/>
            </w:pPr>
            <w:r w:rsidRPr="00210AF5">
              <w:rPr>
                <w:rFonts w:eastAsia="Times New Roman" w:cs="Times New Roman"/>
                <w:b/>
                <w:bCs/>
                <w:sz w:val="20"/>
                <w:szCs w:val="20"/>
              </w:rPr>
              <w:t xml:space="preserve">P01:  </w:t>
            </w:r>
            <w:r w:rsidR="002D766D">
              <w:rPr>
                <w:rFonts w:eastAsia="Times New Roman" w:cs="Times New Roman"/>
                <w:b/>
                <w:bCs/>
                <w:sz w:val="20"/>
                <w:szCs w:val="20"/>
              </w:rPr>
              <w:t xml:space="preserve">Pending Task </w:t>
            </w:r>
          </w:p>
        </w:tc>
      </w:tr>
      <w:tr w:rsidR="00196744" w14:paraId="41A541CB" w14:textId="77777777" w:rsidTr="00AF7C6B">
        <w:trPr>
          <w:trHeight w:val="427"/>
        </w:trPr>
        <w:tc>
          <w:tcPr>
            <w:tcW w:w="8629" w:type="dxa"/>
            <w:tcBorders>
              <w:top w:val="single" w:sz="4" w:space="0" w:color="D99594"/>
              <w:left w:val="single" w:sz="4" w:space="0" w:color="D99594"/>
              <w:bottom w:val="single" w:sz="4" w:space="0" w:color="D99594"/>
              <w:right w:val="single" w:sz="4" w:space="0" w:color="D99594"/>
            </w:tcBorders>
          </w:tcPr>
          <w:p w14:paraId="56421ED2" w14:textId="5280B9CA" w:rsidR="00196744" w:rsidRPr="00790ED0" w:rsidRDefault="00196744" w:rsidP="004D75C7">
            <w:pPr>
              <w:spacing w:line="259" w:lineRule="auto"/>
              <w:jc w:val="left"/>
              <w:rPr>
                <w:bCs/>
                <w:sz w:val="20"/>
                <w:szCs w:val="20"/>
              </w:rPr>
            </w:pPr>
            <w:r>
              <w:rPr>
                <w:bCs/>
                <w:sz w:val="20"/>
                <w:szCs w:val="20"/>
              </w:rPr>
              <w:t xml:space="preserve">System will check any </w:t>
            </w:r>
            <w:r w:rsidR="002D766D">
              <w:rPr>
                <w:bCs/>
                <w:sz w:val="20"/>
                <w:szCs w:val="20"/>
              </w:rPr>
              <w:t xml:space="preserve">pending </w:t>
            </w:r>
            <w:r>
              <w:rPr>
                <w:bCs/>
                <w:sz w:val="20"/>
                <w:szCs w:val="20"/>
              </w:rPr>
              <w:t xml:space="preserve">task </w:t>
            </w:r>
            <w:r w:rsidR="002D766D">
              <w:rPr>
                <w:bCs/>
                <w:sz w:val="20"/>
                <w:szCs w:val="20"/>
              </w:rPr>
              <w:t xml:space="preserve">which is not actioned by the officer i.e. </w:t>
            </w:r>
            <w:r w:rsidR="00E93356">
              <w:rPr>
                <w:bCs/>
                <w:sz w:val="20"/>
                <w:szCs w:val="20"/>
              </w:rPr>
              <w:t>overdue</w:t>
            </w:r>
            <w:r w:rsidR="002D766D">
              <w:rPr>
                <w:bCs/>
                <w:sz w:val="20"/>
                <w:szCs w:val="20"/>
              </w:rPr>
              <w:t xml:space="preserve">, </w:t>
            </w:r>
            <w:r w:rsidR="00E93356">
              <w:rPr>
                <w:bCs/>
                <w:sz w:val="20"/>
                <w:szCs w:val="20"/>
              </w:rPr>
              <w:t xml:space="preserve">if yes </w:t>
            </w:r>
            <w:r w:rsidR="002D766D">
              <w:rPr>
                <w:bCs/>
                <w:sz w:val="20"/>
                <w:szCs w:val="20"/>
              </w:rPr>
              <w:t xml:space="preserve">it </w:t>
            </w:r>
            <w:r w:rsidR="00E93356">
              <w:rPr>
                <w:bCs/>
                <w:sz w:val="20"/>
                <w:szCs w:val="20"/>
              </w:rPr>
              <w:t xml:space="preserve">will send notification to </w:t>
            </w:r>
            <w:r w:rsidR="002D766D">
              <w:rPr>
                <w:bCs/>
                <w:sz w:val="20"/>
                <w:szCs w:val="20"/>
              </w:rPr>
              <w:t>supervisor.</w:t>
            </w:r>
          </w:p>
        </w:tc>
      </w:tr>
      <w:tr w:rsidR="00196744" w14:paraId="420931B1" w14:textId="77777777" w:rsidTr="00AF7C6B">
        <w:trPr>
          <w:trHeight w:val="263"/>
        </w:trPr>
        <w:tc>
          <w:tcPr>
            <w:tcW w:w="8629" w:type="dxa"/>
            <w:tcBorders>
              <w:top w:val="single" w:sz="4" w:space="0" w:color="D99594"/>
              <w:left w:val="single" w:sz="4" w:space="0" w:color="D99594"/>
              <w:bottom w:val="single" w:sz="4" w:space="0" w:color="D99594"/>
              <w:right w:val="single" w:sz="4" w:space="0" w:color="D99594"/>
            </w:tcBorders>
            <w:shd w:val="clear" w:color="auto" w:fill="F4D3FB"/>
          </w:tcPr>
          <w:p w14:paraId="580E9223" w14:textId="651DE13B" w:rsidR="00196744" w:rsidRPr="00F7310E" w:rsidRDefault="00196744" w:rsidP="004D75C7">
            <w:pPr>
              <w:spacing w:line="259" w:lineRule="auto"/>
              <w:jc w:val="left"/>
              <w:rPr>
                <w:sz w:val="20"/>
                <w:szCs w:val="20"/>
              </w:rPr>
            </w:pPr>
            <w:r w:rsidRPr="00210AF5">
              <w:rPr>
                <w:rFonts w:eastAsia="Times New Roman" w:cs="Times New Roman"/>
                <w:b/>
                <w:bCs/>
                <w:sz w:val="20"/>
                <w:szCs w:val="20"/>
              </w:rPr>
              <w:t>P0</w:t>
            </w:r>
            <w:r w:rsidR="00210AF5" w:rsidRPr="00210AF5">
              <w:rPr>
                <w:rFonts w:eastAsia="Times New Roman" w:cs="Times New Roman"/>
                <w:b/>
                <w:bCs/>
                <w:sz w:val="20"/>
                <w:szCs w:val="20"/>
              </w:rPr>
              <w:t>2</w:t>
            </w:r>
            <w:r w:rsidRPr="00210AF5">
              <w:rPr>
                <w:rFonts w:eastAsia="Times New Roman" w:cs="Times New Roman"/>
                <w:b/>
                <w:bCs/>
                <w:sz w:val="20"/>
                <w:szCs w:val="20"/>
              </w:rPr>
              <w:t xml:space="preserve">:  </w:t>
            </w:r>
            <w:r w:rsidR="002D766D">
              <w:rPr>
                <w:rFonts w:eastAsia="Times New Roman" w:cs="Times New Roman"/>
                <w:b/>
                <w:bCs/>
                <w:sz w:val="20"/>
                <w:szCs w:val="20"/>
              </w:rPr>
              <w:t>Supervisor Task Assignment</w:t>
            </w:r>
          </w:p>
        </w:tc>
      </w:tr>
      <w:tr w:rsidR="00196744" w14:paraId="7F051247" w14:textId="77777777" w:rsidTr="00AF7C6B">
        <w:trPr>
          <w:trHeight w:val="263"/>
        </w:trPr>
        <w:tc>
          <w:tcPr>
            <w:tcW w:w="8629" w:type="dxa"/>
            <w:tcBorders>
              <w:top w:val="single" w:sz="4" w:space="0" w:color="D99594"/>
              <w:left w:val="single" w:sz="4" w:space="0" w:color="D99594"/>
              <w:bottom w:val="single" w:sz="4" w:space="0" w:color="D99594"/>
              <w:right w:val="single" w:sz="4" w:space="0" w:color="D99594"/>
            </w:tcBorders>
            <w:shd w:val="clear" w:color="auto" w:fill="auto"/>
          </w:tcPr>
          <w:p w14:paraId="75C41922" w14:textId="5D913F6D" w:rsidR="00196744" w:rsidRPr="00210AF5" w:rsidRDefault="002D766D" w:rsidP="004D75C7">
            <w:pPr>
              <w:spacing w:after="2" w:line="239" w:lineRule="auto"/>
              <w:rPr>
                <w:bCs/>
                <w:sz w:val="20"/>
                <w:szCs w:val="20"/>
              </w:rPr>
            </w:pPr>
            <w:r>
              <w:rPr>
                <w:bCs/>
                <w:sz w:val="20"/>
                <w:szCs w:val="20"/>
              </w:rPr>
              <w:t xml:space="preserve">Supervisor </w:t>
            </w:r>
            <w:r w:rsidR="00196744" w:rsidRPr="00210AF5">
              <w:rPr>
                <w:bCs/>
                <w:sz w:val="20"/>
                <w:szCs w:val="20"/>
              </w:rPr>
              <w:t xml:space="preserve">will </w:t>
            </w:r>
            <w:r>
              <w:rPr>
                <w:bCs/>
                <w:sz w:val="20"/>
                <w:szCs w:val="20"/>
              </w:rPr>
              <w:t xml:space="preserve">review internally and </w:t>
            </w:r>
            <w:r w:rsidR="00196744" w:rsidRPr="00210AF5">
              <w:rPr>
                <w:bCs/>
                <w:sz w:val="20"/>
                <w:szCs w:val="20"/>
              </w:rPr>
              <w:t>assign</w:t>
            </w:r>
            <w:r>
              <w:rPr>
                <w:bCs/>
                <w:sz w:val="20"/>
                <w:szCs w:val="20"/>
              </w:rPr>
              <w:t xml:space="preserve"> the pending and/or overdue task to </w:t>
            </w:r>
            <w:r w:rsidR="00196744" w:rsidRPr="00210AF5">
              <w:rPr>
                <w:bCs/>
                <w:sz w:val="20"/>
                <w:szCs w:val="20"/>
              </w:rPr>
              <w:t>availab</w:t>
            </w:r>
            <w:r>
              <w:rPr>
                <w:bCs/>
                <w:sz w:val="20"/>
                <w:szCs w:val="20"/>
              </w:rPr>
              <w:t>le resource</w:t>
            </w:r>
            <w:r w:rsidR="00196744" w:rsidRPr="00210AF5">
              <w:rPr>
                <w:bCs/>
                <w:sz w:val="20"/>
                <w:szCs w:val="20"/>
              </w:rPr>
              <w:t>.</w:t>
            </w:r>
          </w:p>
        </w:tc>
      </w:tr>
    </w:tbl>
    <w:p w14:paraId="59338E99" w14:textId="77777777" w:rsidR="000B4D38" w:rsidRDefault="000B4D38" w:rsidP="000B4D38">
      <w:pPr>
        <w:spacing w:after="38" w:line="259" w:lineRule="auto"/>
        <w:ind w:right="1"/>
      </w:pPr>
    </w:p>
    <w:p w14:paraId="0DF764FC" w14:textId="75F626AA" w:rsidR="000B4D38" w:rsidRDefault="004C524E" w:rsidP="007C7291">
      <w:pPr>
        <w:pStyle w:val="Heading5"/>
      </w:pPr>
      <w:r>
        <w:t xml:space="preserve"> </w:t>
      </w:r>
      <w:r w:rsidR="000B4D38">
        <w:t xml:space="preserve">Business Rules </w:t>
      </w:r>
    </w:p>
    <w:p w14:paraId="66E9E2D9" w14:textId="4054E326" w:rsidR="000B4D38" w:rsidRDefault="000B4D38" w:rsidP="000B4D38">
      <w:pPr>
        <w:ind w:left="-3" w:right="53"/>
      </w:pPr>
      <w:r>
        <w:t>Refer the “</w:t>
      </w:r>
      <w:r w:rsidR="00A422B3">
        <w:t xml:space="preserve">System </w:t>
      </w:r>
      <w:r w:rsidR="00606CB0">
        <w:t>A</w:t>
      </w:r>
      <w:r w:rsidR="00A422B3">
        <w:t>dmin CBP</w:t>
      </w:r>
      <w:r>
        <w:t xml:space="preserve">” excel template for business rules and user group access/role matrix.  </w:t>
      </w:r>
    </w:p>
    <w:p w14:paraId="56154205" w14:textId="0892A4AB" w:rsidR="00517469" w:rsidRDefault="00517469" w:rsidP="000B4D38">
      <w:pPr>
        <w:ind w:left="-3" w:right="53"/>
      </w:pPr>
    </w:p>
    <w:p w14:paraId="497CAA77" w14:textId="3B3446F0" w:rsidR="00517469" w:rsidRDefault="00517469" w:rsidP="00517469">
      <w:pPr>
        <w:spacing w:after="153" w:line="259" w:lineRule="auto"/>
        <w:jc w:val="left"/>
      </w:pPr>
    </w:p>
    <w:p w14:paraId="1DB1B002" w14:textId="44B9ECE8" w:rsidR="00491F6C" w:rsidRDefault="00491F6C" w:rsidP="00517469">
      <w:pPr>
        <w:spacing w:after="153" w:line="259" w:lineRule="auto"/>
        <w:jc w:val="left"/>
      </w:pPr>
    </w:p>
    <w:p w14:paraId="06FC5927" w14:textId="064D9C86" w:rsidR="00491F6C" w:rsidRDefault="00491F6C" w:rsidP="00517469">
      <w:pPr>
        <w:spacing w:after="153" w:line="259" w:lineRule="auto"/>
        <w:jc w:val="left"/>
      </w:pPr>
    </w:p>
    <w:p w14:paraId="75374443" w14:textId="77777777" w:rsidR="00491F6C" w:rsidRDefault="00491F6C" w:rsidP="00517469">
      <w:pPr>
        <w:spacing w:after="153" w:line="259" w:lineRule="auto"/>
        <w:jc w:val="left"/>
      </w:pPr>
    </w:p>
    <w:p w14:paraId="527808B4" w14:textId="624BA219" w:rsidR="00517469" w:rsidRDefault="00517469" w:rsidP="007C7291">
      <w:pPr>
        <w:pStyle w:val="Heading3"/>
      </w:pPr>
      <w:bookmarkStart w:id="188" w:name="_Toc30843"/>
      <w:bookmarkStart w:id="189" w:name="_Toc77159363"/>
      <w:r>
        <w:lastRenderedPageBreak/>
        <w:t>U</w:t>
      </w:r>
      <w:r w:rsidR="00AF7C6B">
        <w:t xml:space="preserve">se </w:t>
      </w:r>
      <w:r>
        <w:t>C</w:t>
      </w:r>
      <w:r w:rsidR="00AF7C6B">
        <w:t>ases</w:t>
      </w:r>
      <w:r>
        <w:t xml:space="preserve"> </w:t>
      </w:r>
      <w:bookmarkEnd w:id="188"/>
      <w:r w:rsidR="00BB7939">
        <w:t xml:space="preserve">for </w:t>
      </w:r>
      <w:r w:rsidR="00BB7939" w:rsidRPr="007C7291">
        <w:t>Resource Management</w:t>
      </w:r>
      <w:bookmarkEnd w:id="189"/>
    </w:p>
    <w:p w14:paraId="2DBF1B2D" w14:textId="58B85289" w:rsidR="00D36ACC" w:rsidRDefault="007A472A" w:rsidP="007C7291">
      <w:pPr>
        <w:pStyle w:val="Heading4"/>
      </w:pPr>
      <w:r>
        <w:t xml:space="preserve">Admin Setup and </w:t>
      </w:r>
      <w:r w:rsidR="00D36ACC">
        <w:t>Supervisor Use Case</w:t>
      </w:r>
    </w:p>
    <w:p w14:paraId="178263E5" w14:textId="74E479AE" w:rsidR="00D36ACC" w:rsidRDefault="00F46DD8" w:rsidP="00D36ACC">
      <w:pPr>
        <w:tabs>
          <w:tab w:val="clear" w:pos="360"/>
        </w:tabs>
        <w:spacing w:after="20" w:line="248" w:lineRule="auto"/>
        <w:ind w:right="53"/>
      </w:pPr>
      <w:r w:rsidRPr="0063105E">
        <w:rPr>
          <w:noProof/>
        </w:rPr>
        <mc:AlternateContent>
          <mc:Choice Requires="wps">
            <w:drawing>
              <wp:anchor distT="0" distB="0" distL="114300" distR="114300" simplePos="0" relativeHeight="251694080" behindDoc="0" locked="0" layoutInCell="1" allowOverlap="1" wp14:anchorId="74A5D87F" wp14:editId="796E0352">
                <wp:simplePos x="0" y="0"/>
                <wp:positionH relativeFrom="column">
                  <wp:posOffset>152400</wp:posOffset>
                </wp:positionH>
                <wp:positionV relativeFrom="paragraph">
                  <wp:posOffset>88265</wp:posOffset>
                </wp:positionV>
                <wp:extent cx="4635610" cy="7400925"/>
                <wp:effectExtent l="0" t="0" r="12700" b="28575"/>
                <wp:wrapNone/>
                <wp:docPr id="25" name="Rectangle 6"/>
                <wp:cNvGraphicFramePr/>
                <a:graphic xmlns:a="http://schemas.openxmlformats.org/drawingml/2006/main">
                  <a:graphicData uri="http://schemas.microsoft.com/office/word/2010/wordprocessingShape">
                    <wps:wsp>
                      <wps:cNvSpPr/>
                      <wps:spPr>
                        <a:xfrm>
                          <a:off x="0" y="0"/>
                          <a:ext cx="4635610" cy="7400925"/>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66F967" id="Rectangle 6" o:spid="_x0000_s1026" style="position:absolute;margin-left:12pt;margin-top:6.95pt;width:365pt;height:582.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" filled="f" strokecolor="gray [1629]" strokeweight="2pt">
                <v:stroke dashstyle="1 1"/>
              </v:rect>
            </w:pict>
          </mc:Fallback>
        </mc:AlternateContent>
      </w:r>
    </w:p>
    <w:p w14:paraId="003F0ACF" w14:textId="1C8C3177" w:rsidR="00D36ACC" w:rsidRDefault="00882F7D" w:rsidP="00D36ACC">
      <w:pPr>
        <w:tabs>
          <w:tab w:val="clear" w:pos="360"/>
        </w:tabs>
        <w:spacing w:after="20" w:line="248" w:lineRule="auto"/>
        <w:ind w:right="53"/>
      </w:pPr>
      <w:r>
        <w:rPr>
          <w:noProof/>
        </w:rPr>
        <mc:AlternateContent>
          <mc:Choice Requires="wpg">
            <w:drawing>
              <wp:anchor distT="0" distB="0" distL="114300" distR="114300" simplePos="0" relativeHeight="251708416" behindDoc="0" locked="0" layoutInCell="1" allowOverlap="1" wp14:anchorId="49BD8BE7" wp14:editId="0390DB22">
                <wp:simplePos x="0" y="0"/>
                <wp:positionH relativeFrom="column">
                  <wp:posOffset>151790</wp:posOffset>
                </wp:positionH>
                <wp:positionV relativeFrom="paragraph">
                  <wp:posOffset>39421</wp:posOffset>
                </wp:positionV>
                <wp:extent cx="4836657" cy="6926631"/>
                <wp:effectExtent l="0" t="0" r="0" b="26670"/>
                <wp:wrapNone/>
                <wp:docPr id="112" name="Group 112"/>
                <wp:cNvGraphicFramePr/>
                <a:graphic xmlns:a="http://schemas.openxmlformats.org/drawingml/2006/main">
                  <a:graphicData uri="http://schemas.microsoft.com/office/word/2010/wordprocessingGroup">
                    <wpg:wgp>
                      <wpg:cNvGrpSpPr/>
                      <wpg:grpSpPr>
                        <a:xfrm>
                          <a:off x="0" y="0"/>
                          <a:ext cx="4836657" cy="6926631"/>
                          <a:chOff x="0" y="-28574"/>
                          <a:chExt cx="4836657" cy="6926631"/>
                        </a:xfrm>
                      </wpg:grpSpPr>
                      <wps:wsp>
                        <wps:cNvPr id="103" name="TextBox 43"/>
                        <wps:cNvSpPr txBox="1"/>
                        <wps:spPr>
                          <a:xfrm>
                            <a:off x="3943847" y="2297927"/>
                            <a:ext cx="892810" cy="432601"/>
                          </a:xfrm>
                          <a:prstGeom prst="rect">
                            <a:avLst/>
                          </a:prstGeom>
                          <a:noFill/>
                        </wps:spPr>
                        <wps:txbx>
                          <w:txbxContent>
                            <w:p w14:paraId="79426E9E" w14:textId="5E54BB21" w:rsidR="00F6728D" w:rsidRDefault="00B40D24" w:rsidP="00F6728D">
                              <w:pPr>
                                <w:rPr>
                                  <w:rFonts w:hAnsi="Calibri"/>
                                  <w:b/>
                                  <w:bCs/>
                                  <w:color w:val="000000" w:themeColor="text1"/>
                                  <w:kern w:val="24"/>
                                  <w:sz w:val="16"/>
                                  <w:szCs w:val="16"/>
                                </w:rPr>
                              </w:pPr>
                              <w:r>
                                <w:rPr>
                                  <w:rFonts w:hAnsi="Calibri"/>
                                  <w:b/>
                                  <w:bCs/>
                                  <w:color w:val="000000" w:themeColor="text1"/>
                                  <w:kern w:val="24"/>
                                  <w:sz w:val="16"/>
                                  <w:szCs w:val="16"/>
                                </w:rPr>
                                <w:t xml:space="preserve">     Admin</w:t>
                              </w:r>
                            </w:p>
                          </w:txbxContent>
                        </wps:txbx>
                        <wps:bodyPr wrap="square">
                          <a:noAutofit/>
                        </wps:bodyPr>
                      </wps:wsp>
                      <wpg:grpSp>
                        <wpg:cNvPr id="111" name="Group 111"/>
                        <wpg:cNvGrpSpPr/>
                        <wpg:grpSpPr>
                          <a:xfrm>
                            <a:off x="0" y="-28574"/>
                            <a:ext cx="4459439" cy="6926631"/>
                            <a:chOff x="0" y="-28574"/>
                            <a:chExt cx="4459439" cy="6926631"/>
                          </a:xfrm>
                        </wpg:grpSpPr>
                        <wpg:grpSp>
                          <wpg:cNvPr id="26" name="Group 26"/>
                          <wpg:cNvGrpSpPr/>
                          <wpg:grpSpPr>
                            <a:xfrm>
                              <a:off x="0" y="-28574"/>
                              <a:ext cx="3735190" cy="6926631"/>
                              <a:chOff x="0" y="142857"/>
                              <a:chExt cx="3964889" cy="6087678"/>
                            </a:xfrm>
                          </wpg:grpSpPr>
                          <wpg:grpSp>
                            <wpg:cNvPr id="27" name="Group 27"/>
                            <wpg:cNvGrpSpPr/>
                            <wpg:grpSpPr>
                              <a:xfrm>
                                <a:off x="0" y="142857"/>
                                <a:ext cx="3964889" cy="5818098"/>
                                <a:chOff x="0" y="142856"/>
                                <a:chExt cx="3964889" cy="5818098"/>
                              </a:xfrm>
                            </wpg:grpSpPr>
                            <wpg:grpSp>
                              <wpg:cNvPr id="28" name="Group 4"/>
                              <wpg:cNvGrpSpPr/>
                              <wpg:grpSpPr>
                                <a:xfrm>
                                  <a:off x="0" y="142856"/>
                                  <a:ext cx="3964889" cy="5445505"/>
                                  <a:chOff x="0" y="65680"/>
                                  <a:chExt cx="3965011" cy="5446057"/>
                                </a:xfrm>
                              </wpg:grpSpPr>
                              <wps:wsp>
                                <wps:cNvPr id="29" name="Oval 29"/>
                                <wps:cNvSpPr/>
                                <wps:spPr>
                                  <a:xfrm>
                                    <a:off x="1648622" y="514468"/>
                                    <a:ext cx="1214504" cy="502419"/>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E5DD19"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Create Calendar</w:t>
                                      </w:r>
                                    </w:p>
                                  </w:txbxContent>
                                </wps:txbx>
                                <wps:bodyPr rtlCol="0" anchor="ctr"/>
                              </wps:wsp>
                              <wps:wsp>
                                <wps:cNvPr id="32" name="Rectangle: Folded Corner 32"/>
                                <wps:cNvSpPr/>
                                <wps:spPr>
                                  <a:xfrm rot="10800000" flipH="1" flipV="1">
                                    <a:off x="491204" y="65680"/>
                                    <a:ext cx="3473807" cy="352477"/>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79810CA" w14:textId="6E5A4C63" w:rsidR="00D36ACC" w:rsidRDefault="00D36ACC" w:rsidP="00D36ACC">
                                      <w:pPr>
                                        <w:rPr>
                                          <w:rFonts w:hAnsi="Calibri"/>
                                          <w:b/>
                                          <w:bCs/>
                                          <w:color w:val="000000" w:themeColor="text1"/>
                                          <w:kern w:val="24"/>
                                          <w:sz w:val="18"/>
                                          <w:szCs w:val="18"/>
                                        </w:rPr>
                                      </w:pPr>
                                      <w:r>
                                        <w:rPr>
                                          <w:rFonts w:hAnsi="Calibri"/>
                                          <w:b/>
                                          <w:bCs/>
                                          <w:color w:val="000000" w:themeColor="text1"/>
                                          <w:kern w:val="24"/>
                                          <w:sz w:val="18"/>
                                          <w:szCs w:val="18"/>
                                        </w:rPr>
                                        <w:t xml:space="preserve">               </w:t>
                                      </w:r>
                                      <w:r w:rsidR="002D4314">
                                        <w:rPr>
                                          <w:rFonts w:hAnsi="Calibri"/>
                                          <w:b/>
                                          <w:bCs/>
                                          <w:color w:val="000000" w:themeColor="text1"/>
                                          <w:kern w:val="24"/>
                                          <w:sz w:val="18"/>
                                          <w:szCs w:val="18"/>
                                        </w:rPr>
                                        <w:t xml:space="preserve">Admin Setup and </w:t>
                                      </w:r>
                                      <w:r>
                                        <w:rPr>
                                          <w:rFonts w:hAnsi="Calibri"/>
                                          <w:b/>
                                          <w:bCs/>
                                          <w:color w:val="000000" w:themeColor="text1"/>
                                          <w:kern w:val="24"/>
                                          <w:sz w:val="18"/>
                                          <w:szCs w:val="18"/>
                                        </w:rPr>
                                        <w:t>Supervisor Use Case</w:t>
                                      </w:r>
                                    </w:p>
                                    <w:p w14:paraId="19316EDF" w14:textId="77777777" w:rsidR="00D37448" w:rsidRDefault="00D37448" w:rsidP="00D36ACC">
                                      <w:pPr>
                                        <w:rPr>
                                          <w:rFonts w:hAnsi="Calibri"/>
                                          <w:b/>
                                          <w:bCs/>
                                          <w:color w:val="000000" w:themeColor="text1"/>
                                          <w:kern w:val="24"/>
                                          <w:sz w:val="18"/>
                                          <w:szCs w:val="18"/>
                                        </w:rPr>
                                      </w:pPr>
                                    </w:p>
                                    <w:p w14:paraId="6B03A82C" w14:textId="6795869E" w:rsidR="00D37448" w:rsidRDefault="00D37448" w:rsidP="00D36ACC">
                                      <w:pPr>
                                        <w:rPr>
                                          <w:rFonts w:hAnsi="Calibri"/>
                                          <w:b/>
                                          <w:bCs/>
                                          <w:color w:val="000000" w:themeColor="text1"/>
                                          <w:kern w:val="24"/>
                                          <w:sz w:val="18"/>
                                          <w:szCs w:val="18"/>
                                        </w:rPr>
                                      </w:pPr>
                                    </w:p>
                                  </w:txbxContent>
                                </wps:txbx>
                                <wps:bodyPr rtlCol="0" anchor="ctr"/>
                              </wps:wsp>
                              <wps:wsp>
                                <wps:cNvPr id="37" name="Oval 37"/>
                                <wps:cNvSpPr/>
                                <wps:spPr>
                                  <a:xfrm>
                                    <a:off x="1648622" y="1060868"/>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7D72B0"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Calendar</w:t>
                                      </w:r>
                                    </w:p>
                                  </w:txbxContent>
                                </wps:txbx>
                                <wps:bodyPr rtlCol="0" anchor="ctr"/>
                              </wps:wsp>
                              <wps:wsp>
                                <wps:cNvPr id="54" name="Oval 54"/>
                                <wps:cNvSpPr/>
                                <wps:spPr>
                                  <a:xfrm>
                                    <a:off x="1674180" y="1666461"/>
                                    <a:ext cx="1214504" cy="490629"/>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97E85B"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Create Vacation</w:t>
                                      </w:r>
                                    </w:p>
                                  </w:txbxContent>
                                </wps:txbx>
                                <wps:bodyPr rtlCol="0" anchor="ctr"/>
                              </wps:wsp>
                              <wps:wsp>
                                <wps:cNvPr id="55" name="Oval 55"/>
                                <wps:cNvSpPr/>
                                <wps:spPr>
                                  <a:xfrm>
                                    <a:off x="1698434" y="2218763"/>
                                    <a:ext cx="13209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BFEF77"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Vacation</w:t>
                                      </w:r>
                                    </w:p>
                                  </w:txbxContent>
                                </wps:txbx>
                                <wps:bodyPr rtlCol="0" anchor="ctr"/>
                              </wps:wsp>
                              <pic:pic xmlns:pic="http://schemas.openxmlformats.org/drawingml/2006/picture">
                                <pic:nvPicPr>
                                  <pic:cNvPr id="56" name="Picture 56"/>
                                  <pic:cNvPicPr>
                                    <a:picLocks noChangeAspect="1"/>
                                  </pic:cNvPicPr>
                                </pic:nvPicPr>
                                <pic:blipFill>
                                  <a:blip r:embed="rId24"/>
                                  <a:stretch>
                                    <a:fillRect/>
                                  </a:stretch>
                                </pic:blipFill>
                                <pic:spPr>
                                  <a:xfrm>
                                    <a:off x="163308" y="2958425"/>
                                    <a:ext cx="370335" cy="619744"/>
                                  </a:xfrm>
                                  <a:prstGeom prst="rect">
                                    <a:avLst/>
                                  </a:prstGeom>
                                </pic:spPr>
                              </pic:pic>
                              <wps:wsp>
                                <wps:cNvPr id="57" name="TextBox 43"/>
                                <wps:cNvSpPr txBox="1"/>
                                <wps:spPr>
                                  <a:xfrm>
                                    <a:off x="0" y="3551110"/>
                                    <a:ext cx="948084" cy="340395"/>
                                  </a:xfrm>
                                  <a:prstGeom prst="rect">
                                    <a:avLst/>
                                  </a:prstGeom>
                                  <a:noFill/>
                                </wps:spPr>
                                <wps:txbx>
                                  <w:txbxContent>
                                    <w:p w14:paraId="3593CFDB" w14:textId="77777777" w:rsidR="00D36ACC" w:rsidRDefault="00D36ACC" w:rsidP="00D36ACC">
                                      <w:pPr>
                                        <w:rPr>
                                          <w:rFonts w:hAnsi="Calibri"/>
                                          <w:b/>
                                          <w:bCs/>
                                          <w:color w:val="000000" w:themeColor="text1"/>
                                          <w:kern w:val="24"/>
                                          <w:sz w:val="16"/>
                                          <w:szCs w:val="16"/>
                                        </w:rPr>
                                      </w:pPr>
                                      <w:r>
                                        <w:rPr>
                                          <w:rFonts w:hAnsi="Calibri"/>
                                          <w:b/>
                                          <w:bCs/>
                                          <w:color w:val="000000" w:themeColor="text1"/>
                                          <w:kern w:val="24"/>
                                          <w:sz w:val="16"/>
                                          <w:szCs w:val="16"/>
                                        </w:rPr>
                                        <w:t>Supervising Officer</w:t>
                                      </w:r>
                                    </w:p>
                                  </w:txbxContent>
                                </wps:txbx>
                                <wps:bodyPr wrap="square">
                                  <a:noAutofit/>
                                </wps:bodyPr>
                              </wps:wsp>
                              <wps:wsp>
                                <wps:cNvPr id="60" name="Straight Connector 60"/>
                                <wps:cNvCnPr>
                                  <a:cxnSpLocks/>
                                </wps:cNvCnPr>
                                <wps:spPr>
                                  <a:xfrm flipH="1">
                                    <a:off x="533643" y="1911776"/>
                                    <a:ext cx="1140536" cy="1356521"/>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61" name="Straight Connector 61"/>
                                <wps:cNvCnPr>
                                  <a:cxnSpLocks/>
                                </wps:cNvCnPr>
                                <wps:spPr>
                                  <a:xfrm flipH="1">
                                    <a:off x="533644" y="2488589"/>
                                    <a:ext cx="1164790" cy="77947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62" name="Oval 62"/>
                                <wps:cNvSpPr/>
                                <wps:spPr>
                                  <a:xfrm>
                                    <a:off x="1674180" y="2787646"/>
                                    <a:ext cx="1560825" cy="709353"/>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577C54"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Create Custom Officer Work Shift Assignment</w:t>
                                      </w:r>
                                    </w:p>
                                  </w:txbxContent>
                                </wps:txbx>
                                <wps:bodyPr rtlCol="0" anchor="ctr"/>
                              </wps:wsp>
                              <wps:wsp>
                                <wps:cNvPr id="63" name="Oval 63"/>
                                <wps:cNvSpPr/>
                                <wps:spPr>
                                  <a:xfrm>
                                    <a:off x="1688468" y="3543079"/>
                                    <a:ext cx="1589670" cy="65401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23017E"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Custom Officer Work Shift Assignment</w:t>
                                      </w:r>
                                    </w:p>
                                    <w:p w14:paraId="1CFCFCD1" w14:textId="77777777" w:rsidR="00D36ACC" w:rsidRDefault="00D36ACC" w:rsidP="00D36ACC">
                                      <w:pPr>
                                        <w:jc w:val="center"/>
                                        <w:rPr>
                                          <w:rFonts w:hAnsi="Calibri"/>
                                          <w:color w:val="000000" w:themeColor="text1"/>
                                          <w:kern w:val="24"/>
                                          <w:sz w:val="16"/>
                                          <w:szCs w:val="16"/>
                                        </w:rPr>
                                      </w:pPr>
                                    </w:p>
                                  </w:txbxContent>
                                </wps:txbx>
                                <wps:bodyPr rtlCol="0" anchor="ctr"/>
                              </wps:wsp>
                              <wps:wsp>
                                <wps:cNvPr id="64" name="Oval 64"/>
                                <wps:cNvSpPr/>
                                <wps:spPr>
                                  <a:xfrm>
                                    <a:off x="1775788" y="4331760"/>
                                    <a:ext cx="1214504" cy="58914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D053B6"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View Work Shift Assignment</w:t>
                                      </w:r>
                                    </w:p>
                                  </w:txbxContent>
                                </wps:txbx>
                                <wps:bodyPr rtlCol="0" anchor="ctr"/>
                              </wps:wsp>
                              <wps:wsp>
                                <wps:cNvPr id="65" name="Oval 65"/>
                                <wps:cNvSpPr/>
                                <wps:spPr>
                                  <a:xfrm>
                                    <a:off x="1775787" y="4972045"/>
                                    <a:ext cx="1378863"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E473FB"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Setup Task Configuration</w:t>
                                      </w:r>
                                    </w:p>
                                  </w:txbxContent>
                                </wps:txbx>
                                <wps:bodyPr rtlCol="0" anchor="ctr"/>
                              </wps:wsp>
                              <wps:wsp>
                                <wps:cNvPr id="66" name="Straight Connector 66"/>
                                <wps:cNvCnPr>
                                  <a:cxnSpLocks/>
                                </wps:cNvCnPr>
                                <wps:spPr>
                                  <a:xfrm flipH="1">
                                    <a:off x="533644" y="3142323"/>
                                    <a:ext cx="1140535" cy="12597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a:cxnSpLocks/>
                                </wps:cNvCnPr>
                                <wps:spPr>
                                  <a:xfrm flipH="1" flipV="1">
                                    <a:off x="533644" y="3248105"/>
                                    <a:ext cx="1154824" cy="62198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a:cxnSpLocks/>
                                </wps:cNvCnPr>
                                <wps:spPr>
                                  <a:xfrm flipH="1" flipV="1">
                                    <a:off x="533643" y="3268064"/>
                                    <a:ext cx="1242326" cy="1333241"/>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a:cxnSpLocks/>
                                </wps:cNvCnPr>
                                <wps:spPr>
                                  <a:xfrm flipH="1" flipV="1">
                                    <a:off x="533643" y="3268064"/>
                                    <a:ext cx="1242326" cy="197348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1" name="Straight Connector 101"/>
                              <wps:cNvCnPr>
                                <a:cxnSpLocks/>
                              </wps:cNvCnPr>
                              <wps:spPr>
                                <a:xfrm flipH="1" flipV="1">
                                  <a:off x="534367" y="3336465"/>
                                  <a:ext cx="1227677" cy="262448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2" name="Oval 102"/>
                            <wps:cNvSpPr/>
                            <wps:spPr>
                              <a:xfrm>
                                <a:off x="1762044" y="5691420"/>
                                <a:ext cx="1351303"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0894A9"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Task Configuration</w:t>
                                  </w:r>
                                </w:p>
                              </w:txbxContent>
                            </wps:txbx>
                            <wps:bodyPr rtlCol="0" anchor="ctr"/>
                          </wps:wsp>
                        </wpg:grpSp>
                        <wpg:grpSp>
                          <wpg:cNvPr id="110" name="Group 110"/>
                          <wpg:cNvGrpSpPr/>
                          <wpg:grpSpPr>
                            <a:xfrm>
                              <a:off x="2695492" y="795130"/>
                              <a:ext cx="1763947" cy="1937116"/>
                              <a:chOff x="0" y="0"/>
                              <a:chExt cx="1763947" cy="1937116"/>
                            </a:xfrm>
                          </wpg:grpSpPr>
                          <pic:pic xmlns:pic="http://schemas.openxmlformats.org/drawingml/2006/picture">
                            <pic:nvPicPr>
                              <pic:cNvPr id="104" name="Picture 104"/>
                              <pic:cNvPicPr>
                                <a:picLocks noChangeAspect="1"/>
                              </pic:cNvPicPr>
                            </pic:nvPicPr>
                            <pic:blipFill>
                              <a:blip r:embed="rId24"/>
                              <a:stretch>
                                <a:fillRect/>
                              </a:stretch>
                            </pic:blipFill>
                            <pic:spPr>
                              <a:xfrm>
                                <a:off x="1415332" y="795130"/>
                                <a:ext cx="348615" cy="704850"/>
                              </a:xfrm>
                              <a:prstGeom prst="rect">
                                <a:avLst/>
                              </a:prstGeom>
                            </pic:spPr>
                          </pic:pic>
                          <wps:wsp>
                            <wps:cNvPr id="105" name="Straight Connector 105"/>
                            <wps:cNvCnPr>
                              <a:cxnSpLocks/>
                            </wps:cNvCnPr>
                            <wps:spPr>
                              <a:xfrm flipH="1" flipV="1">
                                <a:off x="0" y="0"/>
                                <a:ext cx="1588369" cy="116884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06" name="Straight Connector 106"/>
                            <wps:cNvCnPr>
                              <a:cxnSpLocks/>
                            </wps:cNvCnPr>
                            <wps:spPr>
                              <a:xfrm flipH="1" flipV="1">
                                <a:off x="0" y="580445"/>
                                <a:ext cx="1588369" cy="58795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07" name="Straight Connector 107"/>
                            <wps:cNvCnPr>
                              <a:cxnSpLocks/>
                            </wps:cNvCnPr>
                            <wps:spPr>
                              <a:xfrm flipH="1">
                                <a:off x="23854" y="1168842"/>
                                <a:ext cx="1562057" cy="107734"/>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109" name="Straight Connector 109"/>
                            <wps:cNvCnPr>
                              <a:cxnSpLocks/>
                            </wps:cNvCnPr>
                            <wps:spPr>
                              <a:xfrm flipH="1">
                                <a:off x="150783" y="1168827"/>
                                <a:ext cx="1359532" cy="76828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9BD8BE7" id="Group 112" o:spid="_x0000_s1063" style="position:absolute;left:0;text-align:left;margin-left:11.95pt;margin-top:3.1pt;width:380.85pt;height:545.4pt;z-index:251708416;mso-height-relative:margin" coordorigin=",-285" coordsize="48366,69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">
                <v:shape id="TextBox 43" o:spid="_x0000_s1064" type="#_x0000_t202" style="position:absolute;left:39438;top:22979;width:8928;height:4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14:paraId="79426E9E" w14:textId="5E54BB21" w:rsidR="00F6728D" w:rsidRDefault="00B40D24" w:rsidP="00F6728D">
                        <w:pPr>
                          <w:rPr>
                            <w:rFonts w:hAnsi="Calibri"/>
                            <w:b/>
                            <w:bCs/>
                            <w:color w:val="000000" w:themeColor="text1"/>
                            <w:kern w:val="24"/>
                            <w:sz w:val="16"/>
                            <w:szCs w:val="16"/>
                          </w:rPr>
                        </w:pPr>
                        <w:r>
                          <w:rPr>
                            <w:rFonts w:hAnsi="Calibri"/>
                            <w:b/>
                            <w:bCs/>
                            <w:color w:val="000000" w:themeColor="text1"/>
                            <w:kern w:val="24"/>
                            <w:sz w:val="16"/>
                            <w:szCs w:val="16"/>
                          </w:rPr>
                          <w:t xml:space="preserve">     Admin</w:t>
                        </w:r>
                      </w:p>
                    </w:txbxContent>
                  </v:textbox>
                </v:shape>
                <v:group id="Group 111" o:spid="_x0000_s1065" style="position:absolute;top:-285;width:44594;height:69265" coordorigin=",-285" coordsize="44594,69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Group 26" o:spid="_x0000_s1066" style="position:absolute;top:-285;width:37351;height:69265" coordorigin=",1428" coordsize="39648,6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27" o:spid="_x0000_s1067" style="position:absolute;top:1428;width:39648;height:58181" coordorigin=",1428" coordsize="39648,5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4" o:spid="_x0000_s1068" style="position:absolute;top:1428;width:39648;height:54455" coordorigin=",656" coordsize="39650,5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oval id="Oval 29" o:spid="_x0000_s1069" style="position:absolute;left:16486;top:5144;width:12145;height:5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" fillcolor="#d8d8d8 [2732]" strokecolor="black [3213]" strokeweight=".5pt">
                          <v:textbox>
                            <w:txbxContent>
                              <w:p w14:paraId="70E5DD19"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Create Calendar</w:t>
                                </w:r>
                              </w:p>
                            </w:txbxContent>
                          </v:textbox>
                        </v:oval>
                        <v:shape id="Rectangle: Folded Corner 32" o:spid="_x0000_s1070" type="#_x0000_t65" style="position:absolute;left:4912;top:656;width:34738;height:3525;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" adj="13722" fillcolor="#d8d8d8 [2732]" strokecolor="black [3213]" strokeweight="2pt">
                          <v:shadow on="t" color="black" opacity="19660f" offset="0,4pt"/>
                          <v:textbox>
                            <w:txbxContent>
                              <w:p w14:paraId="279810CA" w14:textId="6E5A4C63" w:rsidR="00D36ACC" w:rsidRDefault="00D36ACC" w:rsidP="00D36ACC">
                                <w:pPr>
                                  <w:rPr>
                                    <w:rFonts w:hAnsi="Calibri"/>
                                    <w:b/>
                                    <w:bCs/>
                                    <w:color w:val="000000" w:themeColor="text1"/>
                                    <w:kern w:val="24"/>
                                    <w:sz w:val="18"/>
                                    <w:szCs w:val="18"/>
                                  </w:rPr>
                                </w:pPr>
                                <w:r>
                                  <w:rPr>
                                    <w:rFonts w:hAnsi="Calibri"/>
                                    <w:b/>
                                    <w:bCs/>
                                    <w:color w:val="000000" w:themeColor="text1"/>
                                    <w:kern w:val="24"/>
                                    <w:sz w:val="18"/>
                                    <w:szCs w:val="18"/>
                                  </w:rPr>
                                  <w:t xml:space="preserve">               </w:t>
                                </w:r>
                                <w:r w:rsidR="002D4314">
                                  <w:rPr>
                                    <w:rFonts w:hAnsi="Calibri"/>
                                    <w:b/>
                                    <w:bCs/>
                                    <w:color w:val="000000" w:themeColor="text1"/>
                                    <w:kern w:val="24"/>
                                    <w:sz w:val="18"/>
                                    <w:szCs w:val="18"/>
                                  </w:rPr>
                                  <w:t xml:space="preserve">Admin Setup and </w:t>
                                </w:r>
                                <w:r>
                                  <w:rPr>
                                    <w:rFonts w:hAnsi="Calibri"/>
                                    <w:b/>
                                    <w:bCs/>
                                    <w:color w:val="000000" w:themeColor="text1"/>
                                    <w:kern w:val="24"/>
                                    <w:sz w:val="18"/>
                                    <w:szCs w:val="18"/>
                                  </w:rPr>
                                  <w:t>Supervisor Use Case</w:t>
                                </w:r>
                              </w:p>
                              <w:p w14:paraId="19316EDF" w14:textId="77777777" w:rsidR="00D37448" w:rsidRDefault="00D37448" w:rsidP="00D36ACC">
                                <w:pPr>
                                  <w:rPr>
                                    <w:rFonts w:hAnsi="Calibri"/>
                                    <w:b/>
                                    <w:bCs/>
                                    <w:color w:val="000000" w:themeColor="text1"/>
                                    <w:kern w:val="24"/>
                                    <w:sz w:val="18"/>
                                    <w:szCs w:val="18"/>
                                  </w:rPr>
                                </w:pPr>
                              </w:p>
                              <w:p w14:paraId="6B03A82C" w14:textId="6795869E" w:rsidR="00D37448" w:rsidRDefault="00D37448" w:rsidP="00D36ACC">
                                <w:pPr>
                                  <w:rPr>
                                    <w:rFonts w:hAnsi="Calibri"/>
                                    <w:b/>
                                    <w:bCs/>
                                    <w:color w:val="000000" w:themeColor="text1"/>
                                    <w:kern w:val="24"/>
                                    <w:sz w:val="18"/>
                                    <w:szCs w:val="18"/>
                                  </w:rPr>
                                </w:pPr>
                              </w:p>
                            </w:txbxContent>
                          </v:textbox>
                        </v:shape>
                        <v:oval id="Oval 37" o:spid="_x0000_s1071" style="position:absolute;left:16486;top:10608;width:12145;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" fillcolor="#d8d8d8 [2732]" strokecolor="black [3213]" strokeweight=".5pt">
                          <v:textbox>
                            <w:txbxContent>
                              <w:p w14:paraId="277D72B0"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Calendar</w:t>
                                </w:r>
                              </w:p>
                            </w:txbxContent>
                          </v:textbox>
                        </v:oval>
                        <v:oval id="Oval 54" o:spid="_x0000_s1072" style="position:absolute;left:16741;top:16664;width:12145;height:4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" fillcolor="#d8d8d8 [2732]" strokecolor="black [3213]" strokeweight=".5pt">
                          <v:textbox>
                            <w:txbxContent>
                              <w:p w14:paraId="7397E85B"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Create Vacation</w:t>
                                </w:r>
                              </w:p>
                            </w:txbxContent>
                          </v:textbox>
                        </v:oval>
                        <v:oval id="Oval 55" o:spid="_x0000_s1073" style="position:absolute;left:16984;top:22187;width:13209;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" fillcolor="#d8d8d8 [2732]" strokecolor="black [3213]" strokeweight=".5pt">
                          <v:textbox>
                            <w:txbxContent>
                              <w:p w14:paraId="66BFEF77"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Vacation</w:t>
                                </w:r>
                              </w:p>
                            </w:txbxContent>
                          </v:textbox>
                        </v:oval>
                        <v:shape id="Picture 56" o:spid="_x0000_s1074" type="#_x0000_t75" style="position:absolute;left:1633;top:29584;width:3703;height: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">
                          <v:imagedata r:id="rId25" o:title=""/>
                        </v:shape>
                        <v:shape id="TextBox 43" o:spid="_x0000_s1075" type="#_x0000_t202" style="position:absolute;top:35511;width:9480;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3593CFDB" w14:textId="77777777" w:rsidR="00D36ACC" w:rsidRDefault="00D36ACC" w:rsidP="00D36ACC">
                                <w:pPr>
                                  <w:rPr>
                                    <w:rFonts w:hAnsi="Calibri"/>
                                    <w:b/>
                                    <w:bCs/>
                                    <w:color w:val="000000" w:themeColor="text1"/>
                                    <w:kern w:val="24"/>
                                    <w:sz w:val="16"/>
                                    <w:szCs w:val="16"/>
                                  </w:rPr>
                                </w:pPr>
                                <w:r>
                                  <w:rPr>
                                    <w:rFonts w:hAnsi="Calibri"/>
                                    <w:b/>
                                    <w:bCs/>
                                    <w:color w:val="000000" w:themeColor="text1"/>
                                    <w:kern w:val="24"/>
                                    <w:sz w:val="16"/>
                                    <w:szCs w:val="16"/>
                                  </w:rPr>
                                  <w:t>Supervising Officer</w:t>
                                </w:r>
                              </w:p>
                            </w:txbxContent>
                          </v:textbox>
                        </v:shape>
                        <v:line id="Straight Connector 60" o:spid="_x0000_s1076" style="position:absolute;flip:x;visibility:visible;mso-wrap-style:square" from="5336,19117" to="16741,32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" strokecolor="#404040 [2429]">
                          <o:lock v:ext="edit" shapetype="f"/>
                        </v:line>
                        <v:line id="Straight Connector 61" o:spid="_x0000_s1077" style="position:absolute;flip:x;visibility:visible;mso-wrap-style:square" from="5336,24885" to="16984,32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" strokecolor="#404040 [2429]">
                          <o:lock v:ext="edit" shapetype="f"/>
                        </v:line>
                        <v:oval id="Oval 62" o:spid="_x0000_s1078" style="position:absolute;left:16741;top:27876;width:15609;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" fillcolor="#d8d8d8 [2732]" strokecolor="black [3213]" strokeweight=".5pt">
                          <v:textbox>
                            <w:txbxContent>
                              <w:p w14:paraId="64577C54"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Create Custom Officer Work Shift Assignment</w:t>
                                </w:r>
                              </w:p>
                            </w:txbxContent>
                          </v:textbox>
                        </v:oval>
                        <v:oval id="Oval 63" o:spid="_x0000_s1079" style="position:absolute;left:16884;top:35430;width:15897;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" fillcolor="#d8d8d8 [2732]" strokecolor="black [3213]" strokeweight=".5pt">
                          <v:textbox>
                            <w:txbxContent>
                              <w:p w14:paraId="1F23017E"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Custom Officer Work Shift Assignment</w:t>
                                </w:r>
                              </w:p>
                              <w:p w14:paraId="1CFCFCD1" w14:textId="77777777" w:rsidR="00D36ACC" w:rsidRDefault="00D36ACC" w:rsidP="00D36ACC">
                                <w:pPr>
                                  <w:jc w:val="center"/>
                                  <w:rPr>
                                    <w:rFonts w:hAnsi="Calibri"/>
                                    <w:color w:val="000000" w:themeColor="text1"/>
                                    <w:kern w:val="24"/>
                                    <w:sz w:val="16"/>
                                    <w:szCs w:val="16"/>
                                  </w:rPr>
                                </w:pPr>
                              </w:p>
                            </w:txbxContent>
                          </v:textbox>
                        </v:oval>
                        <v:oval id="Oval 64" o:spid="_x0000_s1080" style="position:absolute;left:17757;top:43317;width:12145;height:5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" fillcolor="#d8d8d8 [2732]" strokecolor="black [3213]" strokeweight=".5pt">
                          <v:textbox>
                            <w:txbxContent>
                              <w:p w14:paraId="11D053B6"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View Work Shift Assignment</w:t>
                                </w:r>
                              </w:p>
                            </w:txbxContent>
                          </v:textbox>
                        </v:oval>
                        <v:oval id="Oval 65" o:spid="_x0000_s1081" style="position:absolute;left:17757;top:49720;width:13789;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" fillcolor="#d8d8d8 [2732]" strokecolor="black [3213]" strokeweight=".5pt">
                          <v:textbox>
                            <w:txbxContent>
                              <w:p w14:paraId="1EE473FB"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Setup Task Configuration</w:t>
                                </w:r>
                              </w:p>
                            </w:txbxContent>
                          </v:textbox>
                        </v:oval>
                        <v:line id="Straight Connector 66" o:spid="_x0000_s1082" style="position:absolute;flip:x;visibility:visible;mso-wrap-style:square" from="5336,31423" to="16741,32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" strokecolor="#404040 [2429]">
                          <o:lock v:ext="edit" shapetype="f"/>
                        </v:line>
                        <v:line id="Straight Connector 97" o:spid="_x0000_s1083" style="position:absolute;flip:x y;visibility:visible;mso-wrap-style:square" from="5336,32481" to="16884,38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" strokecolor="#404040 [2429]">
                          <o:lock v:ext="edit" shapetype="f"/>
                        </v:line>
                        <v:line id="Straight Connector 98" o:spid="_x0000_s1084" style="position:absolute;flip:x y;visibility:visible;mso-wrap-style:square" from="5336,32680" to="17759,46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" strokecolor="#404040 [2429]">
                          <o:lock v:ext="edit" shapetype="f"/>
                        </v:line>
                        <v:line id="Straight Connector 99" o:spid="_x0000_s1085" style="position:absolute;flip:x y;visibility:visible;mso-wrap-style:square" from="5336,32680" to="17759,52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" strokecolor="#404040 [2429]">
                          <o:lock v:ext="edit" shapetype="f"/>
                        </v:line>
                      </v:group>
                      <v:line id="Straight Connector 101" o:spid="_x0000_s1086" style="position:absolute;flip:x y;visibility:visible;mso-wrap-style:square" from="5343,33364" to="17620,59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" strokecolor="#404040 [2429]">
                        <o:lock v:ext="edit" shapetype="f"/>
                      </v:line>
                    </v:group>
                    <v:oval id="Oval 102" o:spid="_x0000_s1087" style="position:absolute;left:17620;top:56914;width:13513;height:5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" fillcolor="#d8d8d8 [2732]" strokecolor="black [3213]" strokeweight=".5pt">
                      <v:textbox>
                        <w:txbxContent>
                          <w:p w14:paraId="2B0894A9" w14:textId="77777777" w:rsidR="00D36ACC" w:rsidRDefault="00D36ACC" w:rsidP="00D36ACC">
                            <w:pPr>
                              <w:jc w:val="center"/>
                              <w:rPr>
                                <w:rFonts w:hAnsi="Calibri"/>
                                <w:color w:val="000000" w:themeColor="text1"/>
                                <w:kern w:val="24"/>
                                <w:sz w:val="16"/>
                                <w:szCs w:val="16"/>
                              </w:rPr>
                            </w:pPr>
                            <w:r>
                              <w:rPr>
                                <w:rFonts w:hAnsi="Calibri"/>
                                <w:color w:val="000000" w:themeColor="text1"/>
                                <w:kern w:val="24"/>
                                <w:sz w:val="16"/>
                                <w:szCs w:val="16"/>
                              </w:rPr>
                              <w:t>Update Task Configuration</w:t>
                            </w:r>
                          </w:p>
                        </w:txbxContent>
                      </v:textbox>
                    </v:oval>
                  </v:group>
                  <v:group id="Group 110" o:spid="_x0000_s1088" style="position:absolute;left:26954;top:7951;width:17640;height:19371" coordsize="17639,1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shape id="Picture 104" o:spid="_x0000_s1089" type="#_x0000_t75" style="position:absolute;left:14153;top:7951;width:3486;height:7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">
                      <v:imagedata r:id="rId25" o:title=""/>
                    </v:shape>
                    <v:line id="Straight Connector 105" o:spid="_x0000_s1090" style="position:absolute;flip:x y;visibility:visible;mso-wrap-style:square" from="0,0" to="15883,11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" strokecolor="#404040 [2429]">
                      <o:lock v:ext="edit" shapetype="f"/>
                    </v:line>
                    <v:line id="Straight Connector 106" o:spid="_x0000_s1091" style="position:absolute;flip:x y;visibility:visible;mso-wrap-style:square" from="0,5804" to="15883,11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" strokecolor="#404040 [2429]">
                      <o:lock v:ext="edit" shapetype="f"/>
                    </v:line>
                    <v:line id="Straight Connector 107" o:spid="_x0000_s1092" style="position:absolute;flip:x;visibility:visible;mso-wrap-style:square" from="238,11688" to="15859,12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" strokecolor="#404040 [2429]">
                      <o:lock v:ext="edit" shapetype="f"/>
                    </v:line>
                    <v:line id="Straight Connector 109" o:spid="_x0000_s1093" style="position:absolute;flip:x;visibility:visible;mso-wrap-style:square" from="1507,11688" to="15103,19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" strokecolor="#404040 [2429]">
                      <o:lock v:ext="edit" shapetype="f"/>
                    </v:line>
                  </v:group>
                </v:group>
              </v:group>
            </w:pict>
          </mc:Fallback>
        </mc:AlternateContent>
      </w:r>
    </w:p>
    <w:p w14:paraId="0D8E46AC" w14:textId="77777777" w:rsidR="00D36ACC" w:rsidRDefault="00D36ACC" w:rsidP="00D36ACC">
      <w:pPr>
        <w:tabs>
          <w:tab w:val="clear" w:pos="360"/>
        </w:tabs>
        <w:spacing w:after="20" w:line="248" w:lineRule="auto"/>
        <w:ind w:right="53"/>
      </w:pPr>
    </w:p>
    <w:p w14:paraId="2639F30E" w14:textId="77777777" w:rsidR="00D36ACC" w:rsidRDefault="00D36ACC" w:rsidP="00D36ACC">
      <w:pPr>
        <w:tabs>
          <w:tab w:val="clear" w:pos="360"/>
        </w:tabs>
        <w:spacing w:after="20" w:line="248" w:lineRule="auto"/>
        <w:ind w:right="53"/>
      </w:pPr>
    </w:p>
    <w:p w14:paraId="182E1545" w14:textId="77777777" w:rsidR="00D36ACC" w:rsidRDefault="00D36ACC" w:rsidP="00D36ACC">
      <w:pPr>
        <w:tabs>
          <w:tab w:val="clear" w:pos="360"/>
        </w:tabs>
        <w:spacing w:after="20" w:line="248" w:lineRule="auto"/>
        <w:ind w:right="53"/>
      </w:pPr>
    </w:p>
    <w:p w14:paraId="3AF2B210" w14:textId="3276A19A" w:rsidR="00D36ACC" w:rsidRDefault="00D36ACC" w:rsidP="00D36ACC">
      <w:pPr>
        <w:tabs>
          <w:tab w:val="clear" w:pos="360"/>
        </w:tabs>
        <w:spacing w:after="20" w:line="248" w:lineRule="auto"/>
        <w:ind w:right="53"/>
      </w:pPr>
    </w:p>
    <w:p w14:paraId="0BA5D9EC" w14:textId="60BDC2F5" w:rsidR="00D36ACC" w:rsidRDefault="00D36ACC" w:rsidP="00D36ACC">
      <w:pPr>
        <w:tabs>
          <w:tab w:val="clear" w:pos="360"/>
        </w:tabs>
        <w:spacing w:after="20" w:line="248" w:lineRule="auto"/>
        <w:ind w:right="53"/>
      </w:pPr>
    </w:p>
    <w:p w14:paraId="6CCC0A04" w14:textId="4AFD1081" w:rsidR="00D36ACC" w:rsidRDefault="00D36ACC" w:rsidP="008F7A4B">
      <w:pPr>
        <w:spacing w:line="259" w:lineRule="auto"/>
        <w:ind w:right="1006"/>
      </w:pPr>
    </w:p>
    <w:p w14:paraId="30D71F79" w14:textId="27130D19" w:rsidR="00D36ACC" w:rsidRDefault="00D36ACC" w:rsidP="008F7A4B">
      <w:pPr>
        <w:spacing w:line="259" w:lineRule="auto"/>
        <w:ind w:right="1006"/>
      </w:pPr>
    </w:p>
    <w:p w14:paraId="6A2C5DCB" w14:textId="759F9027" w:rsidR="00D36ACC" w:rsidRDefault="00D36ACC" w:rsidP="008F7A4B">
      <w:pPr>
        <w:spacing w:line="259" w:lineRule="auto"/>
        <w:ind w:right="1006"/>
      </w:pPr>
    </w:p>
    <w:p w14:paraId="1C8CEC6A" w14:textId="7C4D8ADF" w:rsidR="00D36ACC" w:rsidRDefault="00D36ACC" w:rsidP="008F7A4B">
      <w:pPr>
        <w:spacing w:line="259" w:lineRule="auto"/>
        <w:ind w:right="1006"/>
      </w:pPr>
    </w:p>
    <w:p w14:paraId="3CB37549" w14:textId="6A35D29A" w:rsidR="00D36ACC" w:rsidRDefault="00D36ACC" w:rsidP="008F7A4B">
      <w:pPr>
        <w:spacing w:line="259" w:lineRule="auto"/>
        <w:ind w:right="1006"/>
      </w:pPr>
    </w:p>
    <w:p w14:paraId="2FE7B92C" w14:textId="0AFCF667" w:rsidR="00D36ACC" w:rsidRDefault="00D36ACC" w:rsidP="008F7A4B">
      <w:pPr>
        <w:spacing w:line="259" w:lineRule="auto"/>
        <w:ind w:right="1006"/>
      </w:pPr>
    </w:p>
    <w:p w14:paraId="52C424A7" w14:textId="53BB99B0" w:rsidR="00D36ACC" w:rsidRDefault="00D36ACC" w:rsidP="008F7A4B">
      <w:pPr>
        <w:spacing w:line="259" w:lineRule="auto"/>
        <w:ind w:right="1006"/>
      </w:pPr>
    </w:p>
    <w:p w14:paraId="449FF686" w14:textId="163B75B9" w:rsidR="00D36ACC" w:rsidRDefault="00D36ACC" w:rsidP="008F7A4B">
      <w:pPr>
        <w:spacing w:line="259" w:lineRule="auto"/>
        <w:ind w:right="1006"/>
      </w:pPr>
    </w:p>
    <w:p w14:paraId="7EC341CE" w14:textId="63D906E1" w:rsidR="00D36ACC" w:rsidRDefault="00D36ACC" w:rsidP="008F7A4B">
      <w:pPr>
        <w:spacing w:line="259" w:lineRule="auto"/>
        <w:ind w:right="1006"/>
      </w:pPr>
    </w:p>
    <w:p w14:paraId="7DC58759" w14:textId="675D7286" w:rsidR="00D36ACC" w:rsidRDefault="00D36ACC" w:rsidP="008F7A4B">
      <w:pPr>
        <w:spacing w:line="259" w:lineRule="auto"/>
        <w:ind w:right="1006"/>
      </w:pPr>
    </w:p>
    <w:p w14:paraId="6521B4BD" w14:textId="26BDD119" w:rsidR="00D36ACC" w:rsidRDefault="00D36ACC" w:rsidP="008F7A4B">
      <w:pPr>
        <w:spacing w:line="259" w:lineRule="auto"/>
        <w:ind w:right="1006"/>
      </w:pPr>
    </w:p>
    <w:p w14:paraId="0AC3623E" w14:textId="7FFE3B31" w:rsidR="00D36ACC" w:rsidRDefault="00D36ACC" w:rsidP="008F7A4B">
      <w:pPr>
        <w:spacing w:line="259" w:lineRule="auto"/>
        <w:ind w:right="1006"/>
      </w:pPr>
    </w:p>
    <w:p w14:paraId="6F33AF3D" w14:textId="70AE0920" w:rsidR="00D36ACC" w:rsidRDefault="00D36ACC" w:rsidP="008F7A4B">
      <w:pPr>
        <w:spacing w:line="259" w:lineRule="auto"/>
        <w:ind w:right="1006"/>
      </w:pPr>
    </w:p>
    <w:p w14:paraId="05C3A825" w14:textId="0F6B30A3" w:rsidR="00D36ACC" w:rsidRDefault="00D36ACC" w:rsidP="008F7A4B">
      <w:pPr>
        <w:spacing w:line="259" w:lineRule="auto"/>
        <w:ind w:right="1006"/>
      </w:pPr>
    </w:p>
    <w:p w14:paraId="193EC612" w14:textId="74708442" w:rsidR="00D36ACC" w:rsidRDefault="00D36ACC" w:rsidP="008F7A4B">
      <w:pPr>
        <w:spacing w:line="259" w:lineRule="auto"/>
        <w:ind w:right="1006"/>
      </w:pPr>
    </w:p>
    <w:p w14:paraId="48FC9E22" w14:textId="4CEC56DD" w:rsidR="00D36ACC" w:rsidRDefault="00D36ACC" w:rsidP="008F7A4B">
      <w:pPr>
        <w:spacing w:line="259" w:lineRule="auto"/>
        <w:ind w:right="1006"/>
      </w:pPr>
    </w:p>
    <w:p w14:paraId="04F8D15B" w14:textId="08FCF36D" w:rsidR="00D36ACC" w:rsidRDefault="00D36ACC" w:rsidP="008F7A4B">
      <w:pPr>
        <w:spacing w:line="259" w:lineRule="auto"/>
        <w:ind w:right="1006"/>
      </w:pPr>
    </w:p>
    <w:p w14:paraId="00042222" w14:textId="1ADF5E24" w:rsidR="00D36ACC" w:rsidRDefault="00D36ACC" w:rsidP="008F7A4B">
      <w:pPr>
        <w:spacing w:line="259" w:lineRule="auto"/>
        <w:ind w:right="1006"/>
      </w:pPr>
    </w:p>
    <w:p w14:paraId="6AA8C40D" w14:textId="4CE0BBB3" w:rsidR="00D36ACC" w:rsidRDefault="00D36ACC" w:rsidP="008F7A4B">
      <w:pPr>
        <w:spacing w:line="259" w:lineRule="auto"/>
        <w:ind w:right="1006"/>
      </w:pPr>
    </w:p>
    <w:p w14:paraId="18CF5447" w14:textId="114FA87F" w:rsidR="00D36ACC" w:rsidRDefault="00D36ACC" w:rsidP="008F7A4B">
      <w:pPr>
        <w:spacing w:line="259" w:lineRule="auto"/>
        <w:ind w:right="1006"/>
      </w:pPr>
    </w:p>
    <w:p w14:paraId="51AF01D3" w14:textId="3582D167" w:rsidR="00D36ACC" w:rsidRDefault="00D36ACC" w:rsidP="008F7A4B">
      <w:pPr>
        <w:spacing w:line="259" w:lineRule="auto"/>
        <w:ind w:right="1006"/>
      </w:pPr>
    </w:p>
    <w:p w14:paraId="76A83475" w14:textId="0435CB83" w:rsidR="00D36ACC" w:rsidRDefault="00D36ACC" w:rsidP="008F7A4B">
      <w:pPr>
        <w:spacing w:line="259" w:lineRule="auto"/>
        <w:ind w:right="1006"/>
      </w:pPr>
    </w:p>
    <w:p w14:paraId="1ECD02C2" w14:textId="70523156" w:rsidR="00D36ACC" w:rsidRDefault="00D36ACC" w:rsidP="008F7A4B">
      <w:pPr>
        <w:spacing w:line="259" w:lineRule="auto"/>
        <w:ind w:right="1006"/>
      </w:pPr>
    </w:p>
    <w:p w14:paraId="1C3BA55C" w14:textId="569D075C" w:rsidR="00D36ACC" w:rsidRDefault="00D36ACC" w:rsidP="008F7A4B">
      <w:pPr>
        <w:spacing w:line="259" w:lineRule="auto"/>
        <w:ind w:right="1006"/>
      </w:pPr>
    </w:p>
    <w:p w14:paraId="61302FC2" w14:textId="11B7DBC8" w:rsidR="00D36ACC" w:rsidRDefault="00D36ACC" w:rsidP="008F7A4B">
      <w:pPr>
        <w:spacing w:line="259" w:lineRule="auto"/>
        <w:ind w:right="1006"/>
      </w:pPr>
    </w:p>
    <w:p w14:paraId="55773729" w14:textId="2569ACFA" w:rsidR="00D36ACC" w:rsidRDefault="00D36ACC" w:rsidP="008F7A4B">
      <w:pPr>
        <w:spacing w:line="259" w:lineRule="auto"/>
        <w:ind w:right="1006"/>
      </w:pPr>
    </w:p>
    <w:p w14:paraId="621DB14F" w14:textId="064D51FE" w:rsidR="00D36ACC" w:rsidRDefault="00D36ACC" w:rsidP="008F7A4B">
      <w:pPr>
        <w:spacing w:line="259" w:lineRule="auto"/>
        <w:ind w:right="1006"/>
      </w:pPr>
    </w:p>
    <w:p w14:paraId="5F4F24C2" w14:textId="2014A048" w:rsidR="00D36ACC" w:rsidRDefault="00D36ACC" w:rsidP="008F7A4B">
      <w:pPr>
        <w:spacing w:line="259" w:lineRule="auto"/>
        <w:ind w:right="1006"/>
      </w:pPr>
    </w:p>
    <w:p w14:paraId="5255AF9D" w14:textId="36B01684" w:rsidR="00D36ACC" w:rsidRDefault="00D36ACC" w:rsidP="008F7A4B">
      <w:pPr>
        <w:spacing w:line="259" w:lineRule="auto"/>
        <w:ind w:right="1006"/>
      </w:pPr>
    </w:p>
    <w:p w14:paraId="1C5C959B" w14:textId="6DAB063E" w:rsidR="00D36ACC" w:rsidRDefault="00D36ACC" w:rsidP="008F7A4B">
      <w:pPr>
        <w:spacing w:line="259" w:lineRule="auto"/>
        <w:ind w:right="1006"/>
      </w:pPr>
    </w:p>
    <w:p w14:paraId="551B6CA9" w14:textId="6905E28B" w:rsidR="00D36ACC" w:rsidRDefault="00D36ACC" w:rsidP="008F7A4B">
      <w:pPr>
        <w:spacing w:line="259" w:lineRule="auto"/>
        <w:ind w:right="1006"/>
      </w:pPr>
    </w:p>
    <w:p w14:paraId="21D0EC01" w14:textId="5532EA8D" w:rsidR="00D36ACC" w:rsidRDefault="00D36ACC" w:rsidP="008F7A4B">
      <w:pPr>
        <w:spacing w:line="259" w:lineRule="auto"/>
        <w:ind w:right="1006"/>
      </w:pPr>
    </w:p>
    <w:p w14:paraId="1D5CFC17" w14:textId="56E568F6" w:rsidR="00D36ACC" w:rsidRDefault="00D36ACC" w:rsidP="008F7A4B">
      <w:pPr>
        <w:spacing w:line="259" w:lineRule="auto"/>
        <w:ind w:right="1006"/>
      </w:pPr>
    </w:p>
    <w:p w14:paraId="39F89709" w14:textId="244E034F" w:rsidR="00D36ACC" w:rsidRDefault="00D36ACC" w:rsidP="008F7A4B">
      <w:pPr>
        <w:spacing w:line="259" w:lineRule="auto"/>
        <w:ind w:right="1006"/>
      </w:pPr>
    </w:p>
    <w:p w14:paraId="5FE1C151" w14:textId="3F10A87A" w:rsidR="00D36ACC" w:rsidRDefault="00D36ACC" w:rsidP="008F7A4B">
      <w:pPr>
        <w:spacing w:line="259" w:lineRule="auto"/>
        <w:ind w:right="1006"/>
      </w:pPr>
    </w:p>
    <w:p w14:paraId="7D1C2A75" w14:textId="41F96A6E" w:rsidR="00D36ACC" w:rsidRDefault="00D36ACC" w:rsidP="008F7A4B">
      <w:pPr>
        <w:spacing w:line="259" w:lineRule="auto"/>
        <w:ind w:right="1006"/>
      </w:pPr>
    </w:p>
    <w:p w14:paraId="1874C4FF" w14:textId="2C54FE47" w:rsidR="00D36ACC" w:rsidRDefault="00D36ACC" w:rsidP="008F7A4B">
      <w:pPr>
        <w:spacing w:line="259" w:lineRule="auto"/>
        <w:ind w:right="1006"/>
      </w:pPr>
    </w:p>
    <w:p w14:paraId="62F6CF73" w14:textId="582F459A" w:rsidR="00517469" w:rsidRPr="007C7291" w:rsidRDefault="007C7291" w:rsidP="00542201">
      <w:pPr>
        <w:pStyle w:val="Heading4"/>
      </w:pPr>
      <w:bookmarkStart w:id="190" w:name="_Toc30846"/>
      <w:r>
        <w:lastRenderedPageBreak/>
        <w:t>Manual Task Assignment Use Case</w:t>
      </w:r>
      <w:bookmarkEnd w:id="190"/>
    </w:p>
    <w:p w14:paraId="40035A5E" w14:textId="28A7807B" w:rsidR="007C7291" w:rsidRPr="007C7291" w:rsidRDefault="007C7291" w:rsidP="007C7291"/>
    <w:p w14:paraId="3181495E" w14:textId="288E1171" w:rsidR="00517469" w:rsidRDefault="00542201" w:rsidP="00517469">
      <w:pPr>
        <w:spacing w:line="259" w:lineRule="auto"/>
        <w:ind w:right="1201"/>
        <w:jc w:val="right"/>
        <w:rPr>
          <w:noProof/>
        </w:rPr>
      </w:pPr>
      <w:r>
        <w:rPr>
          <w:noProof/>
        </w:rPr>
        <mc:AlternateContent>
          <mc:Choice Requires="wpg">
            <w:drawing>
              <wp:anchor distT="0" distB="0" distL="114300" distR="114300" simplePos="0" relativeHeight="251713536" behindDoc="0" locked="0" layoutInCell="1" allowOverlap="1" wp14:anchorId="1E93CE47" wp14:editId="6C5AA24E">
                <wp:simplePos x="0" y="0"/>
                <wp:positionH relativeFrom="margin">
                  <wp:align>left</wp:align>
                </wp:positionH>
                <wp:positionV relativeFrom="paragraph">
                  <wp:posOffset>123189</wp:posOffset>
                </wp:positionV>
                <wp:extent cx="3387588" cy="3038475"/>
                <wp:effectExtent l="0" t="0" r="41910" b="28575"/>
                <wp:wrapNone/>
                <wp:docPr id="68" name="Group 68"/>
                <wp:cNvGraphicFramePr/>
                <a:graphic xmlns:a="http://schemas.openxmlformats.org/drawingml/2006/main">
                  <a:graphicData uri="http://schemas.microsoft.com/office/word/2010/wordprocessingGroup">
                    <wpg:wgp>
                      <wpg:cNvGrpSpPr/>
                      <wpg:grpSpPr>
                        <a:xfrm>
                          <a:off x="0" y="0"/>
                          <a:ext cx="3387588" cy="3038475"/>
                          <a:chOff x="0" y="0"/>
                          <a:chExt cx="3387588" cy="3038475"/>
                        </a:xfrm>
                      </wpg:grpSpPr>
                      <wpg:grpSp>
                        <wpg:cNvPr id="2191" name="Group 2191"/>
                        <wpg:cNvGrpSpPr/>
                        <wpg:grpSpPr>
                          <a:xfrm>
                            <a:off x="0" y="0"/>
                            <a:ext cx="3387588" cy="3038475"/>
                            <a:chOff x="-104951" y="0"/>
                            <a:chExt cx="3020236" cy="3038475"/>
                          </a:xfrm>
                        </wpg:grpSpPr>
                        <wpg:grpSp>
                          <wpg:cNvPr id="2192" name="Group 5"/>
                          <wpg:cNvGrpSpPr/>
                          <wpg:grpSpPr>
                            <a:xfrm>
                              <a:off x="-104951" y="0"/>
                              <a:ext cx="3020236" cy="3038475"/>
                              <a:chOff x="-152472" y="0"/>
                              <a:chExt cx="4387782" cy="3038744"/>
                            </a:xfrm>
                          </wpg:grpSpPr>
                          <wps:wsp>
                            <wps:cNvPr id="2193" name="Rectangle: Folded Corner 2193"/>
                            <wps:cNvSpPr/>
                            <wps:spPr>
                              <a:xfrm rot="10800000" flipH="1" flipV="1">
                                <a:off x="796811" y="0"/>
                                <a:ext cx="3386895" cy="421611"/>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049495D" w14:textId="25EEE723" w:rsidR="00517469" w:rsidRDefault="00517469" w:rsidP="00517469">
                                  <w:pPr>
                                    <w:jc w:val="center"/>
                                    <w:rPr>
                                      <w:rFonts w:hAnsi="Calibri"/>
                                      <w:b/>
                                      <w:bCs/>
                                      <w:color w:val="000000" w:themeColor="text1"/>
                                      <w:kern w:val="24"/>
                                      <w:sz w:val="18"/>
                                      <w:szCs w:val="18"/>
                                    </w:rPr>
                                  </w:pPr>
                                  <w:r>
                                    <w:rPr>
                                      <w:rFonts w:hAnsi="Calibri"/>
                                      <w:b/>
                                      <w:bCs/>
                                      <w:color w:val="000000" w:themeColor="text1"/>
                                      <w:kern w:val="24"/>
                                      <w:sz w:val="18"/>
                                      <w:szCs w:val="18"/>
                                    </w:rPr>
                                    <w:t>Manual Task Assignment</w:t>
                                  </w:r>
                                </w:p>
                              </w:txbxContent>
                            </wps:txbx>
                            <wps:bodyPr rtlCol="0" anchor="ctr"/>
                          </wps:wsp>
                          <wps:wsp>
                            <wps:cNvPr id="2194" name="Oval 2194"/>
                            <wps:cNvSpPr/>
                            <wps:spPr>
                              <a:xfrm>
                                <a:off x="1608477" y="1876154"/>
                                <a:ext cx="1576259"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903AD7" w14:textId="77777777" w:rsidR="00517469" w:rsidRDefault="00517469" w:rsidP="00517469">
                                  <w:pPr>
                                    <w:jc w:val="center"/>
                                    <w:rPr>
                                      <w:rFonts w:hAnsi="Calibri"/>
                                      <w:color w:val="000000" w:themeColor="text1"/>
                                      <w:kern w:val="24"/>
                                      <w:sz w:val="16"/>
                                      <w:szCs w:val="16"/>
                                    </w:rPr>
                                  </w:pPr>
                                  <w:r>
                                    <w:rPr>
                                      <w:rFonts w:hAnsi="Calibri"/>
                                      <w:color w:val="000000" w:themeColor="text1"/>
                                      <w:kern w:val="24"/>
                                      <w:sz w:val="16"/>
                                      <w:szCs w:val="16"/>
                                    </w:rPr>
                                    <w:t>Assign Task</w:t>
                                  </w:r>
                                </w:p>
                              </w:txbxContent>
                            </wps:txbx>
                            <wps:bodyPr rtlCol="0" anchor="ctr"/>
                          </wps:wsp>
                          <wps:wsp>
                            <wps:cNvPr id="2195" name="Rectangle 2195"/>
                            <wps:cNvSpPr/>
                            <wps:spPr>
                              <a:xfrm>
                                <a:off x="816250" y="463018"/>
                                <a:ext cx="3419060" cy="257572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196" name="Picture 2196"/>
                              <pic:cNvPicPr>
                                <a:picLocks noChangeAspect="1"/>
                              </pic:cNvPicPr>
                            </pic:nvPicPr>
                            <pic:blipFill>
                              <a:blip r:embed="rId24"/>
                              <a:stretch>
                                <a:fillRect/>
                              </a:stretch>
                            </pic:blipFill>
                            <pic:spPr>
                              <a:xfrm>
                                <a:off x="153826" y="1091122"/>
                                <a:ext cx="370335" cy="619744"/>
                              </a:xfrm>
                              <a:prstGeom prst="rect">
                                <a:avLst/>
                              </a:prstGeom>
                            </pic:spPr>
                          </pic:pic>
                          <wps:wsp>
                            <wps:cNvPr id="2197" name="TextBox 124"/>
                            <wps:cNvSpPr txBox="1"/>
                            <wps:spPr>
                              <a:xfrm>
                                <a:off x="-152472" y="1768702"/>
                                <a:ext cx="1050959" cy="309907"/>
                              </a:xfrm>
                              <a:prstGeom prst="rect">
                                <a:avLst/>
                              </a:prstGeom>
                              <a:noFill/>
                            </wps:spPr>
                            <wps:txbx>
                              <w:txbxContent>
                                <w:p w14:paraId="462E43F0" w14:textId="77777777" w:rsidR="00517469" w:rsidRDefault="00517469" w:rsidP="00517469">
                                  <w:pPr>
                                    <w:jc w:val="center"/>
                                    <w:rPr>
                                      <w:rFonts w:hAnsi="Calibri"/>
                                      <w:b/>
                                      <w:bCs/>
                                      <w:color w:val="000000" w:themeColor="text1"/>
                                      <w:kern w:val="24"/>
                                      <w:sz w:val="14"/>
                                      <w:szCs w:val="14"/>
                                    </w:rPr>
                                  </w:pPr>
                                  <w:r>
                                    <w:rPr>
                                      <w:rFonts w:hAnsi="Calibri"/>
                                      <w:b/>
                                      <w:bCs/>
                                      <w:color w:val="000000" w:themeColor="text1"/>
                                      <w:kern w:val="24"/>
                                      <w:sz w:val="14"/>
                                      <w:szCs w:val="14"/>
                                    </w:rPr>
                                    <w:t>Supervising Officer</w:t>
                                  </w:r>
                                </w:p>
                              </w:txbxContent>
                            </wps:txbx>
                            <wps:bodyPr wrap="square" rtlCol="0">
                              <a:noAutofit/>
                            </wps:bodyPr>
                          </wps:wsp>
                        </wpg:grpSp>
                        <wps:wsp>
                          <wps:cNvPr id="2199" name="Straight Arrow Connector 2199"/>
                          <wps:cNvCnPr>
                            <a:stCxn id="2196" idx="3"/>
                            <a:endCxn id="2194" idx="2"/>
                          </wps:cNvCnPr>
                          <wps:spPr>
                            <a:xfrm>
                              <a:off x="360726" y="1400870"/>
                              <a:ext cx="746257" cy="744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4" name="Oval 24"/>
                        <wps:cNvSpPr/>
                        <wps:spPr>
                          <a:xfrm>
                            <a:off x="1409700" y="942975"/>
                            <a:ext cx="1190782" cy="696198"/>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C63E74" w14:textId="77777777" w:rsidR="00AF7C6B" w:rsidRDefault="00AF7C6B" w:rsidP="00AF7C6B">
                              <w:pPr>
                                <w:jc w:val="center"/>
                                <w:rPr>
                                  <w:rFonts w:hAnsi="Calibri"/>
                                  <w:color w:val="000000" w:themeColor="text1"/>
                                  <w:kern w:val="24"/>
                                  <w:sz w:val="16"/>
                                  <w:szCs w:val="16"/>
                                </w:rPr>
                              </w:pPr>
                              <w:r>
                                <w:rPr>
                                  <w:rFonts w:hAnsi="Calibri"/>
                                  <w:color w:val="000000" w:themeColor="text1"/>
                                  <w:kern w:val="24"/>
                                  <w:sz w:val="16"/>
                                  <w:szCs w:val="16"/>
                                </w:rPr>
                                <w:t>Search Unassigned Task</w:t>
                              </w:r>
                            </w:p>
                          </w:txbxContent>
                        </wps:txbx>
                        <wps:bodyPr rtlCol="0" anchor="ctr"/>
                      </wps:wsp>
                      <wps:wsp>
                        <wps:cNvPr id="67" name="Straight Arrow Connector 67"/>
                        <wps:cNvCnPr/>
                        <wps:spPr>
                          <a:xfrm flipV="1">
                            <a:off x="533400" y="1238250"/>
                            <a:ext cx="877935" cy="1911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E93CE47" id="Group 68" o:spid="_x0000_s1094" style="position:absolute;left:0;text-align:left;margin-left:0;margin-top:9.7pt;width:266.75pt;height:239.25pt;z-index:251713536;mso-position-horizontal:left;mso-position-horizontal-relative:margin" coordsize="33875,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">
                <v:group id="Group 2191" o:spid="_x0000_s1095" style="position:absolute;width:33875;height:30384" coordorigin="-1049" coordsize="30202,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">
                  <v:group id="Group 5" o:spid="_x0000_s1096" style="position:absolute;left:-1049;width:30201;height:30384" coordorigin="-1524" coordsize="43877,30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">
                    <v:shape id="Rectangle: Folded Corner 2193" o:spid="_x0000_s1097" type="#_x0000_t65" style="position:absolute;left:7968;width:33869;height:421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" adj="13722" fillcolor="#d8d8d8 [2732]" strokecolor="black [3213]" strokeweight="2pt">
                      <v:shadow on="t" color="black" opacity="19660f" offset="0,4pt"/>
                      <v:textbox>
                        <w:txbxContent>
                          <w:p w14:paraId="1049495D" w14:textId="25EEE723" w:rsidR="00517469" w:rsidRDefault="00517469" w:rsidP="00517469">
                            <w:pPr>
                              <w:jc w:val="center"/>
                              <w:rPr>
                                <w:rFonts w:hAnsi="Calibri"/>
                                <w:b/>
                                <w:bCs/>
                                <w:color w:val="000000" w:themeColor="text1"/>
                                <w:kern w:val="24"/>
                                <w:sz w:val="18"/>
                                <w:szCs w:val="18"/>
                              </w:rPr>
                            </w:pPr>
                            <w:r>
                              <w:rPr>
                                <w:rFonts w:hAnsi="Calibri"/>
                                <w:b/>
                                <w:bCs/>
                                <w:color w:val="000000" w:themeColor="text1"/>
                                <w:kern w:val="24"/>
                                <w:sz w:val="18"/>
                                <w:szCs w:val="18"/>
                              </w:rPr>
                              <w:t>Manual Task Assignment</w:t>
                            </w:r>
                          </w:p>
                        </w:txbxContent>
                      </v:textbox>
                    </v:shape>
                    <v:oval id="Oval 2194" o:spid="_x0000_s1098" style="position:absolute;left:16084;top:18761;width:15763;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" fillcolor="#d8d8d8 [2732]" strokecolor="black [3213]" strokeweight=".5pt">
                      <v:textbox>
                        <w:txbxContent>
                          <w:p w14:paraId="66903AD7" w14:textId="77777777" w:rsidR="00517469" w:rsidRDefault="00517469" w:rsidP="00517469">
                            <w:pPr>
                              <w:jc w:val="center"/>
                              <w:rPr>
                                <w:rFonts w:hAnsi="Calibri"/>
                                <w:color w:val="000000" w:themeColor="text1"/>
                                <w:kern w:val="24"/>
                                <w:sz w:val="16"/>
                                <w:szCs w:val="16"/>
                              </w:rPr>
                            </w:pPr>
                            <w:r>
                              <w:rPr>
                                <w:rFonts w:hAnsi="Calibri"/>
                                <w:color w:val="000000" w:themeColor="text1"/>
                                <w:kern w:val="24"/>
                                <w:sz w:val="16"/>
                                <w:szCs w:val="16"/>
                              </w:rPr>
                              <w:t>Assign Task</w:t>
                            </w:r>
                          </w:p>
                        </w:txbxContent>
                      </v:textbox>
                    </v:oval>
                    <v:rect id="Rectangle 2195" o:spid="_x0000_s1099" style="position:absolute;left:8162;top:4630;width:34191;height:25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" filled="f" strokecolor="gray [1629]" strokeweight="2pt">
                      <v:stroke dashstyle="1 1"/>
                    </v:rect>
                    <v:shape id="Picture 2196" o:spid="_x0000_s1100" type="#_x0000_t75" style="position:absolute;left:1538;top:10911;width:3703;height: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">
                      <v:imagedata r:id="rId25" o:title=""/>
                    </v:shape>
                    <v:shape id="TextBox 124" o:spid="_x0000_s1101" type="#_x0000_t202" style="position:absolute;left:-1524;top:17687;width:1050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" filled="f" stroked="f">
                      <v:textbox>
                        <w:txbxContent>
                          <w:p w14:paraId="462E43F0" w14:textId="77777777" w:rsidR="00517469" w:rsidRDefault="00517469" w:rsidP="00517469">
                            <w:pPr>
                              <w:jc w:val="center"/>
                              <w:rPr>
                                <w:rFonts w:hAnsi="Calibri"/>
                                <w:b/>
                                <w:bCs/>
                                <w:color w:val="000000" w:themeColor="text1"/>
                                <w:kern w:val="24"/>
                                <w:sz w:val="14"/>
                                <w:szCs w:val="14"/>
                              </w:rPr>
                            </w:pPr>
                            <w:r>
                              <w:rPr>
                                <w:rFonts w:hAnsi="Calibri"/>
                                <w:b/>
                                <w:bCs/>
                                <w:color w:val="000000" w:themeColor="text1"/>
                                <w:kern w:val="24"/>
                                <w:sz w:val="14"/>
                                <w:szCs w:val="14"/>
                              </w:rPr>
                              <w:t>Supervising Officer</w:t>
                            </w:r>
                          </w:p>
                        </w:txbxContent>
                      </v:textbox>
                    </v:shape>
                  </v:group>
                  <v:shapetype id="_x0000_t32" coordsize="21600,21600" o:spt="32" o:oned="t" path="m,l21600,21600e" filled="f">
                    <v:path arrowok="t" fillok="f" o:connecttype="none"/>
                    <o:lock v:ext="edit" shapetype="t"/>
                  </v:shapetype>
                  <v:shape id="Straight Arrow Connector 2199" o:spid="_x0000_s1102" type="#_x0000_t32" style="position:absolute;left:3607;top:14008;width:7462;height:7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" strokecolor="black [3040]">
                    <v:stroke endarrow="block"/>
                  </v:shape>
                </v:group>
                <v:oval id="Oval 24" o:spid="_x0000_s1103" style="position:absolute;left:14097;top:9429;width:11907;height:6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" fillcolor="#d8d8d8 [2732]" strokecolor="black [3213]" strokeweight=".5pt">
                  <v:textbox>
                    <w:txbxContent>
                      <w:p w14:paraId="19C63E74" w14:textId="77777777" w:rsidR="00AF7C6B" w:rsidRDefault="00AF7C6B" w:rsidP="00AF7C6B">
                        <w:pPr>
                          <w:jc w:val="center"/>
                          <w:rPr>
                            <w:rFonts w:hAnsi="Calibri"/>
                            <w:color w:val="000000" w:themeColor="text1"/>
                            <w:kern w:val="24"/>
                            <w:sz w:val="16"/>
                            <w:szCs w:val="16"/>
                          </w:rPr>
                        </w:pPr>
                        <w:r>
                          <w:rPr>
                            <w:rFonts w:hAnsi="Calibri"/>
                            <w:color w:val="000000" w:themeColor="text1"/>
                            <w:kern w:val="24"/>
                            <w:sz w:val="16"/>
                            <w:szCs w:val="16"/>
                          </w:rPr>
                          <w:t>Search Unassigned Task</w:t>
                        </w:r>
                      </w:p>
                    </w:txbxContent>
                  </v:textbox>
                </v:oval>
                <v:shape id="Straight Arrow Connector 67" o:spid="_x0000_s1104" type="#_x0000_t32" style="position:absolute;left:5334;top:12382;width:8779;height:19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" strokecolor="black [3040]">
                  <v:stroke endarrow="block"/>
                </v:shape>
                <w10:wrap anchorx="margin"/>
              </v:group>
            </w:pict>
          </mc:Fallback>
        </mc:AlternateContent>
      </w:r>
    </w:p>
    <w:p w14:paraId="47E865C7" w14:textId="3093E5FE" w:rsidR="00517469" w:rsidRDefault="00517469" w:rsidP="00517469">
      <w:pPr>
        <w:spacing w:line="259" w:lineRule="auto"/>
        <w:ind w:right="1201"/>
        <w:jc w:val="right"/>
        <w:rPr>
          <w:noProof/>
        </w:rPr>
      </w:pPr>
    </w:p>
    <w:p w14:paraId="399559D6" w14:textId="2FEE8914" w:rsidR="00517469" w:rsidRDefault="00517469" w:rsidP="00517469">
      <w:pPr>
        <w:spacing w:line="259" w:lineRule="auto"/>
        <w:ind w:right="1201"/>
        <w:jc w:val="right"/>
        <w:rPr>
          <w:noProof/>
        </w:rPr>
      </w:pPr>
    </w:p>
    <w:p w14:paraId="31A438B7" w14:textId="1EDB4404" w:rsidR="00517469" w:rsidRDefault="00517469" w:rsidP="00517469">
      <w:pPr>
        <w:spacing w:line="259" w:lineRule="auto"/>
        <w:ind w:right="1201"/>
        <w:jc w:val="right"/>
        <w:rPr>
          <w:noProof/>
        </w:rPr>
      </w:pPr>
    </w:p>
    <w:p w14:paraId="04209362" w14:textId="0E948D47" w:rsidR="00517469" w:rsidRDefault="00AF7C6B" w:rsidP="00AF7C6B">
      <w:pPr>
        <w:tabs>
          <w:tab w:val="left" w:pos="3090"/>
        </w:tabs>
        <w:spacing w:line="259" w:lineRule="auto"/>
        <w:ind w:right="1201"/>
        <w:rPr>
          <w:noProof/>
        </w:rPr>
      </w:pPr>
      <w:r>
        <w:rPr>
          <w:noProof/>
        </w:rPr>
        <w:tab/>
      </w:r>
      <w:r>
        <w:rPr>
          <w:noProof/>
        </w:rPr>
        <w:tab/>
      </w:r>
    </w:p>
    <w:p w14:paraId="70C2D457" w14:textId="210333BF" w:rsidR="00517469" w:rsidRDefault="00517469" w:rsidP="00517469">
      <w:pPr>
        <w:spacing w:line="259" w:lineRule="auto"/>
        <w:ind w:right="1201"/>
        <w:jc w:val="right"/>
        <w:rPr>
          <w:noProof/>
        </w:rPr>
      </w:pPr>
    </w:p>
    <w:p w14:paraId="7D590137" w14:textId="70878AB8" w:rsidR="00517469" w:rsidRDefault="00517469" w:rsidP="00517469">
      <w:pPr>
        <w:spacing w:line="259" w:lineRule="auto"/>
        <w:ind w:right="1201"/>
        <w:jc w:val="right"/>
        <w:rPr>
          <w:noProof/>
        </w:rPr>
      </w:pPr>
    </w:p>
    <w:p w14:paraId="5A90A5AC" w14:textId="6D3FF67D" w:rsidR="00517469" w:rsidRDefault="00517469" w:rsidP="00517469">
      <w:pPr>
        <w:spacing w:line="259" w:lineRule="auto"/>
        <w:ind w:right="1201"/>
        <w:jc w:val="right"/>
        <w:rPr>
          <w:noProof/>
        </w:rPr>
      </w:pPr>
    </w:p>
    <w:p w14:paraId="49DFFC77" w14:textId="30E5402A" w:rsidR="00542201" w:rsidRDefault="00542201" w:rsidP="00517469">
      <w:pPr>
        <w:spacing w:line="259" w:lineRule="auto"/>
        <w:ind w:right="1201"/>
        <w:jc w:val="right"/>
        <w:rPr>
          <w:noProof/>
        </w:rPr>
      </w:pPr>
    </w:p>
    <w:p w14:paraId="65DB6A6A" w14:textId="77777777" w:rsidR="00542201" w:rsidRDefault="00542201" w:rsidP="00517469">
      <w:pPr>
        <w:spacing w:line="259" w:lineRule="auto"/>
        <w:ind w:right="1201"/>
        <w:jc w:val="right"/>
        <w:rPr>
          <w:noProof/>
        </w:rPr>
      </w:pPr>
    </w:p>
    <w:p w14:paraId="7A3099B6" w14:textId="77777777" w:rsidR="00517469" w:rsidRDefault="00517469" w:rsidP="00517469">
      <w:pPr>
        <w:spacing w:line="259" w:lineRule="auto"/>
        <w:ind w:right="1201"/>
        <w:jc w:val="right"/>
        <w:rPr>
          <w:noProof/>
        </w:rPr>
      </w:pPr>
    </w:p>
    <w:p w14:paraId="3585E057" w14:textId="77777777" w:rsidR="00517469" w:rsidRDefault="00517469" w:rsidP="00517469">
      <w:pPr>
        <w:spacing w:line="259" w:lineRule="auto"/>
        <w:ind w:right="1201"/>
        <w:jc w:val="right"/>
        <w:rPr>
          <w:noProof/>
        </w:rPr>
      </w:pPr>
    </w:p>
    <w:p w14:paraId="6BFC41F2" w14:textId="77777777" w:rsidR="00517469" w:rsidRDefault="00517469" w:rsidP="00517469">
      <w:pPr>
        <w:spacing w:line="259" w:lineRule="auto"/>
        <w:ind w:right="1201"/>
        <w:jc w:val="right"/>
        <w:rPr>
          <w:noProof/>
        </w:rPr>
      </w:pPr>
    </w:p>
    <w:p w14:paraId="477AC0AC" w14:textId="77777777" w:rsidR="00517469" w:rsidRDefault="00517469" w:rsidP="00517469">
      <w:pPr>
        <w:spacing w:line="259" w:lineRule="auto"/>
        <w:ind w:right="1201"/>
        <w:jc w:val="right"/>
        <w:rPr>
          <w:noProof/>
        </w:rPr>
      </w:pPr>
    </w:p>
    <w:p w14:paraId="4B3E65B8" w14:textId="77777777" w:rsidR="00517469" w:rsidRDefault="00517469" w:rsidP="00517469">
      <w:pPr>
        <w:spacing w:line="259" w:lineRule="auto"/>
        <w:ind w:right="1201"/>
        <w:jc w:val="right"/>
        <w:rPr>
          <w:noProof/>
        </w:rPr>
      </w:pPr>
    </w:p>
    <w:p w14:paraId="33D11884" w14:textId="77777777" w:rsidR="00517469" w:rsidRDefault="00517469" w:rsidP="00517469">
      <w:pPr>
        <w:spacing w:line="259" w:lineRule="auto"/>
        <w:ind w:right="1201"/>
        <w:jc w:val="right"/>
        <w:rPr>
          <w:noProof/>
        </w:rPr>
      </w:pPr>
    </w:p>
    <w:p w14:paraId="77A63D2B" w14:textId="77777777" w:rsidR="00517469" w:rsidRDefault="00517469" w:rsidP="00517469">
      <w:pPr>
        <w:spacing w:line="259" w:lineRule="auto"/>
        <w:ind w:right="1201"/>
        <w:jc w:val="right"/>
      </w:pPr>
      <w:r>
        <w:rPr>
          <w:rFonts w:ascii="Times New Roman" w:hAnsi="Times New Roman"/>
          <w:sz w:val="24"/>
        </w:rPr>
        <w:t xml:space="preserve"> </w:t>
      </w:r>
    </w:p>
    <w:p w14:paraId="3F8583D2" w14:textId="77777777" w:rsidR="00517469" w:rsidRDefault="00517469" w:rsidP="00517469">
      <w:pPr>
        <w:spacing w:after="52" w:line="259" w:lineRule="auto"/>
        <w:jc w:val="center"/>
        <w:rPr>
          <w:rFonts w:ascii="Times New Roman" w:hAnsi="Times New Roman"/>
          <w:sz w:val="24"/>
        </w:rPr>
      </w:pPr>
    </w:p>
    <w:p w14:paraId="3D04E71C" w14:textId="77777777" w:rsidR="00517469" w:rsidRDefault="00517469" w:rsidP="00586BEE">
      <w:pPr>
        <w:spacing w:after="52" w:line="259" w:lineRule="auto"/>
        <w:rPr>
          <w:rFonts w:ascii="Times New Roman" w:hAnsi="Times New Roman"/>
          <w:sz w:val="24"/>
        </w:rPr>
      </w:pPr>
    </w:p>
    <w:p w14:paraId="0022EB7A" w14:textId="7AF986F1" w:rsidR="00517469" w:rsidRPr="007C7291" w:rsidRDefault="007C7291" w:rsidP="007C7291">
      <w:pPr>
        <w:pStyle w:val="Heading4"/>
      </w:pPr>
      <w:r w:rsidRPr="007C7291">
        <w:t>Engine</w:t>
      </w:r>
      <w:r>
        <w:rPr>
          <w:rFonts w:ascii="Arial" w:eastAsia="Arial" w:hAnsi="Arial" w:cs="Arial"/>
        </w:rPr>
        <w:t xml:space="preserve"> </w:t>
      </w:r>
      <w:r>
        <w:t>Assignment Use Case</w:t>
      </w:r>
    </w:p>
    <w:p w14:paraId="47AEE93D" w14:textId="0673EFB7" w:rsidR="00517469" w:rsidRDefault="00517469" w:rsidP="007C7291">
      <w:pPr>
        <w:spacing w:after="52" w:line="259" w:lineRule="auto"/>
      </w:pPr>
      <w:r>
        <w:rPr>
          <w:rFonts w:ascii="Times New Roman" w:hAnsi="Times New Roman"/>
          <w:sz w:val="24"/>
        </w:rPr>
        <w:t xml:space="preserve"> </w:t>
      </w:r>
      <w:bookmarkStart w:id="191" w:name="_Toc30847"/>
      <w:r w:rsidR="00AF7C6B">
        <w:rPr>
          <w:noProof/>
        </w:rPr>
        <mc:AlternateContent>
          <mc:Choice Requires="wpg">
            <w:drawing>
              <wp:anchor distT="0" distB="0" distL="114300" distR="114300" simplePos="0" relativeHeight="251688960" behindDoc="0" locked="0" layoutInCell="1" allowOverlap="1" wp14:anchorId="16D7EC75" wp14:editId="27EAD90C">
                <wp:simplePos x="0" y="0"/>
                <wp:positionH relativeFrom="column">
                  <wp:posOffset>-114300</wp:posOffset>
                </wp:positionH>
                <wp:positionV relativeFrom="paragraph">
                  <wp:posOffset>215265</wp:posOffset>
                </wp:positionV>
                <wp:extent cx="3355755" cy="2761614"/>
                <wp:effectExtent l="0" t="0" r="35560" b="20320"/>
                <wp:wrapNone/>
                <wp:docPr id="2218" name="Group 2218"/>
                <wp:cNvGraphicFramePr/>
                <a:graphic xmlns:a="http://schemas.openxmlformats.org/drawingml/2006/main">
                  <a:graphicData uri="http://schemas.microsoft.com/office/word/2010/wordprocessingGroup">
                    <wpg:wgp>
                      <wpg:cNvGrpSpPr/>
                      <wpg:grpSpPr>
                        <a:xfrm>
                          <a:off x="0" y="0"/>
                          <a:ext cx="3355755" cy="2761614"/>
                          <a:chOff x="0" y="0"/>
                          <a:chExt cx="3356179" cy="3038475"/>
                        </a:xfrm>
                      </wpg:grpSpPr>
                      <wps:wsp>
                        <wps:cNvPr id="2219" name="Oval 2219"/>
                        <wps:cNvSpPr/>
                        <wps:spPr>
                          <a:xfrm>
                            <a:off x="1531917" y="1360351"/>
                            <a:ext cx="1235033" cy="599704"/>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F1355C" w14:textId="77777777" w:rsidR="00517469" w:rsidRDefault="00517469" w:rsidP="00517469">
                              <w:pPr>
                                <w:jc w:val="center"/>
                                <w:rPr>
                                  <w:rFonts w:hAnsi="Calibri"/>
                                  <w:color w:val="000000" w:themeColor="text1"/>
                                  <w:kern w:val="24"/>
                                  <w:sz w:val="16"/>
                                  <w:szCs w:val="16"/>
                                </w:rPr>
                              </w:pPr>
                              <w:r>
                                <w:rPr>
                                  <w:rFonts w:hAnsi="Calibri"/>
                                  <w:color w:val="000000" w:themeColor="text1"/>
                                  <w:kern w:val="24"/>
                                  <w:sz w:val="16"/>
                                  <w:szCs w:val="16"/>
                                </w:rPr>
                                <w:t>Assign Task</w:t>
                              </w:r>
                            </w:p>
                          </w:txbxContent>
                        </wps:txbx>
                        <wps:bodyPr wrap="square" rtlCol="0" anchor="ctr">
                          <a:noAutofit/>
                        </wps:bodyPr>
                      </wps:wsp>
                      <wpg:grpSp>
                        <wpg:cNvPr id="2221" name="Group 2221"/>
                        <wpg:cNvGrpSpPr/>
                        <wpg:grpSpPr>
                          <a:xfrm>
                            <a:off x="0" y="0"/>
                            <a:ext cx="3356179" cy="3038475"/>
                            <a:chOff x="0" y="0"/>
                            <a:chExt cx="3356179" cy="3038475"/>
                          </a:xfrm>
                        </wpg:grpSpPr>
                        <wpg:grpSp>
                          <wpg:cNvPr id="2222" name="Group 5"/>
                          <wpg:cNvGrpSpPr/>
                          <wpg:grpSpPr>
                            <a:xfrm>
                              <a:off x="989363" y="0"/>
                              <a:ext cx="2366816" cy="3038475"/>
                              <a:chOff x="796811" y="0"/>
                              <a:chExt cx="3438499" cy="3038744"/>
                            </a:xfrm>
                          </wpg:grpSpPr>
                          <wps:wsp>
                            <wps:cNvPr id="2223" name="Rectangle: Folded Corner 2223"/>
                            <wps:cNvSpPr/>
                            <wps:spPr>
                              <a:xfrm rot="10800000" flipH="1" flipV="1">
                                <a:off x="796811" y="0"/>
                                <a:ext cx="3386895" cy="421611"/>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B990F31" w14:textId="6ED7F6A1" w:rsidR="00517469" w:rsidRDefault="00443035" w:rsidP="00517469">
                                  <w:pPr>
                                    <w:jc w:val="center"/>
                                    <w:rPr>
                                      <w:rFonts w:hAnsi="Calibri"/>
                                      <w:b/>
                                      <w:bCs/>
                                      <w:color w:val="000000" w:themeColor="text1"/>
                                      <w:kern w:val="24"/>
                                      <w:sz w:val="18"/>
                                      <w:szCs w:val="18"/>
                                    </w:rPr>
                                  </w:pPr>
                                  <w:r>
                                    <w:rPr>
                                      <w:rFonts w:hAnsi="Calibri"/>
                                      <w:b/>
                                      <w:bCs/>
                                      <w:color w:val="000000" w:themeColor="text1"/>
                                      <w:kern w:val="24"/>
                                      <w:sz w:val="18"/>
                                      <w:szCs w:val="18"/>
                                    </w:rPr>
                                    <w:t xml:space="preserve">Engine </w:t>
                                  </w:r>
                                  <w:r w:rsidR="00517469">
                                    <w:rPr>
                                      <w:rFonts w:hAnsi="Calibri"/>
                                      <w:b/>
                                      <w:bCs/>
                                      <w:color w:val="000000" w:themeColor="text1"/>
                                      <w:kern w:val="24"/>
                                      <w:sz w:val="18"/>
                                      <w:szCs w:val="18"/>
                                    </w:rPr>
                                    <w:t>Assignment</w:t>
                                  </w:r>
                                </w:p>
                              </w:txbxContent>
                            </wps:txbx>
                            <wps:bodyPr rtlCol="0" anchor="ctr"/>
                          </wps:wsp>
                          <wps:wsp>
                            <wps:cNvPr id="2225" name="Rectangle 2225"/>
                            <wps:cNvSpPr/>
                            <wps:spPr>
                              <a:xfrm>
                                <a:off x="816250" y="463018"/>
                                <a:ext cx="3419060" cy="257572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229" name="Straight Arrow Connector 2229"/>
                          <wps:cNvCnPr>
                            <a:endCxn id="2219" idx="2"/>
                          </wps:cNvCnPr>
                          <wps:spPr>
                            <a:xfrm flipV="1">
                              <a:off x="718368" y="1659822"/>
                              <a:ext cx="813360" cy="49832"/>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30" name="TextBox 27"/>
                          <wps:cNvSpPr txBox="1"/>
                          <wps:spPr>
                            <a:xfrm>
                              <a:off x="0" y="2006640"/>
                              <a:ext cx="779381" cy="225579"/>
                            </a:xfrm>
                            <a:prstGeom prst="rect">
                              <a:avLst/>
                            </a:prstGeom>
                            <a:noFill/>
                          </wps:spPr>
                          <wps:txbx>
                            <w:txbxContent>
                              <w:p w14:paraId="5B896CF7" w14:textId="77777777" w:rsidR="00517469" w:rsidRDefault="00517469" w:rsidP="00517469">
                                <w:pPr>
                                  <w:jc w:val="center"/>
                                  <w:rPr>
                                    <w:rFonts w:hAnsi="Calibri"/>
                                    <w:b/>
                                    <w:bCs/>
                                    <w:color w:val="000000" w:themeColor="text1"/>
                                    <w:kern w:val="24"/>
                                    <w:sz w:val="14"/>
                                    <w:szCs w:val="14"/>
                                  </w:rPr>
                                </w:pPr>
                                <w:r>
                                  <w:rPr>
                                    <w:rFonts w:hAnsi="Calibri"/>
                                    <w:b/>
                                    <w:bCs/>
                                    <w:color w:val="000000" w:themeColor="text1"/>
                                    <w:kern w:val="24"/>
                                    <w:sz w:val="14"/>
                                    <w:szCs w:val="14"/>
                                  </w:rPr>
                                  <w:t>System</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6D7EC75" id="Group 2218" o:spid="_x0000_s1105" style="position:absolute;left:0;text-align:left;margin-left:-9pt;margin-top:16.95pt;width:264.25pt;height:217.45pt;z-index:251688960;mso-width-relative:margin;mso-height-relative:margin" coordsize="33561,30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">
                <v:oval id="Oval 2219" o:spid="_x0000_s1106" style="position:absolute;left:15319;top:13603;width:12350;height:5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" fillcolor="#d8d8d8 [2732]" strokecolor="black [3213]" strokeweight=".5pt">
                  <v:textbox>
                    <w:txbxContent>
                      <w:p w14:paraId="77F1355C" w14:textId="77777777" w:rsidR="00517469" w:rsidRDefault="00517469" w:rsidP="00517469">
                        <w:pPr>
                          <w:jc w:val="center"/>
                          <w:rPr>
                            <w:rFonts w:hAnsi="Calibri"/>
                            <w:color w:val="000000" w:themeColor="text1"/>
                            <w:kern w:val="24"/>
                            <w:sz w:val="16"/>
                            <w:szCs w:val="16"/>
                          </w:rPr>
                        </w:pPr>
                        <w:r>
                          <w:rPr>
                            <w:rFonts w:hAnsi="Calibri"/>
                            <w:color w:val="000000" w:themeColor="text1"/>
                            <w:kern w:val="24"/>
                            <w:sz w:val="16"/>
                            <w:szCs w:val="16"/>
                          </w:rPr>
                          <w:t>Assign Task</w:t>
                        </w:r>
                      </w:p>
                    </w:txbxContent>
                  </v:textbox>
                </v:oval>
                <v:group id="Group 2221" o:spid="_x0000_s1107" style="position:absolute;width:33561;height:30384" coordsize="33561,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">
                  <v:group id="Group 5" o:spid="_x0000_s1108" style="position:absolute;left:9893;width:23668;height:30384" coordorigin="7968" coordsize="34384,30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">
                    <v:shape id="Rectangle: Folded Corner 2223" o:spid="_x0000_s1109" type="#_x0000_t65" style="position:absolute;left:7968;width:33869;height:421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" adj="13722" fillcolor="#d8d8d8 [2732]" strokecolor="black [3213]" strokeweight="2pt">
                      <v:shadow on="t" color="black" opacity="19660f" offset="0,4pt"/>
                      <v:textbox>
                        <w:txbxContent>
                          <w:p w14:paraId="7B990F31" w14:textId="6ED7F6A1" w:rsidR="00517469" w:rsidRDefault="00443035" w:rsidP="00517469">
                            <w:pPr>
                              <w:jc w:val="center"/>
                              <w:rPr>
                                <w:rFonts w:hAnsi="Calibri"/>
                                <w:b/>
                                <w:bCs/>
                                <w:color w:val="000000" w:themeColor="text1"/>
                                <w:kern w:val="24"/>
                                <w:sz w:val="18"/>
                                <w:szCs w:val="18"/>
                              </w:rPr>
                            </w:pPr>
                            <w:r>
                              <w:rPr>
                                <w:rFonts w:hAnsi="Calibri"/>
                                <w:b/>
                                <w:bCs/>
                                <w:color w:val="000000" w:themeColor="text1"/>
                                <w:kern w:val="24"/>
                                <w:sz w:val="18"/>
                                <w:szCs w:val="18"/>
                              </w:rPr>
                              <w:t xml:space="preserve">Engine </w:t>
                            </w:r>
                            <w:r w:rsidR="00517469">
                              <w:rPr>
                                <w:rFonts w:hAnsi="Calibri"/>
                                <w:b/>
                                <w:bCs/>
                                <w:color w:val="000000" w:themeColor="text1"/>
                                <w:kern w:val="24"/>
                                <w:sz w:val="18"/>
                                <w:szCs w:val="18"/>
                              </w:rPr>
                              <w:t>Assignment</w:t>
                            </w:r>
                          </w:p>
                        </w:txbxContent>
                      </v:textbox>
                    </v:shape>
                    <v:rect id="Rectangle 2225" o:spid="_x0000_s1110" style="position:absolute;left:8162;top:4630;width:34191;height:25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" filled="f" strokecolor="gray [1629]" strokeweight="2pt">
                      <v:stroke dashstyle="1 1"/>
                    </v:rect>
                  </v:group>
                  <v:shape id="Straight Arrow Connector 2229" o:spid="_x0000_s1111" type="#_x0000_t32" style="position:absolute;left:7183;top:16598;width:8134;height:4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" strokecolor="#1c1a10 [334]">
                    <v:stroke endarrow="block"/>
                  </v:shape>
                  <v:shape id="TextBox 27" o:spid="_x0000_s1112" type="#_x0000_t202" style="position:absolute;top:20066;width:7793;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" filled="f" stroked="f">
                    <v:textbox>
                      <w:txbxContent>
                        <w:p w14:paraId="5B896CF7" w14:textId="77777777" w:rsidR="00517469" w:rsidRDefault="00517469" w:rsidP="00517469">
                          <w:pPr>
                            <w:jc w:val="center"/>
                            <w:rPr>
                              <w:rFonts w:hAnsi="Calibri"/>
                              <w:b/>
                              <w:bCs/>
                              <w:color w:val="000000" w:themeColor="text1"/>
                              <w:kern w:val="24"/>
                              <w:sz w:val="14"/>
                              <w:szCs w:val="14"/>
                            </w:rPr>
                          </w:pPr>
                          <w:r>
                            <w:rPr>
                              <w:rFonts w:hAnsi="Calibri"/>
                              <w:b/>
                              <w:bCs/>
                              <w:color w:val="000000" w:themeColor="text1"/>
                              <w:kern w:val="24"/>
                              <w:sz w:val="14"/>
                              <w:szCs w:val="14"/>
                            </w:rPr>
                            <w:t>System</w:t>
                          </w:r>
                        </w:p>
                      </w:txbxContent>
                    </v:textbox>
                  </v:shape>
                </v:group>
              </v:group>
            </w:pict>
          </mc:Fallback>
        </mc:AlternateContent>
      </w:r>
      <w:r>
        <w:rPr>
          <w:rFonts w:ascii="Arial" w:eastAsia="Arial" w:hAnsi="Arial" w:cs="Arial"/>
        </w:rPr>
        <w:t xml:space="preserve"> </w:t>
      </w:r>
      <w:bookmarkEnd w:id="191"/>
    </w:p>
    <w:p w14:paraId="1C36A0D4" w14:textId="77ACEF03" w:rsidR="00517469" w:rsidRDefault="00517469" w:rsidP="00517469">
      <w:pPr>
        <w:spacing w:line="259" w:lineRule="auto"/>
        <w:ind w:right="1030"/>
        <w:jc w:val="right"/>
        <w:rPr>
          <w:noProof/>
        </w:rPr>
      </w:pPr>
    </w:p>
    <w:p w14:paraId="76C4AC6B" w14:textId="77777777" w:rsidR="00517469" w:rsidRDefault="00517469" w:rsidP="00517469">
      <w:pPr>
        <w:spacing w:line="259" w:lineRule="auto"/>
        <w:ind w:right="1030"/>
        <w:jc w:val="right"/>
        <w:rPr>
          <w:noProof/>
        </w:rPr>
      </w:pPr>
    </w:p>
    <w:p w14:paraId="7217890B" w14:textId="77777777" w:rsidR="00517469" w:rsidRDefault="00517469" w:rsidP="00517469">
      <w:pPr>
        <w:spacing w:line="259" w:lineRule="auto"/>
        <w:ind w:right="1030"/>
        <w:jc w:val="right"/>
        <w:rPr>
          <w:noProof/>
        </w:rPr>
      </w:pPr>
    </w:p>
    <w:p w14:paraId="0BF154B9" w14:textId="77777777" w:rsidR="00517469" w:rsidRDefault="00517469" w:rsidP="00517469">
      <w:pPr>
        <w:spacing w:line="259" w:lineRule="auto"/>
        <w:ind w:right="1030"/>
        <w:jc w:val="right"/>
        <w:rPr>
          <w:noProof/>
        </w:rPr>
      </w:pPr>
    </w:p>
    <w:p w14:paraId="444BFC12" w14:textId="77777777" w:rsidR="00517469" w:rsidRDefault="00517469" w:rsidP="00517469">
      <w:pPr>
        <w:spacing w:line="259" w:lineRule="auto"/>
        <w:ind w:right="1030"/>
        <w:jc w:val="right"/>
        <w:rPr>
          <w:noProof/>
        </w:rPr>
      </w:pPr>
    </w:p>
    <w:p w14:paraId="32122797" w14:textId="77777777" w:rsidR="00517469" w:rsidRDefault="00517469" w:rsidP="00517469">
      <w:pPr>
        <w:spacing w:line="259" w:lineRule="auto"/>
        <w:ind w:right="1030"/>
        <w:jc w:val="right"/>
        <w:rPr>
          <w:noProof/>
        </w:rPr>
      </w:pPr>
    </w:p>
    <w:p w14:paraId="7D8598A7" w14:textId="77777777" w:rsidR="00517469" w:rsidRDefault="00517469" w:rsidP="00517469">
      <w:pPr>
        <w:spacing w:line="259" w:lineRule="auto"/>
        <w:ind w:right="1030"/>
        <w:jc w:val="right"/>
        <w:rPr>
          <w:noProof/>
        </w:rPr>
      </w:pPr>
    </w:p>
    <w:p w14:paraId="093E45D8" w14:textId="77777777" w:rsidR="00517469" w:rsidRDefault="00517469" w:rsidP="00517469">
      <w:pPr>
        <w:spacing w:line="259" w:lineRule="auto"/>
        <w:ind w:right="1030"/>
        <w:jc w:val="right"/>
        <w:rPr>
          <w:noProof/>
        </w:rPr>
      </w:pPr>
    </w:p>
    <w:p w14:paraId="350A16A8" w14:textId="77777777" w:rsidR="00517469" w:rsidRDefault="00517469" w:rsidP="00517469">
      <w:pPr>
        <w:spacing w:line="259" w:lineRule="auto"/>
        <w:ind w:right="1030"/>
        <w:rPr>
          <w:noProof/>
        </w:rPr>
      </w:pPr>
      <w:r w:rsidRPr="00C06242">
        <w:rPr>
          <w:noProof/>
        </w:rPr>
        <w:drawing>
          <wp:inline distT="0" distB="0" distL="0" distR="0" wp14:anchorId="5ED0E890" wp14:editId="0F76B2DC">
            <wp:extent cx="664982" cy="498475"/>
            <wp:effectExtent l="0" t="0" r="1905" b="0"/>
            <wp:docPr id="2217" name="Picture 36">
              <a:extLst xmlns:a="http://schemas.openxmlformats.org/drawingml/2006/main">
                <a:ext uri="{FF2B5EF4-FFF2-40B4-BE49-F238E27FC236}">
                  <a16:creationId xmlns:a16="http://schemas.microsoft.com/office/drawing/2014/main" id="{4BE35CAE-0313-4A97-8CEE-1644E4B30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4BE35CAE-0313-4A97-8CEE-1644E4B307EE}"/>
                        </a:ext>
                      </a:extLst>
                    </pic:cNvPr>
                    <pic:cNvPicPr>
                      <a:picLocks noChangeAspect="1"/>
                    </pic:cNvPicPr>
                  </pic:nvPicPr>
                  <pic:blipFill>
                    <a:blip r:embed="rId36"/>
                    <a:stretch>
                      <a:fillRect/>
                    </a:stretch>
                  </pic:blipFill>
                  <pic:spPr>
                    <a:xfrm>
                      <a:off x="0" y="0"/>
                      <a:ext cx="671368" cy="503262"/>
                    </a:xfrm>
                    <a:prstGeom prst="rect">
                      <a:avLst/>
                    </a:prstGeom>
                  </pic:spPr>
                </pic:pic>
              </a:graphicData>
            </a:graphic>
          </wp:inline>
        </w:drawing>
      </w:r>
    </w:p>
    <w:p w14:paraId="5F1404CB" w14:textId="77777777" w:rsidR="00517469" w:rsidRDefault="00517469" w:rsidP="00517469">
      <w:pPr>
        <w:spacing w:line="259" w:lineRule="auto"/>
        <w:ind w:right="1030"/>
        <w:jc w:val="right"/>
        <w:rPr>
          <w:noProof/>
        </w:rPr>
      </w:pPr>
    </w:p>
    <w:p w14:paraId="1E08D0D1" w14:textId="77777777" w:rsidR="00517469" w:rsidRDefault="00517469" w:rsidP="00517469">
      <w:pPr>
        <w:spacing w:line="259" w:lineRule="auto"/>
        <w:ind w:right="1030"/>
        <w:jc w:val="right"/>
        <w:rPr>
          <w:noProof/>
        </w:rPr>
      </w:pPr>
    </w:p>
    <w:p w14:paraId="533F9912" w14:textId="77777777" w:rsidR="00517469" w:rsidRDefault="00517469" w:rsidP="00517469">
      <w:pPr>
        <w:spacing w:line="259" w:lineRule="auto"/>
        <w:ind w:right="1030"/>
        <w:jc w:val="right"/>
        <w:rPr>
          <w:noProof/>
        </w:rPr>
      </w:pPr>
    </w:p>
    <w:p w14:paraId="49E03BC1" w14:textId="77777777" w:rsidR="00517469" w:rsidRDefault="00517469" w:rsidP="00517469">
      <w:pPr>
        <w:spacing w:line="259" w:lineRule="auto"/>
        <w:ind w:right="1030"/>
        <w:jc w:val="right"/>
        <w:rPr>
          <w:noProof/>
        </w:rPr>
      </w:pPr>
    </w:p>
    <w:p w14:paraId="3A612A63" w14:textId="77777777" w:rsidR="00517469" w:rsidRDefault="00517469" w:rsidP="00517469">
      <w:pPr>
        <w:spacing w:line="259" w:lineRule="auto"/>
        <w:ind w:right="1030"/>
        <w:jc w:val="right"/>
        <w:rPr>
          <w:noProof/>
        </w:rPr>
      </w:pPr>
    </w:p>
    <w:p w14:paraId="3CA3F88C" w14:textId="77777777" w:rsidR="00517469" w:rsidRDefault="00517469" w:rsidP="00517469">
      <w:pPr>
        <w:spacing w:line="259" w:lineRule="auto"/>
        <w:ind w:right="1030"/>
        <w:jc w:val="right"/>
        <w:rPr>
          <w:noProof/>
        </w:rPr>
      </w:pPr>
    </w:p>
    <w:p w14:paraId="15090BAC" w14:textId="52E09752" w:rsidR="00517469" w:rsidRPr="005C2408" w:rsidRDefault="00517469" w:rsidP="005C2408">
      <w:pPr>
        <w:spacing w:line="259" w:lineRule="auto"/>
        <w:ind w:right="1030"/>
      </w:pPr>
    </w:p>
    <w:p w14:paraId="7CC3E858" w14:textId="77777777" w:rsidR="00517469" w:rsidRDefault="00517469" w:rsidP="0015029D">
      <w:pPr>
        <w:ind w:right="53"/>
      </w:pPr>
    </w:p>
    <w:p w14:paraId="2AE45DA0" w14:textId="7293CC83" w:rsidR="00CE1CB4" w:rsidRDefault="00CE1CB4" w:rsidP="00586BEE"/>
    <w:p w14:paraId="2B19B3FA" w14:textId="141A575D" w:rsidR="00095FED" w:rsidRDefault="00095FED" w:rsidP="00586BEE"/>
    <w:p w14:paraId="51964095" w14:textId="08B7CE36" w:rsidR="00095FED" w:rsidRDefault="00095FED" w:rsidP="00586BEE"/>
    <w:p w14:paraId="55B23294" w14:textId="77777777" w:rsidR="00CE1CB4" w:rsidRPr="00006A96" w:rsidRDefault="00CE1CB4" w:rsidP="00CE1CB4">
      <w:pPr>
        <w:pStyle w:val="Heading1"/>
      </w:pPr>
      <w:bookmarkStart w:id="192" w:name="_Toc447115501"/>
      <w:bookmarkStart w:id="193" w:name="_Ref447117454"/>
      <w:bookmarkStart w:id="194" w:name="_Toc447117635"/>
      <w:bookmarkStart w:id="195" w:name="_Toc447120747"/>
      <w:bookmarkStart w:id="196" w:name="_Toc447195239"/>
      <w:bookmarkStart w:id="197" w:name="_Toc447734218"/>
      <w:bookmarkStart w:id="198" w:name="_Toc447883213"/>
      <w:bookmarkStart w:id="199" w:name="_Toc448225706"/>
      <w:bookmarkStart w:id="200" w:name="_Toc448311044"/>
      <w:bookmarkStart w:id="201" w:name="_Toc448486806"/>
      <w:bookmarkStart w:id="202" w:name="_Toc448743134"/>
      <w:bookmarkStart w:id="203" w:name="_Toc448930831"/>
      <w:bookmarkStart w:id="204" w:name="_Toc71132145"/>
      <w:bookmarkStart w:id="205" w:name="_Toc77159364"/>
      <w:r>
        <w:lastRenderedPageBreak/>
        <w:t>Appendix A</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304B3E32" w14:textId="77777777" w:rsidR="00CE1CB4" w:rsidRDefault="00CE1CB4" w:rsidP="00CE1CB4">
      <w:pPr>
        <w:rPr>
          <w:color w:val="000000"/>
          <w:lang w:val="en-SG" w:eastAsia="en-SG"/>
        </w:rPr>
      </w:pPr>
    </w:p>
    <w:p w14:paraId="519DC341" w14:textId="77777777" w:rsidR="00CE1CB4" w:rsidRPr="00730DE7" w:rsidRDefault="00CE1CB4" w:rsidP="00EE66D8">
      <w:pPr>
        <w:pStyle w:val="Heading2"/>
        <w:numPr>
          <w:ilvl w:val="0"/>
          <w:numId w:val="15"/>
        </w:numPr>
        <w:tabs>
          <w:tab w:val="num" w:pos="864"/>
        </w:tabs>
        <w:ind w:left="864" w:hanging="720"/>
        <w:rPr>
          <w:rStyle w:val="IntenseReference"/>
          <w:color w:val="000000" w:themeColor="text1"/>
        </w:rPr>
      </w:pPr>
      <w:bookmarkStart w:id="206" w:name="_Toc77159365"/>
      <w:r>
        <w:rPr>
          <w:rStyle w:val="IntenseReference"/>
          <w:color w:val="000000" w:themeColor="text1"/>
        </w:rPr>
        <w:t>Configuration blueprint (CBP)</w:t>
      </w:r>
      <w:bookmarkEnd w:id="206"/>
    </w:p>
    <w:p w14:paraId="2C586C35" w14:textId="77777777" w:rsidR="00CE1CB4" w:rsidRPr="0026471D" w:rsidRDefault="00CE1CB4" w:rsidP="00CE1CB4">
      <w:pPr>
        <w:pStyle w:val="ListParagraph"/>
        <w:rPr>
          <w:color w:val="000000"/>
          <w:lang w:val="en-SG" w:eastAsia="en-SG"/>
        </w:rPr>
      </w:pPr>
    </w:p>
    <w:p w14:paraId="573BEDB1" w14:textId="3B244D22" w:rsidR="00CE1CB4" w:rsidRPr="00874649" w:rsidRDefault="00CE1CB4" w:rsidP="00CE1CB4">
      <w:pPr>
        <w:rPr>
          <w:color w:val="000000"/>
          <w:lang w:val="en-SG" w:eastAsia="en-SG"/>
        </w:rPr>
      </w:pPr>
      <w:r w:rsidRPr="00874649">
        <w:rPr>
          <w:color w:val="000000"/>
          <w:lang w:val="en-SG" w:eastAsia="en-SG"/>
        </w:rPr>
        <w:t xml:space="preserve">Configuration Blueprint (CBP) for </w:t>
      </w:r>
      <w:r>
        <w:rPr>
          <w:color w:val="000000"/>
          <w:lang w:val="en-SG" w:eastAsia="en-SG"/>
        </w:rPr>
        <w:t>System</w:t>
      </w:r>
      <w:r w:rsidR="007E5FB7">
        <w:rPr>
          <w:color w:val="000000"/>
          <w:lang w:val="en-SG" w:eastAsia="en-SG"/>
        </w:rPr>
        <w:t xml:space="preserve"> Administration</w:t>
      </w:r>
    </w:p>
    <w:p w14:paraId="311A813C" w14:textId="77777777" w:rsidR="00CE1CB4" w:rsidRPr="00104FC3" w:rsidRDefault="00CE1CB4" w:rsidP="00CE1CB4">
      <w:pPr>
        <w:pStyle w:val="ListParagraph"/>
        <w:rPr>
          <w:color w:val="000000"/>
          <w:lang w:val="en-SG" w:eastAsia="en-SG"/>
        </w:rPr>
      </w:pPr>
    </w:p>
    <w:bookmarkStart w:id="207" w:name="_MON_1686741740"/>
    <w:bookmarkEnd w:id="207"/>
    <w:p w14:paraId="60DC9DC8" w14:textId="5147606B" w:rsidR="00CE1CB4" w:rsidRDefault="00ED6789" w:rsidP="00CE1CB4">
      <w:pPr>
        <w:rPr>
          <w:color w:val="000000"/>
          <w:lang w:val="en-SG" w:eastAsia="en-SG"/>
        </w:rPr>
      </w:pPr>
      <w:r>
        <w:object w:dxaOrig="1534" w:dyaOrig="997" w14:anchorId="50AD97B3">
          <v:shape id="_x0000_i1028" type="#_x0000_t75" style="width:77.35pt;height:50.25pt" o:ole="">
            <v:imagedata r:id="rId49" o:title=""/>
          </v:shape>
          <o:OLEObject Type="Embed" ProgID="Excel.Sheet.12" ShapeID="_x0000_i1028" DrawAspect="Icon" ObjectID="_1688818425" r:id="rId50"/>
        </w:object>
      </w:r>
    </w:p>
    <w:p w14:paraId="0A9DEA56" w14:textId="77777777" w:rsidR="00CE1CB4" w:rsidRDefault="00CE1CB4" w:rsidP="00CE1CB4">
      <w:pPr>
        <w:rPr>
          <w:color w:val="000000"/>
          <w:lang w:val="en-SG" w:eastAsia="en-SG"/>
        </w:rPr>
      </w:pPr>
      <w:r>
        <w:rPr>
          <w:color w:val="000000"/>
          <w:lang w:val="en-SG" w:eastAsia="en-SG"/>
        </w:rPr>
        <w:t xml:space="preserve"> </w:t>
      </w:r>
      <w:bookmarkStart w:id="208" w:name="_MON_1526410798"/>
      <w:bookmarkEnd w:id="208"/>
    </w:p>
    <w:p w14:paraId="67338F33" w14:textId="4E44DBE2" w:rsidR="00CE1CB4" w:rsidRDefault="00CE1CB4" w:rsidP="00CE1CB4">
      <w:pPr>
        <w:rPr>
          <w:color w:val="000000"/>
          <w:lang w:val="en-SG" w:eastAsia="en-SG"/>
        </w:rPr>
      </w:pPr>
    </w:p>
    <w:p w14:paraId="1730E909" w14:textId="77777777" w:rsidR="00CE1CB4" w:rsidRDefault="00CE1CB4" w:rsidP="006E02D1"/>
    <w:sectPr w:rsidR="00CE1CB4" w:rsidSect="005E6C24">
      <w:headerReference w:type="first" r:id="rId51"/>
      <w:pgSz w:w="12240" w:h="15840" w:code="1"/>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77C8AC" w14:textId="77777777" w:rsidR="00816710" w:rsidRDefault="00816710">
      <w:r>
        <w:separator/>
      </w:r>
    </w:p>
  </w:endnote>
  <w:endnote w:type="continuationSeparator" w:id="0">
    <w:p w14:paraId="1ACC89E6" w14:textId="77777777" w:rsidR="00816710" w:rsidRDefault="00816710">
      <w:r>
        <w:continuationSeparator/>
      </w:r>
    </w:p>
  </w:endnote>
  <w:endnote w:type="continuationNotice" w:id="1">
    <w:p w14:paraId="41ECCAEF" w14:textId="77777777" w:rsidR="00816710" w:rsidRDefault="008167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Bold">
    <w:altName w:val="Century Gothic"/>
    <w:panose1 w:val="020B0702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 Bk">
    <w:altName w:val="Century Goth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9"/>
      <w:gridCol w:w="1952"/>
      <w:gridCol w:w="3591"/>
    </w:tblGrid>
    <w:tr w:rsidR="00562EB0" w14:paraId="0C555C1D" w14:textId="77777777">
      <w:tc>
        <w:tcPr>
          <w:tcW w:w="3060" w:type="dxa"/>
        </w:tcPr>
        <w:p w14:paraId="249EC4F3" w14:textId="77777777" w:rsidR="00562EB0" w:rsidRDefault="00562EB0">
          <w:pPr>
            <w:pStyle w:val="Footer"/>
            <w:rPr>
              <w:sz w:val="16"/>
              <w:szCs w:val="16"/>
            </w:rPr>
          </w:pPr>
          <w:r>
            <w:rPr>
              <w:sz w:val="16"/>
              <w:szCs w:val="16"/>
            </w:rPr>
            <w:t>SRS Template</w:t>
          </w:r>
        </w:p>
      </w:tc>
      <w:tc>
        <w:tcPr>
          <w:tcW w:w="1980" w:type="dxa"/>
        </w:tcPr>
        <w:p w14:paraId="79F675A4" w14:textId="77777777" w:rsidR="00562EB0" w:rsidRDefault="00562EB0">
          <w:pPr>
            <w:pStyle w:val="Footer"/>
            <w:jc w:val="center"/>
            <w:rPr>
              <w:sz w:val="16"/>
              <w:szCs w:val="16"/>
            </w:rPr>
          </w:pPr>
          <w:r>
            <w:rPr>
              <w:sz w:val="16"/>
              <w:szCs w:val="16"/>
            </w:rPr>
            <w:t>CrimsonLogic Pte Ltd</w:t>
          </w:r>
        </w:p>
      </w:tc>
      <w:tc>
        <w:tcPr>
          <w:tcW w:w="3708" w:type="dxa"/>
        </w:tcPr>
        <w:p w14:paraId="7F0C0CD6" w14:textId="459CFFF8" w:rsidR="00562EB0" w:rsidRDefault="00562EB0">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896444">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896444">
            <w:rPr>
              <w:noProof/>
              <w:sz w:val="16"/>
              <w:szCs w:val="16"/>
            </w:rPr>
            <w:t>32</w:t>
          </w:r>
          <w:r>
            <w:rPr>
              <w:sz w:val="16"/>
              <w:szCs w:val="16"/>
            </w:rPr>
            <w:fldChar w:fldCharType="end"/>
          </w:r>
        </w:p>
      </w:tc>
    </w:tr>
    <w:tr w:rsidR="00562EB0" w14:paraId="525385A6" w14:textId="77777777">
      <w:tc>
        <w:tcPr>
          <w:tcW w:w="3060" w:type="dxa"/>
        </w:tcPr>
        <w:p w14:paraId="41BB8D71" w14:textId="5725F8F3" w:rsidR="00562EB0" w:rsidRDefault="00562EB0">
          <w:pPr>
            <w:pStyle w:val="Footer"/>
            <w:rPr>
              <w:sz w:val="16"/>
              <w:szCs w:val="16"/>
            </w:rPr>
          </w:pPr>
          <w:r>
            <w:rPr>
              <w:sz w:val="16"/>
              <w:szCs w:val="16"/>
            </w:rPr>
            <w:t xml:space="preserve">SW / RD – SRS / TM / V </w:t>
          </w:r>
          <w:r w:rsidR="00B8196B">
            <w:rPr>
              <w:sz w:val="16"/>
              <w:szCs w:val="16"/>
            </w:rPr>
            <w:t>1</w:t>
          </w:r>
          <w:r>
            <w:rPr>
              <w:sz w:val="16"/>
              <w:szCs w:val="16"/>
            </w:rPr>
            <w:t>.</w:t>
          </w:r>
          <w:r w:rsidR="00B8196B">
            <w:rPr>
              <w:sz w:val="16"/>
              <w:szCs w:val="16"/>
            </w:rPr>
            <w:t>0</w:t>
          </w:r>
          <w:r>
            <w:rPr>
              <w:sz w:val="16"/>
              <w:szCs w:val="16"/>
            </w:rPr>
            <w:t xml:space="preserve"> / May 09</w:t>
          </w:r>
        </w:p>
      </w:tc>
      <w:tc>
        <w:tcPr>
          <w:tcW w:w="1980" w:type="dxa"/>
        </w:tcPr>
        <w:p w14:paraId="532DF7C6" w14:textId="77777777" w:rsidR="00562EB0" w:rsidRDefault="00562EB0">
          <w:pPr>
            <w:pStyle w:val="Footer"/>
            <w:jc w:val="center"/>
            <w:rPr>
              <w:sz w:val="16"/>
              <w:szCs w:val="16"/>
            </w:rPr>
          </w:pPr>
          <w:r>
            <w:rPr>
              <w:sz w:val="16"/>
              <w:szCs w:val="16"/>
            </w:rPr>
            <w:t>Copyright - Private</w:t>
          </w:r>
        </w:p>
      </w:tc>
      <w:tc>
        <w:tcPr>
          <w:tcW w:w="3708" w:type="dxa"/>
        </w:tcPr>
        <w:p w14:paraId="25874AF6" w14:textId="77777777" w:rsidR="00562EB0" w:rsidRDefault="00562EB0">
          <w:pPr>
            <w:pStyle w:val="Footer"/>
            <w:ind w:left="-108"/>
            <w:jc w:val="right"/>
            <w:rPr>
              <w:sz w:val="16"/>
              <w:szCs w:val="16"/>
            </w:rPr>
          </w:pPr>
          <w:r>
            <w:rPr>
              <w:sz w:val="16"/>
              <w:szCs w:val="16"/>
            </w:rPr>
            <w:t>Doc details: Soft copy in Project Folder</w:t>
          </w:r>
        </w:p>
      </w:tc>
    </w:tr>
  </w:tbl>
  <w:p w14:paraId="693B19AD" w14:textId="77777777" w:rsidR="00562EB0" w:rsidRDefault="00562EB0">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C6936" w14:textId="77777777" w:rsidR="00562EB0" w:rsidRDefault="00562EB0" w:rsidP="00382535">
    <w:pPr>
      <w:pStyle w:val="Heading5"/>
    </w:pPr>
    <w:r>
      <w:t>Confidentiality &amp; Copyright</w:t>
    </w:r>
  </w:p>
  <w:p w14:paraId="0DFD1C01" w14:textId="77777777" w:rsidR="00562EB0" w:rsidRDefault="00562EB0">
    <w:pPr>
      <w:pStyle w:val="BodyText"/>
      <w:rPr>
        <w:b/>
        <w:i w:val="0"/>
        <w:color w:val="000000"/>
        <w:sz w:val="16"/>
        <w:szCs w:val="16"/>
      </w:rPr>
    </w:pPr>
    <w:r w:rsidRPr="307E93B4">
      <w:rPr>
        <w:i w:val="0"/>
        <w:color w:val="000000" w:themeColor="text1"/>
        <w:sz w:val="16"/>
        <w:szCs w:val="16"/>
      </w:rPr>
      <w:t>This Manual contains CrimsonLogic proprietary material. While CrimsonLogic customers are given reasonable opportunity to view the Manual for the purpose of exemplifying CrimsonLogic’s commitment to quality, any form of reproduction, transmission or use of this Manual or its contents is not permitted without prior written approval from CrimsonLogic.  All rights are reserved.</w:t>
    </w:r>
  </w:p>
  <w:p w14:paraId="42280E9B" w14:textId="77777777" w:rsidR="00562EB0" w:rsidRDefault="00562EB0">
    <w:pPr>
      <w:ind w:left="900"/>
      <w:rPr>
        <w:b/>
        <w:color w:val="000000"/>
        <w:sz w:val="16"/>
        <w:szCs w:val="16"/>
      </w:rPr>
    </w:pPr>
  </w:p>
  <w:p w14:paraId="15C52BA6" w14:textId="77777777" w:rsidR="00562EB0" w:rsidRDefault="00562EB0">
    <w:pPr>
      <w:ind w:left="900"/>
      <w:rPr>
        <w:b/>
        <w:sz w:val="16"/>
        <w:szCs w:val="16"/>
      </w:rPr>
    </w:pPr>
  </w:p>
  <w:p w14:paraId="482842E4" w14:textId="77777777" w:rsidR="00562EB0" w:rsidRDefault="00562EB0">
    <w:pPr>
      <w:pStyle w:val="Footer"/>
      <w:tabs>
        <w:tab w:val="left" w:pos="0"/>
      </w:tabs>
      <w:rPr>
        <w:b/>
        <w:sz w:val="16"/>
        <w:szCs w:val="16"/>
      </w:rPr>
    </w:pPr>
    <w:r>
      <w:rPr>
        <w:b/>
        <w:sz w:val="16"/>
        <w:szCs w:val="16"/>
      </w:rPr>
      <w:t>CrimsonLogic Pte Ltd</w:t>
    </w:r>
  </w:p>
  <w:p w14:paraId="4B9AF886" w14:textId="77777777" w:rsidR="00562EB0" w:rsidRDefault="00562EB0">
    <w:pPr>
      <w:pStyle w:val="Footer"/>
      <w:tabs>
        <w:tab w:val="left" w:pos="0"/>
      </w:tabs>
      <w:rPr>
        <w:sz w:val="16"/>
        <w:szCs w:val="16"/>
      </w:rPr>
    </w:pPr>
    <w:r>
      <w:rPr>
        <w:sz w:val="16"/>
        <w:szCs w:val="16"/>
      </w:rPr>
      <w:t>31 Science Park Road, The Crimson, Singapore 117611, Main: (65) 6887 7888, Fax: (65) 6778 5277, www.crimsonlogic.com.sg</w:t>
    </w:r>
  </w:p>
  <w:p w14:paraId="133D0267" w14:textId="77777777" w:rsidR="00562EB0" w:rsidRDefault="00562E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2227" w:tblpY="10538"/>
      <w:tblOverlap w:val="never"/>
      <w:tblW w:w="8294" w:type="dxa"/>
      <w:tblInd w:w="0" w:type="dxa"/>
      <w:tblCellMar>
        <w:top w:w="3" w:type="dxa"/>
        <w:left w:w="106" w:type="dxa"/>
        <w:right w:w="62" w:type="dxa"/>
      </w:tblCellMar>
      <w:tblLook w:val="04A0" w:firstRow="1" w:lastRow="0" w:firstColumn="1" w:lastColumn="0" w:noHBand="0" w:noVBand="1"/>
    </w:tblPr>
    <w:tblGrid>
      <w:gridCol w:w="2899"/>
      <w:gridCol w:w="1901"/>
      <w:gridCol w:w="3494"/>
    </w:tblGrid>
    <w:tr w:rsidR="0052783F" w14:paraId="212EA741" w14:textId="77777777">
      <w:trPr>
        <w:trHeight w:val="199"/>
      </w:trPr>
      <w:tc>
        <w:tcPr>
          <w:tcW w:w="2899" w:type="dxa"/>
          <w:tcBorders>
            <w:top w:val="single" w:sz="4" w:space="0" w:color="000000"/>
            <w:left w:val="single" w:sz="4" w:space="0" w:color="000000"/>
            <w:bottom w:val="single" w:sz="4" w:space="0" w:color="000000"/>
            <w:right w:val="single" w:sz="4" w:space="0" w:color="000000"/>
          </w:tcBorders>
        </w:tcPr>
        <w:p w14:paraId="417039FD" w14:textId="77777777" w:rsidR="0052783F" w:rsidRDefault="0052783F">
          <w:pPr>
            <w:spacing w:line="259" w:lineRule="auto"/>
            <w:jc w:val="left"/>
          </w:pPr>
          <w:r>
            <w:rPr>
              <w:sz w:val="16"/>
            </w:rPr>
            <w:t xml:space="preserve">SRS Template </w:t>
          </w:r>
        </w:p>
      </w:tc>
      <w:tc>
        <w:tcPr>
          <w:tcW w:w="1901" w:type="dxa"/>
          <w:tcBorders>
            <w:top w:val="single" w:sz="4" w:space="0" w:color="000000"/>
            <w:left w:val="single" w:sz="4" w:space="0" w:color="000000"/>
            <w:bottom w:val="single" w:sz="4" w:space="0" w:color="000000"/>
            <w:right w:val="single" w:sz="4" w:space="0" w:color="000000"/>
          </w:tcBorders>
        </w:tcPr>
        <w:p w14:paraId="096D7BC0" w14:textId="77777777" w:rsidR="0052783F" w:rsidRDefault="0052783F">
          <w:pPr>
            <w:spacing w:line="259" w:lineRule="auto"/>
            <w:ind w:right="47"/>
            <w:jc w:val="center"/>
          </w:pPr>
          <w:r>
            <w:rPr>
              <w:sz w:val="16"/>
            </w:rPr>
            <w:t xml:space="preserve">CrimsonLogic Pte Ltd </w:t>
          </w:r>
        </w:p>
      </w:tc>
      <w:tc>
        <w:tcPr>
          <w:tcW w:w="3494" w:type="dxa"/>
          <w:tcBorders>
            <w:top w:val="single" w:sz="4" w:space="0" w:color="000000"/>
            <w:left w:val="single" w:sz="4" w:space="0" w:color="000000"/>
            <w:bottom w:val="single" w:sz="4" w:space="0" w:color="000000"/>
            <w:right w:val="single" w:sz="4" w:space="0" w:color="000000"/>
          </w:tcBorders>
        </w:tcPr>
        <w:p w14:paraId="48312A40" w14:textId="77777777" w:rsidR="0052783F" w:rsidRDefault="0052783F">
          <w:pPr>
            <w:spacing w:line="259" w:lineRule="auto"/>
            <w:ind w:right="45"/>
            <w:jc w:val="right"/>
          </w:pPr>
          <w:r>
            <w:rPr>
              <w:sz w:val="16"/>
            </w:rPr>
            <w:t xml:space="preserve">Page </w:t>
          </w:r>
          <w:r>
            <w:rPr>
              <w:sz w:val="19"/>
            </w:rPr>
            <w:fldChar w:fldCharType="begin"/>
          </w:r>
          <w:r>
            <w:instrText xml:space="preserve"> PAGE   \* MERGEFORMAT </w:instrText>
          </w:r>
          <w:r>
            <w:rPr>
              <w:sz w:val="19"/>
            </w:rPr>
            <w:fldChar w:fldCharType="separate"/>
          </w:r>
          <w:r>
            <w:rPr>
              <w:sz w:val="16"/>
            </w:rPr>
            <w:t>10</w:t>
          </w:r>
          <w:r>
            <w:rPr>
              <w:sz w:val="16"/>
            </w:rPr>
            <w:fldChar w:fldCharType="end"/>
          </w:r>
          <w:r>
            <w:rPr>
              <w:sz w:val="16"/>
            </w:rPr>
            <w:t xml:space="preserve"> of </w:t>
          </w:r>
          <w:r w:rsidR="00816710">
            <w:fldChar w:fldCharType="begin"/>
          </w:r>
          <w:r w:rsidR="00816710">
            <w:instrText xml:space="preserve"> NUMPAGES   \* MERGEFORMAT </w:instrText>
          </w:r>
          <w:r w:rsidR="00816710">
            <w:fldChar w:fldCharType="separate"/>
          </w:r>
          <w:r>
            <w:rPr>
              <w:sz w:val="16"/>
            </w:rPr>
            <w:t>16</w:t>
          </w:r>
          <w:r w:rsidR="00816710">
            <w:rPr>
              <w:sz w:val="16"/>
            </w:rPr>
            <w:fldChar w:fldCharType="end"/>
          </w:r>
          <w:r>
            <w:rPr>
              <w:sz w:val="16"/>
            </w:rPr>
            <w:t xml:space="preserve"> </w:t>
          </w:r>
        </w:p>
      </w:tc>
    </w:tr>
    <w:tr w:rsidR="0052783F" w14:paraId="009DD92E" w14:textId="77777777">
      <w:trPr>
        <w:trHeight w:val="202"/>
      </w:trPr>
      <w:tc>
        <w:tcPr>
          <w:tcW w:w="2899" w:type="dxa"/>
          <w:tcBorders>
            <w:top w:val="single" w:sz="4" w:space="0" w:color="000000"/>
            <w:left w:val="single" w:sz="4" w:space="0" w:color="000000"/>
            <w:bottom w:val="single" w:sz="4" w:space="0" w:color="000000"/>
            <w:right w:val="single" w:sz="4" w:space="0" w:color="000000"/>
          </w:tcBorders>
        </w:tcPr>
        <w:p w14:paraId="15D31F77" w14:textId="77777777" w:rsidR="0052783F" w:rsidRDefault="0052783F">
          <w:pPr>
            <w:spacing w:line="259" w:lineRule="auto"/>
            <w:jc w:val="left"/>
          </w:pPr>
          <w:r>
            <w:rPr>
              <w:sz w:val="16"/>
            </w:rPr>
            <w:t xml:space="preserve">SW / RD – SRS / TM / V 1.0 / May 21 </w:t>
          </w:r>
        </w:p>
      </w:tc>
      <w:tc>
        <w:tcPr>
          <w:tcW w:w="1901" w:type="dxa"/>
          <w:tcBorders>
            <w:top w:val="single" w:sz="4" w:space="0" w:color="000000"/>
            <w:left w:val="single" w:sz="4" w:space="0" w:color="000000"/>
            <w:bottom w:val="single" w:sz="4" w:space="0" w:color="000000"/>
            <w:right w:val="single" w:sz="4" w:space="0" w:color="000000"/>
          </w:tcBorders>
        </w:tcPr>
        <w:p w14:paraId="5F6ACA35" w14:textId="77777777" w:rsidR="0052783F" w:rsidRDefault="0052783F">
          <w:pPr>
            <w:spacing w:line="259" w:lineRule="auto"/>
            <w:ind w:right="45"/>
            <w:jc w:val="center"/>
          </w:pPr>
          <w:r>
            <w:rPr>
              <w:sz w:val="16"/>
            </w:rPr>
            <w:t xml:space="preserve">Copyright - Private </w:t>
          </w:r>
        </w:p>
      </w:tc>
      <w:tc>
        <w:tcPr>
          <w:tcW w:w="3494" w:type="dxa"/>
          <w:tcBorders>
            <w:top w:val="single" w:sz="4" w:space="0" w:color="000000"/>
            <w:left w:val="single" w:sz="4" w:space="0" w:color="000000"/>
            <w:bottom w:val="single" w:sz="4" w:space="0" w:color="000000"/>
            <w:right w:val="single" w:sz="4" w:space="0" w:color="000000"/>
          </w:tcBorders>
        </w:tcPr>
        <w:p w14:paraId="1EDC3304" w14:textId="77777777" w:rsidR="0052783F" w:rsidRDefault="0052783F">
          <w:pPr>
            <w:spacing w:line="259" w:lineRule="auto"/>
            <w:ind w:right="42"/>
            <w:jc w:val="right"/>
          </w:pPr>
          <w:r>
            <w:rPr>
              <w:sz w:val="16"/>
            </w:rPr>
            <w:t xml:space="preserve">Doc details: Soft copy in Project Folder </w:t>
          </w:r>
        </w:p>
      </w:tc>
    </w:tr>
  </w:tbl>
  <w:p w14:paraId="42A15A15" w14:textId="77777777" w:rsidR="0052783F" w:rsidRDefault="0052783F">
    <w:pPr>
      <w:spacing w:line="259" w:lineRule="auto"/>
      <w:jc w:val="left"/>
    </w:pPr>
    <w:r>
      <w:rPr>
        <w:rFonts w:ascii="Times New Roman" w:hAnsi="Times New Roman"/>
        <w:sz w:val="23"/>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2"/>
      <w:gridCol w:w="1953"/>
      <w:gridCol w:w="3595"/>
    </w:tblGrid>
    <w:tr w:rsidR="00124228" w14:paraId="51FD8FF7" w14:textId="77777777" w:rsidTr="004D75C7">
      <w:tc>
        <w:tcPr>
          <w:tcW w:w="3060" w:type="dxa"/>
        </w:tcPr>
        <w:p w14:paraId="4EAA7453" w14:textId="77777777" w:rsidR="00124228" w:rsidRDefault="00124228" w:rsidP="00124228">
          <w:pPr>
            <w:pStyle w:val="Footer"/>
            <w:rPr>
              <w:sz w:val="16"/>
              <w:szCs w:val="16"/>
            </w:rPr>
          </w:pPr>
          <w:r>
            <w:rPr>
              <w:sz w:val="16"/>
              <w:szCs w:val="16"/>
            </w:rPr>
            <w:t>SRS Template</w:t>
          </w:r>
        </w:p>
      </w:tc>
      <w:tc>
        <w:tcPr>
          <w:tcW w:w="1980" w:type="dxa"/>
        </w:tcPr>
        <w:p w14:paraId="7C3D8391" w14:textId="77777777" w:rsidR="00124228" w:rsidRDefault="00124228" w:rsidP="00124228">
          <w:pPr>
            <w:pStyle w:val="Footer"/>
            <w:jc w:val="center"/>
            <w:rPr>
              <w:sz w:val="16"/>
              <w:szCs w:val="16"/>
            </w:rPr>
          </w:pPr>
          <w:r>
            <w:rPr>
              <w:sz w:val="16"/>
              <w:szCs w:val="16"/>
            </w:rPr>
            <w:t>CrimsonLogic Pte Ltd</w:t>
          </w:r>
        </w:p>
      </w:tc>
      <w:tc>
        <w:tcPr>
          <w:tcW w:w="3708" w:type="dxa"/>
        </w:tcPr>
        <w:p w14:paraId="5EED55B3" w14:textId="0B4A9888" w:rsidR="00124228" w:rsidRDefault="00124228" w:rsidP="00124228">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896444">
            <w:rPr>
              <w:noProof/>
              <w:sz w:val="16"/>
              <w:szCs w:val="16"/>
            </w:rPr>
            <w:t>12</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896444">
            <w:rPr>
              <w:noProof/>
              <w:sz w:val="16"/>
              <w:szCs w:val="16"/>
            </w:rPr>
            <w:t>32</w:t>
          </w:r>
          <w:r>
            <w:rPr>
              <w:sz w:val="16"/>
              <w:szCs w:val="16"/>
            </w:rPr>
            <w:fldChar w:fldCharType="end"/>
          </w:r>
        </w:p>
      </w:tc>
    </w:tr>
    <w:tr w:rsidR="00124228" w14:paraId="48C10146" w14:textId="77777777" w:rsidTr="004D75C7">
      <w:tc>
        <w:tcPr>
          <w:tcW w:w="3060" w:type="dxa"/>
        </w:tcPr>
        <w:p w14:paraId="0788CBB4" w14:textId="59298D9A" w:rsidR="00124228" w:rsidRDefault="00124228" w:rsidP="00124228">
          <w:pPr>
            <w:pStyle w:val="Footer"/>
            <w:rPr>
              <w:sz w:val="16"/>
              <w:szCs w:val="16"/>
            </w:rPr>
          </w:pPr>
          <w:r>
            <w:rPr>
              <w:sz w:val="16"/>
              <w:szCs w:val="16"/>
            </w:rPr>
            <w:t xml:space="preserve">SW / RD – SRS / TM / V </w:t>
          </w:r>
          <w:r w:rsidR="00377F9D">
            <w:rPr>
              <w:sz w:val="16"/>
              <w:szCs w:val="16"/>
            </w:rPr>
            <w:t>1</w:t>
          </w:r>
          <w:r>
            <w:rPr>
              <w:sz w:val="16"/>
              <w:szCs w:val="16"/>
            </w:rPr>
            <w:t>.</w:t>
          </w:r>
          <w:r w:rsidR="00377F9D">
            <w:rPr>
              <w:sz w:val="16"/>
              <w:szCs w:val="16"/>
            </w:rPr>
            <w:t>0</w:t>
          </w:r>
          <w:r>
            <w:rPr>
              <w:sz w:val="16"/>
              <w:szCs w:val="16"/>
            </w:rPr>
            <w:t xml:space="preserve"> / May 09</w:t>
          </w:r>
        </w:p>
      </w:tc>
      <w:tc>
        <w:tcPr>
          <w:tcW w:w="1980" w:type="dxa"/>
        </w:tcPr>
        <w:p w14:paraId="25FB6B1E" w14:textId="77777777" w:rsidR="00124228" w:rsidRDefault="00124228" w:rsidP="00124228">
          <w:pPr>
            <w:pStyle w:val="Footer"/>
            <w:jc w:val="center"/>
            <w:rPr>
              <w:sz w:val="16"/>
              <w:szCs w:val="16"/>
            </w:rPr>
          </w:pPr>
          <w:r>
            <w:rPr>
              <w:sz w:val="16"/>
              <w:szCs w:val="16"/>
            </w:rPr>
            <w:t>Copyright - Private</w:t>
          </w:r>
        </w:p>
      </w:tc>
      <w:tc>
        <w:tcPr>
          <w:tcW w:w="3708" w:type="dxa"/>
        </w:tcPr>
        <w:p w14:paraId="3949369D" w14:textId="77777777" w:rsidR="00124228" w:rsidRDefault="00124228" w:rsidP="00124228">
          <w:pPr>
            <w:pStyle w:val="Footer"/>
            <w:ind w:left="-108"/>
            <w:jc w:val="right"/>
            <w:rPr>
              <w:sz w:val="16"/>
              <w:szCs w:val="16"/>
            </w:rPr>
          </w:pPr>
          <w:r>
            <w:rPr>
              <w:sz w:val="16"/>
              <w:szCs w:val="16"/>
            </w:rPr>
            <w:t>Doc details: Soft copy in Project Folder</w:t>
          </w:r>
        </w:p>
      </w:tc>
    </w:tr>
  </w:tbl>
  <w:p w14:paraId="62DC48E8" w14:textId="77777777" w:rsidR="0052783F" w:rsidRDefault="0052783F">
    <w:pPr>
      <w:spacing w:after="160" w:line="259" w:lineRule="auto"/>
      <w:jc w:val="lef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2"/>
      <w:gridCol w:w="1953"/>
      <w:gridCol w:w="3595"/>
    </w:tblGrid>
    <w:tr w:rsidR="00124228" w14:paraId="28967188" w14:textId="77777777" w:rsidTr="004D75C7">
      <w:tc>
        <w:tcPr>
          <w:tcW w:w="3060" w:type="dxa"/>
        </w:tcPr>
        <w:p w14:paraId="32038661" w14:textId="77777777" w:rsidR="00124228" w:rsidRDefault="00124228" w:rsidP="00124228">
          <w:pPr>
            <w:pStyle w:val="Footer"/>
            <w:rPr>
              <w:sz w:val="16"/>
              <w:szCs w:val="16"/>
            </w:rPr>
          </w:pPr>
          <w:r>
            <w:rPr>
              <w:sz w:val="16"/>
              <w:szCs w:val="16"/>
            </w:rPr>
            <w:t>SRS Template</w:t>
          </w:r>
        </w:p>
      </w:tc>
      <w:tc>
        <w:tcPr>
          <w:tcW w:w="1980" w:type="dxa"/>
        </w:tcPr>
        <w:p w14:paraId="4C46F2F5" w14:textId="77777777" w:rsidR="00124228" w:rsidRDefault="00124228" w:rsidP="00124228">
          <w:pPr>
            <w:pStyle w:val="Footer"/>
            <w:jc w:val="center"/>
            <w:rPr>
              <w:sz w:val="16"/>
              <w:szCs w:val="16"/>
            </w:rPr>
          </w:pPr>
          <w:r>
            <w:rPr>
              <w:sz w:val="16"/>
              <w:szCs w:val="16"/>
            </w:rPr>
            <w:t>CrimsonLogic Pte Ltd</w:t>
          </w:r>
        </w:p>
      </w:tc>
      <w:tc>
        <w:tcPr>
          <w:tcW w:w="3708" w:type="dxa"/>
        </w:tcPr>
        <w:p w14:paraId="58E371ED" w14:textId="2A60FF6B" w:rsidR="00124228" w:rsidRDefault="00124228" w:rsidP="00124228">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896444">
            <w:rPr>
              <w:noProof/>
              <w:sz w:val="16"/>
              <w:szCs w:val="16"/>
            </w:rPr>
            <w:t>9</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896444">
            <w:rPr>
              <w:noProof/>
              <w:sz w:val="16"/>
              <w:szCs w:val="16"/>
            </w:rPr>
            <w:t>32</w:t>
          </w:r>
          <w:r>
            <w:rPr>
              <w:sz w:val="16"/>
              <w:szCs w:val="16"/>
            </w:rPr>
            <w:fldChar w:fldCharType="end"/>
          </w:r>
        </w:p>
      </w:tc>
    </w:tr>
    <w:tr w:rsidR="00124228" w14:paraId="6572351B" w14:textId="77777777" w:rsidTr="004D75C7">
      <w:tc>
        <w:tcPr>
          <w:tcW w:w="3060" w:type="dxa"/>
        </w:tcPr>
        <w:p w14:paraId="2E8E3F7B" w14:textId="7D59FB1C" w:rsidR="00124228" w:rsidRDefault="00124228" w:rsidP="00124228">
          <w:pPr>
            <w:pStyle w:val="Footer"/>
            <w:rPr>
              <w:sz w:val="16"/>
              <w:szCs w:val="16"/>
            </w:rPr>
          </w:pPr>
          <w:r>
            <w:rPr>
              <w:sz w:val="16"/>
              <w:szCs w:val="16"/>
            </w:rPr>
            <w:t xml:space="preserve">SW / RD – SRS / TM / V </w:t>
          </w:r>
          <w:r w:rsidR="00B31567">
            <w:rPr>
              <w:sz w:val="16"/>
              <w:szCs w:val="16"/>
            </w:rPr>
            <w:t>1</w:t>
          </w:r>
          <w:r>
            <w:rPr>
              <w:sz w:val="16"/>
              <w:szCs w:val="16"/>
            </w:rPr>
            <w:t>.</w:t>
          </w:r>
          <w:r w:rsidR="00B31567">
            <w:rPr>
              <w:sz w:val="16"/>
              <w:szCs w:val="16"/>
            </w:rPr>
            <w:t>0</w:t>
          </w:r>
          <w:r>
            <w:rPr>
              <w:sz w:val="16"/>
              <w:szCs w:val="16"/>
            </w:rPr>
            <w:t xml:space="preserve"> / May 09</w:t>
          </w:r>
        </w:p>
      </w:tc>
      <w:tc>
        <w:tcPr>
          <w:tcW w:w="1980" w:type="dxa"/>
        </w:tcPr>
        <w:p w14:paraId="222619B1" w14:textId="77777777" w:rsidR="00124228" w:rsidRDefault="00124228" w:rsidP="00124228">
          <w:pPr>
            <w:pStyle w:val="Footer"/>
            <w:jc w:val="center"/>
            <w:rPr>
              <w:sz w:val="16"/>
              <w:szCs w:val="16"/>
            </w:rPr>
          </w:pPr>
          <w:r>
            <w:rPr>
              <w:sz w:val="16"/>
              <w:szCs w:val="16"/>
            </w:rPr>
            <w:t>Copyright - Private</w:t>
          </w:r>
        </w:p>
      </w:tc>
      <w:tc>
        <w:tcPr>
          <w:tcW w:w="3708" w:type="dxa"/>
        </w:tcPr>
        <w:p w14:paraId="2AB46422" w14:textId="77777777" w:rsidR="00124228" w:rsidRDefault="00124228" w:rsidP="00124228">
          <w:pPr>
            <w:pStyle w:val="Footer"/>
            <w:ind w:left="-108"/>
            <w:jc w:val="right"/>
            <w:rPr>
              <w:sz w:val="16"/>
              <w:szCs w:val="16"/>
            </w:rPr>
          </w:pPr>
          <w:r>
            <w:rPr>
              <w:sz w:val="16"/>
              <w:szCs w:val="16"/>
            </w:rPr>
            <w:t>Doc details: Soft copy in Project Folder</w:t>
          </w:r>
        </w:p>
      </w:tc>
    </w:tr>
  </w:tbl>
  <w:p w14:paraId="7942D11E" w14:textId="77777777" w:rsidR="0052783F" w:rsidRDefault="0052783F">
    <w:pPr>
      <w:spacing w:after="160" w:line="259" w:lineRule="auto"/>
      <w:jc w:val="lef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2227" w:tblpY="10538"/>
      <w:tblOverlap w:val="never"/>
      <w:tblW w:w="8294" w:type="dxa"/>
      <w:tblInd w:w="0" w:type="dxa"/>
      <w:tblCellMar>
        <w:top w:w="3" w:type="dxa"/>
        <w:left w:w="106" w:type="dxa"/>
        <w:right w:w="62" w:type="dxa"/>
      </w:tblCellMar>
      <w:tblLook w:val="04A0" w:firstRow="1" w:lastRow="0" w:firstColumn="1" w:lastColumn="0" w:noHBand="0" w:noVBand="1"/>
    </w:tblPr>
    <w:tblGrid>
      <w:gridCol w:w="2899"/>
      <w:gridCol w:w="1901"/>
      <w:gridCol w:w="3494"/>
    </w:tblGrid>
    <w:tr w:rsidR="00491C8E" w14:paraId="2A485F42" w14:textId="77777777">
      <w:trPr>
        <w:trHeight w:val="199"/>
      </w:trPr>
      <w:tc>
        <w:tcPr>
          <w:tcW w:w="2899" w:type="dxa"/>
          <w:tcBorders>
            <w:top w:val="single" w:sz="4" w:space="0" w:color="000000"/>
            <w:left w:val="single" w:sz="4" w:space="0" w:color="000000"/>
            <w:bottom w:val="single" w:sz="4" w:space="0" w:color="000000"/>
            <w:right w:val="single" w:sz="4" w:space="0" w:color="000000"/>
          </w:tcBorders>
        </w:tcPr>
        <w:p w14:paraId="617B0A27" w14:textId="77777777" w:rsidR="00491C8E" w:rsidRDefault="00491C8E">
          <w:pPr>
            <w:spacing w:line="259" w:lineRule="auto"/>
            <w:jc w:val="left"/>
          </w:pPr>
          <w:r>
            <w:rPr>
              <w:sz w:val="16"/>
            </w:rPr>
            <w:t xml:space="preserve">SRS Template </w:t>
          </w:r>
        </w:p>
      </w:tc>
      <w:tc>
        <w:tcPr>
          <w:tcW w:w="1901" w:type="dxa"/>
          <w:tcBorders>
            <w:top w:val="single" w:sz="4" w:space="0" w:color="000000"/>
            <w:left w:val="single" w:sz="4" w:space="0" w:color="000000"/>
            <w:bottom w:val="single" w:sz="4" w:space="0" w:color="000000"/>
            <w:right w:val="single" w:sz="4" w:space="0" w:color="000000"/>
          </w:tcBorders>
        </w:tcPr>
        <w:p w14:paraId="4841719A" w14:textId="77777777" w:rsidR="00491C8E" w:rsidRDefault="00491C8E">
          <w:pPr>
            <w:spacing w:line="259" w:lineRule="auto"/>
            <w:ind w:right="47"/>
            <w:jc w:val="center"/>
          </w:pPr>
          <w:r>
            <w:rPr>
              <w:sz w:val="16"/>
            </w:rPr>
            <w:t xml:space="preserve">CrimsonLogic Pte Ltd </w:t>
          </w:r>
        </w:p>
      </w:tc>
      <w:tc>
        <w:tcPr>
          <w:tcW w:w="3494" w:type="dxa"/>
          <w:tcBorders>
            <w:top w:val="single" w:sz="4" w:space="0" w:color="000000"/>
            <w:left w:val="single" w:sz="4" w:space="0" w:color="000000"/>
            <w:bottom w:val="single" w:sz="4" w:space="0" w:color="000000"/>
            <w:right w:val="single" w:sz="4" w:space="0" w:color="000000"/>
          </w:tcBorders>
        </w:tcPr>
        <w:p w14:paraId="11B00F51" w14:textId="77777777" w:rsidR="00491C8E" w:rsidRDefault="00491C8E">
          <w:pPr>
            <w:spacing w:line="259" w:lineRule="auto"/>
            <w:ind w:right="45"/>
            <w:jc w:val="right"/>
          </w:pPr>
          <w:r>
            <w:rPr>
              <w:sz w:val="16"/>
            </w:rPr>
            <w:t xml:space="preserve">Page </w:t>
          </w:r>
          <w:r>
            <w:rPr>
              <w:sz w:val="19"/>
            </w:rPr>
            <w:fldChar w:fldCharType="begin"/>
          </w:r>
          <w:r>
            <w:instrText xml:space="preserve"> PAGE   \* MERGEFORMAT </w:instrText>
          </w:r>
          <w:r>
            <w:rPr>
              <w:sz w:val="19"/>
            </w:rPr>
            <w:fldChar w:fldCharType="separate"/>
          </w:r>
          <w:r>
            <w:rPr>
              <w:sz w:val="16"/>
            </w:rPr>
            <w:t>10</w:t>
          </w:r>
          <w:r>
            <w:rPr>
              <w:sz w:val="16"/>
            </w:rPr>
            <w:fldChar w:fldCharType="end"/>
          </w:r>
          <w:r>
            <w:rPr>
              <w:sz w:val="16"/>
            </w:rPr>
            <w:t xml:space="preserve"> of </w:t>
          </w:r>
          <w:r w:rsidR="00816710">
            <w:fldChar w:fldCharType="begin"/>
          </w:r>
          <w:r w:rsidR="00816710">
            <w:instrText xml:space="preserve"> NUMPAGES   \* MERGEFORMAT </w:instrText>
          </w:r>
          <w:r w:rsidR="00816710">
            <w:fldChar w:fldCharType="separate"/>
          </w:r>
          <w:r>
            <w:rPr>
              <w:sz w:val="16"/>
            </w:rPr>
            <w:t>16</w:t>
          </w:r>
          <w:r w:rsidR="00816710">
            <w:rPr>
              <w:sz w:val="16"/>
            </w:rPr>
            <w:fldChar w:fldCharType="end"/>
          </w:r>
          <w:r>
            <w:rPr>
              <w:sz w:val="16"/>
            </w:rPr>
            <w:t xml:space="preserve"> </w:t>
          </w:r>
        </w:p>
      </w:tc>
    </w:tr>
    <w:tr w:rsidR="00491C8E" w14:paraId="74845973" w14:textId="77777777">
      <w:trPr>
        <w:trHeight w:val="202"/>
      </w:trPr>
      <w:tc>
        <w:tcPr>
          <w:tcW w:w="2899" w:type="dxa"/>
          <w:tcBorders>
            <w:top w:val="single" w:sz="4" w:space="0" w:color="000000"/>
            <w:left w:val="single" w:sz="4" w:space="0" w:color="000000"/>
            <w:bottom w:val="single" w:sz="4" w:space="0" w:color="000000"/>
            <w:right w:val="single" w:sz="4" w:space="0" w:color="000000"/>
          </w:tcBorders>
        </w:tcPr>
        <w:p w14:paraId="357B2FBC" w14:textId="77777777" w:rsidR="00491C8E" w:rsidRDefault="00491C8E">
          <w:pPr>
            <w:spacing w:line="259" w:lineRule="auto"/>
            <w:jc w:val="left"/>
          </w:pPr>
          <w:r>
            <w:rPr>
              <w:sz w:val="16"/>
            </w:rPr>
            <w:t xml:space="preserve">SW / RD – SRS / TM / V 1.0 / May 21 </w:t>
          </w:r>
        </w:p>
      </w:tc>
      <w:tc>
        <w:tcPr>
          <w:tcW w:w="1901" w:type="dxa"/>
          <w:tcBorders>
            <w:top w:val="single" w:sz="4" w:space="0" w:color="000000"/>
            <w:left w:val="single" w:sz="4" w:space="0" w:color="000000"/>
            <w:bottom w:val="single" w:sz="4" w:space="0" w:color="000000"/>
            <w:right w:val="single" w:sz="4" w:space="0" w:color="000000"/>
          </w:tcBorders>
        </w:tcPr>
        <w:p w14:paraId="51E30115" w14:textId="77777777" w:rsidR="00491C8E" w:rsidRDefault="00491C8E">
          <w:pPr>
            <w:spacing w:line="259" w:lineRule="auto"/>
            <w:ind w:right="45"/>
            <w:jc w:val="center"/>
          </w:pPr>
          <w:r>
            <w:rPr>
              <w:sz w:val="16"/>
            </w:rPr>
            <w:t xml:space="preserve">Copyright - Private </w:t>
          </w:r>
        </w:p>
      </w:tc>
      <w:tc>
        <w:tcPr>
          <w:tcW w:w="3494" w:type="dxa"/>
          <w:tcBorders>
            <w:top w:val="single" w:sz="4" w:space="0" w:color="000000"/>
            <w:left w:val="single" w:sz="4" w:space="0" w:color="000000"/>
            <w:bottom w:val="single" w:sz="4" w:space="0" w:color="000000"/>
            <w:right w:val="single" w:sz="4" w:space="0" w:color="000000"/>
          </w:tcBorders>
        </w:tcPr>
        <w:p w14:paraId="0CAD6EE7" w14:textId="77777777" w:rsidR="00491C8E" w:rsidRDefault="00491C8E">
          <w:pPr>
            <w:spacing w:line="259" w:lineRule="auto"/>
            <w:ind w:right="42"/>
            <w:jc w:val="right"/>
          </w:pPr>
          <w:r>
            <w:rPr>
              <w:sz w:val="16"/>
            </w:rPr>
            <w:t xml:space="preserve">Doc details: Soft copy in Project Folder </w:t>
          </w:r>
        </w:p>
      </w:tc>
    </w:tr>
  </w:tbl>
  <w:p w14:paraId="14688033" w14:textId="77777777" w:rsidR="00491C8E" w:rsidRDefault="00491C8E">
    <w:pPr>
      <w:spacing w:line="259" w:lineRule="auto"/>
      <w:ind w:left="677"/>
      <w:jc w:val="left"/>
    </w:pPr>
    <w:r>
      <w:rPr>
        <w:rFonts w:ascii="Times New Roman" w:hAnsi="Times New Roman"/>
        <w:sz w:val="23"/>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1980"/>
      <w:gridCol w:w="3708"/>
    </w:tblGrid>
    <w:tr w:rsidR="005F0779" w14:paraId="67F79BE8" w14:textId="77777777" w:rsidTr="004D75C7">
      <w:tc>
        <w:tcPr>
          <w:tcW w:w="3060" w:type="dxa"/>
        </w:tcPr>
        <w:p w14:paraId="4F5E529A" w14:textId="77777777" w:rsidR="005F0779" w:rsidRDefault="005F0779" w:rsidP="005F0779">
          <w:pPr>
            <w:pStyle w:val="Footer"/>
            <w:rPr>
              <w:sz w:val="16"/>
              <w:szCs w:val="16"/>
            </w:rPr>
          </w:pPr>
          <w:r>
            <w:rPr>
              <w:sz w:val="16"/>
              <w:szCs w:val="16"/>
            </w:rPr>
            <w:t>SRS Template</w:t>
          </w:r>
        </w:p>
      </w:tc>
      <w:tc>
        <w:tcPr>
          <w:tcW w:w="1980" w:type="dxa"/>
        </w:tcPr>
        <w:p w14:paraId="7093BF46" w14:textId="77777777" w:rsidR="005F0779" w:rsidRDefault="005F0779" w:rsidP="005F0779">
          <w:pPr>
            <w:pStyle w:val="Footer"/>
            <w:jc w:val="center"/>
            <w:rPr>
              <w:sz w:val="16"/>
              <w:szCs w:val="16"/>
            </w:rPr>
          </w:pPr>
          <w:r>
            <w:rPr>
              <w:sz w:val="16"/>
              <w:szCs w:val="16"/>
            </w:rPr>
            <w:t>CrimsonLogic Pte Ltd</w:t>
          </w:r>
        </w:p>
      </w:tc>
      <w:tc>
        <w:tcPr>
          <w:tcW w:w="3708" w:type="dxa"/>
        </w:tcPr>
        <w:p w14:paraId="6F1DDEC2" w14:textId="738623AC" w:rsidR="005F0779" w:rsidRDefault="005F0779" w:rsidP="005F0779">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896444">
            <w:rPr>
              <w:noProof/>
              <w:sz w:val="16"/>
              <w:szCs w:val="16"/>
            </w:rPr>
            <w:t>17</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896444">
            <w:rPr>
              <w:noProof/>
              <w:sz w:val="16"/>
              <w:szCs w:val="16"/>
            </w:rPr>
            <w:t>32</w:t>
          </w:r>
          <w:r>
            <w:rPr>
              <w:sz w:val="16"/>
              <w:szCs w:val="16"/>
            </w:rPr>
            <w:fldChar w:fldCharType="end"/>
          </w:r>
        </w:p>
      </w:tc>
    </w:tr>
    <w:tr w:rsidR="005F0779" w14:paraId="7BA95942" w14:textId="77777777" w:rsidTr="004D75C7">
      <w:tc>
        <w:tcPr>
          <w:tcW w:w="3060" w:type="dxa"/>
        </w:tcPr>
        <w:p w14:paraId="2124EE9F" w14:textId="1DAC4279" w:rsidR="005F0779" w:rsidRDefault="005F0779" w:rsidP="005F0779">
          <w:pPr>
            <w:pStyle w:val="Footer"/>
            <w:rPr>
              <w:sz w:val="16"/>
              <w:szCs w:val="16"/>
            </w:rPr>
          </w:pPr>
          <w:r>
            <w:rPr>
              <w:sz w:val="16"/>
              <w:szCs w:val="16"/>
            </w:rPr>
            <w:t xml:space="preserve">SW / RD – SRS / TM / V </w:t>
          </w:r>
          <w:r w:rsidR="00667259">
            <w:rPr>
              <w:sz w:val="16"/>
              <w:szCs w:val="16"/>
            </w:rPr>
            <w:t>1</w:t>
          </w:r>
          <w:r>
            <w:rPr>
              <w:sz w:val="16"/>
              <w:szCs w:val="16"/>
            </w:rPr>
            <w:t>.</w:t>
          </w:r>
          <w:r w:rsidR="005F2FF6">
            <w:rPr>
              <w:sz w:val="16"/>
              <w:szCs w:val="16"/>
            </w:rPr>
            <w:t>0</w:t>
          </w:r>
          <w:r>
            <w:rPr>
              <w:sz w:val="16"/>
              <w:szCs w:val="16"/>
            </w:rPr>
            <w:t xml:space="preserve"> / May 09</w:t>
          </w:r>
        </w:p>
      </w:tc>
      <w:tc>
        <w:tcPr>
          <w:tcW w:w="1980" w:type="dxa"/>
        </w:tcPr>
        <w:p w14:paraId="20E30D59" w14:textId="77777777" w:rsidR="005F0779" w:rsidRDefault="005F0779" w:rsidP="005F0779">
          <w:pPr>
            <w:pStyle w:val="Footer"/>
            <w:jc w:val="center"/>
            <w:rPr>
              <w:sz w:val="16"/>
              <w:szCs w:val="16"/>
            </w:rPr>
          </w:pPr>
          <w:r>
            <w:rPr>
              <w:sz w:val="16"/>
              <w:szCs w:val="16"/>
            </w:rPr>
            <w:t>Copyright - Private</w:t>
          </w:r>
        </w:p>
      </w:tc>
      <w:tc>
        <w:tcPr>
          <w:tcW w:w="3708" w:type="dxa"/>
        </w:tcPr>
        <w:p w14:paraId="4183E307" w14:textId="77777777" w:rsidR="005F0779" w:rsidRDefault="005F0779" w:rsidP="005F0779">
          <w:pPr>
            <w:pStyle w:val="Footer"/>
            <w:ind w:left="-108"/>
            <w:jc w:val="right"/>
            <w:rPr>
              <w:sz w:val="16"/>
              <w:szCs w:val="16"/>
            </w:rPr>
          </w:pPr>
          <w:r>
            <w:rPr>
              <w:sz w:val="16"/>
              <w:szCs w:val="16"/>
            </w:rPr>
            <w:t>Doc details: Soft copy in Project Folder</w:t>
          </w:r>
        </w:p>
      </w:tc>
    </w:tr>
  </w:tbl>
  <w:p w14:paraId="23A2E950" w14:textId="77777777" w:rsidR="00491C8E" w:rsidRPr="00F848BA" w:rsidRDefault="00491C8E" w:rsidP="00F848BA">
    <w:pPr>
      <w:pStyle w:val="Footer"/>
    </w:pPr>
    <w:r w:rsidRPr="00F848BA">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2227" w:tblpY="10538"/>
      <w:tblOverlap w:val="never"/>
      <w:tblW w:w="8294" w:type="dxa"/>
      <w:tblInd w:w="0" w:type="dxa"/>
      <w:tblCellMar>
        <w:top w:w="3" w:type="dxa"/>
        <w:left w:w="106" w:type="dxa"/>
        <w:right w:w="62" w:type="dxa"/>
      </w:tblCellMar>
      <w:tblLook w:val="04A0" w:firstRow="1" w:lastRow="0" w:firstColumn="1" w:lastColumn="0" w:noHBand="0" w:noVBand="1"/>
    </w:tblPr>
    <w:tblGrid>
      <w:gridCol w:w="2899"/>
      <w:gridCol w:w="1901"/>
      <w:gridCol w:w="3494"/>
    </w:tblGrid>
    <w:tr w:rsidR="00491C8E" w14:paraId="4E1418CE" w14:textId="77777777">
      <w:trPr>
        <w:trHeight w:val="199"/>
      </w:trPr>
      <w:tc>
        <w:tcPr>
          <w:tcW w:w="2899" w:type="dxa"/>
          <w:tcBorders>
            <w:top w:val="single" w:sz="4" w:space="0" w:color="000000"/>
            <w:left w:val="single" w:sz="4" w:space="0" w:color="000000"/>
            <w:bottom w:val="single" w:sz="4" w:space="0" w:color="000000"/>
            <w:right w:val="single" w:sz="4" w:space="0" w:color="000000"/>
          </w:tcBorders>
        </w:tcPr>
        <w:p w14:paraId="29E1F653" w14:textId="77777777" w:rsidR="00491C8E" w:rsidRDefault="00491C8E">
          <w:pPr>
            <w:spacing w:line="259" w:lineRule="auto"/>
            <w:jc w:val="left"/>
          </w:pPr>
          <w:r>
            <w:rPr>
              <w:sz w:val="16"/>
            </w:rPr>
            <w:t xml:space="preserve">SRS Template </w:t>
          </w:r>
        </w:p>
      </w:tc>
      <w:tc>
        <w:tcPr>
          <w:tcW w:w="1901" w:type="dxa"/>
          <w:tcBorders>
            <w:top w:val="single" w:sz="4" w:space="0" w:color="000000"/>
            <w:left w:val="single" w:sz="4" w:space="0" w:color="000000"/>
            <w:bottom w:val="single" w:sz="4" w:space="0" w:color="000000"/>
            <w:right w:val="single" w:sz="4" w:space="0" w:color="000000"/>
          </w:tcBorders>
        </w:tcPr>
        <w:p w14:paraId="5CB38E4A" w14:textId="77777777" w:rsidR="00491C8E" w:rsidRDefault="00491C8E">
          <w:pPr>
            <w:spacing w:line="259" w:lineRule="auto"/>
            <w:ind w:right="47"/>
            <w:jc w:val="center"/>
          </w:pPr>
          <w:r>
            <w:rPr>
              <w:sz w:val="16"/>
            </w:rPr>
            <w:t xml:space="preserve">CrimsonLogic Pte Ltd </w:t>
          </w:r>
        </w:p>
      </w:tc>
      <w:tc>
        <w:tcPr>
          <w:tcW w:w="3494" w:type="dxa"/>
          <w:tcBorders>
            <w:top w:val="single" w:sz="4" w:space="0" w:color="000000"/>
            <w:left w:val="single" w:sz="4" w:space="0" w:color="000000"/>
            <w:bottom w:val="single" w:sz="4" w:space="0" w:color="000000"/>
            <w:right w:val="single" w:sz="4" w:space="0" w:color="000000"/>
          </w:tcBorders>
        </w:tcPr>
        <w:p w14:paraId="6F66994D" w14:textId="77777777" w:rsidR="00491C8E" w:rsidRDefault="00491C8E">
          <w:pPr>
            <w:spacing w:line="259" w:lineRule="auto"/>
            <w:ind w:right="45"/>
            <w:jc w:val="right"/>
          </w:pPr>
          <w:r>
            <w:rPr>
              <w:sz w:val="16"/>
            </w:rPr>
            <w:t xml:space="preserve">Page </w:t>
          </w:r>
          <w:r>
            <w:rPr>
              <w:sz w:val="19"/>
            </w:rPr>
            <w:fldChar w:fldCharType="begin"/>
          </w:r>
          <w:r>
            <w:instrText xml:space="preserve"> PAGE   \* MERGEFORMAT </w:instrText>
          </w:r>
          <w:r>
            <w:rPr>
              <w:sz w:val="19"/>
            </w:rPr>
            <w:fldChar w:fldCharType="separate"/>
          </w:r>
          <w:r>
            <w:rPr>
              <w:sz w:val="16"/>
            </w:rPr>
            <w:t>10</w:t>
          </w:r>
          <w:r>
            <w:rPr>
              <w:sz w:val="16"/>
            </w:rPr>
            <w:fldChar w:fldCharType="end"/>
          </w:r>
          <w:r>
            <w:rPr>
              <w:sz w:val="16"/>
            </w:rPr>
            <w:t xml:space="preserve"> of </w:t>
          </w:r>
          <w:r w:rsidR="00816710">
            <w:fldChar w:fldCharType="begin"/>
          </w:r>
          <w:r w:rsidR="00816710">
            <w:instrText xml:space="preserve"> NUMPAGES   \* MERGEFORMAT </w:instrText>
          </w:r>
          <w:r w:rsidR="00816710">
            <w:fldChar w:fldCharType="separate"/>
          </w:r>
          <w:r>
            <w:rPr>
              <w:sz w:val="16"/>
            </w:rPr>
            <w:t>16</w:t>
          </w:r>
          <w:r w:rsidR="00816710">
            <w:rPr>
              <w:sz w:val="16"/>
            </w:rPr>
            <w:fldChar w:fldCharType="end"/>
          </w:r>
          <w:r>
            <w:rPr>
              <w:sz w:val="16"/>
            </w:rPr>
            <w:t xml:space="preserve"> </w:t>
          </w:r>
        </w:p>
      </w:tc>
    </w:tr>
    <w:tr w:rsidR="00491C8E" w14:paraId="7EA3BB37" w14:textId="77777777">
      <w:trPr>
        <w:trHeight w:val="202"/>
      </w:trPr>
      <w:tc>
        <w:tcPr>
          <w:tcW w:w="2899" w:type="dxa"/>
          <w:tcBorders>
            <w:top w:val="single" w:sz="4" w:space="0" w:color="000000"/>
            <w:left w:val="single" w:sz="4" w:space="0" w:color="000000"/>
            <w:bottom w:val="single" w:sz="4" w:space="0" w:color="000000"/>
            <w:right w:val="single" w:sz="4" w:space="0" w:color="000000"/>
          </w:tcBorders>
        </w:tcPr>
        <w:p w14:paraId="74087E29" w14:textId="77777777" w:rsidR="00491C8E" w:rsidRDefault="00491C8E">
          <w:pPr>
            <w:spacing w:line="259" w:lineRule="auto"/>
            <w:jc w:val="left"/>
          </w:pPr>
          <w:r>
            <w:rPr>
              <w:sz w:val="16"/>
            </w:rPr>
            <w:t xml:space="preserve">SW / RD – SRS / TM / V 2.2 / May 09 </w:t>
          </w:r>
        </w:p>
      </w:tc>
      <w:tc>
        <w:tcPr>
          <w:tcW w:w="1901" w:type="dxa"/>
          <w:tcBorders>
            <w:top w:val="single" w:sz="4" w:space="0" w:color="000000"/>
            <w:left w:val="single" w:sz="4" w:space="0" w:color="000000"/>
            <w:bottom w:val="single" w:sz="4" w:space="0" w:color="000000"/>
            <w:right w:val="single" w:sz="4" w:space="0" w:color="000000"/>
          </w:tcBorders>
        </w:tcPr>
        <w:p w14:paraId="04DCD73F" w14:textId="77777777" w:rsidR="00491C8E" w:rsidRDefault="00491C8E">
          <w:pPr>
            <w:spacing w:line="259" w:lineRule="auto"/>
            <w:ind w:right="45"/>
            <w:jc w:val="center"/>
          </w:pPr>
          <w:r>
            <w:rPr>
              <w:sz w:val="16"/>
            </w:rPr>
            <w:t xml:space="preserve">Copyright - Private </w:t>
          </w:r>
        </w:p>
      </w:tc>
      <w:tc>
        <w:tcPr>
          <w:tcW w:w="3494" w:type="dxa"/>
          <w:tcBorders>
            <w:top w:val="single" w:sz="4" w:space="0" w:color="000000"/>
            <w:left w:val="single" w:sz="4" w:space="0" w:color="000000"/>
            <w:bottom w:val="single" w:sz="4" w:space="0" w:color="000000"/>
            <w:right w:val="single" w:sz="4" w:space="0" w:color="000000"/>
          </w:tcBorders>
        </w:tcPr>
        <w:p w14:paraId="273A322D" w14:textId="77777777" w:rsidR="00491C8E" w:rsidRDefault="00491C8E">
          <w:pPr>
            <w:spacing w:line="259" w:lineRule="auto"/>
            <w:ind w:right="42"/>
            <w:jc w:val="right"/>
          </w:pPr>
          <w:r>
            <w:rPr>
              <w:sz w:val="16"/>
            </w:rPr>
            <w:t xml:space="preserve">Doc details: Soft copy in Project Folder </w:t>
          </w:r>
        </w:p>
      </w:tc>
    </w:tr>
  </w:tbl>
  <w:p w14:paraId="6A522922" w14:textId="77777777" w:rsidR="00491C8E" w:rsidRDefault="00491C8E">
    <w:pPr>
      <w:spacing w:line="259" w:lineRule="auto"/>
      <w:ind w:left="677"/>
      <w:jc w:val="left"/>
    </w:pPr>
    <w:r>
      <w:rPr>
        <w:rFonts w:ascii="Times New Roman" w:hAnsi="Times New Roman"/>
        <w:sz w:val="23"/>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913" w:tblpY="14428"/>
      <w:tblOverlap w:val="never"/>
      <w:tblW w:w="8524" w:type="dxa"/>
      <w:tblInd w:w="0" w:type="dxa"/>
      <w:tblCellMar>
        <w:top w:w="45" w:type="dxa"/>
        <w:left w:w="108" w:type="dxa"/>
        <w:right w:w="63" w:type="dxa"/>
      </w:tblCellMar>
      <w:tblLook w:val="04A0" w:firstRow="1" w:lastRow="0" w:firstColumn="1" w:lastColumn="0" w:noHBand="0" w:noVBand="1"/>
    </w:tblPr>
    <w:tblGrid>
      <w:gridCol w:w="2979"/>
      <w:gridCol w:w="1954"/>
      <w:gridCol w:w="3591"/>
    </w:tblGrid>
    <w:tr w:rsidR="004C524E" w14:paraId="1896D803" w14:textId="77777777">
      <w:trPr>
        <w:trHeight w:val="206"/>
      </w:trPr>
      <w:tc>
        <w:tcPr>
          <w:tcW w:w="2979" w:type="dxa"/>
          <w:tcBorders>
            <w:top w:val="single" w:sz="4" w:space="0" w:color="000000"/>
            <w:left w:val="single" w:sz="4" w:space="0" w:color="000000"/>
            <w:bottom w:val="single" w:sz="4" w:space="0" w:color="000000"/>
            <w:right w:val="single" w:sz="4" w:space="0" w:color="000000"/>
          </w:tcBorders>
        </w:tcPr>
        <w:p w14:paraId="45C12E4C" w14:textId="77777777" w:rsidR="004C524E" w:rsidRDefault="004C524E">
          <w:pPr>
            <w:spacing w:line="259" w:lineRule="auto"/>
            <w:jc w:val="left"/>
          </w:pPr>
          <w:r>
            <w:rPr>
              <w:sz w:val="16"/>
            </w:rPr>
            <w:t xml:space="preserve">SRS Template </w:t>
          </w:r>
        </w:p>
      </w:tc>
      <w:tc>
        <w:tcPr>
          <w:tcW w:w="1954" w:type="dxa"/>
          <w:tcBorders>
            <w:top w:val="single" w:sz="4" w:space="0" w:color="000000"/>
            <w:left w:val="single" w:sz="4" w:space="0" w:color="000000"/>
            <w:bottom w:val="single" w:sz="4" w:space="0" w:color="000000"/>
            <w:right w:val="single" w:sz="4" w:space="0" w:color="000000"/>
          </w:tcBorders>
        </w:tcPr>
        <w:p w14:paraId="1F19F181" w14:textId="77777777" w:rsidR="004C524E" w:rsidRDefault="004C524E">
          <w:pPr>
            <w:spacing w:line="259" w:lineRule="auto"/>
            <w:ind w:right="46"/>
            <w:jc w:val="center"/>
          </w:pPr>
          <w:r>
            <w:rPr>
              <w:sz w:val="16"/>
            </w:rPr>
            <w:t xml:space="preserve">CrimsonLogic Pte Ltd </w:t>
          </w:r>
        </w:p>
      </w:tc>
      <w:tc>
        <w:tcPr>
          <w:tcW w:w="3591" w:type="dxa"/>
          <w:tcBorders>
            <w:top w:val="single" w:sz="4" w:space="0" w:color="000000"/>
            <w:left w:val="single" w:sz="4" w:space="0" w:color="000000"/>
            <w:bottom w:val="single" w:sz="4" w:space="0" w:color="000000"/>
            <w:right w:val="single" w:sz="4" w:space="0" w:color="000000"/>
          </w:tcBorders>
        </w:tcPr>
        <w:p w14:paraId="415297D0" w14:textId="77777777" w:rsidR="004C524E" w:rsidRDefault="004C524E">
          <w:pPr>
            <w:spacing w:line="259" w:lineRule="auto"/>
            <w:ind w:right="42"/>
            <w:jc w:val="right"/>
          </w:pPr>
          <w:r>
            <w:rPr>
              <w:sz w:val="16"/>
            </w:rPr>
            <w:t xml:space="preserve">Page </w:t>
          </w:r>
          <w:r>
            <w:rPr>
              <w:sz w:val="20"/>
            </w:rPr>
            <w:fldChar w:fldCharType="begin"/>
          </w:r>
          <w:r>
            <w:instrText xml:space="preserve"> PAGE   \* MERGEFORMAT </w:instrText>
          </w:r>
          <w:r>
            <w:rPr>
              <w:sz w:val="20"/>
            </w:rPr>
            <w:fldChar w:fldCharType="separate"/>
          </w:r>
          <w:r>
            <w:rPr>
              <w:sz w:val="16"/>
            </w:rPr>
            <w:t>2</w:t>
          </w:r>
          <w:r>
            <w:rPr>
              <w:sz w:val="16"/>
            </w:rPr>
            <w:fldChar w:fldCharType="end"/>
          </w:r>
          <w:r>
            <w:rPr>
              <w:sz w:val="16"/>
            </w:rPr>
            <w:t xml:space="preserve"> of </w:t>
          </w:r>
          <w:r w:rsidR="00816710">
            <w:fldChar w:fldCharType="begin"/>
          </w:r>
          <w:r w:rsidR="00816710">
            <w:instrText xml:space="preserve"> NUMPAGES   \* MERGEFORMAT </w:instrText>
          </w:r>
          <w:r w:rsidR="00816710">
            <w:fldChar w:fldCharType="separate"/>
          </w:r>
          <w:r>
            <w:rPr>
              <w:sz w:val="16"/>
            </w:rPr>
            <w:t>14</w:t>
          </w:r>
          <w:r w:rsidR="00816710">
            <w:rPr>
              <w:sz w:val="16"/>
            </w:rPr>
            <w:fldChar w:fldCharType="end"/>
          </w:r>
          <w:r>
            <w:rPr>
              <w:sz w:val="16"/>
            </w:rPr>
            <w:t xml:space="preserve"> </w:t>
          </w:r>
        </w:p>
      </w:tc>
    </w:tr>
    <w:tr w:rsidR="004C524E" w14:paraId="69CF9A54" w14:textId="77777777">
      <w:trPr>
        <w:trHeight w:val="206"/>
      </w:trPr>
      <w:tc>
        <w:tcPr>
          <w:tcW w:w="2979" w:type="dxa"/>
          <w:tcBorders>
            <w:top w:val="single" w:sz="4" w:space="0" w:color="000000"/>
            <w:left w:val="single" w:sz="4" w:space="0" w:color="000000"/>
            <w:bottom w:val="single" w:sz="4" w:space="0" w:color="000000"/>
            <w:right w:val="single" w:sz="4" w:space="0" w:color="000000"/>
          </w:tcBorders>
        </w:tcPr>
        <w:p w14:paraId="6DE9AF92" w14:textId="77777777" w:rsidR="004C524E" w:rsidRDefault="004C524E">
          <w:pPr>
            <w:spacing w:line="259" w:lineRule="auto"/>
            <w:jc w:val="left"/>
          </w:pPr>
          <w:r>
            <w:rPr>
              <w:sz w:val="16"/>
            </w:rPr>
            <w:t xml:space="preserve">SW / RD – SRS / TM / V 2.2 / May 09 </w:t>
          </w:r>
        </w:p>
      </w:tc>
      <w:tc>
        <w:tcPr>
          <w:tcW w:w="1954" w:type="dxa"/>
          <w:tcBorders>
            <w:top w:val="single" w:sz="4" w:space="0" w:color="000000"/>
            <w:left w:val="single" w:sz="4" w:space="0" w:color="000000"/>
            <w:bottom w:val="single" w:sz="4" w:space="0" w:color="000000"/>
            <w:right w:val="single" w:sz="4" w:space="0" w:color="000000"/>
          </w:tcBorders>
        </w:tcPr>
        <w:p w14:paraId="390174FE" w14:textId="77777777" w:rsidR="004C524E" w:rsidRDefault="004C524E">
          <w:pPr>
            <w:spacing w:line="259" w:lineRule="auto"/>
            <w:ind w:right="46"/>
            <w:jc w:val="center"/>
          </w:pPr>
          <w:r>
            <w:rPr>
              <w:sz w:val="16"/>
            </w:rPr>
            <w:t xml:space="preserve">Copyright - Private </w:t>
          </w:r>
        </w:p>
      </w:tc>
      <w:tc>
        <w:tcPr>
          <w:tcW w:w="3591" w:type="dxa"/>
          <w:tcBorders>
            <w:top w:val="single" w:sz="4" w:space="0" w:color="000000"/>
            <w:left w:val="single" w:sz="4" w:space="0" w:color="000000"/>
            <w:bottom w:val="single" w:sz="4" w:space="0" w:color="000000"/>
            <w:right w:val="single" w:sz="4" w:space="0" w:color="000000"/>
          </w:tcBorders>
        </w:tcPr>
        <w:p w14:paraId="07F1FEFB" w14:textId="77777777" w:rsidR="004C524E" w:rsidRDefault="004C524E">
          <w:pPr>
            <w:spacing w:line="259" w:lineRule="auto"/>
            <w:ind w:right="44"/>
            <w:jc w:val="right"/>
          </w:pPr>
          <w:r>
            <w:rPr>
              <w:sz w:val="16"/>
            </w:rPr>
            <w:t xml:space="preserve">Doc details: Soft copy in Project Folder </w:t>
          </w:r>
        </w:p>
      </w:tc>
    </w:tr>
  </w:tbl>
  <w:p w14:paraId="5C607CBA" w14:textId="77777777" w:rsidR="004C524E" w:rsidRDefault="004C524E">
    <w:pPr>
      <w:spacing w:line="259" w:lineRule="auto"/>
      <w:jc w:val="left"/>
    </w:pPr>
    <w:r>
      <w:rPr>
        <w:rFonts w:ascii="Times New Roman" w:hAnsi="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913" w:tblpY="14428"/>
      <w:tblOverlap w:val="never"/>
      <w:tblW w:w="8524" w:type="dxa"/>
      <w:tblInd w:w="0" w:type="dxa"/>
      <w:tblCellMar>
        <w:top w:w="45" w:type="dxa"/>
        <w:left w:w="108" w:type="dxa"/>
        <w:right w:w="63" w:type="dxa"/>
      </w:tblCellMar>
      <w:tblLook w:val="04A0" w:firstRow="1" w:lastRow="0" w:firstColumn="1" w:lastColumn="0" w:noHBand="0" w:noVBand="1"/>
    </w:tblPr>
    <w:tblGrid>
      <w:gridCol w:w="2979"/>
      <w:gridCol w:w="1954"/>
      <w:gridCol w:w="3591"/>
    </w:tblGrid>
    <w:tr w:rsidR="004C524E" w14:paraId="1A8E4036" w14:textId="77777777">
      <w:trPr>
        <w:trHeight w:val="206"/>
      </w:trPr>
      <w:tc>
        <w:tcPr>
          <w:tcW w:w="2979" w:type="dxa"/>
          <w:tcBorders>
            <w:top w:val="single" w:sz="4" w:space="0" w:color="000000"/>
            <w:left w:val="single" w:sz="4" w:space="0" w:color="000000"/>
            <w:bottom w:val="single" w:sz="4" w:space="0" w:color="000000"/>
            <w:right w:val="single" w:sz="4" w:space="0" w:color="000000"/>
          </w:tcBorders>
        </w:tcPr>
        <w:p w14:paraId="4FD58ED6" w14:textId="77777777" w:rsidR="004C524E" w:rsidRDefault="004C524E">
          <w:pPr>
            <w:spacing w:line="259" w:lineRule="auto"/>
            <w:jc w:val="left"/>
          </w:pPr>
          <w:r>
            <w:rPr>
              <w:sz w:val="16"/>
            </w:rPr>
            <w:t xml:space="preserve">SRS Template </w:t>
          </w:r>
        </w:p>
      </w:tc>
      <w:tc>
        <w:tcPr>
          <w:tcW w:w="1954" w:type="dxa"/>
          <w:tcBorders>
            <w:top w:val="single" w:sz="4" w:space="0" w:color="000000"/>
            <w:left w:val="single" w:sz="4" w:space="0" w:color="000000"/>
            <w:bottom w:val="single" w:sz="4" w:space="0" w:color="000000"/>
            <w:right w:val="single" w:sz="4" w:space="0" w:color="000000"/>
          </w:tcBorders>
        </w:tcPr>
        <w:p w14:paraId="4ED586D3" w14:textId="77777777" w:rsidR="004C524E" w:rsidRDefault="004C524E">
          <w:pPr>
            <w:spacing w:line="259" w:lineRule="auto"/>
            <w:ind w:right="46"/>
            <w:jc w:val="center"/>
          </w:pPr>
          <w:r>
            <w:rPr>
              <w:sz w:val="16"/>
            </w:rPr>
            <w:t xml:space="preserve">CrimsonLogic Pte Ltd </w:t>
          </w:r>
        </w:p>
      </w:tc>
      <w:tc>
        <w:tcPr>
          <w:tcW w:w="3591" w:type="dxa"/>
          <w:tcBorders>
            <w:top w:val="single" w:sz="4" w:space="0" w:color="000000"/>
            <w:left w:val="single" w:sz="4" w:space="0" w:color="000000"/>
            <w:bottom w:val="single" w:sz="4" w:space="0" w:color="000000"/>
            <w:right w:val="single" w:sz="4" w:space="0" w:color="000000"/>
          </w:tcBorders>
        </w:tcPr>
        <w:p w14:paraId="70A239BF" w14:textId="24391C31" w:rsidR="004C524E" w:rsidRDefault="004C524E">
          <w:pPr>
            <w:spacing w:line="259" w:lineRule="auto"/>
            <w:ind w:right="42"/>
            <w:jc w:val="right"/>
          </w:pPr>
          <w:r>
            <w:rPr>
              <w:sz w:val="16"/>
            </w:rPr>
            <w:t xml:space="preserve">Page </w:t>
          </w:r>
          <w:r>
            <w:rPr>
              <w:sz w:val="20"/>
            </w:rPr>
            <w:fldChar w:fldCharType="begin"/>
          </w:r>
          <w:r>
            <w:instrText xml:space="preserve"> PAGE   \* MERGEFORMAT </w:instrText>
          </w:r>
          <w:r>
            <w:rPr>
              <w:sz w:val="20"/>
            </w:rPr>
            <w:fldChar w:fldCharType="separate"/>
          </w:r>
          <w:r w:rsidR="00896444" w:rsidRPr="00896444">
            <w:rPr>
              <w:noProof/>
              <w:sz w:val="16"/>
            </w:rPr>
            <w:t>20</w:t>
          </w:r>
          <w:r>
            <w:rPr>
              <w:sz w:val="16"/>
            </w:rPr>
            <w:fldChar w:fldCharType="end"/>
          </w:r>
          <w:r>
            <w:rPr>
              <w:sz w:val="16"/>
            </w:rPr>
            <w:t xml:space="preserve"> of </w:t>
          </w:r>
          <w:r w:rsidR="00816710">
            <w:fldChar w:fldCharType="begin"/>
          </w:r>
          <w:r w:rsidR="00816710">
            <w:instrText xml:space="preserve"> NUMPAGES   \* MERGEFORMAT </w:instrText>
          </w:r>
          <w:r w:rsidR="00816710">
            <w:fldChar w:fldCharType="separate"/>
          </w:r>
          <w:r w:rsidR="00896444" w:rsidRPr="00896444">
            <w:rPr>
              <w:noProof/>
              <w:sz w:val="16"/>
            </w:rPr>
            <w:t>32</w:t>
          </w:r>
          <w:r w:rsidR="00816710">
            <w:rPr>
              <w:sz w:val="16"/>
            </w:rPr>
            <w:fldChar w:fldCharType="end"/>
          </w:r>
          <w:r>
            <w:rPr>
              <w:sz w:val="16"/>
            </w:rPr>
            <w:t xml:space="preserve"> </w:t>
          </w:r>
        </w:p>
      </w:tc>
    </w:tr>
    <w:tr w:rsidR="004C524E" w14:paraId="11579AD0" w14:textId="77777777">
      <w:trPr>
        <w:trHeight w:val="206"/>
      </w:trPr>
      <w:tc>
        <w:tcPr>
          <w:tcW w:w="2979" w:type="dxa"/>
          <w:tcBorders>
            <w:top w:val="single" w:sz="4" w:space="0" w:color="000000"/>
            <w:left w:val="single" w:sz="4" w:space="0" w:color="000000"/>
            <w:bottom w:val="single" w:sz="4" w:space="0" w:color="000000"/>
            <w:right w:val="single" w:sz="4" w:space="0" w:color="000000"/>
          </w:tcBorders>
        </w:tcPr>
        <w:p w14:paraId="5E4219C7" w14:textId="77777777" w:rsidR="004C524E" w:rsidRDefault="004C524E">
          <w:pPr>
            <w:spacing w:line="259" w:lineRule="auto"/>
            <w:jc w:val="left"/>
          </w:pPr>
          <w:r>
            <w:rPr>
              <w:sz w:val="16"/>
            </w:rPr>
            <w:t xml:space="preserve">SW / RD – SRS / TM / V 2.2 / May 09 </w:t>
          </w:r>
        </w:p>
      </w:tc>
      <w:tc>
        <w:tcPr>
          <w:tcW w:w="1954" w:type="dxa"/>
          <w:tcBorders>
            <w:top w:val="single" w:sz="4" w:space="0" w:color="000000"/>
            <w:left w:val="single" w:sz="4" w:space="0" w:color="000000"/>
            <w:bottom w:val="single" w:sz="4" w:space="0" w:color="000000"/>
            <w:right w:val="single" w:sz="4" w:space="0" w:color="000000"/>
          </w:tcBorders>
        </w:tcPr>
        <w:p w14:paraId="28E3D00B" w14:textId="77777777" w:rsidR="004C524E" w:rsidRDefault="004C524E">
          <w:pPr>
            <w:spacing w:line="259" w:lineRule="auto"/>
            <w:ind w:right="46"/>
            <w:jc w:val="center"/>
          </w:pPr>
          <w:r>
            <w:rPr>
              <w:sz w:val="16"/>
            </w:rPr>
            <w:t xml:space="preserve">Copyright - Private </w:t>
          </w:r>
        </w:p>
      </w:tc>
      <w:tc>
        <w:tcPr>
          <w:tcW w:w="3591" w:type="dxa"/>
          <w:tcBorders>
            <w:top w:val="single" w:sz="4" w:space="0" w:color="000000"/>
            <w:left w:val="single" w:sz="4" w:space="0" w:color="000000"/>
            <w:bottom w:val="single" w:sz="4" w:space="0" w:color="000000"/>
            <w:right w:val="single" w:sz="4" w:space="0" w:color="000000"/>
          </w:tcBorders>
        </w:tcPr>
        <w:p w14:paraId="46B10D4A" w14:textId="77777777" w:rsidR="004C524E" w:rsidRDefault="004C524E">
          <w:pPr>
            <w:spacing w:line="259" w:lineRule="auto"/>
            <w:ind w:right="44"/>
            <w:jc w:val="right"/>
          </w:pPr>
          <w:r>
            <w:rPr>
              <w:sz w:val="16"/>
            </w:rPr>
            <w:t xml:space="preserve">Doc details: Soft copy in Project Folder </w:t>
          </w:r>
        </w:p>
      </w:tc>
    </w:tr>
  </w:tbl>
  <w:p w14:paraId="68DAE99D" w14:textId="77777777" w:rsidR="004C524E" w:rsidRDefault="004C524E">
    <w:pPr>
      <w:spacing w:line="259" w:lineRule="auto"/>
      <w:jc w:val="left"/>
    </w:pPr>
    <w:r>
      <w:rPr>
        <w:rFonts w:ascii="Times New Roman" w:hAnsi="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7EEE4" w14:textId="77777777" w:rsidR="004C524E" w:rsidRDefault="004C524E">
    <w:pPr>
      <w:spacing w:after="160" w:line="259"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9A57D9" w14:textId="77777777" w:rsidR="00816710" w:rsidRDefault="00816710">
      <w:r>
        <w:separator/>
      </w:r>
    </w:p>
  </w:footnote>
  <w:footnote w:type="continuationSeparator" w:id="0">
    <w:p w14:paraId="7102C693" w14:textId="77777777" w:rsidR="00816710" w:rsidRDefault="00816710">
      <w:r>
        <w:continuationSeparator/>
      </w:r>
    </w:p>
  </w:footnote>
  <w:footnote w:type="continuationNotice" w:id="1">
    <w:p w14:paraId="29716202" w14:textId="77777777" w:rsidR="00816710" w:rsidRDefault="0081671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3CA3A" w14:textId="3698B86A" w:rsidR="00562EB0" w:rsidRDefault="00562EB0">
    <w:pPr>
      <w:pStyle w:val="Header"/>
      <w:rPr>
        <w:sz w:val="16"/>
        <w:szCs w:val="16"/>
      </w:rPr>
    </w:pPr>
  </w:p>
  <w:p w14:paraId="2C91EA70" w14:textId="77777777" w:rsidR="00562EB0" w:rsidRDefault="00562EB0" w:rsidP="005C6F52">
    <w:pPr>
      <w:pStyle w:val="Header"/>
      <w:rPr>
        <w:sz w:val="16"/>
        <w:szCs w:val="16"/>
      </w:rPr>
    </w:pPr>
  </w:p>
  <w:p w14:paraId="74DB9C95" w14:textId="06BCF77B" w:rsidR="00562EB0" w:rsidRDefault="00562EB0" w:rsidP="005C6F52">
    <w:pPr>
      <w:pStyle w:val="Header"/>
      <w:tabs>
        <w:tab w:val="clear" w:pos="8640"/>
        <w:tab w:val="right" w:pos="9000"/>
      </w:tabs>
      <w:rPr>
        <w:sz w:val="16"/>
        <w:szCs w:val="16"/>
      </w:rPr>
    </w:pPr>
    <w:r>
      <w:rPr>
        <w:sz w:val="16"/>
        <w:szCs w:val="16"/>
      </w:rPr>
      <w:t xml:space="preserve">SRS For </w:t>
    </w:r>
    <w:r w:rsidR="003C0B51">
      <w:rPr>
        <w:sz w:val="16"/>
        <w:szCs w:val="16"/>
      </w:rPr>
      <w:t>e</w:t>
    </w:r>
    <w:r>
      <w:rPr>
        <w:sz w:val="16"/>
        <w:szCs w:val="16"/>
      </w:rPr>
      <w:t xml:space="preserve">CMS </w:t>
    </w:r>
    <w:r w:rsidR="00932129">
      <w:rPr>
        <w:sz w:val="16"/>
        <w:szCs w:val="16"/>
      </w:rPr>
      <w:t>System Administ</w:t>
    </w:r>
    <w:r w:rsidR="0041724B">
      <w:rPr>
        <w:sz w:val="16"/>
        <w:szCs w:val="16"/>
      </w:rPr>
      <w:t>ration</w:t>
    </w:r>
    <w:r>
      <w:rPr>
        <w:sz w:val="16"/>
        <w:szCs w:val="16"/>
      </w:rPr>
      <w:tab/>
    </w:r>
    <w:r>
      <w:rPr>
        <w:sz w:val="16"/>
        <w:szCs w:val="16"/>
      </w:rPr>
      <w:tab/>
      <w:t>Release 1.0 – Ma</w:t>
    </w:r>
    <w:r w:rsidR="003C0B51">
      <w:rPr>
        <w:sz w:val="16"/>
        <w:szCs w:val="16"/>
      </w:rPr>
      <w:t>y</w:t>
    </w:r>
    <w:r>
      <w:rPr>
        <w:sz w:val="16"/>
        <w:szCs w:val="16"/>
      </w:rPr>
      <w:t xml:space="preserve"> 2021</w:t>
    </w:r>
  </w:p>
  <w:p w14:paraId="2812EE6D" w14:textId="77777777" w:rsidR="00562EB0" w:rsidRDefault="00562EB0">
    <w:pPr>
      <w:pStyle w:val="Header"/>
      <w:tabs>
        <w:tab w:val="clear" w:pos="8640"/>
        <w:tab w:val="right" w:pos="9000"/>
      </w:tabs>
      <w:rPr>
        <w:sz w:val="16"/>
        <w:szCs w:val="16"/>
      </w:rPr>
    </w:pPr>
    <w:r>
      <w:rPr>
        <w:noProof/>
        <w:sz w:val="16"/>
        <w:szCs w:val="16"/>
      </w:rPr>
      <mc:AlternateContent>
        <mc:Choice Requires="wps">
          <w:drawing>
            <wp:anchor distT="0" distB="0" distL="114300" distR="114300" simplePos="0" relativeHeight="251668480" behindDoc="0" locked="0" layoutInCell="1" allowOverlap="1" wp14:anchorId="53ACCB5E" wp14:editId="360199A8">
              <wp:simplePos x="0" y="0"/>
              <wp:positionH relativeFrom="column">
                <wp:posOffset>-62865</wp:posOffset>
              </wp:positionH>
              <wp:positionV relativeFrom="paragraph">
                <wp:posOffset>92710</wp:posOffset>
              </wp:positionV>
              <wp:extent cx="58293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B29C14C" id="Line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"/>
          </w:pict>
        </mc:Fallback>
      </mc:AlternateContent>
    </w:r>
  </w:p>
  <w:p w14:paraId="79518D75" w14:textId="77777777" w:rsidR="00562EB0" w:rsidRDefault="00562EB0">
    <w:pPr>
      <w:pStyle w:val="Header"/>
      <w:tabs>
        <w:tab w:val="clear" w:pos="360"/>
        <w:tab w:val="clear" w:pos="4320"/>
        <w:tab w:val="clear" w:pos="8640"/>
        <w:tab w:val="left" w:pos="3480"/>
      </w:tabs>
      <w:rPr>
        <w:sz w:val="16"/>
        <w:szCs w:val="16"/>
      </w:rPr>
    </w:pPr>
    <w:r>
      <w:rPr>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1DCB7" w14:textId="37D0B8F9" w:rsidR="00562EB0" w:rsidRDefault="00562EB0">
    <w:pPr>
      <w:pStyle w:val="Header"/>
      <w:jc w:val="right"/>
    </w:pPr>
    <w:r>
      <w:rPr>
        <w:noProof/>
      </w:rPr>
      <w:drawing>
        <wp:anchor distT="0" distB="0" distL="114300" distR="114300" simplePos="0" relativeHeight="251654656" behindDoc="1" locked="0" layoutInCell="1" allowOverlap="1" wp14:anchorId="0FF1FB17" wp14:editId="76709174">
          <wp:simplePos x="0" y="0"/>
          <wp:positionH relativeFrom="margin">
            <wp:align>right</wp:align>
          </wp:positionH>
          <wp:positionV relativeFrom="paragraph">
            <wp:posOffset>-9525</wp:posOffset>
          </wp:positionV>
          <wp:extent cx="2676525" cy="1143000"/>
          <wp:effectExtent l="0" t="0" r="9525"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0F0A1" w14:textId="77777777" w:rsidR="00CC1CF7" w:rsidRDefault="00CC1CF7">
    <w:pPr>
      <w:pStyle w:val="Header"/>
      <w:rPr>
        <w:sz w:val="16"/>
        <w:szCs w:val="16"/>
      </w:rPr>
    </w:pPr>
  </w:p>
  <w:p w14:paraId="3B6BFC2C" w14:textId="77777777" w:rsidR="00CC1CF7" w:rsidRDefault="00CC1CF7" w:rsidP="005C6F52">
    <w:pPr>
      <w:pStyle w:val="Header"/>
      <w:rPr>
        <w:sz w:val="16"/>
        <w:szCs w:val="16"/>
      </w:rPr>
    </w:pPr>
  </w:p>
  <w:p w14:paraId="38B5F9DA" w14:textId="0285F087" w:rsidR="00CC1CF7" w:rsidRDefault="00CC1CF7" w:rsidP="005C6F52">
    <w:pPr>
      <w:pStyle w:val="Header"/>
      <w:tabs>
        <w:tab w:val="clear" w:pos="8640"/>
        <w:tab w:val="right" w:pos="9000"/>
      </w:tabs>
      <w:rPr>
        <w:sz w:val="16"/>
        <w:szCs w:val="16"/>
      </w:rPr>
    </w:pPr>
    <w:r>
      <w:rPr>
        <w:sz w:val="16"/>
        <w:szCs w:val="16"/>
      </w:rPr>
      <w:t xml:space="preserve">SRS For </w:t>
    </w:r>
    <w:r w:rsidR="009C1E3C">
      <w:rPr>
        <w:sz w:val="16"/>
        <w:szCs w:val="16"/>
      </w:rPr>
      <w:t xml:space="preserve">eCMS </w:t>
    </w:r>
    <w:r>
      <w:rPr>
        <w:sz w:val="16"/>
        <w:szCs w:val="16"/>
      </w:rPr>
      <w:t>System Administration</w:t>
    </w:r>
    <w:r>
      <w:rPr>
        <w:sz w:val="16"/>
        <w:szCs w:val="16"/>
      </w:rPr>
      <w:tab/>
    </w:r>
    <w:r>
      <w:rPr>
        <w:sz w:val="16"/>
        <w:szCs w:val="16"/>
      </w:rPr>
      <w:tab/>
      <w:t>Release 1.0 – Ma</w:t>
    </w:r>
    <w:r w:rsidR="003C0B51">
      <w:rPr>
        <w:sz w:val="16"/>
        <w:szCs w:val="16"/>
      </w:rPr>
      <w:t>y</w:t>
    </w:r>
    <w:r>
      <w:rPr>
        <w:sz w:val="16"/>
        <w:szCs w:val="16"/>
      </w:rPr>
      <w:t xml:space="preserve"> 2021</w:t>
    </w:r>
  </w:p>
  <w:p w14:paraId="383F002E" w14:textId="77777777" w:rsidR="00CC1CF7" w:rsidRDefault="00CC1CF7">
    <w:pPr>
      <w:pStyle w:val="Header"/>
      <w:tabs>
        <w:tab w:val="clear" w:pos="8640"/>
        <w:tab w:val="right" w:pos="9000"/>
      </w:tabs>
      <w:rPr>
        <w:sz w:val="16"/>
        <w:szCs w:val="16"/>
      </w:rPr>
    </w:pPr>
    <w:r>
      <w:rPr>
        <w:noProof/>
        <w:sz w:val="16"/>
        <w:szCs w:val="16"/>
      </w:rPr>
      <mc:AlternateContent>
        <mc:Choice Requires="wps">
          <w:drawing>
            <wp:anchor distT="0" distB="0" distL="114300" distR="114300" simplePos="0" relativeHeight="251684352" behindDoc="0" locked="0" layoutInCell="1" allowOverlap="1" wp14:anchorId="0A246DFA" wp14:editId="329BD667">
              <wp:simplePos x="0" y="0"/>
              <wp:positionH relativeFrom="column">
                <wp:posOffset>-62865</wp:posOffset>
              </wp:positionH>
              <wp:positionV relativeFrom="paragraph">
                <wp:posOffset>92710</wp:posOffset>
              </wp:positionV>
              <wp:extent cx="5829300" cy="0"/>
              <wp:effectExtent l="0" t="0" r="0" b="0"/>
              <wp:wrapNone/>
              <wp:docPr id="2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A792C89" id="Line 6"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"/>
          </w:pict>
        </mc:Fallback>
      </mc:AlternateContent>
    </w:r>
  </w:p>
  <w:p w14:paraId="63F6B256" w14:textId="77777777" w:rsidR="00CC1CF7" w:rsidRDefault="00CC1CF7">
    <w:pPr>
      <w:pStyle w:val="Header"/>
      <w:tabs>
        <w:tab w:val="clear" w:pos="360"/>
        <w:tab w:val="clear" w:pos="4320"/>
        <w:tab w:val="clear" w:pos="8640"/>
        <w:tab w:val="left" w:pos="3480"/>
      </w:tabs>
      <w:rPr>
        <w:sz w:val="16"/>
        <w:szCs w:val="16"/>
      </w:rPr>
    </w:pPr>
    <w:r>
      <w:rPr>
        <w:sz w:val="16"/>
        <w:szCs w:val="16"/>
      </w:rPr>
      <w:tab/>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9919F" w14:textId="77777777" w:rsidR="00562EB0" w:rsidRDefault="00562EB0">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0D20A" w14:textId="77777777" w:rsidR="0052783F" w:rsidRDefault="0052783F" w:rsidP="004D75C7">
    <w:pPr>
      <w:tabs>
        <w:tab w:val="center" w:pos="4205"/>
        <w:tab w:val="right" w:pos="8468"/>
      </w:tabs>
      <w:spacing w:line="259" w:lineRule="auto"/>
      <w:jc w:val="left"/>
      <w:rPr>
        <w:sz w:val="16"/>
      </w:rPr>
    </w:pPr>
    <w:r>
      <w:rPr>
        <w:sz w:val="16"/>
      </w:rPr>
      <w:t xml:space="preserve"> </w:t>
    </w:r>
  </w:p>
  <w:p w14:paraId="4166AD70" w14:textId="77777777" w:rsidR="0052783F" w:rsidRDefault="0052783F" w:rsidP="004D75C7">
    <w:pPr>
      <w:tabs>
        <w:tab w:val="center" w:pos="4205"/>
        <w:tab w:val="right" w:pos="8468"/>
      </w:tabs>
      <w:spacing w:line="259" w:lineRule="auto"/>
      <w:jc w:val="left"/>
    </w:pPr>
    <w:r>
      <w:rPr>
        <w:sz w:val="16"/>
      </w:rPr>
      <w:t xml:space="preserve">SRS for BECMS – System Administration </w:t>
    </w:r>
    <w:r>
      <w:rPr>
        <w:sz w:val="16"/>
      </w:rPr>
      <w:tab/>
      <w:t xml:space="preserve"> </w:t>
    </w:r>
    <w:r>
      <w:rPr>
        <w:sz w:val="16"/>
      </w:rPr>
      <w:tab/>
      <w:t xml:space="preserve">Release 1.0 – May 2021 </w:t>
    </w:r>
  </w:p>
  <w:p w14:paraId="1B18796E" w14:textId="77777777" w:rsidR="0052783F" w:rsidRDefault="0052783F" w:rsidP="004D75C7">
    <w:pPr>
      <w:spacing w:line="259" w:lineRule="auto"/>
      <w:jc w:val="left"/>
    </w:pPr>
    <w:r>
      <w:rPr>
        <w:rFonts w:ascii="Calibri" w:eastAsia="Calibri" w:hAnsi="Calibri" w:cs="Calibri"/>
        <w:noProof/>
        <w:sz w:val="22"/>
      </w:rPr>
      <mc:AlternateContent>
        <mc:Choice Requires="wpg">
          <w:drawing>
            <wp:anchor distT="0" distB="0" distL="114300" distR="114300" simplePos="0" relativeHeight="251642368" behindDoc="0" locked="0" layoutInCell="1" allowOverlap="1" wp14:anchorId="5FAB90C6" wp14:editId="5788FDA9">
              <wp:simplePos x="0" y="0"/>
              <wp:positionH relativeFrom="page">
                <wp:posOffset>1283089</wp:posOffset>
              </wp:positionH>
              <wp:positionV relativeFrom="page">
                <wp:posOffset>774192</wp:posOffset>
              </wp:positionV>
              <wp:extent cx="5675376" cy="9144"/>
              <wp:effectExtent l="0" t="0" r="0" b="0"/>
              <wp:wrapSquare wrapText="bothSides"/>
              <wp:docPr id="49641" name="Group 49641"/>
              <wp:cNvGraphicFramePr/>
              <a:graphic xmlns:a="http://schemas.openxmlformats.org/drawingml/2006/main">
                <a:graphicData uri="http://schemas.microsoft.com/office/word/2010/wordprocessingGroup">
                  <wpg:wgp>
                    <wpg:cNvGrpSpPr/>
                    <wpg:grpSpPr>
                      <a:xfrm>
                        <a:off x="0" y="0"/>
                        <a:ext cx="5675376" cy="9144"/>
                        <a:chOff x="0" y="0"/>
                        <a:chExt cx="5675376" cy="9144"/>
                      </a:xfrm>
                    </wpg:grpSpPr>
                    <wps:wsp>
                      <wps:cNvPr id="52610" name="Shape 52610"/>
                      <wps:cNvSpPr/>
                      <wps:spPr>
                        <a:xfrm>
                          <a:off x="0" y="0"/>
                          <a:ext cx="5675376" cy="9144"/>
                        </a:xfrm>
                        <a:custGeom>
                          <a:avLst/>
                          <a:gdLst/>
                          <a:ahLst/>
                          <a:cxnLst/>
                          <a:rect l="0" t="0" r="0" b="0"/>
                          <a:pathLst>
                            <a:path w="5675376" h="9144">
                              <a:moveTo>
                                <a:pt x="0" y="0"/>
                              </a:moveTo>
                              <a:lnTo>
                                <a:pt x="5675376" y="0"/>
                              </a:lnTo>
                              <a:lnTo>
                                <a:pt x="5675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EED2ABA" id="Group 49641" o:spid="_x0000_s1026" style="position:absolute;margin-left:101.05pt;margin-top:60.95pt;width:446.9pt;height:.7pt;z-index:251642368;mso-position-horizontal-relative:page;mso-position-vertical-relative:page" coordsize="5675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">
              <v:shape id="Shape 52610" o:spid="_x0000_s1027" style="position:absolute;width:56753;height:91;visibility:visible;mso-wrap-style:square;v-text-anchor:top" coordsize="5675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" path="m,l5675376,r,9144l,9144,,e" fillcolor="black" stroked="f" strokeweight="0">
                <v:stroke miterlimit="83231f" joinstyle="miter"/>
                <v:path arrowok="t" textboxrect="0,0,5675376,9144"/>
              </v:shape>
              <w10:wrap type="square" anchorx="page" anchory="page"/>
            </v:group>
          </w:pict>
        </mc:Fallback>
      </mc:AlternateContent>
    </w:r>
    <w:r>
      <w:rPr>
        <w:sz w:val="16"/>
      </w:rPr>
      <w:t xml:space="preserve"> </w:t>
    </w:r>
  </w:p>
  <w:p w14:paraId="14F73F57" w14:textId="77777777" w:rsidR="0052783F" w:rsidRDefault="0052783F">
    <w:pPr>
      <w:spacing w:line="259" w:lineRule="auto"/>
      <w:jc w:val="left"/>
    </w:pPr>
    <w:r>
      <w:rPr>
        <w:sz w:val="16"/>
      </w:rPr>
      <w:t xml:space="preserve"> </w:t>
    </w:r>
    <w:r>
      <w:rPr>
        <w:sz w:val="16"/>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5578F" w14:textId="77777777" w:rsidR="0052783F" w:rsidRDefault="0052783F">
    <w:pPr>
      <w:spacing w:line="259" w:lineRule="auto"/>
      <w:jc w:val="left"/>
    </w:pPr>
    <w:r>
      <w:rPr>
        <w:sz w:val="16"/>
      </w:rPr>
      <w:t xml:space="preserve"> </w:t>
    </w:r>
  </w:p>
  <w:p w14:paraId="1D86E477" w14:textId="5CB76969" w:rsidR="00AF3A72" w:rsidRDefault="0052783F" w:rsidP="001D4A58">
    <w:pPr>
      <w:tabs>
        <w:tab w:val="center" w:pos="4205"/>
        <w:tab w:val="right" w:pos="8468"/>
      </w:tabs>
      <w:spacing w:line="259" w:lineRule="auto"/>
      <w:jc w:val="center"/>
      <w:rPr>
        <w:sz w:val="16"/>
      </w:rPr>
    </w:pPr>
    <w:r>
      <w:rPr>
        <w:sz w:val="16"/>
      </w:rPr>
      <w:t xml:space="preserve">SRS for </w:t>
    </w:r>
    <w:r w:rsidR="003C0B51">
      <w:rPr>
        <w:sz w:val="16"/>
      </w:rPr>
      <w:t xml:space="preserve">eCMS </w:t>
    </w:r>
    <w:r>
      <w:rPr>
        <w:sz w:val="16"/>
      </w:rPr>
      <w:t xml:space="preserve">– System Administration </w:t>
    </w:r>
    <w:r>
      <w:rPr>
        <w:sz w:val="16"/>
      </w:rPr>
      <w:tab/>
      <w:t xml:space="preserve"> </w:t>
    </w:r>
    <w:r>
      <w:rPr>
        <w:sz w:val="16"/>
      </w:rPr>
      <w:tab/>
    </w:r>
    <w:r w:rsidR="00AF3A72">
      <w:rPr>
        <w:sz w:val="16"/>
      </w:rPr>
      <w:t xml:space="preserve"> </w:t>
    </w:r>
    <w:r>
      <w:rPr>
        <w:sz w:val="16"/>
      </w:rPr>
      <w:t>Release 1.0 – May 2021</w:t>
    </w:r>
  </w:p>
  <w:p w14:paraId="0072C41C" w14:textId="5AF762B3" w:rsidR="0052783F" w:rsidRDefault="00AF3A72" w:rsidP="00AF3A72">
    <w:pPr>
      <w:tabs>
        <w:tab w:val="center" w:pos="4205"/>
        <w:tab w:val="right" w:pos="8468"/>
      </w:tabs>
      <w:spacing w:line="259" w:lineRule="auto"/>
      <w:jc w:val="left"/>
    </w:pPr>
    <w:r>
      <w:rPr>
        <w:sz w:val="16"/>
      </w:rPr>
      <w:ptab w:relativeTo="margin" w:alignment="right" w:leader="underscore"/>
    </w:r>
    <w:r w:rsidR="0052783F">
      <w:rPr>
        <w:sz w:val="16"/>
      </w:rPr>
      <w:t xml:space="preserve">  </w:t>
    </w:r>
    <w:r w:rsidR="0052783F">
      <w:rPr>
        <w:sz w:val="16"/>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B8511" w14:textId="00A10680" w:rsidR="00E82F83" w:rsidRDefault="0052783F" w:rsidP="00E82F83">
    <w:pPr>
      <w:spacing w:line="259" w:lineRule="auto"/>
      <w:jc w:val="left"/>
      <w:rPr>
        <w:sz w:val="16"/>
      </w:rPr>
    </w:pPr>
    <w:r>
      <w:rPr>
        <w:sz w:val="16"/>
      </w:rPr>
      <w:t xml:space="preserve"> </w:t>
    </w:r>
  </w:p>
  <w:p w14:paraId="66C8DAD6" w14:textId="45DBD077" w:rsidR="00CC1CF7" w:rsidRDefault="00CC1CF7" w:rsidP="00586114">
    <w:pPr>
      <w:pStyle w:val="Header"/>
      <w:tabs>
        <w:tab w:val="clear" w:pos="8640"/>
        <w:tab w:val="right" w:pos="9000"/>
      </w:tabs>
      <w:jc w:val="center"/>
      <w:rPr>
        <w:sz w:val="16"/>
        <w:szCs w:val="16"/>
      </w:rPr>
    </w:pPr>
    <w:r>
      <w:rPr>
        <w:sz w:val="16"/>
        <w:szCs w:val="16"/>
      </w:rPr>
      <w:t xml:space="preserve">SRS For </w:t>
    </w:r>
    <w:ins w:id="119" w:author="Raghavan Jaganathan" w:date="2021-07-08T00:00:00Z">
      <w:r w:rsidR="003C0B51">
        <w:rPr>
          <w:sz w:val="16"/>
          <w:szCs w:val="16"/>
        </w:rPr>
        <w:t>e</w:t>
      </w:r>
    </w:ins>
    <w:r>
      <w:rPr>
        <w:sz w:val="16"/>
        <w:szCs w:val="16"/>
      </w:rPr>
      <w:t>CMS System Administration</w:t>
    </w:r>
    <w:r>
      <w:rPr>
        <w:sz w:val="16"/>
        <w:szCs w:val="16"/>
      </w:rPr>
      <w:tab/>
    </w:r>
    <w:r w:rsidR="001624EE">
      <w:rPr>
        <w:sz w:val="16"/>
        <w:szCs w:val="16"/>
      </w:rPr>
      <w:t xml:space="preserve">                                                                                       </w:t>
    </w:r>
    <w:r>
      <w:rPr>
        <w:sz w:val="16"/>
        <w:szCs w:val="16"/>
      </w:rPr>
      <w:t>Release 1.0 – Ma</w:t>
    </w:r>
    <w:r w:rsidR="003C0B51">
      <w:rPr>
        <w:sz w:val="16"/>
        <w:szCs w:val="16"/>
      </w:rPr>
      <w:t>y</w:t>
    </w:r>
    <w:r>
      <w:rPr>
        <w:sz w:val="16"/>
        <w:szCs w:val="16"/>
      </w:rPr>
      <w:t xml:space="preserve"> 2021</w:t>
    </w:r>
  </w:p>
  <w:p w14:paraId="7F7CB604" w14:textId="6E5FBD46" w:rsidR="001624EE" w:rsidRDefault="001624EE" w:rsidP="00CC1CF7">
    <w:pPr>
      <w:pStyle w:val="Header"/>
      <w:tabs>
        <w:tab w:val="clear" w:pos="8640"/>
        <w:tab w:val="right" w:pos="9000"/>
      </w:tabs>
      <w:rPr>
        <w:sz w:val="16"/>
        <w:szCs w:val="16"/>
      </w:rPr>
    </w:pPr>
    <w:r>
      <w:rPr>
        <w:sz w:val="16"/>
        <w:szCs w:val="16"/>
      </w:rPr>
      <w:ptab w:relativeTo="margin" w:alignment="right" w:leader="underscore"/>
    </w:r>
  </w:p>
  <w:p w14:paraId="6A60AFA3" w14:textId="42803782" w:rsidR="0052783F" w:rsidRDefault="0052783F">
    <w:pPr>
      <w:spacing w:line="259" w:lineRule="auto"/>
      <w:jc w:val="left"/>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F66A2" w14:textId="77777777" w:rsidR="00491C8E" w:rsidRDefault="00491C8E">
    <w:pPr>
      <w:spacing w:line="259" w:lineRule="auto"/>
      <w:ind w:left="677"/>
      <w:jc w:val="left"/>
    </w:pPr>
    <w:r>
      <w:rPr>
        <w:sz w:val="16"/>
      </w:rPr>
      <w:t xml:space="preserve"> </w:t>
    </w:r>
  </w:p>
  <w:p w14:paraId="68112C84" w14:textId="77777777" w:rsidR="00491C8E" w:rsidRDefault="00491C8E" w:rsidP="004D75C7">
    <w:pPr>
      <w:tabs>
        <w:tab w:val="center" w:pos="4205"/>
        <w:tab w:val="right" w:pos="8468"/>
      </w:tabs>
      <w:spacing w:line="259" w:lineRule="auto"/>
      <w:jc w:val="left"/>
    </w:pPr>
    <w:r>
      <w:rPr>
        <w:rFonts w:ascii="Calibri" w:eastAsia="Calibri" w:hAnsi="Calibri" w:cs="Calibri"/>
        <w:sz w:val="22"/>
      </w:rPr>
      <w:t xml:space="preserve">                 </w:t>
    </w:r>
    <w:r>
      <w:rPr>
        <w:sz w:val="16"/>
      </w:rPr>
      <w:t xml:space="preserve">SRS for BECMS – System Administration </w:t>
    </w:r>
    <w:r>
      <w:rPr>
        <w:sz w:val="16"/>
      </w:rPr>
      <w:tab/>
      <w:t xml:space="preserve"> </w:t>
    </w:r>
    <w:r>
      <w:rPr>
        <w:sz w:val="16"/>
      </w:rPr>
      <w:tab/>
      <w:t xml:space="preserve">               Release 1.0 – May 2021 </w:t>
    </w:r>
  </w:p>
  <w:p w14:paraId="75E5B1B8" w14:textId="77777777" w:rsidR="00491C8E" w:rsidRDefault="00491C8E" w:rsidP="004D75C7">
    <w:pPr>
      <w:tabs>
        <w:tab w:val="center" w:pos="1789"/>
        <w:tab w:val="center" w:pos="4881"/>
        <w:tab w:val="center" w:pos="8584"/>
      </w:tabs>
      <w:spacing w:line="259" w:lineRule="auto"/>
      <w:jc w:val="left"/>
    </w:pPr>
    <w:r>
      <w:rPr>
        <w:rFonts w:ascii="Calibri" w:eastAsia="Calibri" w:hAnsi="Calibri" w:cs="Calibri"/>
        <w:noProof/>
        <w:sz w:val="22"/>
      </w:rPr>
      <mc:AlternateContent>
        <mc:Choice Requires="wpg">
          <w:drawing>
            <wp:anchor distT="0" distB="0" distL="114300" distR="114300" simplePos="0" relativeHeight="251676160" behindDoc="0" locked="0" layoutInCell="1" allowOverlap="1" wp14:anchorId="2FA70AD3" wp14:editId="1CAEF2ED">
              <wp:simplePos x="0" y="0"/>
              <wp:positionH relativeFrom="page">
                <wp:posOffset>1283089</wp:posOffset>
              </wp:positionH>
              <wp:positionV relativeFrom="page">
                <wp:posOffset>774192</wp:posOffset>
              </wp:positionV>
              <wp:extent cx="5675376" cy="9144"/>
              <wp:effectExtent l="0" t="0" r="0" b="0"/>
              <wp:wrapSquare wrapText="bothSides"/>
              <wp:docPr id="45" name="Group 45"/>
              <wp:cNvGraphicFramePr/>
              <a:graphic xmlns:a="http://schemas.openxmlformats.org/drawingml/2006/main">
                <a:graphicData uri="http://schemas.microsoft.com/office/word/2010/wordprocessingGroup">
                  <wpg:wgp>
                    <wpg:cNvGrpSpPr/>
                    <wpg:grpSpPr>
                      <a:xfrm>
                        <a:off x="0" y="0"/>
                        <a:ext cx="5675376" cy="9144"/>
                        <a:chOff x="0" y="0"/>
                        <a:chExt cx="5675376" cy="9144"/>
                      </a:xfrm>
                    </wpg:grpSpPr>
                    <wps:wsp>
                      <wps:cNvPr id="46" name="Shape 52616"/>
                      <wps:cNvSpPr/>
                      <wps:spPr>
                        <a:xfrm>
                          <a:off x="0" y="0"/>
                          <a:ext cx="5675376" cy="9144"/>
                        </a:xfrm>
                        <a:custGeom>
                          <a:avLst/>
                          <a:gdLst/>
                          <a:ahLst/>
                          <a:cxnLst/>
                          <a:rect l="0" t="0" r="0" b="0"/>
                          <a:pathLst>
                            <a:path w="5675376" h="9144">
                              <a:moveTo>
                                <a:pt x="0" y="0"/>
                              </a:moveTo>
                              <a:lnTo>
                                <a:pt x="5675376" y="0"/>
                              </a:lnTo>
                              <a:lnTo>
                                <a:pt x="5675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E229CFC" id="Group 45" o:spid="_x0000_s1026" style="position:absolute;margin-left:101.05pt;margin-top:60.95pt;width:446.9pt;height:.7pt;z-index:251676160;mso-position-horizontal-relative:page;mso-position-vertical-relative:page" coordsize="5675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">
              <v:shape id="Shape 52616" o:spid="_x0000_s1027" style="position:absolute;width:56753;height:91;visibility:visible;mso-wrap-style:square;v-text-anchor:top" coordsize="5675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" path="m,l5675376,r,9144l,9144,,e" fillcolor="black" stroked="f" strokeweight="0">
                <v:stroke miterlimit="83231f" joinstyle="miter"/>
                <v:path arrowok="t" textboxrect="0,0,5675376,9144"/>
              </v:shape>
              <w10:wrap type="square" anchorx="page" anchory="page"/>
            </v:group>
          </w:pict>
        </mc:Fallback>
      </mc:AlternateContent>
    </w:r>
    <w:r>
      <w:rPr>
        <w:sz w:val="16"/>
      </w:rPr>
      <w:t xml:space="preserve"> </w:t>
    </w:r>
  </w:p>
  <w:p w14:paraId="07DFE405" w14:textId="77777777" w:rsidR="00491C8E" w:rsidRDefault="00491C8E">
    <w:pPr>
      <w:spacing w:line="259" w:lineRule="auto"/>
      <w:ind w:left="677"/>
      <w:jc w:val="left"/>
    </w:pPr>
    <w:r>
      <w:rPr>
        <w:sz w:val="16"/>
      </w:rPr>
      <w:t xml:space="preserve"> </w:t>
    </w:r>
    <w:r>
      <w:rPr>
        <w:sz w:val="16"/>
      </w:rP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C3E81" w14:textId="77777777" w:rsidR="00491C8E" w:rsidRDefault="00491C8E">
    <w:pPr>
      <w:spacing w:line="259" w:lineRule="auto"/>
      <w:ind w:left="677"/>
      <w:jc w:val="left"/>
    </w:pPr>
    <w:r>
      <w:rPr>
        <w:sz w:val="16"/>
      </w:rPr>
      <w:t xml:space="preserve"> </w:t>
    </w:r>
  </w:p>
  <w:p w14:paraId="5D506435" w14:textId="70F6AD1D" w:rsidR="009D03AE" w:rsidRDefault="009D03AE" w:rsidP="009D03AE">
    <w:pPr>
      <w:tabs>
        <w:tab w:val="center" w:pos="4205"/>
        <w:tab w:val="right" w:pos="8468"/>
      </w:tabs>
      <w:spacing w:line="259" w:lineRule="auto"/>
      <w:jc w:val="center"/>
      <w:rPr>
        <w:sz w:val="16"/>
      </w:rPr>
    </w:pPr>
    <w:r>
      <w:rPr>
        <w:sz w:val="16"/>
      </w:rPr>
      <w:t xml:space="preserve">             </w:t>
    </w:r>
    <w:r w:rsidR="00D83C7D">
      <w:rPr>
        <w:sz w:val="16"/>
      </w:rPr>
      <w:t xml:space="preserve">   </w:t>
    </w:r>
    <w:r>
      <w:rPr>
        <w:sz w:val="16"/>
      </w:rPr>
      <w:t xml:space="preserve">SRS for </w:t>
    </w:r>
    <w:r w:rsidR="003C0B51">
      <w:rPr>
        <w:sz w:val="16"/>
      </w:rPr>
      <w:t xml:space="preserve">eCMS </w:t>
    </w:r>
    <w:r>
      <w:rPr>
        <w:sz w:val="16"/>
      </w:rPr>
      <w:t xml:space="preserve">– System Administration </w:t>
    </w:r>
    <w:r>
      <w:rPr>
        <w:sz w:val="16"/>
      </w:rPr>
      <w:tab/>
      <w:t xml:space="preserve"> </w:t>
    </w:r>
    <w:r>
      <w:rPr>
        <w:sz w:val="16"/>
      </w:rPr>
      <w:tab/>
      <w:t xml:space="preserve">   Release 1.0 – May 2021</w:t>
    </w:r>
  </w:p>
  <w:p w14:paraId="4D469695" w14:textId="70211BF1" w:rsidR="00491C8E" w:rsidRDefault="009D03AE" w:rsidP="009D03AE">
    <w:pPr>
      <w:spacing w:line="259" w:lineRule="auto"/>
      <w:ind w:left="677"/>
      <w:jc w:val="left"/>
    </w:pPr>
    <w:r>
      <w:rPr>
        <w:sz w:val="16"/>
      </w:rPr>
      <w:ptab w:relativeTo="margin" w:alignment="right" w:leader="underscore"/>
    </w:r>
    <w:r>
      <w:rPr>
        <w:sz w:val="16"/>
      </w:rPr>
      <w:t xml:space="preserve">  </w:t>
    </w:r>
    <w:r w:rsidR="00491C8E">
      <w:rPr>
        <w:sz w:val="16"/>
      </w:rPr>
      <w:t xml:space="preserve"> </w:t>
    </w:r>
    <w:r w:rsidR="00491C8E">
      <w:rPr>
        <w:sz w:val="16"/>
      </w:rP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77862A" w14:textId="77777777" w:rsidR="00491C8E" w:rsidRDefault="00491C8E">
    <w:pPr>
      <w:spacing w:line="259" w:lineRule="auto"/>
      <w:ind w:left="677"/>
      <w:jc w:val="left"/>
    </w:pPr>
    <w:r>
      <w:rPr>
        <w:sz w:val="16"/>
      </w:rPr>
      <w:t xml:space="preserve"> </w:t>
    </w:r>
  </w:p>
  <w:p w14:paraId="7F62CDB3" w14:textId="77777777" w:rsidR="00491C8E" w:rsidRDefault="00491C8E">
    <w:pPr>
      <w:tabs>
        <w:tab w:val="center" w:pos="1789"/>
        <w:tab w:val="center" w:pos="4881"/>
        <w:tab w:val="center" w:pos="8584"/>
      </w:tabs>
      <w:spacing w:line="259" w:lineRule="auto"/>
      <w:jc w:val="left"/>
    </w:pPr>
    <w:r>
      <w:rPr>
        <w:rFonts w:ascii="Calibri" w:eastAsia="Calibri" w:hAnsi="Calibri" w:cs="Calibri"/>
        <w:sz w:val="22"/>
      </w:rPr>
      <w:tab/>
    </w:r>
    <w:r>
      <w:rPr>
        <w:sz w:val="16"/>
      </w:rPr>
      <w:t xml:space="preserve">SRS for TF Baseline – Audit Trail </w:t>
    </w:r>
    <w:r>
      <w:rPr>
        <w:sz w:val="16"/>
      </w:rPr>
      <w:tab/>
      <w:t xml:space="preserve"> </w:t>
    </w:r>
    <w:r>
      <w:rPr>
        <w:sz w:val="16"/>
      </w:rPr>
      <w:tab/>
      <w:t xml:space="preserve">Release 1.1 – Nov 2017 </w:t>
    </w:r>
  </w:p>
  <w:p w14:paraId="0C7A4112" w14:textId="77777777" w:rsidR="00491C8E" w:rsidRDefault="00491C8E">
    <w:pPr>
      <w:spacing w:line="259" w:lineRule="auto"/>
      <w:ind w:left="581"/>
      <w:jc w:val="left"/>
    </w:pPr>
    <w:r>
      <w:rPr>
        <w:rFonts w:ascii="Calibri" w:eastAsia="Calibri" w:hAnsi="Calibri" w:cs="Calibri"/>
        <w:noProof/>
        <w:sz w:val="22"/>
      </w:rPr>
      <mc:AlternateContent>
        <mc:Choice Requires="wpg">
          <w:drawing>
            <wp:anchor distT="0" distB="0" distL="114300" distR="114300" simplePos="0" relativeHeight="251679232" behindDoc="0" locked="0" layoutInCell="1" allowOverlap="1" wp14:anchorId="452A7642" wp14:editId="7EAA265E">
              <wp:simplePos x="0" y="0"/>
              <wp:positionH relativeFrom="page">
                <wp:posOffset>1283089</wp:posOffset>
              </wp:positionH>
              <wp:positionV relativeFrom="page">
                <wp:posOffset>774192</wp:posOffset>
              </wp:positionV>
              <wp:extent cx="5675376" cy="9144"/>
              <wp:effectExtent l="0" t="0" r="0" b="0"/>
              <wp:wrapSquare wrapText="bothSides"/>
              <wp:docPr id="47" name="Group 47"/>
              <wp:cNvGraphicFramePr/>
              <a:graphic xmlns:a="http://schemas.openxmlformats.org/drawingml/2006/main">
                <a:graphicData uri="http://schemas.microsoft.com/office/word/2010/wordprocessingGroup">
                  <wpg:wgp>
                    <wpg:cNvGrpSpPr/>
                    <wpg:grpSpPr>
                      <a:xfrm>
                        <a:off x="0" y="0"/>
                        <a:ext cx="5675376" cy="9144"/>
                        <a:chOff x="0" y="0"/>
                        <a:chExt cx="5675376" cy="9144"/>
                      </a:xfrm>
                    </wpg:grpSpPr>
                    <wps:wsp>
                      <wps:cNvPr id="48" name="Shape 52612"/>
                      <wps:cNvSpPr/>
                      <wps:spPr>
                        <a:xfrm>
                          <a:off x="0" y="0"/>
                          <a:ext cx="5675376" cy="9144"/>
                        </a:xfrm>
                        <a:custGeom>
                          <a:avLst/>
                          <a:gdLst/>
                          <a:ahLst/>
                          <a:cxnLst/>
                          <a:rect l="0" t="0" r="0" b="0"/>
                          <a:pathLst>
                            <a:path w="5675376" h="9144">
                              <a:moveTo>
                                <a:pt x="0" y="0"/>
                              </a:moveTo>
                              <a:lnTo>
                                <a:pt x="5675376" y="0"/>
                              </a:lnTo>
                              <a:lnTo>
                                <a:pt x="5675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5A611D6" id="Group 47" o:spid="_x0000_s1026" style="position:absolute;margin-left:101.05pt;margin-top:60.95pt;width:446.9pt;height:.7pt;z-index:251679232;mso-position-horizontal-relative:page;mso-position-vertical-relative:page" coordsize="5675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">
              <v:shape id="Shape 52612" o:spid="_x0000_s1027" style="position:absolute;width:56753;height:91;visibility:visible;mso-wrap-style:square;v-text-anchor:top" coordsize="5675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" path="m,l5675376,r,9144l,9144,,e" fillcolor="black" stroked="f" strokeweight="0">
                <v:stroke miterlimit="83231f" joinstyle="miter"/>
                <v:path arrowok="t" textboxrect="0,0,5675376,9144"/>
              </v:shape>
              <w10:wrap type="square" anchorx="page" anchory="page"/>
            </v:group>
          </w:pict>
        </mc:Fallback>
      </mc:AlternateContent>
    </w:r>
    <w:r>
      <w:rPr>
        <w:sz w:val="16"/>
      </w:rPr>
      <w:t xml:space="preserve"> </w:t>
    </w:r>
  </w:p>
  <w:p w14:paraId="491EF886" w14:textId="77777777" w:rsidR="00491C8E" w:rsidRDefault="00491C8E">
    <w:pPr>
      <w:spacing w:line="259" w:lineRule="auto"/>
      <w:ind w:left="677"/>
      <w:jc w:val="left"/>
    </w:pPr>
    <w:r>
      <w:rPr>
        <w:sz w:val="16"/>
      </w:rPr>
      <w:t xml:space="preserve"> </w:t>
    </w:r>
    <w:r>
      <w:rPr>
        <w:sz w:val="16"/>
      </w:rP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8028E" w14:textId="77777777" w:rsidR="004C524E" w:rsidRDefault="004C524E">
    <w:pPr>
      <w:spacing w:line="259" w:lineRule="auto"/>
      <w:jc w:val="left"/>
    </w:pPr>
    <w:r>
      <w:rPr>
        <w:sz w:val="16"/>
      </w:rPr>
      <w:t xml:space="preserve"> </w:t>
    </w:r>
  </w:p>
  <w:p w14:paraId="2FF6BA28" w14:textId="77777777" w:rsidR="004C524E" w:rsidRDefault="004C524E">
    <w:pPr>
      <w:tabs>
        <w:tab w:val="center" w:pos="4321"/>
        <w:tab w:val="right" w:pos="8702"/>
      </w:tabs>
      <w:spacing w:line="259" w:lineRule="auto"/>
      <w:jc w:val="left"/>
    </w:pPr>
    <w:r>
      <w:rPr>
        <w:sz w:val="16"/>
      </w:rPr>
      <w:t xml:space="preserve">SRS for TF Baseline – Resource Management </w:t>
    </w:r>
    <w:r>
      <w:rPr>
        <w:sz w:val="16"/>
      </w:rPr>
      <w:tab/>
      <w:t xml:space="preserve"> </w:t>
    </w:r>
    <w:r>
      <w:rPr>
        <w:sz w:val="16"/>
      </w:rPr>
      <w:tab/>
      <w:t xml:space="preserve">Release 2.2 – May 2016 </w:t>
    </w:r>
  </w:p>
  <w:p w14:paraId="27506FB1" w14:textId="77777777" w:rsidR="004C524E" w:rsidRDefault="004C524E">
    <w:pPr>
      <w:spacing w:line="259" w:lineRule="auto"/>
      <w:ind w:left="-99" w:right="-380"/>
      <w:jc w:val="left"/>
    </w:pPr>
    <w:r>
      <w:rPr>
        <w:rFonts w:ascii="Calibri" w:eastAsia="Calibri" w:hAnsi="Calibri" w:cs="Calibri"/>
        <w:noProof/>
        <w:sz w:val="22"/>
      </w:rPr>
      <mc:AlternateContent>
        <mc:Choice Requires="wpg">
          <w:drawing>
            <wp:anchor distT="0" distB="0" distL="114300" distR="114300" simplePos="0" relativeHeight="251686400" behindDoc="0" locked="0" layoutInCell="1" allowOverlap="1" wp14:anchorId="77D1C4E2" wp14:editId="457AF802">
              <wp:simplePos x="0" y="0"/>
              <wp:positionH relativeFrom="page">
                <wp:posOffset>1080516</wp:posOffset>
              </wp:positionH>
              <wp:positionV relativeFrom="page">
                <wp:posOffset>798576</wp:posOffset>
              </wp:positionV>
              <wp:extent cx="5829300" cy="9144"/>
              <wp:effectExtent l="0" t="0" r="0" b="0"/>
              <wp:wrapSquare wrapText="bothSides"/>
              <wp:docPr id="29551" name="Group 29551"/>
              <wp:cNvGraphicFramePr/>
              <a:graphic xmlns:a="http://schemas.openxmlformats.org/drawingml/2006/main">
                <a:graphicData uri="http://schemas.microsoft.com/office/word/2010/wordprocessingGroup">
                  <wpg:wgp>
                    <wpg:cNvGrpSpPr/>
                    <wpg:grpSpPr>
                      <a:xfrm>
                        <a:off x="0" y="0"/>
                        <a:ext cx="5829300" cy="9144"/>
                        <a:chOff x="0" y="0"/>
                        <a:chExt cx="5829300" cy="9144"/>
                      </a:xfrm>
                    </wpg:grpSpPr>
                    <wps:wsp>
                      <wps:cNvPr id="29552" name="Shape 29552"/>
                      <wps:cNvSpPr/>
                      <wps:spPr>
                        <a:xfrm>
                          <a:off x="0" y="0"/>
                          <a:ext cx="5829300" cy="0"/>
                        </a:xfrm>
                        <a:custGeom>
                          <a:avLst/>
                          <a:gdLst/>
                          <a:ahLst/>
                          <a:cxnLst/>
                          <a:rect l="0" t="0" r="0" b="0"/>
                          <a:pathLst>
                            <a:path w="5829300">
                              <a:moveTo>
                                <a:pt x="0" y="0"/>
                              </a:moveTo>
                              <a:lnTo>
                                <a:pt x="58293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4A3B1C7" id="Group 29551" o:spid="_x0000_s1026" style="position:absolute;margin-left:85.1pt;margin-top:62.9pt;width:459pt;height:.7pt;z-index:251686400;mso-position-horizontal-relative:page;mso-position-vertical-relative:page" coordsize="582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">
              <v:shape id="Shape 29552"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" path="m,l5829300,e" filled="f" strokeweight=".72pt">
                <v:path arrowok="t" textboxrect="0,0,5829300,0"/>
              </v:shape>
              <w10:wrap type="square" anchorx="page" anchory="page"/>
            </v:group>
          </w:pict>
        </mc:Fallback>
      </mc:AlternateContent>
    </w:r>
    <w:r>
      <w:rPr>
        <w:sz w:val="16"/>
      </w:rPr>
      <w:t xml:space="preserve"> </w:t>
    </w:r>
  </w:p>
  <w:p w14:paraId="53D9A700" w14:textId="77777777" w:rsidR="004C524E" w:rsidRDefault="004C524E">
    <w:pPr>
      <w:spacing w:line="259" w:lineRule="auto"/>
      <w:jc w:val="left"/>
    </w:pPr>
    <w:r>
      <w:rPr>
        <w:sz w:val="16"/>
      </w:rPr>
      <w:t xml:space="preserve"> </w:t>
    </w:r>
    <w:r>
      <w:rPr>
        <w:sz w:val="16"/>
      </w:rPr>
      <w:tab/>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0C5D9" w14:textId="77777777" w:rsidR="004C524E" w:rsidRDefault="004C524E">
    <w:pPr>
      <w:spacing w:line="259" w:lineRule="auto"/>
      <w:jc w:val="left"/>
    </w:pPr>
    <w:r>
      <w:rPr>
        <w:sz w:val="16"/>
      </w:rPr>
      <w:t xml:space="preserve"> </w:t>
    </w:r>
  </w:p>
  <w:p w14:paraId="23135937" w14:textId="55849B1C" w:rsidR="00C55D2C" w:rsidRDefault="00C55D2C" w:rsidP="00C55D2C">
    <w:pPr>
      <w:pStyle w:val="Header"/>
      <w:tabs>
        <w:tab w:val="clear" w:pos="8640"/>
        <w:tab w:val="right" w:pos="9000"/>
      </w:tabs>
      <w:rPr>
        <w:sz w:val="16"/>
        <w:szCs w:val="16"/>
      </w:rPr>
    </w:pPr>
    <w:r>
      <w:rPr>
        <w:sz w:val="16"/>
        <w:szCs w:val="16"/>
      </w:rPr>
      <w:t xml:space="preserve">SRS For </w:t>
    </w:r>
    <w:r w:rsidR="009C1E3C">
      <w:rPr>
        <w:sz w:val="16"/>
        <w:szCs w:val="16"/>
      </w:rPr>
      <w:t>e</w:t>
    </w:r>
    <w:r>
      <w:rPr>
        <w:sz w:val="16"/>
        <w:szCs w:val="16"/>
      </w:rPr>
      <w:t>CMS System Administration</w:t>
    </w:r>
    <w:r>
      <w:rPr>
        <w:sz w:val="16"/>
        <w:szCs w:val="16"/>
      </w:rPr>
      <w:tab/>
    </w:r>
    <w:r>
      <w:rPr>
        <w:sz w:val="16"/>
        <w:szCs w:val="16"/>
      </w:rPr>
      <w:tab/>
      <w:t>Release 1.0 – Ma</w:t>
    </w:r>
    <w:r w:rsidR="003C0B51">
      <w:rPr>
        <w:sz w:val="16"/>
        <w:szCs w:val="16"/>
      </w:rPr>
      <w:t>y</w:t>
    </w:r>
    <w:r>
      <w:rPr>
        <w:sz w:val="16"/>
        <w:szCs w:val="16"/>
      </w:rPr>
      <w:t xml:space="preserve"> 2021</w:t>
    </w:r>
  </w:p>
  <w:p w14:paraId="50DAC176" w14:textId="77777777" w:rsidR="004C524E" w:rsidRDefault="004C524E">
    <w:pPr>
      <w:spacing w:line="259" w:lineRule="auto"/>
      <w:ind w:left="-99" w:right="-380"/>
      <w:jc w:val="left"/>
    </w:pPr>
    <w:r>
      <w:rPr>
        <w:rFonts w:ascii="Calibri" w:eastAsia="Calibri" w:hAnsi="Calibri" w:cs="Calibri"/>
        <w:noProof/>
        <w:sz w:val="22"/>
      </w:rPr>
      <mc:AlternateContent>
        <mc:Choice Requires="wpg">
          <w:drawing>
            <wp:anchor distT="0" distB="0" distL="114300" distR="114300" simplePos="0" relativeHeight="251687424" behindDoc="0" locked="0" layoutInCell="1" allowOverlap="1" wp14:anchorId="1989307B" wp14:editId="3F15AAA9">
              <wp:simplePos x="0" y="0"/>
              <wp:positionH relativeFrom="page">
                <wp:posOffset>1080516</wp:posOffset>
              </wp:positionH>
              <wp:positionV relativeFrom="page">
                <wp:posOffset>798576</wp:posOffset>
              </wp:positionV>
              <wp:extent cx="5829300" cy="9144"/>
              <wp:effectExtent l="0" t="0" r="0" b="0"/>
              <wp:wrapSquare wrapText="bothSides"/>
              <wp:docPr id="29422" name="Group 29422"/>
              <wp:cNvGraphicFramePr/>
              <a:graphic xmlns:a="http://schemas.openxmlformats.org/drawingml/2006/main">
                <a:graphicData uri="http://schemas.microsoft.com/office/word/2010/wordprocessingGroup">
                  <wpg:wgp>
                    <wpg:cNvGrpSpPr/>
                    <wpg:grpSpPr>
                      <a:xfrm>
                        <a:off x="0" y="0"/>
                        <a:ext cx="5829300" cy="9144"/>
                        <a:chOff x="0" y="0"/>
                        <a:chExt cx="5829300" cy="9144"/>
                      </a:xfrm>
                    </wpg:grpSpPr>
                    <wps:wsp>
                      <wps:cNvPr id="29423" name="Shape 29423"/>
                      <wps:cNvSpPr/>
                      <wps:spPr>
                        <a:xfrm>
                          <a:off x="0" y="0"/>
                          <a:ext cx="5829300" cy="0"/>
                        </a:xfrm>
                        <a:custGeom>
                          <a:avLst/>
                          <a:gdLst/>
                          <a:ahLst/>
                          <a:cxnLst/>
                          <a:rect l="0" t="0" r="0" b="0"/>
                          <a:pathLst>
                            <a:path w="5829300">
                              <a:moveTo>
                                <a:pt x="0" y="0"/>
                              </a:moveTo>
                              <a:lnTo>
                                <a:pt x="58293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16DC676" id="Group 29422" o:spid="_x0000_s1026" style="position:absolute;margin-left:85.1pt;margin-top:62.9pt;width:459pt;height:.7pt;z-index:251687424;mso-position-horizontal-relative:page;mso-position-vertical-relative:page" coordsize="582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">
              <v:shape id="Shape 29423" o:spid="_x0000_s1027" style="position:absolute;width:58293;height:0;visibility:visible;mso-wrap-style:square;v-text-anchor:top" coordsize="5829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" path="m,l5829300,e" filled="f" strokeweight=".72pt">
                <v:path arrowok="t" textboxrect="0,0,5829300,0"/>
              </v:shape>
              <w10:wrap type="square" anchorx="page" anchory="page"/>
            </v:group>
          </w:pict>
        </mc:Fallback>
      </mc:AlternateContent>
    </w:r>
    <w:r>
      <w:rPr>
        <w:sz w:val="16"/>
      </w:rPr>
      <w:t xml:space="preserve"> </w:t>
    </w:r>
  </w:p>
  <w:p w14:paraId="733CA63A" w14:textId="77777777" w:rsidR="004C524E" w:rsidRDefault="004C524E">
    <w:pPr>
      <w:spacing w:line="259" w:lineRule="auto"/>
      <w:jc w:val="left"/>
    </w:pPr>
    <w:r>
      <w:rPr>
        <w:sz w:val="16"/>
      </w:rPr>
      <w:t xml:space="preserve"> </w:t>
    </w:r>
    <w:r>
      <w:rPr>
        <w:sz w:val="16"/>
      </w:rP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4BBDD" w14:textId="77777777" w:rsidR="004C524E" w:rsidRDefault="004C524E">
    <w:pPr>
      <w:spacing w:after="160" w:line="259" w:lineRule="auto"/>
      <w:jc w:val="left"/>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5BE3D" w14:textId="77777777" w:rsidR="00562EB0" w:rsidRDefault="00562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B02780"/>
    <w:multiLevelType w:val="hybridMultilevel"/>
    <w:tmpl w:val="D0445D46"/>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9BD20E1"/>
    <w:multiLevelType w:val="multilevel"/>
    <w:tmpl w:val="C8D0743E"/>
    <w:lvl w:ilvl="0">
      <w:start w:val="1"/>
      <w:numFmt w:val="decimal"/>
      <w:pStyle w:val="UseCaseFlow"/>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6" w15:restartNumberingAfterBreak="0">
    <w:nsid w:val="309162E0"/>
    <w:multiLevelType w:val="hybridMultilevel"/>
    <w:tmpl w:val="EE70CE32"/>
    <w:lvl w:ilvl="0" w:tplc="F90AAD92">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2C227BF4">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C8B0881C">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3454031E">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13BA0566">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8DCC37A0">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7F78C2FA">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71AE88A6">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C341786">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1606D66"/>
    <w:multiLevelType w:val="hybridMultilevel"/>
    <w:tmpl w:val="6CF0B3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3597300E"/>
    <w:multiLevelType w:val="hybridMultilevel"/>
    <w:tmpl w:val="023880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0F">
      <w:start w:val="1"/>
      <w:numFmt w:val="decimal"/>
      <w:lvlText w:val="%3."/>
      <w:lvlJc w:val="lef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9A06255"/>
    <w:multiLevelType w:val="hybridMultilevel"/>
    <w:tmpl w:val="4B2E9BAC"/>
    <w:lvl w:ilvl="0" w:tplc="9F727E94">
      <w:start w:val="1"/>
      <w:numFmt w:val="bullet"/>
      <w:lvlText w:val="•"/>
      <w:lvlJc w:val="left"/>
      <w:pPr>
        <w:ind w:left="7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A627252">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80206BE">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200AC64">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FC4C384">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68AD1B0">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4C63712">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DD616F8">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5943E20">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509647DC"/>
    <w:multiLevelType w:val="multilevel"/>
    <w:tmpl w:val="4060039A"/>
    <w:lvl w:ilvl="0">
      <w:start w:val="1"/>
      <w:numFmt w:val="decimal"/>
      <w:pStyle w:val="Heading2"/>
      <w:lvlText w:val="%1."/>
      <w:lvlJc w:val="left"/>
      <w:pPr>
        <w:ind w:left="360" w:hanging="360"/>
      </w:pPr>
    </w:lvl>
    <w:lvl w:ilvl="1">
      <w:start w:val="1"/>
      <w:numFmt w:val="decimal"/>
      <w:pStyle w:val="Heading3"/>
      <w:lvlText w:val="%1.%2"/>
      <w:lvlJc w:val="left"/>
      <w:pPr>
        <w:ind w:left="576" w:hanging="576"/>
      </w:pPr>
    </w:lvl>
    <w:lvl w:ilvl="2">
      <w:start w:val="1"/>
      <w:numFmt w:val="decimal"/>
      <w:pStyle w:val="Heading4"/>
      <w:lvlText w:val="%1.%2.%3"/>
      <w:lvlJc w:val="left"/>
      <w:pPr>
        <w:ind w:left="720" w:hanging="720"/>
      </w:pPr>
    </w:lvl>
    <w:lvl w:ilvl="3">
      <w:start w:val="1"/>
      <w:numFmt w:val="decimal"/>
      <w:pStyle w:val="Heading5"/>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2055967"/>
    <w:multiLevelType w:val="hybridMultilevel"/>
    <w:tmpl w:val="F7DEAC5C"/>
    <w:lvl w:ilvl="0" w:tplc="BE041CFC">
      <w:start w:val="1"/>
      <w:numFmt w:val="bullet"/>
      <w:lvlText w:val="•"/>
      <w:lvlJc w:val="left"/>
      <w:pPr>
        <w:ind w:left="7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6F4D55A">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53F07322">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1F8D992">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060CA2">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640D23E">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7D448D8">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F86AFB4">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0445B18">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59F31862"/>
    <w:multiLevelType w:val="hybridMultilevel"/>
    <w:tmpl w:val="24F41374"/>
    <w:lvl w:ilvl="0" w:tplc="C8809026">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A10AA118">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C1AC571A">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DA30FF18">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0862083E">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753E5D62">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D08C36D4">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EB8C230A">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7C484014">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A1B78AC"/>
    <w:multiLevelType w:val="hybridMultilevel"/>
    <w:tmpl w:val="7AB628CA"/>
    <w:lvl w:ilvl="0" w:tplc="577CB396">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1EB69A08">
      <w:start w:val="1"/>
      <w:numFmt w:val="bullet"/>
      <w:lvlText w:val="-"/>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181B5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5478E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FAC9A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649FE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882CD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764A5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24DEA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CCC40C2"/>
    <w:multiLevelType w:val="multilevel"/>
    <w:tmpl w:val="D56E8E2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5" w15:restartNumberingAfterBreak="0">
    <w:nsid w:val="6957744C"/>
    <w:multiLevelType w:val="hybridMultilevel"/>
    <w:tmpl w:val="C4604CB0"/>
    <w:lvl w:ilvl="0" w:tplc="756C1FFE">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17688A8">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F45E6550">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21A0605E">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908829FE">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3DE4B80A">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16EEE78">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274A87B2">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1848D93A">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0250D8F"/>
    <w:multiLevelType w:val="hybridMultilevel"/>
    <w:tmpl w:val="3EDA85D0"/>
    <w:lvl w:ilvl="0" w:tplc="3F609D26">
      <w:start w:val="1"/>
      <w:numFmt w:val="bullet"/>
      <w:pStyle w:val="Normal3Bullet"/>
      <w:lvlText w:val=""/>
      <w:lvlJc w:val="left"/>
      <w:pPr>
        <w:tabs>
          <w:tab w:val="num" w:pos="864"/>
        </w:tabs>
        <w:ind w:left="864"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21A1DEC"/>
    <w:multiLevelType w:val="hybridMultilevel"/>
    <w:tmpl w:val="5CEC42F2"/>
    <w:lvl w:ilvl="0" w:tplc="924CDDC4">
      <w:start w:val="1"/>
      <w:numFmt w:val="lowerLetter"/>
      <w:lvlText w:val="%1)"/>
      <w:lvlJc w:val="left"/>
      <w:pPr>
        <w:ind w:left="705"/>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58F899F4">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E0A17B8">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32F2D660">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C5BEA818">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0F70884E">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96CC8C86">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5F5C9FD8">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9E28F020">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4DC6C57"/>
    <w:multiLevelType w:val="hybridMultilevel"/>
    <w:tmpl w:val="760E670A"/>
    <w:lvl w:ilvl="0" w:tplc="48090001">
      <w:start w:val="1"/>
      <w:numFmt w:val="bullet"/>
      <w:lvlText w:val=""/>
      <w:lvlJc w:val="left"/>
      <w:pPr>
        <w:ind w:left="720" w:hanging="360"/>
      </w:pPr>
      <w:rPr>
        <w:rFonts w:ascii="Symbol" w:hAnsi="Symbol" w:hint="default"/>
      </w:rPr>
    </w:lvl>
    <w:lvl w:ilvl="1" w:tplc="DF6A68B6">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num w:numId="1">
    <w:abstractNumId w:val="0"/>
  </w:num>
  <w:num w:numId="2">
    <w:abstractNumId w:val="4"/>
  </w:num>
  <w:num w:numId="3">
    <w:abstractNumId w:val="16"/>
  </w:num>
  <w:num w:numId="4">
    <w:abstractNumId w:val="5"/>
  </w:num>
  <w:num w:numId="5">
    <w:abstractNumId w:val="14"/>
  </w:num>
  <w:num w:numId="6">
    <w:abstractNumId w:val="3"/>
  </w:num>
  <w:num w:numId="7">
    <w:abstractNumId w:val="19"/>
  </w:num>
  <w:num w:numId="8">
    <w:abstractNumId w:val="20"/>
  </w:num>
  <w:num w:numId="9">
    <w:abstractNumId w:val="1"/>
  </w:num>
  <w:num w:numId="10">
    <w:abstractNumId w:val="17"/>
  </w:num>
  <w:num w:numId="11">
    <w:abstractNumId w:val="10"/>
  </w:num>
  <w:num w:numId="12">
    <w:abstractNumId w:val="9"/>
  </w:num>
  <w:num w:numId="13">
    <w:abstractNumId w:val="11"/>
  </w:num>
  <w:num w:numId="14">
    <w:abstractNumId w:val="2"/>
  </w:num>
  <w:num w:numId="15">
    <w:abstractNumId w:val="8"/>
  </w:num>
  <w:num w:numId="16">
    <w:abstractNumId w:val="6"/>
  </w:num>
  <w:num w:numId="17">
    <w:abstractNumId w:val="13"/>
  </w:num>
  <w:num w:numId="18">
    <w:abstractNumId w:val="18"/>
  </w:num>
  <w:num w:numId="19">
    <w:abstractNumId w:val="12"/>
  </w:num>
  <w:num w:numId="20">
    <w:abstractNumId w:val="15"/>
  </w:num>
  <w:num w:numId="21">
    <w:abstractNumId w:val="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ghavan Jaganathan">
    <w15:presenceInfo w15:providerId="AD" w15:userId="S::raghavan@crimsonlogic.com::fda175b6-d74d-457d-8c34-7800576e02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GridTable1Light-Accent211"/>
  <w:characterSpacingControl w:val="doNotCompress"/>
  <w:hdrShapeDefaults>
    <o:shapedefaults v:ext="edit" spidmax="2049">
      <o:colormru v:ext="edit" colors="#7fa8c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7WwsDAzMzU3NDUzMTJX0lEKTi0uzszPAykwNK4FAI5iEdMtAAAA"/>
  </w:docVars>
  <w:rsids>
    <w:rsidRoot w:val="0037146F"/>
    <w:rsid w:val="00000023"/>
    <w:rsid w:val="00000FBC"/>
    <w:rsid w:val="00001702"/>
    <w:rsid w:val="00002BC1"/>
    <w:rsid w:val="000046E5"/>
    <w:rsid w:val="00004AEE"/>
    <w:rsid w:val="000062AB"/>
    <w:rsid w:val="0000674C"/>
    <w:rsid w:val="00006A96"/>
    <w:rsid w:val="00006AE5"/>
    <w:rsid w:val="000070A4"/>
    <w:rsid w:val="00007173"/>
    <w:rsid w:val="00007292"/>
    <w:rsid w:val="000078D0"/>
    <w:rsid w:val="00007A05"/>
    <w:rsid w:val="00007FB5"/>
    <w:rsid w:val="00010B8E"/>
    <w:rsid w:val="00010E5C"/>
    <w:rsid w:val="00011725"/>
    <w:rsid w:val="000117BE"/>
    <w:rsid w:val="0001220D"/>
    <w:rsid w:val="00012C6E"/>
    <w:rsid w:val="00013150"/>
    <w:rsid w:val="000137F5"/>
    <w:rsid w:val="00013B62"/>
    <w:rsid w:val="00014399"/>
    <w:rsid w:val="00014667"/>
    <w:rsid w:val="0001580F"/>
    <w:rsid w:val="00015EF2"/>
    <w:rsid w:val="00016C1F"/>
    <w:rsid w:val="00017503"/>
    <w:rsid w:val="00017F3D"/>
    <w:rsid w:val="00017F66"/>
    <w:rsid w:val="00017FF6"/>
    <w:rsid w:val="0002088C"/>
    <w:rsid w:val="000209DA"/>
    <w:rsid w:val="00021092"/>
    <w:rsid w:val="00021790"/>
    <w:rsid w:val="00021AC3"/>
    <w:rsid w:val="00021C49"/>
    <w:rsid w:val="0002269A"/>
    <w:rsid w:val="00023BB4"/>
    <w:rsid w:val="00024828"/>
    <w:rsid w:val="0002671C"/>
    <w:rsid w:val="00026846"/>
    <w:rsid w:val="00026CAC"/>
    <w:rsid w:val="000279EB"/>
    <w:rsid w:val="000300FD"/>
    <w:rsid w:val="000302CF"/>
    <w:rsid w:val="00030542"/>
    <w:rsid w:val="00030577"/>
    <w:rsid w:val="000314AE"/>
    <w:rsid w:val="00031B20"/>
    <w:rsid w:val="0003225A"/>
    <w:rsid w:val="00032946"/>
    <w:rsid w:val="00032D5B"/>
    <w:rsid w:val="00032F5A"/>
    <w:rsid w:val="000333BB"/>
    <w:rsid w:val="0003370F"/>
    <w:rsid w:val="000352D6"/>
    <w:rsid w:val="0003561E"/>
    <w:rsid w:val="00036389"/>
    <w:rsid w:val="00036C14"/>
    <w:rsid w:val="00036EBA"/>
    <w:rsid w:val="0003707C"/>
    <w:rsid w:val="00037AEF"/>
    <w:rsid w:val="00040746"/>
    <w:rsid w:val="00040EFD"/>
    <w:rsid w:val="0004134B"/>
    <w:rsid w:val="0004173F"/>
    <w:rsid w:val="00041D53"/>
    <w:rsid w:val="00041EC6"/>
    <w:rsid w:val="00042414"/>
    <w:rsid w:val="00042998"/>
    <w:rsid w:val="00043B04"/>
    <w:rsid w:val="00043F25"/>
    <w:rsid w:val="0004484D"/>
    <w:rsid w:val="000448C6"/>
    <w:rsid w:val="00044A5A"/>
    <w:rsid w:val="00045638"/>
    <w:rsid w:val="0004577D"/>
    <w:rsid w:val="00046A87"/>
    <w:rsid w:val="00046DCA"/>
    <w:rsid w:val="00047D86"/>
    <w:rsid w:val="00047E27"/>
    <w:rsid w:val="000513F9"/>
    <w:rsid w:val="00051959"/>
    <w:rsid w:val="00051BE3"/>
    <w:rsid w:val="000523B6"/>
    <w:rsid w:val="00052A64"/>
    <w:rsid w:val="00052FF0"/>
    <w:rsid w:val="000537A4"/>
    <w:rsid w:val="000540C4"/>
    <w:rsid w:val="00054E5F"/>
    <w:rsid w:val="0005515E"/>
    <w:rsid w:val="00055598"/>
    <w:rsid w:val="000557D1"/>
    <w:rsid w:val="00055905"/>
    <w:rsid w:val="00056082"/>
    <w:rsid w:val="0005702F"/>
    <w:rsid w:val="00057858"/>
    <w:rsid w:val="00057D2D"/>
    <w:rsid w:val="000606F8"/>
    <w:rsid w:val="00061DCF"/>
    <w:rsid w:val="00062AC5"/>
    <w:rsid w:val="00063DDB"/>
    <w:rsid w:val="00064760"/>
    <w:rsid w:val="000648DF"/>
    <w:rsid w:val="00064A4E"/>
    <w:rsid w:val="00064D0F"/>
    <w:rsid w:val="00065E56"/>
    <w:rsid w:val="000663B6"/>
    <w:rsid w:val="00066480"/>
    <w:rsid w:val="00070490"/>
    <w:rsid w:val="0007173D"/>
    <w:rsid w:val="00071823"/>
    <w:rsid w:val="00071989"/>
    <w:rsid w:val="00071F0B"/>
    <w:rsid w:val="00072310"/>
    <w:rsid w:val="000725C6"/>
    <w:rsid w:val="0007314A"/>
    <w:rsid w:val="00073FED"/>
    <w:rsid w:val="000753C7"/>
    <w:rsid w:val="00075840"/>
    <w:rsid w:val="0007596B"/>
    <w:rsid w:val="00075BFC"/>
    <w:rsid w:val="0007675C"/>
    <w:rsid w:val="00076930"/>
    <w:rsid w:val="00076FD8"/>
    <w:rsid w:val="000771F8"/>
    <w:rsid w:val="00080225"/>
    <w:rsid w:val="00080EAE"/>
    <w:rsid w:val="00082034"/>
    <w:rsid w:val="00082407"/>
    <w:rsid w:val="00082996"/>
    <w:rsid w:val="000836D4"/>
    <w:rsid w:val="000837EF"/>
    <w:rsid w:val="00083E5E"/>
    <w:rsid w:val="00084684"/>
    <w:rsid w:val="0008538E"/>
    <w:rsid w:val="00085B45"/>
    <w:rsid w:val="00085EDC"/>
    <w:rsid w:val="00085EEA"/>
    <w:rsid w:val="00086124"/>
    <w:rsid w:val="000861A6"/>
    <w:rsid w:val="000877EC"/>
    <w:rsid w:val="00087D8B"/>
    <w:rsid w:val="00087D96"/>
    <w:rsid w:val="000900A8"/>
    <w:rsid w:val="0009015A"/>
    <w:rsid w:val="00090774"/>
    <w:rsid w:val="00090887"/>
    <w:rsid w:val="000908BB"/>
    <w:rsid w:val="00090D4E"/>
    <w:rsid w:val="00091511"/>
    <w:rsid w:val="0009182E"/>
    <w:rsid w:val="00091E2E"/>
    <w:rsid w:val="000926EF"/>
    <w:rsid w:val="0009421A"/>
    <w:rsid w:val="000942E5"/>
    <w:rsid w:val="000946D9"/>
    <w:rsid w:val="00094BFA"/>
    <w:rsid w:val="00095390"/>
    <w:rsid w:val="00095444"/>
    <w:rsid w:val="00095FED"/>
    <w:rsid w:val="00095FF7"/>
    <w:rsid w:val="000962C5"/>
    <w:rsid w:val="00096379"/>
    <w:rsid w:val="0009673A"/>
    <w:rsid w:val="00096FD9"/>
    <w:rsid w:val="00097165"/>
    <w:rsid w:val="0009784C"/>
    <w:rsid w:val="00097B3D"/>
    <w:rsid w:val="000A00C3"/>
    <w:rsid w:val="000A0634"/>
    <w:rsid w:val="000A0D7F"/>
    <w:rsid w:val="000A0F83"/>
    <w:rsid w:val="000A104E"/>
    <w:rsid w:val="000A118D"/>
    <w:rsid w:val="000A11F6"/>
    <w:rsid w:val="000A16B2"/>
    <w:rsid w:val="000A1DB7"/>
    <w:rsid w:val="000A262A"/>
    <w:rsid w:val="000A3414"/>
    <w:rsid w:val="000A3734"/>
    <w:rsid w:val="000A43EF"/>
    <w:rsid w:val="000A487D"/>
    <w:rsid w:val="000A5FC5"/>
    <w:rsid w:val="000A695D"/>
    <w:rsid w:val="000A6994"/>
    <w:rsid w:val="000A6AA1"/>
    <w:rsid w:val="000A6B13"/>
    <w:rsid w:val="000A6DC5"/>
    <w:rsid w:val="000A7680"/>
    <w:rsid w:val="000A7B38"/>
    <w:rsid w:val="000A7BEE"/>
    <w:rsid w:val="000B024D"/>
    <w:rsid w:val="000B0433"/>
    <w:rsid w:val="000B0E53"/>
    <w:rsid w:val="000B1320"/>
    <w:rsid w:val="000B142F"/>
    <w:rsid w:val="000B1538"/>
    <w:rsid w:val="000B1E09"/>
    <w:rsid w:val="000B2025"/>
    <w:rsid w:val="000B207B"/>
    <w:rsid w:val="000B2783"/>
    <w:rsid w:val="000B2946"/>
    <w:rsid w:val="000B3F8C"/>
    <w:rsid w:val="000B4C2B"/>
    <w:rsid w:val="000B4D38"/>
    <w:rsid w:val="000B5C4E"/>
    <w:rsid w:val="000B6081"/>
    <w:rsid w:val="000B6900"/>
    <w:rsid w:val="000B6A90"/>
    <w:rsid w:val="000B7976"/>
    <w:rsid w:val="000C05DF"/>
    <w:rsid w:val="000C0C2B"/>
    <w:rsid w:val="000C1805"/>
    <w:rsid w:val="000C370B"/>
    <w:rsid w:val="000C37E6"/>
    <w:rsid w:val="000C3B98"/>
    <w:rsid w:val="000C4E28"/>
    <w:rsid w:val="000C648E"/>
    <w:rsid w:val="000C65A9"/>
    <w:rsid w:val="000C6822"/>
    <w:rsid w:val="000C6DDF"/>
    <w:rsid w:val="000C7558"/>
    <w:rsid w:val="000C7B3D"/>
    <w:rsid w:val="000D0E7D"/>
    <w:rsid w:val="000D28C5"/>
    <w:rsid w:val="000D2C72"/>
    <w:rsid w:val="000D36EA"/>
    <w:rsid w:val="000D3705"/>
    <w:rsid w:val="000D4C93"/>
    <w:rsid w:val="000D4FD6"/>
    <w:rsid w:val="000D54F8"/>
    <w:rsid w:val="000D5870"/>
    <w:rsid w:val="000D5CBB"/>
    <w:rsid w:val="000D676A"/>
    <w:rsid w:val="000D6984"/>
    <w:rsid w:val="000D6C66"/>
    <w:rsid w:val="000E0838"/>
    <w:rsid w:val="000E0EB3"/>
    <w:rsid w:val="000E120C"/>
    <w:rsid w:val="000E12C5"/>
    <w:rsid w:val="000E14A2"/>
    <w:rsid w:val="000E1719"/>
    <w:rsid w:val="000E29CF"/>
    <w:rsid w:val="000E3041"/>
    <w:rsid w:val="000E319D"/>
    <w:rsid w:val="000E43DF"/>
    <w:rsid w:val="000E47E8"/>
    <w:rsid w:val="000E509D"/>
    <w:rsid w:val="000E5A5C"/>
    <w:rsid w:val="000E6220"/>
    <w:rsid w:val="000E62BC"/>
    <w:rsid w:val="000E78FA"/>
    <w:rsid w:val="000E7D82"/>
    <w:rsid w:val="000F07CD"/>
    <w:rsid w:val="000F1046"/>
    <w:rsid w:val="000F11BA"/>
    <w:rsid w:val="000F167C"/>
    <w:rsid w:val="000F18FA"/>
    <w:rsid w:val="000F1C5F"/>
    <w:rsid w:val="000F1CD7"/>
    <w:rsid w:val="000F2515"/>
    <w:rsid w:val="000F3393"/>
    <w:rsid w:val="000F3647"/>
    <w:rsid w:val="000F4218"/>
    <w:rsid w:val="000F4314"/>
    <w:rsid w:val="000F447E"/>
    <w:rsid w:val="000F5FE0"/>
    <w:rsid w:val="000F67EF"/>
    <w:rsid w:val="000F7145"/>
    <w:rsid w:val="000F717D"/>
    <w:rsid w:val="000F723F"/>
    <w:rsid w:val="000F7278"/>
    <w:rsid w:val="000F76E4"/>
    <w:rsid w:val="000F7E0A"/>
    <w:rsid w:val="001003BB"/>
    <w:rsid w:val="001004AC"/>
    <w:rsid w:val="0010087B"/>
    <w:rsid w:val="00100B65"/>
    <w:rsid w:val="00100FDB"/>
    <w:rsid w:val="00100FF0"/>
    <w:rsid w:val="00102081"/>
    <w:rsid w:val="00102A31"/>
    <w:rsid w:val="00103031"/>
    <w:rsid w:val="00103292"/>
    <w:rsid w:val="00103F90"/>
    <w:rsid w:val="0010443A"/>
    <w:rsid w:val="00104FC3"/>
    <w:rsid w:val="001052F0"/>
    <w:rsid w:val="00105C43"/>
    <w:rsid w:val="00105E46"/>
    <w:rsid w:val="00106F9A"/>
    <w:rsid w:val="00107AFD"/>
    <w:rsid w:val="00110E66"/>
    <w:rsid w:val="001112BC"/>
    <w:rsid w:val="00111832"/>
    <w:rsid w:val="001135CF"/>
    <w:rsid w:val="001139BD"/>
    <w:rsid w:val="0011418B"/>
    <w:rsid w:val="001142F0"/>
    <w:rsid w:val="0011547F"/>
    <w:rsid w:val="001154A0"/>
    <w:rsid w:val="00115869"/>
    <w:rsid w:val="00115A8A"/>
    <w:rsid w:val="00115CBE"/>
    <w:rsid w:val="00115E75"/>
    <w:rsid w:val="00115F46"/>
    <w:rsid w:val="001163C5"/>
    <w:rsid w:val="001167AC"/>
    <w:rsid w:val="00116C3E"/>
    <w:rsid w:val="001171B3"/>
    <w:rsid w:val="0011764B"/>
    <w:rsid w:val="001176C4"/>
    <w:rsid w:val="0011779B"/>
    <w:rsid w:val="00120001"/>
    <w:rsid w:val="001204DB"/>
    <w:rsid w:val="00120E5A"/>
    <w:rsid w:val="00122D61"/>
    <w:rsid w:val="001231CB"/>
    <w:rsid w:val="001232CB"/>
    <w:rsid w:val="001234F7"/>
    <w:rsid w:val="0012360E"/>
    <w:rsid w:val="00123AD0"/>
    <w:rsid w:val="00123B84"/>
    <w:rsid w:val="00124228"/>
    <w:rsid w:val="00124525"/>
    <w:rsid w:val="00124871"/>
    <w:rsid w:val="00125C5E"/>
    <w:rsid w:val="001265A7"/>
    <w:rsid w:val="0012677D"/>
    <w:rsid w:val="00126A6F"/>
    <w:rsid w:val="001279CF"/>
    <w:rsid w:val="00127E59"/>
    <w:rsid w:val="001300A9"/>
    <w:rsid w:val="0013087F"/>
    <w:rsid w:val="00130EFC"/>
    <w:rsid w:val="001312B1"/>
    <w:rsid w:val="001312C9"/>
    <w:rsid w:val="001315A5"/>
    <w:rsid w:val="0013165A"/>
    <w:rsid w:val="001319C9"/>
    <w:rsid w:val="00131A78"/>
    <w:rsid w:val="00131E93"/>
    <w:rsid w:val="00132177"/>
    <w:rsid w:val="001327A5"/>
    <w:rsid w:val="001334C2"/>
    <w:rsid w:val="0013367C"/>
    <w:rsid w:val="00133BC9"/>
    <w:rsid w:val="00134A61"/>
    <w:rsid w:val="00134B5B"/>
    <w:rsid w:val="00134CB7"/>
    <w:rsid w:val="00134EB2"/>
    <w:rsid w:val="001359A9"/>
    <w:rsid w:val="00135E9A"/>
    <w:rsid w:val="00135F49"/>
    <w:rsid w:val="001400D6"/>
    <w:rsid w:val="001400DF"/>
    <w:rsid w:val="00141151"/>
    <w:rsid w:val="00142530"/>
    <w:rsid w:val="0014263C"/>
    <w:rsid w:val="00142BFA"/>
    <w:rsid w:val="00143191"/>
    <w:rsid w:val="0014337D"/>
    <w:rsid w:val="00143541"/>
    <w:rsid w:val="00143C7A"/>
    <w:rsid w:val="00144B02"/>
    <w:rsid w:val="00144CA4"/>
    <w:rsid w:val="001457CE"/>
    <w:rsid w:val="001458BA"/>
    <w:rsid w:val="00145F76"/>
    <w:rsid w:val="00146775"/>
    <w:rsid w:val="00146B22"/>
    <w:rsid w:val="00146D72"/>
    <w:rsid w:val="00146EE4"/>
    <w:rsid w:val="00147C41"/>
    <w:rsid w:val="00147CDE"/>
    <w:rsid w:val="00147E2D"/>
    <w:rsid w:val="00150105"/>
    <w:rsid w:val="0015029D"/>
    <w:rsid w:val="001507A0"/>
    <w:rsid w:val="001509BB"/>
    <w:rsid w:val="001509CC"/>
    <w:rsid w:val="00150B70"/>
    <w:rsid w:val="00150E55"/>
    <w:rsid w:val="0015100B"/>
    <w:rsid w:val="00151431"/>
    <w:rsid w:val="001517BE"/>
    <w:rsid w:val="00151FF1"/>
    <w:rsid w:val="00152491"/>
    <w:rsid w:val="0015268E"/>
    <w:rsid w:val="00154A2A"/>
    <w:rsid w:val="00155C38"/>
    <w:rsid w:val="00156F40"/>
    <w:rsid w:val="001574DC"/>
    <w:rsid w:val="0015770A"/>
    <w:rsid w:val="0016165B"/>
    <w:rsid w:val="00161A42"/>
    <w:rsid w:val="00161AC2"/>
    <w:rsid w:val="001624EE"/>
    <w:rsid w:val="00162E3A"/>
    <w:rsid w:val="00162E54"/>
    <w:rsid w:val="0016311F"/>
    <w:rsid w:val="001636EB"/>
    <w:rsid w:val="00163F3C"/>
    <w:rsid w:val="00164527"/>
    <w:rsid w:val="0016480E"/>
    <w:rsid w:val="00164B26"/>
    <w:rsid w:val="00165C6E"/>
    <w:rsid w:val="001660E5"/>
    <w:rsid w:val="001669D1"/>
    <w:rsid w:val="00166B27"/>
    <w:rsid w:val="00167141"/>
    <w:rsid w:val="00167BC5"/>
    <w:rsid w:val="0017008F"/>
    <w:rsid w:val="0017048F"/>
    <w:rsid w:val="00170C16"/>
    <w:rsid w:val="00170CD8"/>
    <w:rsid w:val="00170F30"/>
    <w:rsid w:val="00170F43"/>
    <w:rsid w:val="00172326"/>
    <w:rsid w:val="00172765"/>
    <w:rsid w:val="0017304A"/>
    <w:rsid w:val="00173711"/>
    <w:rsid w:val="00174D17"/>
    <w:rsid w:val="00175231"/>
    <w:rsid w:val="001760B7"/>
    <w:rsid w:val="00176ABE"/>
    <w:rsid w:val="001772DE"/>
    <w:rsid w:val="00177571"/>
    <w:rsid w:val="00177681"/>
    <w:rsid w:val="00180143"/>
    <w:rsid w:val="0018046E"/>
    <w:rsid w:val="00180703"/>
    <w:rsid w:val="00180FCB"/>
    <w:rsid w:val="00181601"/>
    <w:rsid w:val="001820A4"/>
    <w:rsid w:val="001829DB"/>
    <w:rsid w:val="00183424"/>
    <w:rsid w:val="0018464D"/>
    <w:rsid w:val="00184C3A"/>
    <w:rsid w:val="001850D0"/>
    <w:rsid w:val="00185697"/>
    <w:rsid w:val="0018591B"/>
    <w:rsid w:val="00185AE7"/>
    <w:rsid w:val="00185F83"/>
    <w:rsid w:val="00186035"/>
    <w:rsid w:val="001866C6"/>
    <w:rsid w:val="00186BD9"/>
    <w:rsid w:val="0018762C"/>
    <w:rsid w:val="001902EA"/>
    <w:rsid w:val="00190D4A"/>
    <w:rsid w:val="00191C83"/>
    <w:rsid w:val="001923BA"/>
    <w:rsid w:val="001928B9"/>
    <w:rsid w:val="00192912"/>
    <w:rsid w:val="001933D2"/>
    <w:rsid w:val="001939E6"/>
    <w:rsid w:val="00194ED8"/>
    <w:rsid w:val="0019554D"/>
    <w:rsid w:val="00195789"/>
    <w:rsid w:val="00195DCF"/>
    <w:rsid w:val="00195E85"/>
    <w:rsid w:val="001966BC"/>
    <w:rsid w:val="00196744"/>
    <w:rsid w:val="00196D4C"/>
    <w:rsid w:val="00197051"/>
    <w:rsid w:val="001972BC"/>
    <w:rsid w:val="00197C19"/>
    <w:rsid w:val="001A03C2"/>
    <w:rsid w:val="001A040D"/>
    <w:rsid w:val="001A12C9"/>
    <w:rsid w:val="001A14B7"/>
    <w:rsid w:val="001A1AB7"/>
    <w:rsid w:val="001A2017"/>
    <w:rsid w:val="001A2ACB"/>
    <w:rsid w:val="001A347A"/>
    <w:rsid w:val="001A3E1D"/>
    <w:rsid w:val="001A55F5"/>
    <w:rsid w:val="001A644A"/>
    <w:rsid w:val="001A6999"/>
    <w:rsid w:val="001A69DA"/>
    <w:rsid w:val="001A717A"/>
    <w:rsid w:val="001A765C"/>
    <w:rsid w:val="001A795A"/>
    <w:rsid w:val="001B1CA0"/>
    <w:rsid w:val="001B1EAF"/>
    <w:rsid w:val="001B2239"/>
    <w:rsid w:val="001B35DD"/>
    <w:rsid w:val="001B40C8"/>
    <w:rsid w:val="001B4853"/>
    <w:rsid w:val="001B4CCB"/>
    <w:rsid w:val="001B532B"/>
    <w:rsid w:val="001B5334"/>
    <w:rsid w:val="001B5B9E"/>
    <w:rsid w:val="001B5D4A"/>
    <w:rsid w:val="001B5D9D"/>
    <w:rsid w:val="001B7136"/>
    <w:rsid w:val="001B77A0"/>
    <w:rsid w:val="001C01E4"/>
    <w:rsid w:val="001C0847"/>
    <w:rsid w:val="001C182E"/>
    <w:rsid w:val="001C1AFA"/>
    <w:rsid w:val="001C2C16"/>
    <w:rsid w:val="001C3557"/>
    <w:rsid w:val="001C4AE4"/>
    <w:rsid w:val="001C4F2F"/>
    <w:rsid w:val="001C65D2"/>
    <w:rsid w:val="001C73C3"/>
    <w:rsid w:val="001C7495"/>
    <w:rsid w:val="001C78F0"/>
    <w:rsid w:val="001C7AEA"/>
    <w:rsid w:val="001D021E"/>
    <w:rsid w:val="001D06AA"/>
    <w:rsid w:val="001D0D89"/>
    <w:rsid w:val="001D0DAB"/>
    <w:rsid w:val="001D13D7"/>
    <w:rsid w:val="001D1DDA"/>
    <w:rsid w:val="001D2E09"/>
    <w:rsid w:val="001D30C3"/>
    <w:rsid w:val="001D322E"/>
    <w:rsid w:val="001D375A"/>
    <w:rsid w:val="001D37DB"/>
    <w:rsid w:val="001D3BD9"/>
    <w:rsid w:val="001D3FE5"/>
    <w:rsid w:val="001D43E9"/>
    <w:rsid w:val="001D4531"/>
    <w:rsid w:val="001D46F1"/>
    <w:rsid w:val="001D49C7"/>
    <w:rsid w:val="001D4A58"/>
    <w:rsid w:val="001D4F9C"/>
    <w:rsid w:val="001D51D6"/>
    <w:rsid w:val="001D55EF"/>
    <w:rsid w:val="001D6E15"/>
    <w:rsid w:val="001D6FEE"/>
    <w:rsid w:val="001D71A7"/>
    <w:rsid w:val="001D7510"/>
    <w:rsid w:val="001D776F"/>
    <w:rsid w:val="001D7BB8"/>
    <w:rsid w:val="001E04F6"/>
    <w:rsid w:val="001E07F1"/>
    <w:rsid w:val="001E116B"/>
    <w:rsid w:val="001E1F04"/>
    <w:rsid w:val="001E22A0"/>
    <w:rsid w:val="001E3371"/>
    <w:rsid w:val="001E368A"/>
    <w:rsid w:val="001E36A5"/>
    <w:rsid w:val="001E416F"/>
    <w:rsid w:val="001E41EC"/>
    <w:rsid w:val="001E44E9"/>
    <w:rsid w:val="001E450D"/>
    <w:rsid w:val="001E461F"/>
    <w:rsid w:val="001E5C0D"/>
    <w:rsid w:val="001E65D2"/>
    <w:rsid w:val="001E6D5B"/>
    <w:rsid w:val="001E70AF"/>
    <w:rsid w:val="001E7BED"/>
    <w:rsid w:val="001F13E6"/>
    <w:rsid w:val="001F157A"/>
    <w:rsid w:val="001F1963"/>
    <w:rsid w:val="001F282D"/>
    <w:rsid w:val="001F28B3"/>
    <w:rsid w:val="001F2B81"/>
    <w:rsid w:val="001F31A3"/>
    <w:rsid w:val="001F337E"/>
    <w:rsid w:val="001F39D2"/>
    <w:rsid w:val="001F40AF"/>
    <w:rsid w:val="001F477A"/>
    <w:rsid w:val="001F508C"/>
    <w:rsid w:val="001F50B3"/>
    <w:rsid w:val="001F624B"/>
    <w:rsid w:val="001F64BC"/>
    <w:rsid w:val="001F6647"/>
    <w:rsid w:val="001F6A9D"/>
    <w:rsid w:val="001F7212"/>
    <w:rsid w:val="001F72AF"/>
    <w:rsid w:val="001F72FF"/>
    <w:rsid w:val="001F7416"/>
    <w:rsid w:val="001F7FA0"/>
    <w:rsid w:val="00202A4E"/>
    <w:rsid w:val="00202FAC"/>
    <w:rsid w:val="002033E1"/>
    <w:rsid w:val="00203902"/>
    <w:rsid w:val="002053AF"/>
    <w:rsid w:val="002054E5"/>
    <w:rsid w:val="002058EB"/>
    <w:rsid w:val="00205928"/>
    <w:rsid w:val="0020597D"/>
    <w:rsid w:val="00205B2B"/>
    <w:rsid w:val="00205D94"/>
    <w:rsid w:val="002067C2"/>
    <w:rsid w:val="00207171"/>
    <w:rsid w:val="00207832"/>
    <w:rsid w:val="00210031"/>
    <w:rsid w:val="0021028D"/>
    <w:rsid w:val="00210499"/>
    <w:rsid w:val="0021071A"/>
    <w:rsid w:val="00210AF5"/>
    <w:rsid w:val="00211188"/>
    <w:rsid w:val="00211345"/>
    <w:rsid w:val="002116AA"/>
    <w:rsid w:val="00211F3C"/>
    <w:rsid w:val="00211FC5"/>
    <w:rsid w:val="00212B09"/>
    <w:rsid w:val="00213B15"/>
    <w:rsid w:val="00213C15"/>
    <w:rsid w:val="00213DBA"/>
    <w:rsid w:val="00213E7B"/>
    <w:rsid w:val="002151C1"/>
    <w:rsid w:val="00215243"/>
    <w:rsid w:val="00215290"/>
    <w:rsid w:val="00215645"/>
    <w:rsid w:val="00216872"/>
    <w:rsid w:val="00216CE0"/>
    <w:rsid w:val="00216E2C"/>
    <w:rsid w:val="00217292"/>
    <w:rsid w:val="002175D1"/>
    <w:rsid w:val="00217702"/>
    <w:rsid w:val="002179ED"/>
    <w:rsid w:val="00217B45"/>
    <w:rsid w:val="00217E7F"/>
    <w:rsid w:val="00220D35"/>
    <w:rsid w:val="00220E4F"/>
    <w:rsid w:val="00221A4C"/>
    <w:rsid w:val="00221CA6"/>
    <w:rsid w:val="00221E8E"/>
    <w:rsid w:val="002223B2"/>
    <w:rsid w:val="002224A4"/>
    <w:rsid w:val="00222C44"/>
    <w:rsid w:val="00223025"/>
    <w:rsid w:val="0022361E"/>
    <w:rsid w:val="00223751"/>
    <w:rsid w:val="002245CE"/>
    <w:rsid w:val="00224AD7"/>
    <w:rsid w:val="00224E6A"/>
    <w:rsid w:val="0022543F"/>
    <w:rsid w:val="00225B46"/>
    <w:rsid w:val="00225C97"/>
    <w:rsid w:val="002268DE"/>
    <w:rsid w:val="00226AD4"/>
    <w:rsid w:val="00226E02"/>
    <w:rsid w:val="00226FEA"/>
    <w:rsid w:val="002270B0"/>
    <w:rsid w:val="00227A7E"/>
    <w:rsid w:val="00227ADD"/>
    <w:rsid w:val="00230613"/>
    <w:rsid w:val="0023082D"/>
    <w:rsid w:val="00230A1D"/>
    <w:rsid w:val="00230C2D"/>
    <w:rsid w:val="00231CDE"/>
    <w:rsid w:val="002325B4"/>
    <w:rsid w:val="00232622"/>
    <w:rsid w:val="00232AB5"/>
    <w:rsid w:val="0023447F"/>
    <w:rsid w:val="00234E9D"/>
    <w:rsid w:val="00235236"/>
    <w:rsid w:val="002359F0"/>
    <w:rsid w:val="002363EE"/>
    <w:rsid w:val="00236A5A"/>
    <w:rsid w:val="00236F9A"/>
    <w:rsid w:val="00237D02"/>
    <w:rsid w:val="00240F20"/>
    <w:rsid w:val="0024137D"/>
    <w:rsid w:val="00241560"/>
    <w:rsid w:val="0024169C"/>
    <w:rsid w:val="00241886"/>
    <w:rsid w:val="00241CAF"/>
    <w:rsid w:val="00241CF4"/>
    <w:rsid w:val="00242620"/>
    <w:rsid w:val="00242B19"/>
    <w:rsid w:val="00242B2B"/>
    <w:rsid w:val="00243277"/>
    <w:rsid w:val="002436E8"/>
    <w:rsid w:val="00243E05"/>
    <w:rsid w:val="00245883"/>
    <w:rsid w:val="00246250"/>
    <w:rsid w:val="002465DB"/>
    <w:rsid w:val="00247230"/>
    <w:rsid w:val="00247807"/>
    <w:rsid w:val="002503D4"/>
    <w:rsid w:val="00250790"/>
    <w:rsid w:val="002509D8"/>
    <w:rsid w:val="0025160C"/>
    <w:rsid w:val="00251684"/>
    <w:rsid w:val="002516A2"/>
    <w:rsid w:val="002517E8"/>
    <w:rsid w:val="00251826"/>
    <w:rsid w:val="00251CBF"/>
    <w:rsid w:val="00252375"/>
    <w:rsid w:val="002524A2"/>
    <w:rsid w:val="00252849"/>
    <w:rsid w:val="00253E38"/>
    <w:rsid w:val="0025469A"/>
    <w:rsid w:val="0025676F"/>
    <w:rsid w:val="00257152"/>
    <w:rsid w:val="0025727E"/>
    <w:rsid w:val="00257BFC"/>
    <w:rsid w:val="00260B11"/>
    <w:rsid w:val="00260B3A"/>
    <w:rsid w:val="00261032"/>
    <w:rsid w:val="0026136E"/>
    <w:rsid w:val="002613BA"/>
    <w:rsid w:val="002616D7"/>
    <w:rsid w:val="00261EBF"/>
    <w:rsid w:val="0026293C"/>
    <w:rsid w:val="002630D6"/>
    <w:rsid w:val="002636DB"/>
    <w:rsid w:val="00263907"/>
    <w:rsid w:val="00263A1F"/>
    <w:rsid w:val="0026471D"/>
    <w:rsid w:val="00264A0E"/>
    <w:rsid w:val="00265110"/>
    <w:rsid w:val="00265771"/>
    <w:rsid w:val="00265E73"/>
    <w:rsid w:val="00265FAA"/>
    <w:rsid w:val="00266382"/>
    <w:rsid w:val="00266499"/>
    <w:rsid w:val="002671D7"/>
    <w:rsid w:val="00267851"/>
    <w:rsid w:val="00267B98"/>
    <w:rsid w:val="00270354"/>
    <w:rsid w:val="00270B7B"/>
    <w:rsid w:val="00271069"/>
    <w:rsid w:val="00271783"/>
    <w:rsid w:val="002717A1"/>
    <w:rsid w:val="00271805"/>
    <w:rsid w:val="00271D40"/>
    <w:rsid w:val="00271E7D"/>
    <w:rsid w:val="002737AB"/>
    <w:rsid w:val="00273FF7"/>
    <w:rsid w:val="00274349"/>
    <w:rsid w:val="00276B92"/>
    <w:rsid w:val="00276EB6"/>
    <w:rsid w:val="00277371"/>
    <w:rsid w:val="00277F35"/>
    <w:rsid w:val="00277F7C"/>
    <w:rsid w:val="002801A2"/>
    <w:rsid w:val="00281728"/>
    <w:rsid w:val="002826EE"/>
    <w:rsid w:val="0028389F"/>
    <w:rsid w:val="00283C0E"/>
    <w:rsid w:val="002840B0"/>
    <w:rsid w:val="00284203"/>
    <w:rsid w:val="00284240"/>
    <w:rsid w:val="002848AC"/>
    <w:rsid w:val="00284AAC"/>
    <w:rsid w:val="00284C02"/>
    <w:rsid w:val="0028505E"/>
    <w:rsid w:val="00285264"/>
    <w:rsid w:val="00285C3C"/>
    <w:rsid w:val="00285CED"/>
    <w:rsid w:val="00286135"/>
    <w:rsid w:val="00286371"/>
    <w:rsid w:val="0028651B"/>
    <w:rsid w:val="00290003"/>
    <w:rsid w:val="00290030"/>
    <w:rsid w:val="00290087"/>
    <w:rsid w:val="00290863"/>
    <w:rsid w:val="002924DF"/>
    <w:rsid w:val="0029292E"/>
    <w:rsid w:val="00292F9A"/>
    <w:rsid w:val="00293369"/>
    <w:rsid w:val="00293427"/>
    <w:rsid w:val="002937E7"/>
    <w:rsid w:val="00293D6E"/>
    <w:rsid w:val="0029499B"/>
    <w:rsid w:val="00295275"/>
    <w:rsid w:val="002952B8"/>
    <w:rsid w:val="002956D7"/>
    <w:rsid w:val="00297703"/>
    <w:rsid w:val="0029778C"/>
    <w:rsid w:val="002978DA"/>
    <w:rsid w:val="002979F3"/>
    <w:rsid w:val="002A0069"/>
    <w:rsid w:val="002A0255"/>
    <w:rsid w:val="002A0B46"/>
    <w:rsid w:val="002A1351"/>
    <w:rsid w:val="002A18EF"/>
    <w:rsid w:val="002A1E88"/>
    <w:rsid w:val="002A2452"/>
    <w:rsid w:val="002A2ABB"/>
    <w:rsid w:val="002A47BC"/>
    <w:rsid w:val="002A4ED0"/>
    <w:rsid w:val="002A4F34"/>
    <w:rsid w:val="002A52C1"/>
    <w:rsid w:val="002A6086"/>
    <w:rsid w:val="002A6306"/>
    <w:rsid w:val="002B04E6"/>
    <w:rsid w:val="002B0917"/>
    <w:rsid w:val="002B1400"/>
    <w:rsid w:val="002B3033"/>
    <w:rsid w:val="002B3968"/>
    <w:rsid w:val="002B3C8F"/>
    <w:rsid w:val="002B3E1C"/>
    <w:rsid w:val="002B41D8"/>
    <w:rsid w:val="002B477D"/>
    <w:rsid w:val="002B5147"/>
    <w:rsid w:val="002B529A"/>
    <w:rsid w:val="002B5B43"/>
    <w:rsid w:val="002B5E7C"/>
    <w:rsid w:val="002B6092"/>
    <w:rsid w:val="002B6829"/>
    <w:rsid w:val="002B691C"/>
    <w:rsid w:val="002B6A43"/>
    <w:rsid w:val="002B6B0D"/>
    <w:rsid w:val="002B6CE5"/>
    <w:rsid w:val="002B7045"/>
    <w:rsid w:val="002B704D"/>
    <w:rsid w:val="002B7B1F"/>
    <w:rsid w:val="002B7E20"/>
    <w:rsid w:val="002B7FA4"/>
    <w:rsid w:val="002C05F5"/>
    <w:rsid w:val="002C14BE"/>
    <w:rsid w:val="002C1585"/>
    <w:rsid w:val="002C15E9"/>
    <w:rsid w:val="002C1702"/>
    <w:rsid w:val="002C2273"/>
    <w:rsid w:val="002C2E9D"/>
    <w:rsid w:val="002C3184"/>
    <w:rsid w:val="002C51AE"/>
    <w:rsid w:val="002C5A63"/>
    <w:rsid w:val="002C6D18"/>
    <w:rsid w:val="002C6D7F"/>
    <w:rsid w:val="002C6DEC"/>
    <w:rsid w:val="002C6E26"/>
    <w:rsid w:val="002C75E6"/>
    <w:rsid w:val="002D0021"/>
    <w:rsid w:val="002D0285"/>
    <w:rsid w:val="002D05D5"/>
    <w:rsid w:val="002D1312"/>
    <w:rsid w:val="002D1392"/>
    <w:rsid w:val="002D20DD"/>
    <w:rsid w:val="002D21D3"/>
    <w:rsid w:val="002D2361"/>
    <w:rsid w:val="002D2816"/>
    <w:rsid w:val="002D32BE"/>
    <w:rsid w:val="002D394D"/>
    <w:rsid w:val="002D3BF4"/>
    <w:rsid w:val="002D4314"/>
    <w:rsid w:val="002D45FA"/>
    <w:rsid w:val="002D56E9"/>
    <w:rsid w:val="002D628E"/>
    <w:rsid w:val="002D6809"/>
    <w:rsid w:val="002D6E74"/>
    <w:rsid w:val="002D704E"/>
    <w:rsid w:val="002D733A"/>
    <w:rsid w:val="002D7427"/>
    <w:rsid w:val="002D7577"/>
    <w:rsid w:val="002D766D"/>
    <w:rsid w:val="002E006B"/>
    <w:rsid w:val="002E01D0"/>
    <w:rsid w:val="002E0283"/>
    <w:rsid w:val="002E0C6B"/>
    <w:rsid w:val="002E1955"/>
    <w:rsid w:val="002E1A00"/>
    <w:rsid w:val="002E1E1C"/>
    <w:rsid w:val="002E2BE8"/>
    <w:rsid w:val="002E3522"/>
    <w:rsid w:val="002E36F2"/>
    <w:rsid w:val="002E3705"/>
    <w:rsid w:val="002E3C88"/>
    <w:rsid w:val="002E4350"/>
    <w:rsid w:val="002E4831"/>
    <w:rsid w:val="002E60A7"/>
    <w:rsid w:val="002E669A"/>
    <w:rsid w:val="002E7520"/>
    <w:rsid w:val="002F059F"/>
    <w:rsid w:val="002F07D0"/>
    <w:rsid w:val="002F0D8A"/>
    <w:rsid w:val="002F11F3"/>
    <w:rsid w:val="002F185C"/>
    <w:rsid w:val="002F195C"/>
    <w:rsid w:val="002F228E"/>
    <w:rsid w:val="002F2BAE"/>
    <w:rsid w:val="002F2FE7"/>
    <w:rsid w:val="002F335C"/>
    <w:rsid w:val="002F3487"/>
    <w:rsid w:val="002F40CD"/>
    <w:rsid w:val="002F4E9D"/>
    <w:rsid w:val="002F55C7"/>
    <w:rsid w:val="002F6264"/>
    <w:rsid w:val="002F6289"/>
    <w:rsid w:val="002F6480"/>
    <w:rsid w:val="002F65D4"/>
    <w:rsid w:val="002F6894"/>
    <w:rsid w:val="002F6DF6"/>
    <w:rsid w:val="002F78AB"/>
    <w:rsid w:val="002F7E1B"/>
    <w:rsid w:val="003001B6"/>
    <w:rsid w:val="003008B1"/>
    <w:rsid w:val="00300C54"/>
    <w:rsid w:val="00300E8C"/>
    <w:rsid w:val="00301CBC"/>
    <w:rsid w:val="00301E21"/>
    <w:rsid w:val="003023CB"/>
    <w:rsid w:val="00302957"/>
    <w:rsid w:val="00302F02"/>
    <w:rsid w:val="00304C2A"/>
    <w:rsid w:val="00304E11"/>
    <w:rsid w:val="00305282"/>
    <w:rsid w:val="003055CC"/>
    <w:rsid w:val="00305C05"/>
    <w:rsid w:val="00306F70"/>
    <w:rsid w:val="003077E9"/>
    <w:rsid w:val="003078B1"/>
    <w:rsid w:val="00307954"/>
    <w:rsid w:val="0031022F"/>
    <w:rsid w:val="00310890"/>
    <w:rsid w:val="0031104F"/>
    <w:rsid w:val="003117BF"/>
    <w:rsid w:val="00311894"/>
    <w:rsid w:val="00311973"/>
    <w:rsid w:val="003131DA"/>
    <w:rsid w:val="0031430E"/>
    <w:rsid w:val="00314BBD"/>
    <w:rsid w:val="00314EDD"/>
    <w:rsid w:val="00314FC4"/>
    <w:rsid w:val="003150EC"/>
    <w:rsid w:val="00315D23"/>
    <w:rsid w:val="00315EA1"/>
    <w:rsid w:val="00316B83"/>
    <w:rsid w:val="003171F3"/>
    <w:rsid w:val="0032029F"/>
    <w:rsid w:val="00320B5A"/>
    <w:rsid w:val="00320E0F"/>
    <w:rsid w:val="00322C67"/>
    <w:rsid w:val="00322EE9"/>
    <w:rsid w:val="0032391F"/>
    <w:rsid w:val="00323C24"/>
    <w:rsid w:val="00324010"/>
    <w:rsid w:val="00324325"/>
    <w:rsid w:val="0032469A"/>
    <w:rsid w:val="00325451"/>
    <w:rsid w:val="00325557"/>
    <w:rsid w:val="00325E35"/>
    <w:rsid w:val="0032601E"/>
    <w:rsid w:val="0032652A"/>
    <w:rsid w:val="00327815"/>
    <w:rsid w:val="00327FD2"/>
    <w:rsid w:val="00330228"/>
    <w:rsid w:val="00330A62"/>
    <w:rsid w:val="00330CC5"/>
    <w:rsid w:val="00331678"/>
    <w:rsid w:val="00332101"/>
    <w:rsid w:val="0033316D"/>
    <w:rsid w:val="00333A84"/>
    <w:rsid w:val="00333DD8"/>
    <w:rsid w:val="00334106"/>
    <w:rsid w:val="0033460F"/>
    <w:rsid w:val="003348AC"/>
    <w:rsid w:val="003362C5"/>
    <w:rsid w:val="00336A4F"/>
    <w:rsid w:val="00336AA8"/>
    <w:rsid w:val="003400B6"/>
    <w:rsid w:val="0034093F"/>
    <w:rsid w:val="00340AB6"/>
    <w:rsid w:val="003418B7"/>
    <w:rsid w:val="00341EBF"/>
    <w:rsid w:val="00341F24"/>
    <w:rsid w:val="003429F9"/>
    <w:rsid w:val="00343333"/>
    <w:rsid w:val="00343A37"/>
    <w:rsid w:val="0034456E"/>
    <w:rsid w:val="0034470E"/>
    <w:rsid w:val="0034480E"/>
    <w:rsid w:val="00344BAF"/>
    <w:rsid w:val="003453CC"/>
    <w:rsid w:val="003454EF"/>
    <w:rsid w:val="0034553B"/>
    <w:rsid w:val="00345556"/>
    <w:rsid w:val="003458AE"/>
    <w:rsid w:val="00345B3A"/>
    <w:rsid w:val="00346C89"/>
    <w:rsid w:val="00347448"/>
    <w:rsid w:val="00347859"/>
    <w:rsid w:val="00347BCF"/>
    <w:rsid w:val="00347DBB"/>
    <w:rsid w:val="00350118"/>
    <w:rsid w:val="00350EFB"/>
    <w:rsid w:val="00351050"/>
    <w:rsid w:val="00351501"/>
    <w:rsid w:val="00352434"/>
    <w:rsid w:val="0035253A"/>
    <w:rsid w:val="0035254D"/>
    <w:rsid w:val="00352F74"/>
    <w:rsid w:val="0035417C"/>
    <w:rsid w:val="00354270"/>
    <w:rsid w:val="00354305"/>
    <w:rsid w:val="00354BC0"/>
    <w:rsid w:val="00354E50"/>
    <w:rsid w:val="0035519B"/>
    <w:rsid w:val="00355586"/>
    <w:rsid w:val="00356216"/>
    <w:rsid w:val="003570BF"/>
    <w:rsid w:val="00357197"/>
    <w:rsid w:val="003578B8"/>
    <w:rsid w:val="0035796B"/>
    <w:rsid w:val="00357AA4"/>
    <w:rsid w:val="00360F1F"/>
    <w:rsid w:val="00360FDA"/>
    <w:rsid w:val="00363629"/>
    <w:rsid w:val="00363632"/>
    <w:rsid w:val="00364080"/>
    <w:rsid w:val="00364752"/>
    <w:rsid w:val="00365850"/>
    <w:rsid w:val="00365ACC"/>
    <w:rsid w:val="00366174"/>
    <w:rsid w:val="003669E2"/>
    <w:rsid w:val="003673EB"/>
    <w:rsid w:val="0036743F"/>
    <w:rsid w:val="0036791E"/>
    <w:rsid w:val="00367961"/>
    <w:rsid w:val="00367B15"/>
    <w:rsid w:val="00367B5E"/>
    <w:rsid w:val="00367D1C"/>
    <w:rsid w:val="00370228"/>
    <w:rsid w:val="003707F2"/>
    <w:rsid w:val="00370F33"/>
    <w:rsid w:val="0037146F"/>
    <w:rsid w:val="00371937"/>
    <w:rsid w:val="00372230"/>
    <w:rsid w:val="00372BC7"/>
    <w:rsid w:val="0037329A"/>
    <w:rsid w:val="003735DB"/>
    <w:rsid w:val="00374D2F"/>
    <w:rsid w:val="003754DC"/>
    <w:rsid w:val="00375538"/>
    <w:rsid w:val="00376472"/>
    <w:rsid w:val="0037779A"/>
    <w:rsid w:val="00377F9D"/>
    <w:rsid w:val="0038085A"/>
    <w:rsid w:val="00380B78"/>
    <w:rsid w:val="00380BA8"/>
    <w:rsid w:val="00381D8B"/>
    <w:rsid w:val="003820B8"/>
    <w:rsid w:val="003821DD"/>
    <w:rsid w:val="00382324"/>
    <w:rsid w:val="00382535"/>
    <w:rsid w:val="0038315A"/>
    <w:rsid w:val="00383459"/>
    <w:rsid w:val="0038355F"/>
    <w:rsid w:val="003838B8"/>
    <w:rsid w:val="00383B5B"/>
    <w:rsid w:val="00384A21"/>
    <w:rsid w:val="0038547A"/>
    <w:rsid w:val="003858BA"/>
    <w:rsid w:val="00386A62"/>
    <w:rsid w:val="00386D35"/>
    <w:rsid w:val="00387923"/>
    <w:rsid w:val="00390015"/>
    <w:rsid w:val="00390840"/>
    <w:rsid w:val="003913D2"/>
    <w:rsid w:val="00391425"/>
    <w:rsid w:val="00391940"/>
    <w:rsid w:val="003922D1"/>
    <w:rsid w:val="00392703"/>
    <w:rsid w:val="00392733"/>
    <w:rsid w:val="00393115"/>
    <w:rsid w:val="00393125"/>
    <w:rsid w:val="00393C61"/>
    <w:rsid w:val="00393F9B"/>
    <w:rsid w:val="003940E0"/>
    <w:rsid w:val="003941AC"/>
    <w:rsid w:val="00394639"/>
    <w:rsid w:val="003947D7"/>
    <w:rsid w:val="00394A69"/>
    <w:rsid w:val="00395177"/>
    <w:rsid w:val="003959D4"/>
    <w:rsid w:val="00396256"/>
    <w:rsid w:val="00396791"/>
    <w:rsid w:val="00396E13"/>
    <w:rsid w:val="003970AC"/>
    <w:rsid w:val="00397945"/>
    <w:rsid w:val="003A013F"/>
    <w:rsid w:val="003A02CD"/>
    <w:rsid w:val="003A0C45"/>
    <w:rsid w:val="003A0CD7"/>
    <w:rsid w:val="003A1059"/>
    <w:rsid w:val="003A1F43"/>
    <w:rsid w:val="003A3499"/>
    <w:rsid w:val="003A39BE"/>
    <w:rsid w:val="003A3BB4"/>
    <w:rsid w:val="003A4663"/>
    <w:rsid w:val="003A488B"/>
    <w:rsid w:val="003A48CB"/>
    <w:rsid w:val="003A4BE3"/>
    <w:rsid w:val="003A4EA3"/>
    <w:rsid w:val="003A4F87"/>
    <w:rsid w:val="003A5546"/>
    <w:rsid w:val="003A56AD"/>
    <w:rsid w:val="003A6AEB"/>
    <w:rsid w:val="003B0805"/>
    <w:rsid w:val="003B0C1B"/>
    <w:rsid w:val="003B17C9"/>
    <w:rsid w:val="003B2243"/>
    <w:rsid w:val="003B2C27"/>
    <w:rsid w:val="003B3603"/>
    <w:rsid w:val="003B3B2E"/>
    <w:rsid w:val="003B408E"/>
    <w:rsid w:val="003B4A71"/>
    <w:rsid w:val="003B5B41"/>
    <w:rsid w:val="003B5D02"/>
    <w:rsid w:val="003B6344"/>
    <w:rsid w:val="003B6BEB"/>
    <w:rsid w:val="003B6BF5"/>
    <w:rsid w:val="003B7047"/>
    <w:rsid w:val="003B7125"/>
    <w:rsid w:val="003B7151"/>
    <w:rsid w:val="003B7A41"/>
    <w:rsid w:val="003B7F56"/>
    <w:rsid w:val="003C0B51"/>
    <w:rsid w:val="003C10AD"/>
    <w:rsid w:val="003C1215"/>
    <w:rsid w:val="003C1C74"/>
    <w:rsid w:val="003C2FFC"/>
    <w:rsid w:val="003C3EFB"/>
    <w:rsid w:val="003C5981"/>
    <w:rsid w:val="003C5A8B"/>
    <w:rsid w:val="003C6160"/>
    <w:rsid w:val="003C6402"/>
    <w:rsid w:val="003C6D59"/>
    <w:rsid w:val="003C6FF4"/>
    <w:rsid w:val="003C7223"/>
    <w:rsid w:val="003C7CB1"/>
    <w:rsid w:val="003D2628"/>
    <w:rsid w:val="003D281C"/>
    <w:rsid w:val="003D2BD8"/>
    <w:rsid w:val="003D2ED7"/>
    <w:rsid w:val="003D3068"/>
    <w:rsid w:val="003D3669"/>
    <w:rsid w:val="003D3EF5"/>
    <w:rsid w:val="003D3F03"/>
    <w:rsid w:val="003D40ED"/>
    <w:rsid w:val="003D42EF"/>
    <w:rsid w:val="003D436A"/>
    <w:rsid w:val="003D4DFD"/>
    <w:rsid w:val="003D5096"/>
    <w:rsid w:val="003D536D"/>
    <w:rsid w:val="003D551D"/>
    <w:rsid w:val="003D596E"/>
    <w:rsid w:val="003D5F7C"/>
    <w:rsid w:val="003D7360"/>
    <w:rsid w:val="003E023F"/>
    <w:rsid w:val="003E12A3"/>
    <w:rsid w:val="003E1FFA"/>
    <w:rsid w:val="003E2550"/>
    <w:rsid w:val="003E2F3A"/>
    <w:rsid w:val="003E32E7"/>
    <w:rsid w:val="003E3EB9"/>
    <w:rsid w:val="003E4414"/>
    <w:rsid w:val="003E5B3F"/>
    <w:rsid w:val="003E6B5D"/>
    <w:rsid w:val="003E6CDF"/>
    <w:rsid w:val="003E78C8"/>
    <w:rsid w:val="003E7D78"/>
    <w:rsid w:val="003F102B"/>
    <w:rsid w:val="003F1446"/>
    <w:rsid w:val="003F1938"/>
    <w:rsid w:val="003F1D30"/>
    <w:rsid w:val="003F1F0F"/>
    <w:rsid w:val="003F28BC"/>
    <w:rsid w:val="003F2E2A"/>
    <w:rsid w:val="003F39DF"/>
    <w:rsid w:val="003F4DF7"/>
    <w:rsid w:val="003F5192"/>
    <w:rsid w:val="003F5873"/>
    <w:rsid w:val="003F63D8"/>
    <w:rsid w:val="003F6626"/>
    <w:rsid w:val="003F6823"/>
    <w:rsid w:val="003F68CC"/>
    <w:rsid w:val="003F69E4"/>
    <w:rsid w:val="003F729D"/>
    <w:rsid w:val="004002AD"/>
    <w:rsid w:val="00400459"/>
    <w:rsid w:val="00401AF0"/>
    <w:rsid w:val="0040208E"/>
    <w:rsid w:val="00403B55"/>
    <w:rsid w:val="004044ED"/>
    <w:rsid w:val="00404547"/>
    <w:rsid w:val="00404784"/>
    <w:rsid w:val="00404821"/>
    <w:rsid w:val="00405292"/>
    <w:rsid w:val="00405E2A"/>
    <w:rsid w:val="00406217"/>
    <w:rsid w:val="00406AD3"/>
    <w:rsid w:val="004071CC"/>
    <w:rsid w:val="00407434"/>
    <w:rsid w:val="004105FF"/>
    <w:rsid w:val="004106E7"/>
    <w:rsid w:val="004116AC"/>
    <w:rsid w:val="00411B7D"/>
    <w:rsid w:val="00411CAF"/>
    <w:rsid w:val="0041260F"/>
    <w:rsid w:val="004134D1"/>
    <w:rsid w:val="00413E78"/>
    <w:rsid w:val="00413F2A"/>
    <w:rsid w:val="0041400F"/>
    <w:rsid w:val="004144A1"/>
    <w:rsid w:val="004157A2"/>
    <w:rsid w:val="00415F2D"/>
    <w:rsid w:val="00416261"/>
    <w:rsid w:val="00416A61"/>
    <w:rsid w:val="00416B91"/>
    <w:rsid w:val="00416C05"/>
    <w:rsid w:val="0041724B"/>
    <w:rsid w:val="004175D7"/>
    <w:rsid w:val="00417E70"/>
    <w:rsid w:val="00420964"/>
    <w:rsid w:val="00421B3F"/>
    <w:rsid w:val="00421E0E"/>
    <w:rsid w:val="0042203E"/>
    <w:rsid w:val="0042243D"/>
    <w:rsid w:val="00422AF5"/>
    <w:rsid w:val="00423880"/>
    <w:rsid w:val="00423975"/>
    <w:rsid w:val="00424853"/>
    <w:rsid w:val="004248FD"/>
    <w:rsid w:val="00426084"/>
    <w:rsid w:val="004263EE"/>
    <w:rsid w:val="00426726"/>
    <w:rsid w:val="00426E3F"/>
    <w:rsid w:val="004276CC"/>
    <w:rsid w:val="00427C50"/>
    <w:rsid w:val="00430139"/>
    <w:rsid w:val="00431AF9"/>
    <w:rsid w:val="00432151"/>
    <w:rsid w:val="004322C0"/>
    <w:rsid w:val="0043371D"/>
    <w:rsid w:val="0043418D"/>
    <w:rsid w:val="00434A0D"/>
    <w:rsid w:val="00434F1B"/>
    <w:rsid w:val="004350E7"/>
    <w:rsid w:val="00435512"/>
    <w:rsid w:val="0043580A"/>
    <w:rsid w:val="0043606A"/>
    <w:rsid w:val="00436541"/>
    <w:rsid w:val="0043674A"/>
    <w:rsid w:val="00436D7A"/>
    <w:rsid w:val="00436F41"/>
    <w:rsid w:val="0044000A"/>
    <w:rsid w:val="00440281"/>
    <w:rsid w:val="00440ABB"/>
    <w:rsid w:val="00440D31"/>
    <w:rsid w:val="00441CA7"/>
    <w:rsid w:val="0044258A"/>
    <w:rsid w:val="00442B59"/>
    <w:rsid w:val="00443006"/>
    <w:rsid w:val="00443035"/>
    <w:rsid w:val="004438E3"/>
    <w:rsid w:val="00444253"/>
    <w:rsid w:val="004451B8"/>
    <w:rsid w:val="00445693"/>
    <w:rsid w:val="0044575B"/>
    <w:rsid w:val="0044683D"/>
    <w:rsid w:val="00446AF3"/>
    <w:rsid w:val="00446EC0"/>
    <w:rsid w:val="00450338"/>
    <w:rsid w:val="0045059D"/>
    <w:rsid w:val="00450D1B"/>
    <w:rsid w:val="004511A3"/>
    <w:rsid w:val="00451BC1"/>
    <w:rsid w:val="00451E69"/>
    <w:rsid w:val="00451FAF"/>
    <w:rsid w:val="00452D25"/>
    <w:rsid w:val="004530B0"/>
    <w:rsid w:val="00453397"/>
    <w:rsid w:val="00453640"/>
    <w:rsid w:val="00454192"/>
    <w:rsid w:val="004541C9"/>
    <w:rsid w:val="004545C5"/>
    <w:rsid w:val="004546A7"/>
    <w:rsid w:val="00454FCC"/>
    <w:rsid w:val="00455545"/>
    <w:rsid w:val="004556A9"/>
    <w:rsid w:val="004560AB"/>
    <w:rsid w:val="00456C5B"/>
    <w:rsid w:val="00457435"/>
    <w:rsid w:val="004577D2"/>
    <w:rsid w:val="0045791E"/>
    <w:rsid w:val="004604D3"/>
    <w:rsid w:val="004604F5"/>
    <w:rsid w:val="0046061D"/>
    <w:rsid w:val="00461707"/>
    <w:rsid w:val="00462FA5"/>
    <w:rsid w:val="004633D3"/>
    <w:rsid w:val="0046384D"/>
    <w:rsid w:val="00463F47"/>
    <w:rsid w:val="0046486C"/>
    <w:rsid w:val="0046489D"/>
    <w:rsid w:val="00464A80"/>
    <w:rsid w:val="004652AE"/>
    <w:rsid w:val="0046597A"/>
    <w:rsid w:val="00465A07"/>
    <w:rsid w:val="00465C42"/>
    <w:rsid w:val="00467850"/>
    <w:rsid w:val="00467B4B"/>
    <w:rsid w:val="00467EB3"/>
    <w:rsid w:val="00470234"/>
    <w:rsid w:val="00470913"/>
    <w:rsid w:val="004709F8"/>
    <w:rsid w:val="00471326"/>
    <w:rsid w:val="00471EBF"/>
    <w:rsid w:val="00472717"/>
    <w:rsid w:val="00472A5C"/>
    <w:rsid w:val="00473529"/>
    <w:rsid w:val="00473820"/>
    <w:rsid w:val="00474EF8"/>
    <w:rsid w:val="004756C9"/>
    <w:rsid w:val="004761D5"/>
    <w:rsid w:val="0047651A"/>
    <w:rsid w:val="00476B3C"/>
    <w:rsid w:val="00480AAE"/>
    <w:rsid w:val="004812AE"/>
    <w:rsid w:val="004816EC"/>
    <w:rsid w:val="0048253E"/>
    <w:rsid w:val="00482DE5"/>
    <w:rsid w:val="00484AFE"/>
    <w:rsid w:val="004851F7"/>
    <w:rsid w:val="00485A19"/>
    <w:rsid w:val="00485AE4"/>
    <w:rsid w:val="004868EB"/>
    <w:rsid w:val="004876A6"/>
    <w:rsid w:val="00487A0E"/>
    <w:rsid w:val="00490200"/>
    <w:rsid w:val="004905EF"/>
    <w:rsid w:val="00490CCE"/>
    <w:rsid w:val="00490D92"/>
    <w:rsid w:val="0049107A"/>
    <w:rsid w:val="00491C8E"/>
    <w:rsid w:val="00491F6C"/>
    <w:rsid w:val="004920E6"/>
    <w:rsid w:val="00492137"/>
    <w:rsid w:val="00492EFA"/>
    <w:rsid w:val="0049505C"/>
    <w:rsid w:val="00495C0B"/>
    <w:rsid w:val="004961FD"/>
    <w:rsid w:val="00496555"/>
    <w:rsid w:val="004967F2"/>
    <w:rsid w:val="00497740"/>
    <w:rsid w:val="004A0CA3"/>
    <w:rsid w:val="004A1865"/>
    <w:rsid w:val="004A1869"/>
    <w:rsid w:val="004A1BF5"/>
    <w:rsid w:val="004A490D"/>
    <w:rsid w:val="004A4F5F"/>
    <w:rsid w:val="004A4FB7"/>
    <w:rsid w:val="004A4FDC"/>
    <w:rsid w:val="004A5448"/>
    <w:rsid w:val="004A6940"/>
    <w:rsid w:val="004A7AE2"/>
    <w:rsid w:val="004B0531"/>
    <w:rsid w:val="004B068C"/>
    <w:rsid w:val="004B1457"/>
    <w:rsid w:val="004B1A3A"/>
    <w:rsid w:val="004B2A6E"/>
    <w:rsid w:val="004B2B1F"/>
    <w:rsid w:val="004B2BF4"/>
    <w:rsid w:val="004B3363"/>
    <w:rsid w:val="004B3531"/>
    <w:rsid w:val="004B3A43"/>
    <w:rsid w:val="004B3B4B"/>
    <w:rsid w:val="004B5934"/>
    <w:rsid w:val="004B68E0"/>
    <w:rsid w:val="004B70CC"/>
    <w:rsid w:val="004B7255"/>
    <w:rsid w:val="004B7669"/>
    <w:rsid w:val="004B77A6"/>
    <w:rsid w:val="004B78B9"/>
    <w:rsid w:val="004B79B1"/>
    <w:rsid w:val="004C03EF"/>
    <w:rsid w:val="004C0A81"/>
    <w:rsid w:val="004C12B4"/>
    <w:rsid w:val="004C1EC3"/>
    <w:rsid w:val="004C22E2"/>
    <w:rsid w:val="004C2993"/>
    <w:rsid w:val="004C2C7F"/>
    <w:rsid w:val="004C30E6"/>
    <w:rsid w:val="004C3114"/>
    <w:rsid w:val="004C3A8E"/>
    <w:rsid w:val="004C3F66"/>
    <w:rsid w:val="004C408F"/>
    <w:rsid w:val="004C4CAB"/>
    <w:rsid w:val="004C524E"/>
    <w:rsid w:val="004C550D"/>
    <w:rsid w:val="004C5617"/>
    <w:rsid w:val="004C56EC"/>
    <w:rsid w:val="004C67FB"/>
    <w:rsid w:val="004C6969"/>
    <w:rsid w:val="004C6FEA"/>
    <w:rsid w:val="004C7CA1"/>
    <w:rsid w:val="004D035F"/>
    <w:rsid w:val="004D06C7"/>
    <w:rsid w:val="004D1186"/>
    <w:rsid w:val="004D1BE7"/>
    <w:rsid w:val="004D2A5B"/>
    <w:rsid w:val="004D2BED"/>
    <w:rsid w:val="004D2C12"/>
    <w:rsid w:val="004D2C40"/>
    <w:rsid w:val="004D4517"/>
    <w:rsid w:val="004D4588"/>
    <w:rsid w:val="004D4C90"/>
    <w:rsid w:val="004D5A68"/>
    <w:rsid w:val="004D5E04"/>
    <w:rsid w:val="004D610A"/>
    <w:rsid w:val="004D6370"/>
    <w:rsid w:val="004D67C4"/>
    <w:rsid w:val="004D732C"/>
    <w:rsid w:val="004D75C7"/>
    <w:rsid w:val="004E0085"/>
    <w:rsid w:val="004E0108"/>
    <w:rsid w:val="004E04A9"/>
    <w:rsid w:val="004E09E0"/>
    <w:rsid w:val="004E0A24"/>
    <w:rsid w:val="004E0C34"/>
    <w:rsid w:val="004E0DB1"/>
    <w:rsid w:val="004E10CC"/>
    <w:rsid w:val="004E12C5"/>
    <w:rsid w:val="004E177B"/>
    <w:rsid w:val="004E181E"/>
    <w:rsid w:val="004E2399"/>
    <w:rsid w:val="004E2A44"/>
    <w:rsid w:val="004E2C68"/>
    <w:rsid w:val="004E2E96"/>
    <w:rsid w:val="004E3406"/>
    <w:rsid w:val="004E3B58"/>
    <w:rsid w:val="004E3CF2"/>
    <w:rsid w:val="004E4751"/>
    <w:rsid w:val="004E49B0"/>
    <w:rsid w:val="004E6036"/>
    <w:rsid w:val="004E66CF"/>
    <w:rsid w:val="004E7AEA"/>
    <w:rsid w:val="004F06E1"/>
    <w:rsid w:val="004F06FA"/>
    <w:rsid w:val="004F0AB1"/>
    <w:rsid w:val="004F18AC"/>
    <w:rsid w:val="004F245E"/>
    <w:rsid w:val="004F2E3F"/>
    <w:rsid w:val="004F343E"/>
    <w:rsid w:val="004F362B"/>
    <w:rsid w:val="004F3746"/>
    <w:rsid w:val="004F3878"/>
    <w:rsid w:val="004F4683"/>
    <w:rsid w:val="004F46A1"/>
    <w:rsid w:val="004F5B90"/>
    <w:rsid w:val="004F5C10"/>
    <w:rsid w:val="004F6188"/>
    <w:rsid w:val="004F6B94"/>
    <w:rsid w:val="004F741C"/>
    <w:rsid w:val="004F764B"/>
    <w:rsid w:val="004F7AD9"/>
    <w:rsid w:val="004F7BD3"/>
    <w:rsid w:val="004F7C8A"/>
    <w:rsid w:val="005002F3"/>
    <w:rsid w:val="00500BA6"/>
    <w:rsid w:val="00500C00"/>
    <w:rsid w:val="00501336"/>
    <w:rsid w:val="00501B93"/>
    <w:rsid w:val="00501CFF"/>
    <w:rsid w:val="00501D81"/>
    <w:rsid w:val="00503423"/>
    <w:rsid w:val="00503706"/>
    <w:rsid w:val="00503C8A"/>
    <w:rsid w:val="00503E0C"/>
    <w:rsid w:val="00503FCE"/>
    <w:rsid w:val="00503FE5"/>
    <w:rsid w:val="005046C9"/>
    <w:rsid w:val="0050485F"/>
    <w:rsid w:val="00505714"/>
    <w:rsid w:val="00506271"/>
    <w:rsid w:val="00506942"/>
    <w:rsid w:val="00506D22"/>
    <w:rsid w:val="00507918"/>
    <w:rsid w:val="005111D9"/>
    <w:rsid w:val="00511770"/>
    <w:rsid w:val="005117DF"/>
    <w:rsid w:val="00511C5B"/>
    <w:rsid w:val="005126D1"/>
    <w:rsid w:val="005130D8"/>
    <w:rsid w:val="00515F7C"/>
    <w:rsid w:val="005160A6"/>
    <w:rsid w:val="00516375"/>
    <w:rsid w:val="00517469"/>
    <w:rsid w:val="0051747E"/>
    <w:rsid w:val="005212E8"/>
    <w:rsid w:val="005214F6"/>
    <w:rsid w:val="00521756"/>
    <w:rsid w:val="00522224"/>
    <w:rsid w:val="005223EC"/>
    <w:rsid w:val="005225CA"/>
    <w:rsid w:val="00522F17"/>
    <w:rsid w:val="0052307D"/>
    <w:rsid w:val="005231EB"/>
    <w:rsid w:val="0052327D"/>
    <w:rsid w:val="005240B2"/>
    <w:rsid w:val="00524774"/>
    <w:rsid w:val="00524960"/>
    <w:rsid w:val="00524DCF"/>
    <w:rsid w:val="005250AF"/>
    <w:rsid w:val="005253DC"/>
    <w:rsid w:val="005260A4"/>
    <w:rsid w:val="00526AF9"/>
    <w:rsid w:val="00526BED"/>
    <w:rsid w:val="0052762D"/>
    <w:rsid w:val="0052783F"/>
    <w:rsid w:val="0053048E"/>
    <w:rsid w:val="005305F7"/>
    <w:rsid w:val="00530823"/>
    <w:rsid w:val="00531205"/>
    <w:rsid w:val="00531A25"/>
    <w:rsid w:val="00533359"/>
    <w:rsid w:val="00533515"/>
    <w:rsid w:val="0053381B"/>
    <w:rsid w:val="00533AAF"/>
    <w:rsid w:val="0053428D"/>
    <w:rsid w:val="005342D7"/>
    <w:rsid w:val="00534360"/>
    <w:rsid w:val="00534D0F"/>
    <w:rsid w:val="00534D47"/>
    <w:rsid w:val="0053501D"/>
    <w:rsid w:val="005353F3"/>
    <w:rsid w:val="00535587"/>
    <w:rsid w:val="00535A65"/>
    <w:rsid w:val="005366E6"/>
    <w:rsid w:val="005369E0"/>
    <w:rsid w:val="00536EB1"/>
    <w:rsid w:val="00537033"/>
    <w:rsid w:val="0053719D"/>
    <w:rsid w:val="00537FEF"/>
    <w:rsid w:val="0054006B"/>
    <w:rsid w:val="00541A77"/>
    <w:rsid w:val="00541AA0"/>
    <w:rsid w:val="00541B3B"/>
    <w:rsid w:val="00542201"/>
    <w:rsid w:val="00543F4F"/>
    <w:rsid w:val="0054410E"/>
    <w:rsid w:val="00544416"/>
    <w:rsid w:val="00544449"/>
    <w:rsid w:val="0054473B"/>
    <w:rsid w:val="00545B62"/>
    <w:rsid w:val="00545CB3"/>
    <w:rsid w:val="00546C89"/>
    <w:rsid w:val="00546CD2"/>
    <w:rsid w:val="00546DEB"/>
    <w:rsid w:val="00546F3E"/>
    <w:rsid w:val="00547871"/>
    <w:rsid w:val="00547BD7"/>
    <w:rsid w:val="00550724"/>
    <w:rsid w:val="00550AF9"/>
    <w:rsid w:val="00551296"/>
    <w:rsid w:val="00551863"/>
    <w:rsid w:val="00551C50"/>
    <w:rsid w:val="00551E77"/>
    <w:rsid w:val="00552984"/>
    <w:rsid w:val="0055395A"/>
    <w:rsid w:val="0055454C"/>
    <w:rsid w:val="00554A58"/>
    <w:rsid w:val="00554CB4"/>
    <w:rsid w:val="00554F8F"/>
    <w:rsid w:val="005553B3"/>
    <w:rsid w:val="005554DE"/>
    <w:rsid w:val="00555A63"/>
    <w:rsid w:val="00555FC0"/>
    <w:rsid w:val="005561F5"/>
    <w:rsid w:val="005566F1"/>
    <w:rsid w:val="00557A1E"/>
    <w:rsid w:val="00557BD5"/>
    <w:rsid w:val="00561D5E"/>
    <w:rsid w:val="0056226C"/>
    <w:rsid w:val="00562A95"/>
    <w:rsid w:val="00562DFC"/>
    <w:rsid w:val="00562EB0"/>
    <w:rsid w:val="0056359D"/>
    <w:rsid w:val="0056512F"/>
    <w:rsid w:val="00565763"/>
    <w:rsid w:val="005662B7"/>
    <w:rsid w:val="00566785"/>
    <w:rsid w:val="005668AB"/>
    <w:rsid w:val="005668EF"/>
    <w:rsid w:val="0056739A"/>
    <w:rsid w:val="00567564"/>
    <w:rsid w:val="0057042F"/>
    <w:rsid w:val="0057182A"/>
    <w:rsid w:val="00571FEA"/>
    <w:rsid w:val="0057209A"/>
    <w:rsid w:val="005724B8"/>
    <w:rsid w:val="005726B5"/>
    <w:rsid w:val="005727C7"/>
    <w:rsid w:val="00572A03"/>
    <w:rsid w:val="00573BD2"/>
    <w:rsid w:val="00573DE4"/>
    <w:rsid w:val="005750F6"/>
    <w:rsid w:val="0057534E"/>
    <w:rsid w:val="005768D0"/>
    <w:rsid w:val="00576A6C"/>
    <w:rsid w:val="00577881"/>
    <w:rsid w:val="00577DE2"/>
    <w:rsid w:val="00580433"/>
    <w:rsid w:val="0058142A"/>
    <w:rsid w:val="00582272"/>
    <w:rsid w:val="0058251E"/>
    <w:rsid w:val="00583311"/>
    <w:rsid w:val="00583560"/>
    <w:rsid w:val="005836A8"/>
    <w:rsid w:val="00583844"/>
    <w:rsid w:val="005848CC"/>
    <w:rsid w:val="00584EBC"/>
    <w:rsid w:val="00585140"/>
    <w:rsid w:val="005851DC"/>
    <w:rsid w:val="00585E02"/>
    <w:rsid w:val="00586114"/>
    <w:rsid w:val="005867CB"/>
    <w:rsid w:val="00586BEE"/>
    <w:rsid w:val="00587F69"/>
    <w:rsid w:val="005900AC"/>
    <w:rsid w:val="00590106"/>
    <w:rsid w:val="005911A6"/>
    <w:rsid w:val="005915A7"/>
    <w:rsid w:val="005916D2"/>
    <w:rsid w:val="00592D21"/>
    <w:rsid w:val="0059349D"/>
    <w:rsid w:val="00593DE1"/>
    <w:rsid w:val="00594359"/>
    <w:rsid w:val="0059588F"/>
    <w:rsid w:val="00595B78"/>
    <w:rsid w:val="00595C55"/>
    <w:rsid w:val="005967E7"/>
    <w:rsid w:val="00596E36"/>
    <w:rsid w:val="00597371"/>
    <w:rsid w:val="005974CA"/>
    <w:rsid w:val="00597E3B"/>
    <w:rsid w:val="005A0079"/>
    <w:rsid w:val="005A0BA5"/>
    <w:rsid w:val="005A0D6F"/>
    <w:rsid w:val="005A1C80"/>
    <w:rsid w:val="005A3951"/>
    <w:rsid w:val="005A3C07"/>
    <w:rsid w:val="005A44E3"/>
    <w:rsid w:val="005A4628"/>
    <w:rsid w:val="005A50D5"/>
    <w:rsid w:val="005A560B"/>
    <w:rsid w:val="005A6BAE"/>
    <w:rsid w:val="005A72BE"/>
    <w:rsid w:val="005A7718"/>
    <w:rsid w:val="005A7743"/>
    <w:rsid w:val="005B05C5"/>
    <w:rsid w:val="005B114B"/>
    <w:rsid w:val="005B1FFC"/>
    <w:rsid w:val="005B22A2"/>
    <w:rsid w:val="005B24E7"/>
    <w:rsid w:val="005B3A5D"/>
    <w:rsid w:val="005B3C7B"/>
    <w:rsid w:val="005B463C"/>
    <w:rsid w:val="005B4692"/>
    <w:rsid w:val="005B546B"/>
    <w:rsid w:val="005B5703"/>
    <w:rsid w:val="005B5F78"/>
    <w:rsid w:val="005B6BA1"/>
    <w:rsid w:val="005B6E6D"/>
    <w:rsid w:val="005B6FDB"/>
    <w:rsid w:val="005B7090"/>
    <w:rsid w:val="005B7860"/>
    <w:rsid w:val="005C01FB"/>
    <w:rsid w:val="005C08BD"/>
    <w:rsid w:val="005C0939"/>
    <w:rsid w:val="005C0A06"/>
    <w:rsid w:val="005C16E2"/>
    <w:rsid w:val="005C1AB5"/>
    <w:rsid w:val="005C2408"/>
    <w:rsid w:val="005C3B70"/>
    <w:rsid w:val="005C3EDD"/>
    <w:rsid w:val="005C413D"/>
    <w:rsid w:val="005C43E4"/>
    <w:rsid w:val="005C44AE"/>
    <w:rsid w:val="005C57A3"/>
    <w:rsid w:val="005C5B9F"/>
    <w:rsid w:val="005C6282"/>
    <w:rsid w:val="005C6319"/>
    <w:rsid w:val="005C68DA"/>
    <w:rsid w:val="005C6C5B"/>
    <w:rsid w:val="005C6F52"/>
    <w:rsid w:val="005C7767"/>
    <w:rsid w:val="005D0411"/>
    <w:rsid w:val="005D2493"/>
    <w:rsid w:val="005D34AA"/>
    <w:rsid w:val="005D3BDB"/>
    <w:rsid w:val="005D3CCC"/>
    <w:rsid w:val="005D4567"/>
    <w:rsid w:val="005D4C50"/>
    <w:rsid w:val="005D69EE"/>
    <w:rsid w:val="005D6A2A"/>
    <w:rsid w:val="005D6B8B"/>
    <w:rsid w:val="005D6C00"/>
    <w:rsid w:val="005D6E30"/>
    <w:rsid w:val="005D6E94"/>
    <w:rsid w:val="005D72D9"/>
    <w:rsid w:val="005D7B66"/>
    <w:rsid w:val="005E02D5"/>
    <w:rsid w:val="005E12D7"/>
    <w:rsid w:val="005E15E1"/>
    <w:rsid w:val="005E22A0"/>
    <w:rsid w:val="005E2727"/>
    <w:rsid w:val="005E2B12"/>
    <w:rsid w:val="005E2BC9"/>
    <w:rsid w:val="005E3506"/>
    <w:rsid w:val="005E3C4C"/>
    <w:rsid w:val="005E4836"/>
    <w:rsid w:val="005E4FD8"/>
    <w:rsid w:val="005E6637"/>
    <w:rsid w:val="005E6C24"/>
    <w:rsid w:val="005E6C9C"/>
    <w:rsid w:val="005E7B02"/>
    <w:rsid w:val="005F0609"/>
    <w:rsid w:val="005F0779"/>
    <w:rsid w:val="005F1EDA"/>
    <w:rsid w:val="005F20DB"/>
    <w:rsid w:val="005F2FF6"/>
    <w:rsid w:val="005F3172"/>
    <w:rsid w:val="005F367C"/>
    <w:rsid w:val="005F429C"/>
    <w:rsid w:val="005F49FC"/>
    <w:rsid w:val="005F4B1D"/>
    <w:rsid w:val="005F5371"/>
    <w:rsid w:val="005F5AB3"/>
    <w:rsid w:val="005F5CD4"/>
    <w:rsid w:val="005F6EA4"/>
    <w:rsid w:val="005F7613"/>
    <w:rsid w:val="00601076"/>
    <w:rsid w:val="0060393E"/>
    <w:rsid w:val="00603EEE"/>
    <w:rsid w:val="006042C9"/>
    <w:rsid w:val="00604519"/>
    <w:rsid w:val="00604822"/>
    <w:rsid w:val="006056A3"/>
    <w:rsid w:val="00605A8D"/>
    <w:rsid w:val="00605B46"/>
    <w:rsid w:val="006060C8"/>
    <w:rsid w:val="00606CB0"/>
    <w:rsid w:val="00606D22"/>
    <w:rsid w:val="00606E5B"/>
    <w:rsid w:val="00610639"/>
    <w:rsid w:val="006107B4"/>
    <w:rsid w:val="00610C4F"/>
    <w:rsid w:val="00610CBB"/>
    <w:rsid w:val="00610E32"/>
    <w:rsid w:val="006118FF"/>
    <w:rsid w:val="00612BFF"/>
    <w:rsid w:val="00612F73"/>
    <w:rsid w:val="006134AC"/>
    <w:rsid w:val="00614EC5"/>
    <w:rsid w:val="006151D4"/>
    <w:rsid w:val="00615444"/>
    <w:rsid w:val="00615DEA"/>
    <w:rsid w:val="00616962"/>
    <w:rsid w:val="00616CEB"/>
    <w:rsid w:val="006173DD"/>
    <w:rsid w:val="0061779A"/>
    <w:rsid w:val="00617817"/>
    <w:rsid w:val="00620328"/>
    <w:rsid w:val="00621207"/>
    <w:rsid w:val="0062196C"/>
    <w:rsid w:val="006219F7"/>
    <w:rsid w:val="00621C5E"/>
    <w:rsid w:val="00623847"/>
    <w:rsid w:val="00623E88"/>
    <w:rsid w:val="00624605"/>
    <w:rsid w:val="006255A6"/>
    <w:rsid w:val="00625D07"/>
    <w:rsid w:val="0062642A"/>
    <w:rsid w:val="006268BF"/>
    <w:rsid w:val="006325BE"/>
    <w:rsid w:val="006330A2"/>
    <w:rsid w:val="006337AD"/>
    <w:rsid w:val="00633930"/>
    <w:rsid w:val="0063395E"/>
    <w:rsid w:val="0063478F"/>
    <w:rsid w:val="00634D3B"/>
    <w:rsid w:val="00635071"/>
    <w:rsid w:val="0063538F"/>
    <w:rsid w:val="0063589E"/>
    <w:rsid w:val="006358D2"/>
    <w:rsid w:val="0063696C"/>
    <w:rsid w:val="00636ACC"/>
    <w:rsid w:val="006371A2"/>
    <w:rsid w:val="006379AA"/>
    <w:rsid w:val="00637C1B"/>
    <w:rsid w:val="00640139"/>
    <w:rsid w:val="00640219"/>
    <w:rsid w:val="00640CDD"/>
    <w:rsid w:val="00641187"/>
    <w:rsid w:val="0064125F"/>
    <w:rsid w:val="006417FC"/>
    <w:rsid w:val="0064192C"/>
    <w:rsid w:val="00641B26"/>
    <w:rsid w:val="00641C84"/>
    <w:rsid w:val="0064234D"/>
    <w:rsid w:val="006424DE"/>
    <w:rsid w:val="006427D0"/>
    <w:rsid w:val="006434A6"/>
    <w:rsid w:val="006434E4"/>
    <w:rsid w:val="00643614"/>
    <w:rsid w:val="00643B75"/>
    <w:rsid w:val="00644591"/>
    <w:rsid w:val="00646282"/>
    <w:rsid w:val="006468B7"/>
    <w:rsid w:val="006470C2"/>
    <w:rsid w:val="006476FD"/>
    <w:rsid w:val="00650F96"/>
    <w:rsid w:val="006517DB"/>
    <w:rsid w:val="00651E87"/>
    <w:rsid w:val="0065225A"/>
    <w:rsid w:val="00652813"/>
    <w:rsid w:val="00652F88"/>
    <w:rsid w:val="00653752"/>
    <w:rsid w:val="00653B52"/>
    <w:rsid w:val="00654097"/>
    <w:rsid w:val="00654187"/>
    <w:rsid w:val="006557A7"/>
    <w:rsid w:val="00655D4C"/>
    <w:rsid w:val="006562D4"/>
    <w:rsid w:val="00656878"/>
    <w:rsid w:val="00656B45"/>
    <w:rsid w:val="006578E4"/>
    <w:rsid w:val="00657D61"/>
    <w:rsid w:val="00660467"/>
    <w:rsid w:val="006604C3"/>
    <w:rsid w:val="006609DD"/>
    <w:rsid w:val="00660CD1"/>
    <w:rsid w:val="00661DE1"/>
    <w:rsid w:val="00662442"/>
    <w:rsid w:val="006629B3"/>
    <w:rsid w:val="006641D1"/>
    <w:rsid w:val="00665069"/>
    <w:rsid w:val="0066571A"/>
    <w:rsid w:val="00665B22"/>
    <w:rsid w:val="00665E18"/>
    <w:rsid w:val="00666139"/>
    <w:rsid w:val="00666A60"/>
    <w:rsid w:val="00666F3D"/>
    <w:rsid w:val="00667259"/>
    <w:rsid w:val="006707FD"/>
    <w:rsid w:val="0067200F"/>
    <w:rsid w:val="006738EC"/>
    <w:rsid w:val="00674820"/>
    <w:rsid w:val="00675F9F"/>
    <w:rsid w:val="00676307"/>
    <w:rsid w:val="0067748C"/>
    <w:rsid w:val="00680365"/>
    <w:rsid w:val="0068083F"/>
    <w:rsid w:val="00680EB0"/>
    <w:rsid w:val="0068127E"/>
    <w:rsid w:val="00681663"/>
    <w:rsid w:val="00681CAA"/>
    <w:rsid w:val="006820A6"/>
    <w:rsid w:val="00682618"/>
    <w:rsid w:val="00683F3D"/>
    <w:rsid w:val="00684B00"/>
    <w:rsid w:val="00685710"/>
    <w:rsid w:val="006858A9"/>
    <w:rsid w:val="00685B21"/>
    <w:rsid w:val="0068649B"/>
    <w:rsid w:val="006875C6"/>
    <w:rsid w:val="00687665"/>
    <w:rsid w:val="006879E0"/>
    <w:rsid w:val="00687BA1"/>
    <w:rsid w:val="00690470"/>
    <w:rsid w:val="0069070A"/>
    <w:rsid w:val="006909D2"/>
    <w:rsid w:val="0069138E"/>
    <w:rsid w:val="006914C1"/>
    <w:rsid w:val="006919D4"/>
    <w:rsid w:val="00691E78"/>
    <w:rsid w:val="00691FCF"/>
    <w:rsid w:val="00693163"/>
    <w:rsid w:val="00693528"/>
    <w:rsid w:val="00693A21"/>
    <w:rsid w:val="00693C76"/>
    <w:rsid w:val="00694F0A"/>
    <w:rsid w:val="0069551F"/>
    <w:rsid w:val="0069604F"/>
    <w:rsid w:val="006A0628"/>
    <w:rsid w:val="006A0A81"/>
    <w:rsid w:val="006A3596"/>
    <w:rsid w:val="006A3AF3"/>
    <w:rsid w:val="006A5409"/>
    <w:rsid w:val="006A5FF7"/>
    <w:rsid w:val="006A6FA3"/>
    <w:rsid w:val="006A7B97"/>
    <w:rsid w:val="006B0E7E"/>
    <w:rsid w:val="006B1A86"/>
    <w:rsid w:val="006B2719"/>
    <w:rsid w:val="006B2854"/>
    <w:rsid w:val="006B3A5B"/>
    <w:rsid w:val="006B4351"/>
    <w:rsid w:val="006B458B"/>
    <w:rsid w:val="006B4A94"/>
    <w:rsid w:val="006B58F9"/>
    <w:rsid w:val="006B599B"/>
    <w:rsid w:val="006B5CF1"/>
    <w:rsid w:val="006B5F29"/>
    <w:rsid w:val="006B6A8D"/>
    <w:rsid w:val="006B7225"/>
    <w:rsid w:val="006C0775"/>
    <w:rsid w:val="006C08A6"/>
    <w:rsid w:val="006C0E66"/>
    <w:rsid w:val="006C10D7"/>
    <w:rsid w:val="006C140A"/>
    <w:rsid w:val="006C1539"/>
    <w:rsid w:val="006C2280"/>
    <w:rsid w:val="006C353C"/>
    <w:rsid w:val="006C390E"/>
    <w:rsid w:val="006C3C2B"/>
    <w:rsid w:val="006C3DC8"/>
    <w:rsid w:val="006C512B"/>
    <w:rsid w:val="006C52CE"/>
    <w:rsid w:val="006C536D"/>
    <w:rsid w:val="006C58A2"/>
    <w:rsid w:val="006C5EB0"/>
    <w:rsid w:val="006C75AE"/>
    <w:rsid w:val="006C7A3A"/>
    <w:rsid w:val="006D0147"/>
    <w:rsid w:val="006D0306"/>
    <w:rsid w:val="006D1877"/>
    <w:rsid w:val="006D1BD7"/>
    <w:rsid w:val="006D2273"/>
    <w:rsid w:val="006D258F"/>
    <w:rsid w:val="006D2B3C"/>
    <w:rsid w:val="006D2D90"/>
    <w:rsid w:val="006D2DC8"/>
    <w:rsid w:val="006D2F18"/>
    <w:rsid w:val="006D3063"/>
    <w:rsid w:val="006D370C"/>
    <w:rsid w:val="006D42C1"/>
    <w:rsid w:val="006D51BE"/>
    <w:rsid w:val="006D51F1"/>
    <w:rsid w:val="006D5387"/>
    <w:rsid w:val="006D5429"/>
    <w:rsid w:val="006D56B4"/>
    <w:rsid w:val="006D5974"/>
    <w:rsid w:val="006D5E0D"/>
    <w:rsid w:val="006D608D"/>
    <w:rsid w:val="006D6C6F"/>
    <w:rsid w:val="006D6EBC"/>
    <w:rsid w:val="006D6F35"/>
    <w:rsid w:val="006D70CD"/>
    <w:rsid w:val="006D7593"/>
    <w:rsid w:val="006D7A33"/>
    <w:rsid w:val="006D7B33"/>
    <w:rsid w:val="006E02D1"/>
    <w:rsid w:val="006E08BF"/>
    <w:rsid w:val="006E0E1D"/>
    <w:rsid w:val="006E10AE"/>
    <w:rsid w:val="006E10E0"/>
    <w:rsid w:val="006E1175"/>
    <w:rsid w:val="006E17A0"/>
    <w:rsid w:val="006E18C1"/>
    <w:rsid w:val="006E1F9F"/>
    <w:rsid w:val="006E229A"/>
    <w:rsid w:val="006E2630"/>
    <w:rsid w:val="006E2D85"/>
    <w:rsid w:val="006E2DE9"/>
    <w:rsid w:val="006E2E99"/>
    <w:rsid w:val="006E3267"/>
    <w:rsid w:val="006E33CC"/>
    <w:rsid w:val="006E36CC"/>
    <w:rsid w:val="006E3C25"/>
    <w:rsid w:val="006E3F03"/>
    <w:rsid w:val="006E441E"/>
    <w:rsid w:val="006E44E7"/>
    <w:rsid w:val="006E4C2E"/>
    <w:rsid w:val="006E4CA2"/>
    <w:rsid w:val="006E4DA7"/>
    <w:rsid w:val="006E4FC5"/>
    <w:rsid w:val="006E504D"/>
    <w:rsid w:val="006E5166"/>
    <w:rsid w:val="006E53D1"/>
    <w:rsid w:val="006E5511"/>
    <w:rsid w:val="006E631F"/>
    <w:rsid w:val="006E7BC8"/>
    <w:rsid w:val="006E7EAA"/>
    <w:rsid w:val="006F01A4"/>
    <w:rsid w:val="006F1DED"/>
    <w:rsid w:val="006F1E37"/>
    <w:rsid w:val="006F2098"/>
    <w:rsid w:val="006F239E"/>
    <w:rsid w:val="006F2A14"/>
    <w:rsid w:val="006F3344"/>
    <w:rsid w:val="006F35DD"/>
    <w:rsid w:val="006F3742"/>
    <w:rsid w:val="006F3892"/>
    <w:rsid w:val="006F4AA9"/>
    <w:rsid w:val="006F4C75"/>
    <w:rsid w:val="006F5259"/>
    <w:rsid w:val="006F5418"/>
    <w:rsid w:val="006F5435"/>
    <w:rsid w:val="006F557B"/>
    <w:rsid w:val="006F626E"/>
    <w:rsid w:val="006F716D"/>
    <w:rsid w:val="006F73E3"/>
    <w:rsid w:val="006F75F1"/>
    <w:rsid w:val="007001E6"/>
    <w:rsid w:val="007006A1"/>
    <w:rsid w:val="00700D88"/>
    <w:rsid w:val="007014F4"/>
    <w:rsid w:val="0070178B"/>
    <w:rsid w:val="00701B7A"/>
    <w:rsid w:val="00701BF2"/>
    <w:rsid w:val="00702354"/>
    <w:rsid w:val="007025EB"/>
    <w:rsid w:val="007029C2"/>
    <w:rsid w:val="00702EC5"/>
    <w:rsid w:val="00703372"/>
    <w:rsid w:val="00703563"/>
    <w:rsid w:val="0070394B"/>
    <w:rsid w:val="0070469E"/>
    <w:rsid w:val="00705189"/>
    <w:rsid w:val="00705261"/>
    <w:rsid w:val="00706538"/>
    <w:rsid w:val="0070799D"/>
    <w:rsid w:val="007079CE"/>
    <w:rsid w:val="00707C58"/>
    <w:rsid w:val="007109C2"/>
    <w:rsid w:val="0071190F"/>
    <w:rsid w:val="00711A8E"/>
    <w:rsid w:val="00711B60"/>
    <w:rsid w:val="00712416"/>
    <w:rsid w:val="00712790"/>
    <w:rsid w:val="0071287B"/>
    <w:rsid w:val="00712D5A"/>
    <w:rsid w:val="007132F9"/>
    <w:rsid w:val="007133F0"/>
    <w:rsid w:val="00715946"/>
    <w:rsid w:val="007163BC"/>
    <w:rsid w:val="007167C0"/>
    <w:rsid w:val="0071693A"/>
    <w:rsid w:val="00721AB1"/>
    <w:rsid w:val="00721B41"/>
    <w:rsid w:val="0072279F"/>
    <w:rsid w:val="0072315E"/>
    <w:rsid w:val="007237AB"/>
    <w:rsid w:val="0072464F"/>
    <w:rsid w:val="00724E9D"/>
    <w:rsid w:val="007253A7"/>
    <w:rsid w:val="007253F6"/>
    <w:rsid w:val="00725D16"/>
    <w:rsid w:val="00726761"/>
    <w:rsid w:val="00726BDC"/>
    <w:rsid w:val="007271DB"/>
    <w:rsid w:val="00727F77"/>
    <w:rsid w:val="00730DE7"/>
    <w:rsid w:val="00730E39"/>
    <w:rsid w:val="00731292"/>
    <w:rsid w:val="007321F8"/>
    <w:rsid w:val="0073231E"/>
    <w:rsid w:val="00732C66"/>
    <w:rsid w:val="0073343A"/>
    <w:rsid w:val="007339CB"/>
    <w:rsid w:val="00734672"/>
    <w:rsid w:val="0073480C"/>
    <w:rsid w:val="00734A64"/>
    <w:rsid w:val="00734C08"/>
    <w:rsid w:val="0073530C"/>
    <w:rsid w:val="007357E0"/>
    <w:rsid w:val="00735927"/>
    <w:rsid w:val="007359AC"/>
    <w:rsid w:val="00736CE0"/>
    <w:rsid w:val="0073741F"/>
    <w:rsid w:val="007407B9"/>
    <w:rsid w:val="0074088C"/>
    <w:rsid w:val="00740AEC"/>
    <w:rsid w:val="00740C25"/>
    <w:rsid w:val="00741828"/>
    <w:rsid w:val="00742B7E"/>
    <w:rsid w:val="00743314"/>
    <w:rsid w:val="00745031"/>
    <w:rsid w:val="0074539E"/>
    <w:rsid w:val="007454AE"/>
    <w:rsid w:val="0074772B"/>
    <w:rsid w:val="00747738"/>
    <w:rsid w:val="00750262"/>
    <w:rsid w:val="00750515"/>
    <w:rsid w:val="0075066C"/>
    <w:rsid w:val="00750969"/>
    <w:rsid w:val="00750BF9"/>
    <w:rsid w:val="00750FE9"/>
    <w:rsid w:val="0075110A"/>
    <w:rsid w:val="007512A4"/>
    <w:rsid w:val="0075289A"/>
    <w:rsid w:val="0075348C"/>
    <w:rsid w:val="00753753"/>
    <w:rsid w:val="007537EC"/>
    <w:rsid w:val="00754961"/>
    <w:rsid w:val="00755367"/>
    <w:rsid w:val="0075558E"/>
    <w:rsid w:val="007560BB"/>
    <w:rsid w:val="007562AC"/>
    <w:rsid w:val="00756D41"/>
    <w:rsid w:val="0075727E"/>
    <w:rsid w:val="00757536"/>
    <w:rsid w:val="0075756B"/>
    <w:rsid w:val="00757A02"/>
    <w:rsid w:val="007604FE"/>
    <w:rsid w:val="00760712"/>
    <w:rsid w:val="00760ACF"/>
    <w:rsid w:val="00762E64"/>
    <w:rsid w:val="007641E8"/>
    <w:rsid w:val="007643DE"/>
    <w:rsid w:val="00764D87"/>
    <w:rsid w:val="00764F42"/>
    <w:rsid w:val="007650EA"/>
    <w:rsid w:val="0076567A"/>
    <w:rsid w:val="007671BF"/>
    <w:rsid w:val="007671F6"/>
    <w:rsid w:val="00767868"/>
    <w:rsid w:val="00770005"/>
    <w:rsid w:val="0077067A"/>
    <w:rsid w:val="007714AE"/>
    <w:rsid w:val="0077158E"/>
    <w:rsid w:val="00772022"/>
    <w:rsid w:val="007729DF"/>
    <w:rsid w:val="007732DB"/>
    <w:rsid w:val="00773E1D"/>
    <w:rsid w:val="00774265"/>
    <w:rsid w:val="00774692"/>
    <w:rsid w:val="007747E9"/>
    <w:rsid w:val="00774918"/>
    <w:rsid w:val="00774CC4"/>
    <w:rsid w:val="00775767"/>
    <w:rsid w:val="00775B01"/>
    <w:rsid w:val="00775CA3"/>
    <w:rsid w:val="00775FDE"/>
    <w:rsid w:val="00776848"/>
    <w:rsid w:val="00776AF5"/>
    <w:rsid w:val="00777158"/>
    <w:rsid w:val="007800C7"/>
    <w:rsid w:val="007800DB"/>
    <w:rsid w:val="007801CC"/>
    <w:rsid w:val="00780B1B"/>
    <w:rsid w:val="00780F51"/>
    <w:rsid w:val="00780F63"/>
    <w:rsid w:val="00780FB5"/>
    <w:rsid w:val="00781151"/>
    <w:rsid w:val="00781266"/>
    <w:rsid w:val="0078168A"/>
    <w:rsid w:val="00781AFB"/>
    <w:rsid w:val="0078240E"/>
    <w:rsid w:val="007831C7"/>
    <w:rsid w:val="00783338"/>
    <w:rsid w:val="0078344F"/>
    <w:rsid w:val="00784220"/>
    <w:rsid w:val="007848F0"/>
    <w:rsid w:val="0078575E"/>
    <w:rsid w:val="00786125"/>
    <w:rsid w:val="00786393"/>
    <w:rsid w:val="00787176"/>
    <w:rsid w:val="007872EE"/>
    <w:rsid w:val="00787733"/>
    <w:rsid w:val="0078782C"/>
    <w:rsid w:val="00787CDF"/>
    <w:rsid w:val="00787D92"/>
    <w:rsid w:val="00787F7F"/>
    <w:rsid w:val="0079027F"/>
    <w:rsid w:val="00790373"/>
    <w:rsid w:val="007909B1"/>
    <w:rsid w:val="00790A2D"/>
    <w:rsid w:val="00790B6B"/>
    <w:rsid w:val="00790ED0"/>
    <w:rsid w:val="0079164B"/>
    <w:rsid w:val="0079165D"/>
    <w:rsid w:val="00791A5D"/>
    <w:rsid w:val="0079345E"/>
    <w:rsid w:val="007936F5"/>
    <w:rsid w:val="00794BFB"/>
    <w:rsid w:val="00795032"/>
    <w:rsid w:val="00795C4B"/>
    <w:rsid w:val="00796A99"/>
    <w:rsid w:val="007973A8"/>
    <w:rsid w:val="007A02A7"/>
    <w:rsid w:val="007A133B"/>
    <w:rsid w:val="007A19A8"/>
    <w:rsid w:val="007A236F"/>
    <w:rsid w:val="007A2F4B"/>
    <w:rsid w:val="007A472A"/>
    <w:rsid w:val="007A4EE9"/>
    <w:rsid w:val="007A53CE"/>
    <w:rsid w:val="007A57F0"/>
    <w:rsid w:val="007A5AEA"/>
    <w:rsid w:val="007A5EAB"/>
    <w:rsid w:val="007A618A"/>
    <w:rsid w:val="007A68EC"/>
    <w:rsid w:val="007A6E5A"/>
    <w:rsid w:val="007A6EE7"/>
    <w:rsid w:val="007A74E5"/>
    <w:rsid w:val="007A760C"/>
    <w:rsid w:val="007A77BD"/>
    <w:rsid w:val="007A79E2"/>
    <w:rsid w:val="007A7C2C"/>
    <w:rsid w:val="007A7E49"/>
    <w:rsid w:val="007B050F"/>
    <w:rsid w:val="007B0B7D"/>
    <w:rsid w:val="007B18C0"/>
    <w:rsid w:val="007B18E1"/>
    <w:rsid w:val="007B2084"/>
    <w:rsid w:val="007B23C5"/>
    <w:rsid w:val="007B26B1"/>
    <w:rsid w:val="007B27E9"/>
    <w:rsid w:val="007B3606"/>
    <w:rsid w:val="007B363C"/>
    <w:rsid w:val="007B39EB"/>
    <w:rsid w:val="007B43BF"/>
    <w:rsid w:val="007B4526"/>
    <w:rsid w:val="007B485A"/>
    <w:rsid w:val="007B4F78"/>
    <w:rsid w:val="007B53FD"/>
    <w:rsid w:val="007B5752"/>
    <w:rsid w:val="007B6235"/>
    <w:rsid w:val="007B634B"/>
    <w:rsid w:val="007B796F"/>
    <w:rsid w:val="007C034C"/>
    <w:rsid w:val="007C08B7"/>
    <w:rsid w:val="007C0DBE"/>
    <w:rsid w:val="007C18F9"/>
    <w:rsid w:val="007C206D"/>
    <w:rsid w:val="007C2166"/>
    <w:rsid w:val="007C26F6"/>
    <w:rsid w:val="007C3781"/>
    <w:rsid w:val="007C54AE"/>
    <w:rsid w:val="007C54BA"/>
    <w:rsid w:val="007C597A"/>
    <w:rsid w:val="007C5DD5"/>
    <w:rsid w:val="007C668F"/>
    <w:rsid w:val="007C67A1"/>
    <w:rsid w:val="007C6DF2"/>
    <w:rsid w:val="007C7291"/>
    <w:rsid w:val="007D09E3"/>
    <w:rsid w:val="007D1411"/>
    <w:rsid w:val="007D2299"/>
    <w:rsid w:val="007D27E0"/>
    <w:rsid w:val="007D280E"/>
    <w:rsid w:val="007D2ED4"/>
    <w:rsid w:val="007D311F"/>
    <w:rsid w:val="007D3969"/>
    <w:rsid w:val="007D3F46"/>
    <w:rsid w:val="007D40B9"/>
    <w:rsid w:val="007D5470"/>
    <w:rsid w:val="007D568A"/>
    <w:rsid w:val="007D57AE"/>
    <w:rsid w:val="007D61F0"/>
    <w:rsid w:val="007D682B"/>
    <w:rsid w:val="007D6A62"/>
    <w:rsid w:val="007D73EA"/>
    <w:rsid w:val="007E00DC"/>
    <w:rsid w:val="007E0112"/>
    <w:rsid w:val="007E02A8"/>
    <w:rsid w:val="007E202A"/>
    <w:rsid w:val="007E2C18"/>
    <w:rsid w:val="007E2CD1"/>
    <w:rsid w:val="007E2D66"/>
    <w:rsid w:val="007E361F"/>
    <w:rsid w:val="007E5291"/>
    <w:rsid w:val="007E57F9"/>
    <w:rsid w:val="007E5FB7"/>
    <w:rsid w:val="007E625B"/>
    <w:rsid w:val="007E64A3"/>
    <w:rsid w:val="007E7B12"/>
    <w:rsid w:val="007E7DEF"/>
    <w:rsid w:val="007E7E1A"/>
    <w:rsid w:val="007E7E8A"/>
    <w:rsid w:val="007F0199"/>
    <w:rsid w:val="007F14A7"/>
    <w:rsid w:val="007F1B44"/>
    <w:rsid w:val="007F20C4"/>
    <w:rsid w:val="007F37F7"/>
    <w:rsid w:val="007F3B92"/>
    <w:rsid w:val="007F3CFE"/>
    <w:rsid w:val="007F3CFF"/>
    <w:rsid w:val="007F4100"/>
    <w:rsid w:val="007F5197"/>
    <w:rsid w:val="007F6321"/>
    <w:rsid w:val="007F7BA7"/>
    <w:rsid w:val="00800274"/>
    <w:rsid w:val="0080069F"/>
    <w:rsid w:val="00800C06"/>
    <w:rsid w:val="0080114D"/>
    <w:rsid w:val="00801D79"/>
    <w:rsid w:val="00802759"/>
    <w:rsid w:val="00802F10"/>
    <w:rsid w:val="00803052"/>
    <w:rsid w:val="00804978"/>
    <w:rsid w:val="00804CEC"/>
    <w:rsid w:val="00805190"/>
    <w:rsid w:val="00806338"/>
    <w:rsid w:val="008070BF"/>
    <w:rsid w:val="00810385"/>
    <w:rsid w:val="008112E0"/>
    <w:rsid w:val="00811424"/>
    <w:rsid w:val="0081152C"/>
    <w:rsid w:val="008119CC"/>
    <w:rsid w:val="00812032"/>
    <w:rsid w:val="00812084"/>
    <w:rsid w:val="008122E1"/>
    <w:rsid w:val="0081283C"/>
    <w:rsid w:val="008131F8"/>
    <w:rsid w:val="008134AC"/>
    <w:rsid w:val="008137DB"/>
    <w:rsid w:val="00814AA0"/>
    <w:rsid w:val="00815082"/>
    <w:rsid w:val="0081584B"/>
    <w:rsid w:val="008163C5"/>
    <w:rsid w:val="00816710"/>
    <w:rsid w:val="00816E59"/>
    <w:rsid w:val="0081709A"/>
    <w:rsid w:val="00817315"/>
    <w:rsid w:val="00820899"/>
    <w:rsid w:val="008227DE"/>
    <w:rsid w:val="0082289C"/>
    <w:rsid w:val="00822F29"/>
    <w:rsid w:val="0082339A"/>
    <w:rsid w:val="0082351D"/>
    <w:rsid w:val="00823E0D"/>
    <w:rsid w:val="00824327"/>
    <w:rsid w:val="00824395"/>
    <w:rsid w:val="00824735"/>
    <w:rsid w:val="00824C05"/>
    <w:rsid w:val="008253FA"/>
    <w:rsid w:val="008261FB"/>
    <w:rsid w:val="008268DE"/>
    <w:rsid w:val="00826FF9"/>
    <w:rsid w:val="00827005"/>
    <w:rsid w:val="008275FB"/>
    <w:rsid w:val="00827962"/>
    <w:rsid w:val="00827BC6"/>
    <w:rsid w:val="00827BDE"/>
    <w:rsid w:val="00827BFD"/>
    <w:rsid w:val="0083112F"/>
    <w:rsid w:val="008311AE"/>
    <w:rsid w:val="00831870"/>
    <w:rsid w:val="00831886"/>
    <w:rsid w:val="00832824"/>
    <w:rsid w:val="00832913"/>
    <w:rsid w:val="00833DE0"/>
    <w:rsid w:val="0083401B"/>
    <w:rsid w:val="008341D3"/>
    <w:rsid w:val="00834508"/>
    <w:rsid w:val="00834640"/>
    <w:rsid w:val="00834BB9"/>
    <w:rsid w:val="0083580D"/>
    <w:rsid w:val="00835CBC"/>
    <w:rsid w:val="00836155"/>
    <w:rsid w:val="008365CE"/>
    <w:rsid w:val="008376FE"/>
    <w:rsid w:val="0083773E"/>
    <w:rsid w:val="00837972"/>
    <w:rsid w:val="00837B8B"/>
    <w:rsid w:val="00837CAA"/>
    <w:rsid w:val="00840082"/>
    <w:rsid w:val="008400ED"/>
    <w:rsid w:val="00840409"/>
    <w:rsid w:val="008410CA"/>
    <w:rsid w:val="008411CA"/>
    <w:rsid w:val="0084132A"/>
    <w:rsid w:val="00841547"/>
    <w:rsid w:val="00841B71"/>
    <w:rsid w:val="00841E5C"/>
    <w:rsid w:val="0084200E"/>
    <w:rsid w:val="00842DF9"/>
    <w:rsid w:val="00842FE7"/>
    <w:rsid w:val="008434B7"/>
    <w:rsid w:val="008434FF"/>
    <w:rsid w:val="0084357A"/>
    <w:rsid w:val="00843B3D"/>
    <w:rsid w:val="00844083"/>
    <w:rsid w:val="008444D6"/>
    <w:rsid w:val="00844C6E"/>
    <w:rsid w:val="0084526D"/>
    <w:rsid w:val="0084537E"/>
    <w:rsid w:val="00846AE6"/>
    <w:rsid w:val="00846C46"/>
    <w:rsid w:val="00846D7F"/>
    <w:rsid w:val="008472E0"/>
    <w:rsid w:val="008507E2"/>
    <w:rsid w:val="00852271"/>
    <w:rsid w:val="00852BF2"/>
    <w:rsid w:val="008532B4"/>
    <w:rsid w:val="0085368F"/>
    <w:rsid w:val="008538EC"/>
    <w:rsid w:val="008542C8"/>
    <w:rsid w:val="008548E2"/>
    <w:rsid w:val="008554F4"/>
    <w:rsid w:val="008564EF"/>
    <w:rsid w:val="00856635"/>
    <w:rsid w:val="00857D53"/>
    <w:rsid w:val="008606B1"/>
    <w:rsid w:val="00861217"/>
    <w:rsid w:val="008612F3"/>
    <w:rsid w:val="008614D8"/>
    <w:rsid w:val="00862AC1"/>
    <w:rsid w:val="00862D0A"/>
    <w:rsid w:val="008630E6"/>
    <w:rsid w:val="00863245"/>
    <w:rsid w:val="008645CB"/>
    <w:rsid w:val="00864C1F"/>
    <w:rsid w:val="00865050"/>
    <w:rsid w:val="00865A1C"/>
    <w:rsid w:val="00865F81"/>
    <w:rsid w:val="00867220"/>
    <w:rsid w:val="00867387"/>
    <w:rsid w:val="00867E28"/>
    <w:rsid w:val="00870275"/>
    <w:rsid w:val="008702A2"/>
    <w:rsid w:val="0087033A"/>
    <w:rsid w:val="008706D3"/>
    <w:rsid w:val="00871889"/>
    <w:rsid w:val="00871A84"/>
    <w:rsid w:val="00872D9A"/>
    <w:rsid w:val="00873A14"/>
    <w:rsid w:val="00873C06"/>
    <w:rsid w:val="00873DDA"/>
    <w:rsid w:val="00874CD7"/>
    <w:rsid w:val="008751EC"/>
    <w:rsid w:val="00876F61"/>
    <w:rsid w:val="00876FE2"/>
    <w:rsid w:val="00876FF6"/>
    <w:rsid w:val="00877C6E"/>
    <w:rsid w:val="008804B9"/>
    <w:rsid w:val="00880CCB"/>
    <w:rsid w:val="00881571"/>
    <w:rsid w:val="008822DB"/>
    <w:rsid w:val="00882451"/>
    <w:rsid w:val="008824B2"/>
    <w:rsid w:val="00882F7D"/>
    <w:rsid w:val="008830F0"/>
    <w:rsid w:val="008831B1"/>
    <w:rsid w:val="00883553"/>
    <w:rsid w:val="00883E99"/>
    <w:rsid w:val="00884831"/>
    <w:rsid w:val="00884C79"/>
    <w:rsid w:val="00884E81"/>
    <w:rsid w:val="00885828"/>
    <w:rsid w:val="00885C34"/>
    <w:rsid w:val="008872F4"/>
    <w:rsid w:val="00890922"/>
    <w:rsid w:val="00891744"/>
    <w:rsid w:val="00892657"/>
    <w:rsid w:val="00892854"/>
    <w:rsid w:val="00892A17"/>
    <w:rsid w:val="0089333A"/>
    <w:rsid w:val="00893E85"/>
    <w:rsid w:val="008946E7"/>
    <w:rsid w:val="00894A2E"/>
    <w:rsid w:val="00896444"/>
    <w:rsid w:val="00896761"/>
    <w:rsid w:val="00896B4D"/>
    <w:rsid w:val="008972BB"/>
    <w:rsid w:val="008A11BF"/>
    <w:rsid w:val="008A138B"/>
    <w:rsid w:val="008A17F5"/>
    <w:rsid w:val="008A1860"/>
    <w:rsid w:val="008A1865"/>
    <w:rsid w:val="008A2CBB"/>
    <w:rsid w:val="008A2F5C"/>
    <w:rsid w:val="008A4409"/>
    <w:rsid w:val="008A45F7"/>
    <w:rsid w:val="008A47C3"/>
    <w:rsid w:val="008A4CF8"/>
    <w:rsid w:val="008A4F16"/>
    <w:rsid w:val="008A5202"/>
    <w:rsid w:val="008A5248"/>
    <w:rsid w:val="008A561F"/>
    <w:rsid w:val="008A7523"/>
    <w:rsid w:val="008A7AB1"/>
    <w:rsid w:val="008A7DB3"/>
    <w:rsid w:val="008B0063"/>
    <w:rsid w:val="008B0FFE"/>
    <w:rsid w:val="008B1F09"/>
    <w:rsid w:val="008B2C4E"/>
    <w:rsid w:val="008B32DC"/>
    <w:rsid w:val="008B380D"/>
    <w:rsid w:val="008B4104"/>
    <w:rsid w:val="008B5636"/>
    <w:rsid w:val="008B5C4F"/>
    <w:rsid w:val="008B62AA"/>
    <w:rsid w:val="008B64B1"/>
    <w:rsid w:val="008B6F5B"/>
    <w:rsid w:val="008B6FCD"/>
    <w:rsid w:val="008B748F"/>
    <w:rsid w:val="008B774D"/>
    <w:rsid w:val="008B79F7"/>
    <w:rsid w:val="008B7AEE"/>
    <w:rsid w:val="008B7B82"/>
    <w:rsid w:val="008C0542"/>
    <w:rsid w:val="008C0856"/>
    <w:rsid w:val="008C087F"/>
    <w:rsid w:val="008C0BDD"/>
    <w:rsid w:val="008C17E6"/>
    <w:rsid w:val="008C18B1"/>
    <w:rsid w:val="008C2571"/>
    <w:rsid w:val="008C321F"/>
    <w:rsid w:val="008C3444"/>
    <w:rsid w:val="008C3E35"/>
    <w:rsid w:val="008C3EC1"/>
    <w:rsid w:val="008C3ECE"/>
    <w:rsid w:val="008C4F37"/>
    <w:rsid w:val="008C585C"/>
    <w:rsid w:val="008C5912"/>
    <w:rsid w:val="008C6B3A"/>
    <w:rsid w:val="008C6E7C"/>
    <w:rsid w:val="008C75FA"/>
    <w:rsid w:val="008C772C"/>
    <w:rsid w:val="008C7968"/>
    <w:rsid w:val="008C7AFF"/>
    <w:rsid w:val="008C7CFF"/>
    <w:rsid w:val="008D0FD0"/>
    <w:rsid w:val="008D1315"/>
    <w:rsid w:val="008D1A56"/>
    <w:rsid w:val="008D1B9A"/>
    <w:rsid w:val="008D23E1"/>
    <w:rsid w:val="008D284E"/>
    <w:rsid w:val="008D2A05"/>
    <w:rsid w:val="008D2C26"/>
    <w:rsid w:val="008D2D10"/>
    <w:rsid w:val="008D3253"/>
    <w:rsid w:val="008D366B"/>
    <w:rsid w:val="008D40B0"/>
    <w:rsid w:val="008D41EC"/>
    <w:rsid w:val="008D42FC"/>
    <w:rsid w:val="008D4309"/>
    <w:rsid w:val="008D44BE"/>
    <w:rsid w:val="008D4918"/>
    <w:rsid w:val="008D4C61"/>
    <w:rsid w:val="008D529B"/>
    <w:rsid w:val="008D5910"/>
    <w:rsid w:val="008D594C"/>
    <w:rsid w:val="008D5CFD"/>
    <w:rsid w:val="008D5D4D"/>
    <w:rsid w:val="008D68B1"/>
    <w:rsid w:val="008D76D6"/>
    <w:rsid w:val="008E026F"/>
    <w:rsid w:val="008E0A4E"/>
    <w:rsid w:val="008E0A54"/>
    <w:rsid w:val="008E0D0E"/>
    <w:rsid w:val="008E23D3"/>
    <w:rsid w:val="008E24C7"/>
    <w:rsid w:val="008E337C"/>
    <w:rsid w:val="008E3ED4"/>
    <w:rsid w:val="008E4688"/>
    <w:rsid w:val="008E53DD"/>
    <w:rsid w:val="008E59FD"/>
    <w:rsid w:val="008E6086"/>
    <w:rsid w:val="008E61FB"/>
    <w:rsid w:val="008E7710"/>
    <w:rsid w:val="008E78FE"/>
    <w:rsid w:val="008E7E9E"/>
    <w:rsid w:val="008F021E"/>
    <w:rsid w:val="008F0375"/>
    <w:rsid w:val="008F051A"/>
    <w:rsid w:val="008F085B"/>
    <w:rsid w:val="008F0CAC"/>
    <w:rsid w:val="008F156A"/>
    <w:rsid w:val="008F1826"/>
    <w:rsid w:val="008F235F"/>
    <w:rsid w:val="008F2500"/>
    <w:rsid w:val="008F2555"/>
    <w:rsid w:val="008F3186"/>
    <w:rsid w:val="008F48F2"/>
    <w:rsid w:val="008F4D09"/>
    <w:rsid w:val="008F5C02"/>
    <w:rsid w:val="008F7242"/>
    <w:rsid w:val="008F730F"/>
    <w:rsid w:val="008F7A4B"/>
    <w:rsid w:val="0090015C"/>
    <w:rsid w:val="00900A5E"/>
    <w:rsid w:val="009012FD"/>
    <w:rsid w:val="00901874"/>
    <w:rsid w:val="00901880"/>
    <w:rsid w:val="00902833"/>
    <w:rsid w:val="00902A3E"/>
    <w:rsid w:val="00902F0D"/>
    <w:rsid w:val="00904805"/>
    <w:rsid w:val="00904F97"/>
    <w:rsid w:val="009053B9"/>
    <w:rsid w:val="00905499"/>
    <w:rsid w:val="00905BA8"/>
    <w:rsid w:val="00905CF5"/>
    <w:rsid w:val="00905F4E"/>
    <w:rsid w:val="00906980"/>
    <w:rsid w:val="00910152"/>
    <w:rsid w:val="009101FF"/>
    <w:rsid w:val="00910F6C"/>
    <w:rsid w:val="00911D6F"/>
    <w:rsid w:val="009122C3"/>
    <w:rsid w:val="00912C19"/>
    <w:rsid w:val="00913512"/>
    <w:rsid w:val="00913D00"/>
    <w:rsid w:val="00914137"/>
    <w:rsid w:val="00914591"/>
    <w:rsid w:val="0091469F"/>
    <w:rsid w:val="00914904"/>
    <w:rsid w:val="00914E6E"/>
    <w:rsid w:val="00914EB4"/>
    <w:rsid w:val="00914FBB"/>
    <w:rsid w:val="0091589B"/>
    <w:rsid w:val="00916195"/>
    <w:rsid w:val="0091644A"/>
    <w:rsid w:val="00916571"/>
    <w:rsid w:val="00916C2C"/>
    <w:rsid w:val="00916D6A"/>
    <w:rsid w:val="00916E0D"/>
    <w:rsid w:val="00916F4C"/>
    <w:rsid w:val="0091766B"/>
    <w:rsid w:val="00917E11"/>
    <w:rsid w:val="0092093C"/>
    <w:rsid w:val="00921412"/>
    <w:rsid w:val="009219EF"/>
    <w:rsid w:val="00921BDF"/>
    <w:rsid w:val="00921C0A"/>
    <w:rsid w:val="009220AC"/>
    <w:rsid w:val="00922477"/>
    <w:rsid w:val="00922E01"/>
    <w:rsid w:val="0092350C"/>
    <w:rsid w:val="009239E0"/>
    <w:rsid w:val="00924AD5"/>
    <w:rsid w:val="00925ABB"/>
    <w:rsid w:val="00925E59"/>
    <w:rsid w:val="009266A7"/>
    <w:rsid w:val="00926FA0"/>
    <w:rsid w:val="00927B43"/>
    <w:rsid w:val="00927FEF"/>
    <w:rsid w:val="009302A9"/>
    <w:rsid w:val="0093077F"/>
    <w:rsid w:val="00930CE6"/>
    <w:rsid w:val="00932129"/>
    <w:rsid w:val="00932677"/>
    <w:rsid w:val="009327CD"/>
    <w:rsid w:val="00932F9B"/>
    <w:rsid w:val="0093339D"/>
    <w:rsid w:val="009334B3"/>
    <w:rsid w:val="0093350D"/>
    <w:rsid w:val="009335DC"/>
    <w:rsid w:val="00933FC0"/>
    <w:rsid w:val="009341FA"/>
    <w:rsid w:val="00934419"/>
    <w:rsid w:val="00935511"/>
    <w:rsid w:val="009355A5"/>
    <w:rsid w:val="009356C2"/>
    <w:rsid w:val="00935D69"/>
    <w:rsid w:val="00935E93"/>
    <w:rsid w:val="009360AE"/>
    <w:rsid w:val="00936200"/>
    <w:rsid w:val="00936DCE"/>
    <w:rsid w:val="00936FB0"/>
    <w:rsid w:val="00937EE2"/>
    <w:rsid w:val="0094020A"/>
    <w:rsid w:val="0094083F"/>
    <w:rsid w:val="00940C81"/>
    <w:rsid w:val="00940F77"/>
    <w:rsid w:val="0094108A"/>
    <w:rsid w:val="00941AC1"/>
    <w:rsid w:val="00941B97"/>
    <w:rsid w:val="00941D3E"/>
    <w:rsid w:val="00942FEC"/>
    <w:rsid w:val="0094359A"/>
    <w:rsid w:val="00943D5E"/>
    <w:rsid w:val="0094462A"/>
    <w:rsid w:val="009446FB"/>
    <w:rsid w:val="00945208"/>
    <w:rsid w:val="00947628"/>
    <w:rsid w:val="00947CBE"/>
    <w:rsid w:val="0095066B"/>
    <w:rsid w:val="00951F33"/>
    <w:rsid w:val="00952DAB"/>
    <w:rsid w:val="0095342D"/>
    <w:rsid w:val="009547DE"/>
    <w:rsid w:val="009548E7"/>
    <w:rsid w:val="009551EE"/>
    <w:rsid w:val="009555B3"/>
    <w:rsid w:val="009556EB"/>
    <w:rsid w:val="0095674F"/>
    <w:rsid w:val="009569E5"/>
    <w:rsid w:val="009571D9"/>
    <w:rsid w:val="00957721"/>
    <w:rsid w:val="009579EF"/>
    <w:rsid w:val="00957C6C"/>
    <w:rsid w:val="009600A5"/>
    <w:rsid w:val="00960410"/>
    <w:rsid w:val="00960642"/>
    <w:rsid w:val="00960C19"/>
    <w:rsid w:val="00960C82"/>
    <w:rsid w:val="009613D7"/>
    <w:rsid w:val="00961DA0"/>
    <w:rsid w:val="009621A1"/>
    <w:rsid w:val="009623B7"/>
    <w:rsid w:val="00962685"/>
    <w:rsid w:val="00963191"/>
    <w:rsid w:val="00963583"/>
    <w:rsid w:val="0096361C"/>
    <w:rsid w:val="009636FB"/>
    <w:rsid w:val="00963AE2"/>
    <w:rsid w:val="00963FA8"/>
    <w:rsid w:val="00964995"/>
    <w:rsid w:val="00965616"/>
    <w:rsid w:val="00965D31"/>
    <w:rsid w:val="00966C72"/>
    <w:rsid w:val="009672E0"/>
    <w:rsid w:val="009676A3"/>
    <w:rsid w:val="009678D2"/>
    <w:rsid w:val="009700FD"/>
    <w:rsid w:val="0097072A"/>
    <w:rsid w:val="00970880"/>
    <w:rsid w:val="009712B0"/>
    <w:rsid w:val="009728B5"/>
    <w:rsid w:val="00972AA5"/>
    <w:rsid w:val="00972D88"/>
    <w:rsid w:val="00972DEF"/>
    <w:rsid w:val="00972FAC"/>
    <w:rsid w:val="0097309B"/>
    <w:rsid w:val="00973317"/>
    <w:rsid w:val="009733C3"/>
    <w:rsid w:val="0097381D"/>
    <w:rsid w:val="00973EF8"/>
    <w:rsid w:val="00974490"/>
    <w:rsid w:val="00974CEC"/>
    <w:rsid w:val="00975084"/>
    <w:rsid w:val="009765A8"/>
    <w:rsid w:val="00976961"/>
    <w:rsid w:val="009775BC"/>
    <w:rsid w:val="0097789D"/>
    <w:rsid w:val="00977EF7"/>
    <w:rsid w:val="00980288"/>
    <w:rsid w:val="00980BEF"/>
    <w:rsid w:val="00981104"/>
    <w:rsid w:val="009820F7"/>
    <w:rsid w:val="00982233"/>
    <w:rsid w:val="009823B6"/>
    <w:rsid w:val="00982D09"/>
    <w:rsid w:val="00983042"/>
    <w:rsid w:val="00984E1F"/>
    <w:rsid w:val="00984E43"/>
    <w:rsid w:val="009852AA"/>
    <w:rsid w:val="00985AA9"/>
    <w:rsid w:val="00985C03"/>
    <w:rsid w:val="00985C53"/>
    <w:rsid w:val="00985E7C"/>
    <w:rsid w:val="00985FC3"/>
    <w:rsid w:val="00986405"/>
    <w:rsid w:val="00987A6E"/>
    <w:rsid w:val="00987B0A"/>
    <w:rsid w:val="00987EBE"/>
    <w:rsid w:val="0099045E"/>
    <w:rsid w:val="00990879"/>
    <w:rsid w:val="00990936"/>
    <w:rsid w:val="00991D33"/>
    <w:rsid w:val="009924F5"/>
    <w:rsid w:val="00992FD5"/>
    <w:rsid w:val="0099309E"/>
    <w:rsid w:val="009938B9"/>
    <w:rsid w:val="00993A50"/>
    <w:rsid w:val="00993BF4"/>
    <w:rsid w:val="009946F9"/>
    <w:rsid w:val="00994753"/>
    <w:rsid w:val="00994ABA"/>
    <w:rsid w:val="00994B3A"/>
    <w:rsid w:val="009953D1"/>
    <w:rsid w:val="0099598E"/>
    <w:rsid w:val="009965E1"/>
    <w:rsid w:val="00996922"/>
    <w:rsid w:val="00997E4E"/>
    <w:rsid w:val="009A0E7B"/>
    <w:rsid w:val="009A1490"/>
    <w:rsid w:val="009A14C3"/>
    <w:rsid w:val="009A1EE4"/>
    <w:rsid w:val="009A271D"/>
    <w:rsid w:val="009A29FB"/>
    <w:rsid w:val="009A32AF"/>
    <w:rsid w:val="009A33B9"/>
    <w:rsid w:val="009A566A"/>
    <w:rsid w:val="009A6F33"/>
    <w:rsid w:val="009B0188"/>
    <w:rsid w:val="009B12AF"/>
    <w:rsid w:val="009B1DEE"/>
    <w:rsid w:val="009B1DFB"/>
    <w:rsid w:val="009B2644"/>
    <w:rsid w:val="009B28BF"/>
    <w:rsid w:val="009B2A4E"/>
    <w:rsid w:val="009B2C5A"/>
    <w:rsid w:val="009B2E8F"/>
    <w:rsid w:val="009B376D"/>
    <w:rsid w:val="009B3B3A"/>
    <w:rsid w:val="009B43EB"/>
    <w:rsid w:val="009B5341"/>
    <w:rsid w:val="009B5A44"/>
    <w:rsid w:val="009B5DA6"/>
    <w:rsid w:val="009B6F84"/>
    <w:rsid w:val="009B747B"/>
    <w:rsid w:val="009B7A0A"/>
    <w:rsid w:val="009B7EA7"/>
    <w:rsid w:val="009C069A"/>
    <w:rsid w:val="009C06D1"/>
    <w:rsid w:val="009C0810"/>
    <w:rsid w:val="009C08AB"/>
    <w:rsid w:val="009C0B19"/>
    <w:rsid w:val="009C1D13"/>
    <w:rsid w:val="009C1E3C"/>
    <w:rsid w:val="009C2472"/>
    <w:rsid w:val="009C2C40"/>
    <w:rsid w:val="009C33C3"/>
    <w:rsid w:val="009C3462"/>
    <w:rsid w:val="009C3B59"/>
    <w:rsid w:val="009C3B67"/>
    <w:rsid w:val="009C46AC"/>
    <w:rsid w:val="009C4C5C"/>
    <w:rsid w:val="009C4CF0"/>
    <w:rsid w:val="009C5FFF"/>
    <w:rsid w:val="009C69C9"/>
    <w:rsid w:val="009C7A7B"/>
    <w:rsid w:val="009C7F96"/>
    <w:rsid w:val="009D03AE"/>
    <w:rsid w:val="009D04CF"/>
    <w:rsid w:val="009D1B3C"/>
    <w:rsid w:val="009D204A"/>
    <w:rsid w:val="009D2B6A"/>
    <w:rsid w:val="009D323F"/>
    <w:rsid w:val="009D3315"/>
    <w:rsid w:val="009D3594"/>
    <w:rsid w:val="009D4037"/>
    <w:rsid w:val="009D40D7"/>
    <w:rsid w:val="009D412F"/>
    <w:rsid w:val="009D508C"/>
    <w:rsid w:val="009D541D"/>
    <w:rsid w:val="009D562B"/>
    <w:rsid w:val="009D5BB9"/>
    <w:rsid w:val="009D63AE"/>
    <w:rsid w:val="009D6816"/>
    <w:rsid w:val="009D6CE0"/>
    <w:rsid w:val="009D76E5"/>
    <w:rsid w:val="009D7AC3"/>
    <w:rsid w:val="009E1103"/>
    <w:rsid w:val="009E148E"/>
    <w:rsid w:val="009E1637"/>
    <w:rsid w:val="009E17C8"/>
    <w:rsid w:val="009E1D6C"/>
    <w:rsid w:val="009E2058"/>
    <w:rsid w:val="009E27F2"/>
    <w:rsid w:val="009E2D4E"/>
    <w:rsid w:val="009E2D51"/>
    <w:rsid w:val="009E3497"/>
    <w:rsid w:val="009E3ECE"/>
    <w:rsid w:val="009E457A"/>
    <w:rsid w:val="009E4AD2"/>
    <w:rsid w:val="009E4E49"/>
    <w:rsid w:val="009E4F60"/>
    <w:rsid w:val="009E6089"/>
    <w:rsid w:val="009E67E1"/>
    <w:rsid w:val="009E6868"/>
    <w:rsid w:val="009E768A"/>
    <w:rsid w:val="009E774E"/>
    <w:rsid w:val="009F0A95"/>
    <w:rsid w:val="009F14E8"/>
    <w:rsid w:val="009F1672"/>
    <w:rsid w:val="009F1C63"/>
    <w:rsid w:val="009F20FD"/>
    <w:rsid w:val="009F27B7"/>
    <w:rsid w:val="009F2971"/>
    <w:rsid w:val="009F2DE5"/>
    <w:rsid w:val="009F3127"/>
    <w:rsid w:val="009F31AF"/>
    <w:rsid w:val="009F3802"/>
    <w:rsid w:val="009F3FB8"/>
    <w:rsid w:val="009F4376"/>
    <w:rsid w:val="009F4962"/>
    <w:rsid w:val="009F54A9"/>
    <w:rsid w:val="009F5E9A"/>
    <w:rsid w:val="009F6AF0"/>
    <w:rsid w:val="009F6CB8"/>
    <w:rsid w:val="009F77C2"/>
    <w:rsid w:val="00A01560"/>
    <w:rsid w:val="00A01B2E"/>
    <w:rsid w:val="00A020BF"/>
    <w:rsid w:val="00A020EE"/>
    <w:rsid w:val="00A0316B"/>
    <w:rsid w:val="00A03CDA"/>
    <w:rsid w:val="00A04157"/>
    <w:rsid w:val="00A051C6"/>
    <w:rsid w:val="00A05C15"/>
    <w:rsid w:val="00A074CA"/>
    <w:rsid w:val="00A1041C"/>
    <w:rsid w:val="00A104D3"/>
    <w:rsid w:val="00A1133D"/>
    <w:rsid w:val="00A113E2"/>
    <w:rsid w:val="00A11668"/>
    <w:rsid w:val="00A11C3D"/>
    <w:rsid w:val="00A11F57"/>
    <w:rsid w:val="00A1220C"/>
    <w:rsid w:val="00A123AF"/>
    <w:rsid w:val="00A12535"/>
    <w:rsid w:val="00A126ED"/>
    <w:rsid w:val="00A129D7"/>
    <w:rsid w:val="00A12B7C"/>
    <w:rsid w:val="00A134B2"/>
    <w:rsid w:val="00A146CE"/>
    <w:rsid w:val="00A15585"/>
    <w:rsid w:val="00A15664"/>
    <w:rsid w:val="00A15B1D"/>
    <w:rsid w:val="00A15D38"/>
    <w:rsid w:val="00A16F13"/>
    <w:rsid w:val="00A173CA"/>
    <w:rsid w:val="00A20162"/>
    <w:rsid w:val="00A203BB"/>
    <w:rsid w:val="00A20C11"/>
    <w:rsid w:val="00A20CDE"/>
    <w:rsid w:val="00A217EA"/>
    <w:rsid w:val="00A21B4D"/>
    <w:rsid w:val="00A22004"/>
    <w:rsid w:val="00A23690"/>
    <w:rsid w:val="00A23820"/>
    <w:rsid w:val="00A2387B"/>
    <w:rsid w:val="00A23BA6"/>
    <w:rsid w:val="00A24355"/>
    <w:rsid w:val="00A244DB"/>
    <w:rsid w:val="00A25162"/>
    <w:rsid w:val="00A25BCD"/>
    <w:rsid w:val="00A26014"/>
    <w:rsid w:val="00A2642A"/>
    <w:rsid w:val="00A27B8A"/>
    <w:rsid w:val="00A301CC"/>
    <w:rsid w:val="00A30272"/>
    <w:rsid w:val="00A308C0"/>
    <w:rsid w:val="00A328E8"/>
    <w:rsid w:val="00A329E2"/>
    <w:rsid w:val="00A32BB8"/>
    <w:rsid w:val="00A32C55"/>
    <w:rsid w:val="00A32DD9"/>
    <w:rsid w:val="00A3306A"/>
    <w:rsid w:val="00A33256"/>
    <w:rsid w:val="00A3345A"/>
    <w:rsid w:val="00A33734"/>
    <w:rsid w:val="00A33901"/>
    <w:rsid w:val="00A33A1D"/>
    <w:rsid w:val="00A34D01"/>
    <w:rsid w:val="00A34DE5"/>
    <w:rsid w:val="00A355D6"/>
    <w:rsid w:val="00A35790"/>
    <w:rsid w:val="00A36659"/>
    <w:rsid w:val="00A37088"/>
    <w:rsid w:val="00A374AB"/>
    <w:rsid w:val="00A37F41"/>
    <w:rsid w:val="00A410FD"/>
    <w:rsid w:val="00A41C14"/>
    <w:rsid w:val="00A422B3"/>
    <w:rsid w:val="00A4273F"/>
    <w:rsid w:val="00A42A2F"/>
    <w:rsid w:val="00A42F30"/>
    <w:rsid w:val="00A432D3"/>
    <w:rsid w:val="00A436FE"/>
    <w:rsid w:val="00A43C74"/>
    <w:rsid w:val="00A43C79"/>
    <w:rsid w:val="00A45535"/>
    <w:rsid w:val="00A4592E"/>
    <w:rsid w:val="00A4595B"/>
    <w:rsid w:val="00A46881"/>
    <w:rsid w:val="00A4713A"/>
    <w:rsid w:val="00A472CA"/>
    <w:rsid w:val="00A47591"/>
    <w:rsid w:val="00A4770C"/>
    <w:rsid w:val="00A50FD8"/>
    <w:rsid w:val="00A51320"/>
    <w:rsid w:val="00A516B1"/>
    <w:rsid w:val="00A52AA2"/>
    <w:rsid w:val="00A530C6"/>
    <w:rsid w:val="00A531AE"/>
    <w:rsid w:val="00A53B71"/>
    <w:rsid w:val="00A54186"/>
    <w:rsid w:val="00A544C0"/>
    <w:rsid w:val="00A562F4"/>
    <w:rsid w:val="00A5703B"/>
    <w:rsid w:val="00A579FF"/>
    <w:rsid w:val="00A57CA8"/>
    <w:rsid w:val="00A60348"/>
    <w:rsid w:val="00A6121D"/>
    <w:rsid w:val="00A62226"/>
    <w:rsid w:val="00A62580"/>
    <w:rsid w:val="00A628D2"/>
    <w:rsid w:val="00A63355"/>
    <w:rsid w:val="00A634C8"/>
    <w:rsid w:val="00A64B82"/>
    <w:rsid w:val="00A64C5D"/>
    <w:rsid w:val="00A64EC2"/>
    <w:rsid w:val="00A6568C"/>
    <w:rsid w:val="00A660ED"/>
    <w:rsid w:val="00A662D3"/>
    <w:rsid w:val="00A66678"/>
    <w:rsid w:val="00A66AB5"/>
    <w:rsid w:val="00A70418"/>
    <w:rsid w:val="00A71413"/>
    <w:rsid w:val="00A71FE7"/>
    <w:rsid w:val="00A72084"/>
    <w:rsid w:val="00A72A3E"/>
    <w:rsid w:val="00A72CCA"/>
    <w:rsid w:val="00A72D57"/>
    <w:rsid w:val="00A730F0"/>
    <w:rsid w:val="00A7317A"/>
    <w:rsid w:val="00A73AD7"/>
    <w:rsid w:val="00A7405C"/>
    <w:rsid w:val="00A74292"/>
    <w:rsid w:val="00A74A30"/>
    <w:rsid w:val="00A74B41"/>
    <w:rsid w:val="00A75595"/>
    <w:rsid w:val="00A75F7D"/>
    <w:rsid w:val="00A760AA"/>
    <w:rsid w:val="00A76327"/>
    <w:rsid w:val="00A7648F"/>
    <w:rsid w:val="00A771B4"/>
    <w:rsid w:val="00A77554"/>
    <w:rsid w:val="00A77D5B"/>
    <w:rsid w:val="00A821B1"/>
    <w:rsid w:val="00A82A01"/>
    <w:rsid w:val="00A83078"/>
    <w:rsid w:val="00A83124"/>
    <w:rsid w:val="00A8339D"/>
    <w:rsid w:val="00A83CB3"/>
    <w:rsid w:val="00A83CFC"/>
    <w:rsid w:val="00A84076"/>
    <w:rsid w:val="00A84C02"/>
    <w:rsid w:val="00A84C6A"/>
    <w:rsid w:val="00A86370"/>
    <w:rsid w:val="00A868C1"/>
    <w:rsid w:val="00A86C4B"/>
    <w:rsid w:val="00A87026"/>
    <w:rsid w:val="00A870F7"/>
    <w:rsid w:val="00A9153A"/>
    <w:rsid w:val="00A91559"/>
    <w:rsid w:val="00A91F3F"/>
    <w:rsid w:val="00A92057"/>
    <w:rsid w:val="00A9219A"/>
    <w:rsid w:val="00A93F0E"/>
    <w:rsid w:val="00A95282"/>
    <w:rsid w:val="00A96B09"/>
    <w:rsid w:val="00A972F5"/>
    <w:rsid w:val="00A97A58"/>
    <w:rsid w:val="00A97ADB"/>
    <w:rsid w:val="00AA1245"/>
    <w:rsid w:val="00AA2141"/>
    <w:rsid w:val="00AA2FBE"/>
    <w:rsid w:val="00AA4E4F"/>
    <w:rsid w:val="00AA51C0"/>
    <w:rsid w:val="00AA53B1"/>
    <w:rsid w:val="00AA5A1C"/>
    <w:rsid w:val="00AA5AC0"/>
    <w:rsid w:val="00AA61DC"/>
    <w:rsid w:val="00AA643E"/>
    <w:rsid w:val="00AA6EE6"/>
    <w:rsid w:val="00AA73D6"/>
    <w:rsid w:val="00AA78EE"/>
    <w:rsid w:val="00AB14AF"/>
    <w:rsid w:val="00AB15E1"/>
    <w:rsid w:val="00AB291A"/>
    <w:rsid w:val="00AB294D"/>
    <w:rsid w:val="00AB2CFC"/>
    <w:rsid w:val="00AB4389"/>
    <w:rsid w:val="00AB4456"/>
    <w:rsid w:val="00AB5127"/>
    <w:rsid w:val="00AB58D9"/>
    <w:rsid w:val="00AB6073"/>
    <w:rsid w:val="00AB60E7"/>
    <w:rsid w:val="00AB68A6"/>
    <w:rsid w:val="00AB78F3"/>
    <w:rsid w:val="00AB7A3F"/>
    <w:rsid w:val="00AC02B9"/>
    <w:rsid w:val="00AC03EB"/>
    <w:rsid w:val="00AC041C"/>
    <w:rsid w:val="00AC08A8"/>
    <w:rsid w:val="00AC0ACF"/>
    <w:rsid w:val="00AC0E5E"/>
    <w:rsid w:val="00AC1A61"/>
    <w:rsid w:val="00AC1ACD"/>
    <w:rsid w:val="00AC1CA6"/>
    <w:rsid w:val="00AC1F33"/>
    <w:rsid w:val="00AC2441"/>
    <w:rsid w:val="00AC271B"/>
    <w:rsid w:val="00AC283F"/>
    <w:rsid w:val="00AC32E6"/>
    <w:rsid w:val="00AC377A"/>
    <w:rsid w:val="00AC449B"/>
    <w:rsid w:val="00AC4634"/>
    <w:rsid w:val="00AC4695"/>
    <w:rsid w:val="00AC5DE1"/>
    <w:rsid w:val="00AC7E30"/>
    <w:rsid w:val="00AD0467"/>
    <w:rsid w:val="00AD05C8"/>
    <w:rsid w:val="00AD0F48"/>
    <w:rsid w:val="00AD246D"/>
    <w:rsid w:val="00AD27A7"/>
    <w:rsid w:val="00AD2859"/>
    <w:rsid w:val="00AD2BE0"/>
    <w:rsid w:val="00AD2CAE"/>
    <w:rsid w:val="00AD2E9D"/>
    <w:rsid w:val="00AD334F"/>
    <w:rsid w:val="00AD34E5"/>
    <w:rsid w:val="00AD3931"/>
    <w:rsid w:val="00AD430E"/>
    <w:rsid w:val="00AD4BFC"/>
    <w:rsid w:val="00AD560E"/>
    <w:rsid w:val="00AD57C1"/>
    <w:rsid w:val="00AD63DC"/>
    <w:rsid w:val="00AD6A29"/>
    <w:rsid w:val="00AD6CEE"/>
    <w:rsid w:val="00AD72CC"/>
    <w:rsid w:val="00AD74A6"/>
    <w:rsid w:val="00AD7C2C"/>
    <w:rsid w:val="00AD7C53"/>
    <w:rsid w:val="00AD7D01"/>
    <w:rsid w:val="00AE06B6"/>
    <w:rsid w:val="00AE0B0C"/>
    <w:rsid w:val="00AE17C5"/>
    <w:rsid w:val="00AE1828"/>
    <w:rsid w:val="00AE2477"/>
    <w:rsid w:val="00AE2E37"/>
    <w:rsid w:val="00AE3168"/>
    <w:rsid w:val="00AE3907"/>
    <w:rsid w:val="00AE4AAB"/>
    <w:rsid w:val="00AE501B"/>
    <w:rsid w:val="00AE5334"/>
    <w:rsid w:val="00AE5352"/>
    <w:rsid w:val="00AE587B"/>
    <w:rsid w:val="00AE6217"/>
    <w:rsid w:val="00AE6796"/>
    <w:rsid w:val="00AE6EA1"/>
    <w:rsid w:val="00AE7BFD"/>
    <w:rsid w:val="00AF0667"/>
    <w:rsid w:val="00AF0842"/>
    <w:rsid w:val="00AF0DC4"/>
    <w:rsid w:val="00AF150C"/>
    <w:rsid w:val="00AF1E02"/>
    <w:rsid w:val="00AF228A"/>
    <w:rsid w:val="00AF304B"/>
    <w:rsid w:val="00AF38B8"/>
    <w:rsid w:val="00AF3A72"/>
    <w:rsid w:val="00AF41F2"/>
    <w:rsid w:val="00AF5248"/>
    <w:rsid w:val="00AF5CA1"/>
    <w:rsid w:val="00AF6856"/>
    <w:rsid w:val="00AF6D1B"/>
    <w:rsid w:val="00AF70A6"/>
    <w:rsid w:val="00AF70BD"/>
    <w:rsid w:val="00AF78A9"/>
    <w:rsid w:val="00AF7C6B"/>
    <w:rsid w:val="00B00583"/>
    <w:rsid w:val="00B00CFD"/>
    <w:rsid w:val="00B00F86"/>
    <w:rsid w:val="00B0102B"/>
    <w:rsid w:val="00B01527"/>
    <w:rsid w:val="00B02108"/>
    <w:rsid w:val="00B028F8"/>
    <w:rsid w:val="00B02B69"/>
    <w:rsid w:val="00B03A4D"/>
    <w:rsid w:val="00B03AD7"/>
    <w:rsid w:val="00B05957"/>
    <w:rsid w:val="00B05AEA"/>
    <w:rsid w:val="00B06626"/>
    <w:rsid w:val="00B07B27"/>
    <w:rsid w:val="00B07E63"/>
    <w:rsid w:val="00B07F3D"/>
    <w:rsid w:val="00B07FD9"/>
    <w:rsid w:val="00B10DF5"/>
    <w:rsid w:val="00B110AA"/>
    <w:rsid w:val="00B11530"/>
    <w:rsid w:val="00B118F8"/>
    <w:rsid w:val="00B12830"/>
    <w:rsid w:val="00B12BD4"/>
    <w:rsid w:val="00B12CD7"/>
    <w:rsid w:val="00B13241"/>
    <w:rsid w:val="00B1465C"/>
    <w:rsid w:val="00B14CB0"/>
    <w:rsid w:val="00B15392"/>
    <w:rsid w:val="00B157E4"/>
    <w:rsid w:val="00B1660A"/>
    <w:rsid w:val="00B168DF"/>
    <w:rsid w:val="00B16AAF"/>
    <w:rsid w:val="00B16F6C"/>
    <w:rsid w:val="00B17A34"/>
    <w:rsid w:val="00B21045"/>
    <w:rsid w:val="00B210F2"/>
    <w:rsid w:val="00B217D3"/>
    <w:rsid w:val="00B21971"/>
    <w:rsid w:val="00B220F6"/>
    <w:rsid w:val="00B227CE"/>
    <w:rsid w:val="00B2305B"/>
    <w:rsid w:val="00B23A2F"/>
    <w:rsid w:val="00B240FC"/>
    <w:rsid w:val="00B24769"/>
    <w:rsid w:val="00B24C7F"/>
    <w:rsid w:val="00B25438"/>
    <w:rsid w:val="00B255A1"/>
    <w:rsid w:val="00B256DA"/>
    <w:rsid w:val="00B25E77"/>
    <w:rsid w:val="00B260E5"/>
    <w:rsid w:val="00B26813"/>
    <w:rsid w:val="00B268AF"/>
    <w:rsid w:val="00B26D96"/>
    <w:rsid w:val="00B3034E"/>
    <w:rsid w:val="00B31567"/>
    <w:rsid w:val="00B32737"/>
    <w:rsid w:val="00B33663"/>
    <w:rsid w:val="00B34432"/>
    <w:rsid w:val="00B34833"/>
    <w:rsid w:val="00B3484D"/>
    <w:rsid w:val="00B35785"/>
    <w:rsid w:val="00B35AD4"/>
    <w:rsid w:val="00B35E56"/>
    <w:rsid w:val="00B3698B"/>
    <w:rsid w:val="00B401A8"/>
    <w:rsid w:val="00B401EE"/>
    <w:rsid w:val="00B40D24"/>
    <w:rsid w:val="00B42122"/>
    <w:rsid w:val="00B42244"/>
    <w:rsid w:val="00B42C0E"/>
    <w:rsid w:val="00B42C4F"/>
    <w:rsid w:val="00B42D52"/>
    <w:rsid w:val="00B42FE9"/>
    <w:rsid w:val="00B430D6"/>
    <w:rsid w:val="00B43539"/>
    <w:rsid w:val="00B4361D"/>
    <w:rsid w:val="00B43D37"/>
    <w:rsid w:val="00B441A5"/>
    <w:rsid w:val="00B44226"/>
    <w:rsid w:val="00B44355"/>
    <w:rsid w:val="00B44884"/>
    <w:rsid w:val="00B45724"/>
    <w:rsid w:val="00B4572B"/>
    <w:rsid w:val="00B45AAA"/>
    <w:rsid w:val="00B46253"/>
    <w:rsid w:val="00B46273"/>
    <w:rsid w:val="00B477E6"/>
    <w:rsid w:val="00B47C14"/>
    <w:rsid w:val="00B47CE8"/>
    <w:rsid w:val="00B502D7"/>
    <w:rsid w:val="00B50661"/>
    <w:rsid w:val="00B50D6A"/>
    <w:rsid w:val="00B512D3"/>
    <w:rsid w:val="00B513B5"/>
    <w:rsid w:val="00B51785"/>
    <w:rsid w:val="00B51BDC"/>
    <w:rsid w:val="00B521F5"/>
    <w:rsid w:val="00B52F92"/>
    <w:rsid w:val="00B53258"/>
    <w:rsid w:val="00B533E1"/>
    <w:rsid w:val="00B5372C"/>
    <w:rsid w:val="00B53986"/>
    <w:rsid w:val="00B53E3B"/>
    <w:rsid w:val="00B53E47"/>
    <w:rsid w:val="00B54330"/>
    <w:rsid w:val="00B54738"/>
    <w:rsid w:val="00B547D0"/>
    <w:rsid w:val="00B551B6"/>
    <w:rsid w:val="00B5549C"/>
    <w:rsid w:val="00B56018"/>
    <w:rsid w:val="00B56389"/>
    <w:rsid w:val="00B56A8B"/>
    <w:rsid w:val="00B57C06"/>
    <w:rsid w:val="00B57F2A"/>
    <w:rsid w:val="00B60173"/>
    <w:rsid w:val="00B60847"/>
    <w:rsid w:val="00B61CE4"/>
    <w:rsid w:val="00B62AF2"/>
    <w:rsid w:val="00B62FCC"/>
    <w:rsid w:val="00B632BF"/>
    <w:rsid w:val="00B6350B"/>
    <w:rsid w:val="00B650D0"/>
    <w:rsid w:val="00B67087"/>
    <w:rsid w:val="00B670C9"/>
    <w:rsid w:val="00B671AC"/>
    <w:rsid w:val="00B67221"/>
    <w:rsid w:val="00B67540"/>
    <w:rsid w:val="00B676F6"/>
    <w:rsid w:val="00B70A1E"/>
    <w:rsid w:val="00B70D81"/>
    <w:rsid w:val="00B710AB"/>
    <w:rsid w:val="00B716E7"/>
    <w:rsid w:val="00B718FB"/>
    <w:rsid w:val="00B71F8C"/>
    <w:rsid w:val="00B72CD4"/>
    <w:rsid w:val="00B73D5B"/>
    <w:rsid w:val="00B74022"/>
    <w:rsid w:val="00B7430C"/>
    <w:rsid w:val="00B74474"/>
    <w:rsid w:val="00B74D58"/>
    <w:rsid w:val="00B75276"/>
    <w:rsid w:val="00B75CBF"/>
    <w:rsid w:val="00B75FB1"/>
    <w:rsid w:val="00B76054"/>
    <w:rsid w:val="00B77543"/>
    <w:rsid w:val="00B8004E"/>
    <w:rsid w:val="00B8019E"/>
    <w:rsid w:val="00B80229"/>
    <w:rsid w:val="00B8051E"/>
    <w:rsid w:val="00B8060A"/>
    <w:rsid w:val="00B806FE"/>
    <w:rsid w:val="00B80D7A"/>
    <w:rsid w:val="00B80E54"/>
    <w:rsid w:val="00B815B1"/>
    <w:rsid w:val="00B8178A"/>
    <w:rsid w:val="00B8196B"/>
    <w:rsid w:val="00B8279F"/>
    <w:rsid w:val="00B82985"/>
    <w:rsid w:val="00B83641"/>
    <w:rsid w:val="00B83CD5"/>
    <w:rsid w:val="00B83F6F"/>
    <w:rsid w:val="00B840B4"/>
    <w:rsid w:val="00B84238"/>
    <w:rsid w:val="00B8458C"/>
    <w:rsid w:val="00B84C05"/>
    <w:rsid w:val="00B84D86"/>
    <w:rsid w:val="00B85595"/>
    <w:rsid w:val="00B858B0"/>
    <w:rsid w:val="00B85EE9"/>
    <w:rsid w:val="00B86767"/>
    <w:rsid w:val="00B87BEB"/>
    <w:rsid w:val="00B87E55"/>
    <w:rsid w:val="00B87FA6"/>
    <w:rsid w:val="00B902A1"/>
    <w:rsid w:val="00B90925"/>
    <w:rsid w:val="00B918EC"/>
    <w:rsid w:val="00B91E6D"/>
    <w:rsid w:val="00B922AD"/>
    <w:rsid w:val="00B92680"/>
    <w:rsid w:val="00B92847"/>
    <w:rsid w:val="00B92E4C"/>
    <w:rsid w:val="00B9328F"/>
    <w:rsid w:val="00B93459"/>
    <w:rsid w:val="00B9416B"/>
    <w:rsid w:val="00B94530"/>
    <w:rsid w:val="00B94E94"/>
    <w:rsid w:val="00B950FE"/>
    <w:rsid w:val="00B95BD9"/>
    <w:rsid w:val="00B9669C"/>
    <w:rsid w:val="00B96808"/>
    <w:rsid w:val="00B96922"/>
    <w:rsid w:val="00B979D4"/>
    <w:rsid w:val="00BA093A"/>
    <w:rsid w:val="00BA0C68"/>
    <w:rsid w:val="00BA204C"/>
    <w:rsid w:val="00BA25F5"/>
    <w:rsid w:val="00BA287F"/>
    <w:rsid w:val="00BA295B"/>
    <w:rsid w:val="00BA330D"/>
    <w:rsid w:val="00BA44DE"/>
    <w:rsid w:val="00BA4591"/>
    <w:rsid w:val="00BA4BF7"/>
    <w:rsid w:val="00BA5523"/>
    <w:rsid w:val="00BA5695"/>
    <w:rsid w:val="00BA6C9B"/>
    <w:rsid w:val="00BA6F92"/>
    <w:rsid w:val="00BB0405"/>
    <w:rsid w:val="00BB09C8"/>
    <w:rsid w:val="00BB1318"/>
    <w:rsid w:val="00BB144A"/>
    <w:rsid w:val="00BB1538"/>
    <w:rsid w:val="00BB16F9"/>
    <w:rsid w:val="00BB2B21"/>
    <w:rsid w:val="00BB320F"/>
    <w:rsid w:val="00BB346C"/>
    <w:rsid w:val="00BB4001"/>
    <w:rsid w:val="00BB4180"/>
    <w:rsid w:val="00BB4398"/>
    <w:rsid w:val="00BB4E20"/>
    <w:rsid w:val="00BB519D"/>
    <w:rsid w:val="00BB5202"/>
    <w:rsid w:val="00BB5681"/>
    <w:rsid w:val="00BB5828"/>
    <w:rsid w:val="00BB5CC1"/>
    <w:rsid w:val="00BB63DF"/>
    <w:rsid w:val="00BB6D12"/>
    <w:rsid w:val="00BB7070"/>
    <w:rsid w:val="00BB7939"/>
    <w:rsid w:val="00BB7D7A"/>
    <w:rsid w:val="00BC1ACB"/>
    <w:rsid w:val="00BC2880"/>
    <w:rsid w:val="00BC2A63"/>
    <w:rsid w:val="00BC2E80"/>
    <w:rsid w:val="00BC3119"/>
    <w:rsid w:val="00BC3124"/>
    <w:rsid w:val="00BC34EE"/>
    <w:rsid w:val="00BC35DA"/>
    <w:rsid w:val="00BC3C74"/>
    <w:rsid w:val="00BC4DE4"/>
    <w:rsid w:val="00BC4EAF"/>
    <w:rsid w:val="00BC5038"/>
    <w:rsid w:val="00BC536E"/>
    <w:rsid w:val="00BC5699"/>
    <w:rsid w:val="00BC579A"/>
    <w:rsid w:val="00BC5B48"/>
    <w:rsid w:val="00BC630B"/>
    <w:rsid w:val="00BC6596"/>
    <w:rsid w:val="00BC6653"/>
    <w:rsid w:val="00BC6ADB"/>
    <w:rsid w:val="00BC72DA"/>
    <w:rsid w:val="00BC77E5"/>
    <w:rsid w:val="00BD00F2"/>
    <w:rsid w:val="00BD0BC8"/>
    <w:rsid w:val="00BD381A"/>
    <w:rsid w:val="00BD45BC"/>
    <w:rsid w:val="00BD4C34"/>
    <w:rsid w:val="00BD4C36"/>
    <w:rsid w:val="00BD4D85"/>
    <w:rsid w:val="00BD4FF7"/>
    <w:rsid w:val="00BD58B3"/>
    <w:rsid w:val="00BD660B"/>
    <w:rsid w:val="00BD6ABA"/>
    <w:rsid w:val="00BE00E1"/>
    <w:rsid w:val="00BE0170"/>
    <w:rsid w:val="00BE0360"/>
    <w:rsid w:val="00BE0620"/>
    <w:rsid w:val="00BE0DB7"/>
    <w:rsid w:val="00BE0FEB"/>
    <w:rsid w:val="00BE1520"/>
    <w:rsid w:val="00BE1B52"/>
    <w:rsid w:val="00BE240B"/>
    <w:rsid w:val="00BE2D0D"/>
    <w:rsid w:val="00BE2F30"/>
    <w:rsid w:val="00BE3008"/>
    <w:rsid w:val="00BE3568"/>
    <w:rsid w:val="00BE37C6"/>
    <w:rsid w:val="00BE3B70"/>
    <w:rsid w:val="00BE4CF2"/>
    <w:rsid w:val="00BE4E7B"/>
    <w:rsid w:val="00BE5353"/>
    <w:rsid w:val="00BE5386"/>
    <w:rsid w:val="00BE5B42"/>
    <w:rsid w:val="00BE66B4"/>
    <w:rsid w:val="00BF0034"/>
    <w:rsid w:val="00BF016C"/>
    <w:rsid w:val="00BF0BF8"/>
    <w:rsid w:val="00BF1452"/>
    <w:rsid w:val="00BF240A"/>
    <w:rsid w:val="00BF2D2F"/>
    <w:rsid w:val="00BF30E1"/>
    <w:rsid w:val="00BF33BE"/>
    <w:rsid w:val="00BF3527"/>
    <w:rsid w:val="00BF3B4B"/>
    <w:rsid w:val="00BF3F8E"/>
    <w:rsid w:val="00BF4F16"/>
    <w:rsid w:val="00BF54B4"/>
    <w:rsid w:val="00BF5563"/>
    <w:rsid w:val="00BF715A"/>
    <w:rsid w:val="00C0009A"/>
    <w:rsid w:val="00C00B82"/>
    <w:rsid w:val="00C00C56"/>
    <w:rsid w:val="00C0133C"/>
    <w:rsid w:val="00C01513"/>
    <w:rsid w:val="00C01620"/>
    <w:rsid w:val="00C018A4"/>
    <w:rsid w:val="00C01F5C"/>
    <w:rsid w:val="00C020DD"/>
    <w:rsid w:val="00C02981"/>
    <w:rsid w:val="00C044DF"/>
    <w:rsid w:val="00C04E9F"/>
    <w:rsid w:val="00C04FE6"/>
    <w:rsid w:val="00C05232"/>
    <w:rsid w:val="00C061D8"/>
    <w:rsid w:val="00C06A38"/>
    <w:rsid w:val="00C06F91"/>
    <w:rsid w:val="00C07C5B"/>
    <w:rsid w:val="00C10639"/>
    <w:rsid w:val="00C10F1F"/>
    <w:rsid w:val="00C1120C"/>
    <w:rsid w:val="00C11D83"/>
    <w:rsid w:val="00C127FC"/>
    <w:rsid w:val="00C12F4E"/>
    <w:rsid w:val="00C1373A"/>
    <w:rsid w:val="00C13908"/>
    <w:rsid w:val="00C13BDA"/>
    <w:rsid w:val="00C143B7"/>
    <w:rsid w:val="00C151F0"/>
    <w:rsid w:val="00C1543E"/>
    <w:rsid w:val="00C154E1"/>
    <w:rsid w:val="00C15748"/>
    <w:rsid w:val="00C15911"/>
    <w:rsid w:val="00C15CA6"/>
    <w:rsid w:val="00C15D72"/>
    <w:rsid w:val="00C16EAF"/>
    <w:rsid w:val="00C16EF6"/>
    <w:rsid w:val="00C1711A"/>
    <w:rsid w:val="00C17163"/>
    <w:rsid w:val="00C17E50"/>
    <w:rsid w:val="00C17EF2"/>
    <w:rsid w:val="00C20160"/>
    <w:rsid w:val="00C2077C"/>
    <w:rsid w:val="00C20C1D"/>
    <w:rsid w:val="00C20DC4"/>
    <w:rsid w:val="00C22D1B"/>
    <w:rsid w:val="00C22F20"/>
    <w:rsid w:val="00C23392"/>
    <w:rsid w:val="00C24733"/>
    <w:rsid w:val="00C24AB2"/>
    <w:rsid w:val="00C24C2D"/>
    <w:rsid w:val="00C25393"/>
    <w:rsid w:val="00C25A65"/>
    <w:rsid w:val="00C25B2D"/>
    <w:rsid w:val="00C25C8C"/>
    <w:rsid w:val="00C25F06"/>
    <w:rsid w:val="00C271A2"/>
    <w:rsid w:val="00C27577"/>
    <w:rsid w:val="00C27795"/>
    <w:rsid w:val="00C27DDC"/>
    <w:rsid w:val="00C311EF"/>
    <w:rsid w:val="00C317FB"/>
    <w:rsid w:val="00C31D49"/>
    <w:rsid w:val="00C329F1"/>
    <w:rsid w:val="00C33CA7"/>
    <w:rsid w:val="00C345FD"/>
    <w:rsid w:val="00C34F7C"/>
    <w:rsid w:val="00C351B5"/>
    <w:rsid w:val="00C359B8"/>
    <w:rsid w:val="00C36989"/>
    <w:rsid w:val="00C375F5"/>
    <w:rsid w:val="00C4009D"/>
    <w:rsid w:val="00C40780"/>
    <w:rsid w:val="00C40DBF"/>
    <w:rsid w:val="00C40F86"/>
    <w:rsid w:val="00C4148E"/>
    <w:rsid w:val="00C41A9D"/>
    <w:rsid w:val="00C424A9"/>
    <w:rsid w:val="00C42AEF"/>
    <w:rsid w:val="00C430B2"/>
    <w:rsid w:val="00C43AF9"/>
    <w:rsid w:val="00C44764"/>
    <w:rsid w:val="00C44DBD"/>
    <w:rsid w:val="00C4507E"/>
    <w:rsid w:val="00C45222"/>
    <w:rsid w:val="00C45305"/>
    <w:rsid w:val="00C454F6"/>
    <w:rsid w:val="00C45A57"/>
    <w:rsid w:val="00C479D1"/>
    <w:rsid w:val="00C47B91"/>
    <w:rsid w:val="00C51520"/>
    <w:rsid w:val="00C529A9"/>
    <w:rsid w:val="00C52F42"/>
    <w:rsid w:val="00C53159"/>
    <w:rsid w:val="00C54BC3"/>
    <w:rsid w:val="00C55D2C"/>
    <w:rsid w:val="00C55EA8"/>
    <w:rsid w:val="00C55EFA"/>
    <w:rsid w:val="00C56918"/>
    <w:rsid w:val="00C56AE3"/>
    <w:rsid w:val="00C571A2"/>
    <w:rsid w:val="00C575EA"/>
    <w:rsid w:val="00C57704"/>
    <w:rsid w:val="00C6064C"/>
    <w:rsid w:val="00C60ACE"/>
    <w:rsid w:val="00C61440"/>
    <w:rsid w:val="00C617F6"/>
    <w:rsid w:val="00C62D5F"/>
    <w:rsid w:val="00C63205"/>
    <w:rsid w:val="00C63A12"/>
    <w:rsid w:val="00C63FB7"/>
    <w:rsid w:val="00C640D1"/>
    <w:rsid w:val="00C6433B"/>
    <w:rsid w:val="00C6477F"/>
    <w:rsid w:val="00C66BDF"/>
    <w:rsid w:val="00C6708B"/>
    <w:rsid w:val="00C67BA7"/>
    <w:rsid w:val="00C70103"/>
    <w:rsid w:val="00C702FD"/>
    <w:rsid w:val="00C707EC"/>
    <w:rsid w:val="00C70819"/>
    <w:rsid w:val="00C708CB"/>
    <w:rsid w:val="00C70AA6"/>
    <w:rsid w:val="00C70D50"/>
    <w:rsid w:val="00C70F9C"/>
    <w:rsid w:val="00C715A3"/>
    <w:rsid w:val="00C71A0B"/>
    <w:rsid w:val="00C7265F"/>
    <w:rsid w:val="00C72770"/>
    <w:rsid w:val="00C73BF3"/>
    <w:rsid w:val="00C741EB"/>
    <w:rsid w:val="00C7441C"/>
    <w:rsid w:val="00C748DD"/>
    <w:rsid w:val="00C74EC0"/>
    <w:rsid w:val="00C76075"/>
    <w:rsid w:val="00C7649E"/>
    <w:rsid w:val="00C76696"/>
    <w:rsid w:val="00C76857"/>
    <w:rsid w:val="00C769A7"/>
    <w:rsid w:val="00C76F8E"/>
    <w:rsid w:val="00C76F99"/>
    <w:rsid w:val="00C777CB"/>
    <w:rsid w:val="00C77ACD"/>
    <w:rsid w:val="00C8112E"/>
    <w:rsid w:val="00C814AF"/>
    <w:rsid w:val="00C81800"/>
    <w:rsid w:val="00C818E9"/>
    <w:rsid w:val="00C81A0E"/>
    <w:rsid w:val="00C81C70"/>
    <w:rsid w:val="00C82795"/>
    <w:rsid w:val="00C82FE2"/>
    <w:rsid w:val="00C83188"/>
    <w:rsid w:val="00C8338B"/>
    <w:rsid w:val="00C83ABF"/>
    <w:rsid w:val="00C8410A"/>
    <w:rsid w:val="00C84936"/>
    <w:rsid w:val="00C84B0B"/>
    <w:rsid w:val="00C8515D"/>
    <w:rsid w:val="00C86D1E"/>
    <w:rsid w:val="00C87094"/>
    <w:rsid w:val="00C9027E"/>
    <w:rsid w:val="00C909D1"/>
    <w:rsid w:val="00C90FA0"/>
    <w:rsid w:val="00C91BF1"/>
    <w:rsid w:val="00C945FD"/>
    <w:rsid w:val="00C9479D"/>
    <w:rsid w:val="00C94CC0"/>
    <w:rsid w:val="00C9544E"/>
    <w:rsid w:val="00C96315"/>
    <w:rsid w:val="00C96C1C"/>
    <w:rsid w:val="00C9773B"/>
    <w:rsid w:val="00C979F0"/>
    <w:rsid w:val="00CA1015"/>
    <w:rsid w:val="00CA17AE"/>
    <w:rsid w:val="00CA21DA"/>
    <w:rsid w:val="00CA2565"/>
    <w:rsid w:val="00CA2B77"/>
    <w:rsid w:val="00CA336F"/>
    <w:rsid w:val="00CA3796"/>
    <w:rsid w:val="00CA3E51"/>
    <w:rsid w:val="00CA3F4E"/>
    <w:rsid w:val="00CA4153"/>
    <w:rsid w:val="00CA4928"/>
    <w:rsid w:val="00CA4A25"/>
    <w:rsid w:val="00CA4D77"/>
    <w:rsid w:val="00CA5133"/>
    <w:rsid w:val="00CA586B"/>
    <w:rsid w:val="00CA659E"/>
    <w:rsid w:val="00CA72BB"/>
    <w:rsid w:val="00CA7902"/>
    <w:rsid w:val="00CA7EDB"/>
    <w:rsid w:val="00CB0C9B"/>
    <w:rsid w:val="00CB2292"/>
    <w:rsid w:val="00CB2318"/>
    <w:rsid w:val="00CB2475"/>
    <w:rsid w:val="00CB273D"/>
    <w:rsid w:val="00CB2D96"/>
    <w:rsid w:val="00CB39C3"/>
    <w:rsid w:val="00CB48FD"/>
    <w:rsid w:val="00CB505A"/>
    <w:rsid w:val="00CB565A"/>
    <w:rsid w:val="00CB5C31"/>
    <w:rsid w:val="00CB5F6E"/>
    <w:rsid w:val="00CB625D"/>
    <w:rsid w:val="00CB654B"/>
    <w:rsid w:val="00CB6AA5"/>
    <w:rsid w:val="00CC08F6"/>
    <w:rsid w:val="00CC0A8E"/>
    <w:rsid w:val="00CC0C25"/>
    <w:rsid w:val="00CC0CC2"/>
    <w:rsid w:val="00CC0CCC"/>
    <w:rsid w:val="00CC0F06"/>
    <w:rsid w:val="00CC0FF5"/>
    <w:rsid w:val="00CC1CF7"/>
    <w:rsid w:val="00CC29D5"/>
    <w:rsid w:val="00CC2F4B"/>
    <w:rsid w:val="00CC31A5"/>
    <w:rsid w:val="00CC33C7"/>
    <w:rsid w:val="00CC373C"/>
    <w:rsid w:val="00CC449E"/>
    <w:rsid w:val="00CC4727"/>
    <w:rsid w:val="00CC47E2"/>
    <w:rsid w:val="00CC4B36"/>
    <w:rsid w:val="00CC4CD8"/>
    <w:rsid w:val="00CC6192"/>
    <w:rsid w:val="00CC620A"/>
    <w:rsid w:val="00CC6BCE"/>
    <w:rsid w:val="00CC6F6F"/>
    <w:rsid w:val="00CC727B"/>
    <w:rsid w:val="00CD030F"/>
    <w:rsid w:val="00CD06CC"/>
    <w:rsid w:val="00CD11BA"/>
    <w:rsid w:val="00CD1FB3"/>
    <w:rsid w:val="00CD293E"/>
    <w:rsid w:val="00CD29FA"/>
    <w:rsid w:val="00CD2AFB"/>
    <w:rsid w:val="00CD329A"/>
    <w:rsid w:val="00CD39CB"/>
    <w:rsid w:val="00CD3A05"/>
    <w:rsid w:val="00CD3C2D"/>
    <w:rsid w:val="00CD4500"/>
    <w:rsid w:val="00CD4576"/>
    <w:rsid w:val="00CD4C0C"/>
    <w:rsid w:val="00CD5057"/>
    <w:rsid w:val="00CD518A"/>
    <w:rsid w:val="00CD6217"/>
    <w:rsid w:val="00CD636F"/>
    <w:rsid w:val="00CD6527"/>
    <w:rsid w:val="00CD6974"/>
    <w:rsid w:val="00CD6F5B"/>
    <w:rsid w:val="00CD70A7"/>
    <w:rsid w:val="00CE00CB"/>
    <w:rsid w:val="00CE05DB"/>
    <w:rsid w:val="00CE17E2"/>
    <w:rsid w:val="00CE1CB4"/>
    <w:rsid w:val="00CE371E"/>
    <w:rsid w:val="00CE3E08"/>
    <w:rsid w:val="00CE4193"/>
    <w:rsid w:val="00CE53CB"/>
    <w:rsid w:val="00CE55CC"/>
    <w:rsid w:val="00CE5BE2"/>
    <w:rsid w:val="00CE5DD5"/>
    <w:rsid w:val="00CE63CD"/>
    <w:rsid w:val="00CE6DD6"/>
    <w:rsid w:val="00CE6E12"/>
    <w:rsid w:val="00CE70F4"/>
    <w:rsid w:val="00CE7324"/>
    <w:rsid w:val="00CE7EC2"/>
    <w:rsid w:val="00CF0CC7"/>
    <w:rsid w:val="00CF1642"/>
    <w:rsid w:val="00CF2BA7"/>
    <w:rsid w:val="00CF2D9D"/>
    <w:rsid w:val="00CF2F93"/>
    <w:rsid w:val="00CF2FA5"/>
    <w:rsid w:val="00CF3479"/>
    <w:rsid w:val="00CF45CA"/>
    <w:rsid w:val="00CF4D77"/>
    <w:rsid w:val="00CF4DEF"/>
    <w:rsid w:val="00CF516D"/>
    <w:rsid w:val="00CF5183"/>
    <w:rsid w:val="00CF53E4"/>
    <w:rsid w:val="00CF5B0F"/>
    <w:rsid w:val="00CF5BCC"/>
    <w:rsid w:val="00CF65C9"/>
    <w:rsid w:val="00CF6669"/>
    <w:rsid w:val="00CF6CD9"/>
    <w:rsid w:val="00CF71AE"/>
    <w:rsid w:val="00CF755A"/>
    <w:rsid w:val="00CF79AB"/>
    <w:rsid w:val="00CF7A13"/>
    <w:rsid w:val="00CF7BFC"/>
    <w:rsid w:val="00D003CE"/>
    <w:rsid w:val="00D006DE"/>
    <w:rsid w:val="00D008A9"/>
    <w:rsid w:val="00D01494"/>
    <w:rsid w:val="00D014C7"/>
    <w:rsid w:val="00D01A74"/>
    <w:rsid w:val="00D02287"/>
    <w:rsid w:val="00D032F5"/>
    <w:rsid w:val="00D03917"/>
    <w:rsid w:val="00D03B8F"/>
    <w:rsid w:val="00D05523"/>
    <w:rsid w:val="00D05808"/>
    <w:rsid w:val="00D0609C"/>
    <w:rsid w:val="00D07002"/>
    <w:rsid w:val="00D0723D"/>
    <w:rsid w:val="00D0757A"/>
    <w:rsid w:val="00D07614"/>
    <w:rsid w:val="00D076AB"/>
    <w:rsid w:val="00D077D4"/>
    <w:rsid w:val="00D079C4"/>
    <w:rsid w:val="00D104A7"/>
    <w:rsid w:val="00D10845"/>
    <w:rsid w:val="00D10BA9"/>
    <w:rsid w:val="00D1162A"/>
    <w:rsid w:val="00D11FFA"/>
    <w:rsid w:val="00D12C93"/>
    <w:rsid w:val="00D12D80"/>
    <w:rsid w:val="00D12E09"/>
    <w:rsid w:val="00D138B8"/>
    <w:rsid w:val="00D138B9"/>
    <w:rsid w:val="00D13F21"/>
    <w:rsid w:val="00D147D4"/>
    <w:rsid w:val="00D14CD8"/>
    <w:rsid w:val="00D163B0"/>
    <w:rsid w:val="00D163B5"/>
    <w:rsid w:val="00D16F8A"/>
    <w:rsid w:val="00D171F7"/>
    <w:rsid w:val="00D175F4"/>
    <w:rsid w:val="00D17755"/>
    <w:rsid w:val="00D178DB"/>
    <w:rsid w:val="00D21048"/>
    <w:rsid w:val="00D210DB"/>
    <w:rsid w:val="00D2238E"/>
    <w:rsid w:val="00D224F1"/>
    <w:rsid w:val="00D22E88"/>
    <w:rsid w:val="00D2322F"/>
    <w:rsid w:val="00D2325C"/>
    <w:rsid w:val="00D232E5"/>
    <w:rsid w:val="00D24029"/>
    <w:rsid w:val="00D248BA"/>
    <w:rsid w:val="00D25353"/>
    <w:rsid w:val="00D253D3"/>
    <w:rsid w:val="00D267FC"/>
    <w:rsid w:val="00D27407"/>
    <w:rsid w:val="00D2782B"/>
    <w:rsid w:val="00D3032F"/>
    <w:rsid w:val="00D30E26"/>
    <w:rsid w:val="00D30EA1"/>
    <w:rsid w:val="00D31D52"/>
    <w:rsid w:val="00D31F62"/>
    <w:rsid w:val="00D3276C"/>
    <w:rsid w:val="00D33249"/>
    <w:rsid w:val="00D333A8"/>
    <w:rsid w:val="00D33476"/>
    <w:rsid w:val="00D34405"/>
    <w:rsid w:val="00D34A0F"/>
    <w:rsid w:val="00D35A6C"/>
    <w:rsid w:val="00D36653"/>
    <w:rsid w:val="00D36ACC"/>
    <w:rsid w:val="00D37043"/>
    <w:rsid w:val="00D37448"/>
    <w:rsid w:val="00D375AF"/>
    <w:rsid w:val="00D37910"/>
    <w:rsid w:val="00D41595"/>
    <w:rsid w:val="00D41A61"/>
    <w:rsid w:val="00D41B9A"/>
    <w:rsid w:val="00D420D8"/>
    <w:rsid w:val="00D42863"/>
    <w:rsid w:val="00D42C32"/>
    <w:rsid w:val="00D42CD3"/>
    <w:rsid w:val="00D4334A"/>
    <w:rsid w:val="00D434B7"/>
    <w:rsid w:val="00D438C6"/>
    <w:rsid w:val="00D43BB5"/>
    <w:rsid w:val="00D44549"/>
    <w:rsid w:val="00D44E9C"/>
    <w:rsid w:val="00D44F43"/>
    <w:rsid w:val="00D4560B"/>
    <w:rsid w:val="00D470BE"/>
    <w:rsid w:val="00D476C7"/>
    <w:rsid w:val="00D47DA1"/>
    <w:rsid w:val="00D50799"/>
    <w:rsid w:val="00D507B4"/>
    <w:rsid w:val="00D50A12"/>
    <w:rsid w:val="00D50A43"/>
    <w:rsid w:val="00D50D13"/>
    <w:rsid w:val="00D51A80"/>
    <w:rsid w:val="00D52600"/>
    <w:rsid w:val="00D52A03"/>
    <w:rsid w:val="00D5369D"/>
    <w:rsid w:val="00D54161"/>
    <w:rsid w:val="00D552E6"/>
    <w:rsid w:val="00D55344"/>
    <w:rsid w:val="00D55A55"/>
    <w:rsid w:val="00D55F36"/>
    <w:rsid w:val="00D56057"/>
    <w:rsid w:val="00D56763"/>
    <w:rsid w:val="00D5791A"/>
    <w:rsid w:val="00D57A6A"/>
    <w:rsid w:val="00D57C60"/>
    <w:rsid w:val="00D57C68"/>
    <w:rsid w:val="00D60926"/>
    <w:rsid w:val="00D60D9F"/>
    <w:rsid w:val="00D6231F"/>
    <w:rsid w:val="00D623F1"/>
    <w:rsid w:val="00D62745"/>
    <w:rsid w:val="00D62767"/>
    <w:rsid w:val="00D62B21"/>
    <w:rsid w:val="00D62F4F"/>
    <w:rsid w:val="00D63C07"/>
    <w:rsid w:val="00D65122"/>
    <w:rsid w:val="00D651F2"/>
    <w:rsid w:val="00D6590E"/>
    <w:rsid w:val="00D65C36"/>
    <w:rsid w:val="00D661D0"/>
    <w:rsid w:val="00D663FF"/>
    <w:rsid w:val="00D672B0"/>
    <w:rsid w:val="00D6773D"/>
    <w:rsid w:val="00D6798B"/>
    <w:rsid w:val="00D67B2E"/>
    <w:rsid w:val="00D70578"/>
    <w:rsid w:val="00D70792"/>
    <w:rsid w:val="00D70CB5"/>
    <w:rsid w:val="00D71645"/>
    <w:rsid w:val="00D718A6"/>
    <w:rsid w:val="00D7203F"/>
    <w:rsid w:val="00D724ED"/>
    <w:rsid w:val="00D730B4"/>
    <w:rsid w:val="00D7335B"/>
    <w:rsid w:val="00D73811"/>
    <w:rsid w:val="00D7381C"/>
    <w:rsid w:val="00D73F12"/>
    <w:rsid w:val="00D74532"/>
    <w:rsid w:val="00D74D2E"/>
    <w:rsid w:val="00D753B0"/>
    <w:rsid w:val="00D75769"/>
    <w:rsid w:val="00D75BB8"/>
    <w:rsid w:val="00D76A0D"/>
    <w:rsid w:val="00D7719D"/>
    <w:rsid w:val="00D77204"/>
    <w:rsid w:val="00D77A2B"/>
    <w:rsid w:val="00D77B9C"/>
    <w:rsid w:val="00D77BE4"/>
    <w:rsid w:val="00D8185B"/>
    <w:rsid w:val="00D81E9D"/>
    <w:rsid w:val="00D820DD"/>
    <w:rsid w:val="00D8242A"/>
    <w:rsid w:val="00D82D75"/>
    <w:rsid w:val="00D83305"/>
    <w:rsid w:val="00D83391"/>
    <w:rsid w:val="00D83688"/>
    <w:rsid w:val="00D83C7D"/>
    <w:rsid w:val="00D83F4B"/>
    <w:rsid w:val="00D84285"/>
    <w:rsid w:val="00D842AC"/>
    <w:rsid w:val="00D8442A"/>
    <w:rsid w:val="00D848D1"/>
    <w:rsid w:val="00D84C1A"/>
    <w:rsid w:val="00D84C43"/>
    <w:rsid w:val="00D84EFC"/>
    <w:rsid w:val="00D854AC"/>
    <w:rsid w:val="00D8551F"/>
    <w:rsid w:val="00D86011"/>
    <w:rsid w:val="00D861A3"/>
    <w:rsid w:val="00D9009D"/>
    <w:rsid w:val="00D9012E"/>
    <w:rsid w:val="00D90C12"/>
    <w:rsid w:val="00D91219"/>
    <w:rsid w:val="00D915A7"/>
    <w:rsid w:val="00D91C72"/>
    <w:rsid w:val="00D921E9"/>
    <w:rsid w:val="00D925E2"/>
    <w:rsid w:val="00D92D0D"/>
    <w:rsid w:val="00D92E8F"/>
    <w:rsid w:val="00D93B77"/>
    <w:rsid w:val="00D94499"/>
    <w:rsid w:val="00D947C2"/>
    <w:rsid w:val="00D94DFB"/>
    <w:rsid w:val="00D950DD"/>
    <w:rsid w:val="00D95580"/>
    <w:rsid w:val="00D959B4"/>
    <w:rsid w:val="00D96E09"/>
    <w:rsid w:val="00D974B4"/>
    <w:rsid w:val="00DA03C5"/>
    <w:rsid w:val="00DA080F"/>
    <w:rsid w:val="00DA1D32"/>
    <w:rsid w:val="00DA35B1"/>
    <w:rsid w:val="00DA36A1"/>
    <w:rsid w:val="00DA388D"/>
    <w:rsid w:val="00DA3AC5"/>
    <w:rsid w:val="00DA47CE"/>
    <w:rsid w:val="00DA47D8"/>
    <w:rsid w:val="00DA5E59"/>
    <w:rsid w:val="00DA6076"/>
    <w:rsid w:val="00DA6957"/>
    <w:rsid w:val="00DA6D80"/>
    <w:rsid w:val="00DA7130"/>
    <w:rsid w:val="00DA7561"/>
    <w:rsid w:val="00DA77D2"/>
    <w:rsid w:val="00DB07B4"/>
    <w:rsid w:val="00DB08BF"/>
    <w:rsid w:val="00DB0B15"/>
    <w:rsid w:val="00DB0DB3"/>
    <w:rsid w:val="00DB11FD"/>
    <w:rsid w:val="00DB2135"/>
    <w:rsid w:val="00DB2497"/>
    <w:rsid w:val="00DB2CCE"/>
    <w:rsid w:val="00DB3118"/>
    <w:rsid w:val="00DB32AF"/>
    <w:rsid w:val="00DB3511"/>
    <w:rsid w:val="00DB5251"/>
    <w:rsid w:val="00DB5A04"/>
    <w:rsid w:val="00DB5A2A"/>
    <w:rsid w:val="00DB5C0B"/>
    <w:rsid w:val="00DB6443"/>
    <w:rsid w:val="00DB6552"/>
    <w:rsid w:val="00DB6E73"/>
    <w:rsid w:val="00DB77D7"/>
    <w:rsid w:val="00DB79CE"/>
    <w:rsid w:val="00DC039D"/>
    <w:rsid w:val="00DC0542"/>
    <w:rsid w:val="00DC0A15"/>
    <w:rsid w:val="00DC0BA2"/>
    <w:rsid w:val="00DC0D3E"/>
    <w:rsid w:val="00DC13C2"/>
    <w:rsid w:val="00DC19AB"/>
    <w:rsid w:val="00DC1FB7"/>
    <w:rsid w:val="00DC227F"/>
    <w:rsid w:val="00DC314B"/>
    <w:rsid w:val="00DC3933"/>
    <w:rsid w:val="00DC50A2"/>
    <w:rsid w:val="00DC7867"/>
    <w:rsid w:val="00DC7914"/>
    <w:rsid w:val="00DC7DC1"/>
    <w:rsid w:val="00DD0B69"/>
    <w:rsid w:val="00DD0C83"/>
    <w:rsid w:val="00DD0FD3"/>
    <w:rsid w:val="00DD17D5"/>
    <w:rsid w:val="00DD3007"/>
    <w:rsid w:val="00DD30C6"/>
    <w:rsid w:val="00DD497C"/>
    <w:rsid w:val="00DD4D26"/>
    <w:rsid w:val="00DD4EC4"/>
    <w:rsid w:val="00DD4F0A"/>
    <w:rsid w:val="00DD5914"/>
    <w:rsid w:val="00DD6277"/>
    <w:rsid w:val="00DD6B86"/>
    <w:rsid w:val="00DD6C2E"/>
    <w:rsid w:val="00DD731F"/>
    <w:rsid w:val="00DD73F3"/>
    <w:rsid w:val="00DD74C3"/>
    <w:rsid w:val="00DD7EFD"/>
    <w:rsid w:val="00DE0C71"/>
    <w:rsid w:val="00DE0DEA"/>
    <w:rsid w:val="00DE19CF"/>
    <w:rsid w:val="00DE24C1"/>
    <w:rsid w:val="00DE2556"/>
    <w:rsid w:val="00DE2961"/>
    <w:rsid w:val="00DE4A32"/>
    <w:rsid w:val="00DE4CD6"/>
    <w:rsid w:val="00DE4E10"/>
    <w:rsid w:val="00DE4EF8"/>
    <w:rsid w:val="00DE532A"/>
    <w:rsid w:val="00DE5391"/>
    <w:rsid w:val="00DE55E3"/>
    <w:rsid w:val="00DE56CB"/>
    <w:rsid w:val="00DE5863"/>
    <w:rsid w:val="00DE5952"/>
    <w:rsid w:val="00DE5D7E"/>
    <w:rsid w:val="00DE5F58"/>
    <w:rsid w:val="00DE61F6"/>
    <w:rsid w:val="00DE6941"/>
    <w:rsid w:val="00DF07B0"/>
    <w:rsid w:val="00DF07E4"/>
    <w:rsid w:val="00DF0C08"/>
    <w:rsid w:val="00DF0EB1"/>
    <w:rsid w:val="00DF1B1A"/>
    <w:rsid w:val="00DF2813"/>
    <w:rsid w:val="00DF2957"/>
    <w:rsid w:val="00DF2A3E"/>
    <w:rsid w:val="00DF2C42"/>
    <w:rsid w:val="00DF3258"/>
    <w:rsid w:val="00DF3DC1"/>
    <w:rsid w:val="00DF458F"/>
    <w:rsid w:val="00DF4EBD"/>
    <w:rsid w:val="00DF5469"/>
    <w:rsid w:val="00DF5912"/>
    <w:rsid w:val="00DF5F42"/>
    <w:rsid w:val="00DF617F"/>
    <w:rsid w:val="00DF626E"/>
    <w:rsid w:val="00DF7004"/>
    <w:rsid w:val="00DF706C"/>
    <w:rsid w:val="00DF78F6"/>
    <w:rsid w:val="00E00B43"/>
    <w:rsid w:val="00E00DB1"/>
    <w:rsid w:val="00E0120E"/>
    <w:rsid w:val="00E01F57"/>
    <w:rsid w:val="00E0230C"/>
    <w:rsid w:val="00E02624"/>
    <w:rsid w:val="00E02CE2"/>
    <w:rsid w:val="00E02E85"/>
    <w:rsid w:val="00E03120"/>
    <w:rsid w:val="00E03436"/>
    <w:rsid w:val="00E041D3"/>
    <w:rsid w:val="00E052C9"/>
    <w:rsid w:val="00E05EE7"/>
    <w:rsid w:val="00E062D8"/>
    <w:rsid w:val="00E06393"/>
    <w:rsid w:val="00E06C9F"/>
    <w:rsid w:val="00E06E09"/>
    <w:rsid w:val="00E06FDD"/>
    <w:rsid w:val="00E07C41"/>
    <w:rsid w:val="00E102AC"/>
    <w:rsid w:val="00E10998"/>
    <w:rsid w:val="00E10C8B"/>
    <w:rsid w:val="00E10FC1"/>
    <w:rsid w:val="00E1176C"/>
    <w:rsid w:val="00E11F00"/>
    <w:rsid w:val="00E11FA1"/>
    <w:rsid w:val="00E12707"/>
    <w:rsid w:val="00E1307E"/>
    <w:rsid w:val="00E144BD"/>
    <w:rsid w:val="00E14CD4"/>
    <w:rsid w:val="00E14F3A"/>
    <w:rsid w:val="00E153CF"/>
    <w:rsid w:val="00E1668C"/>
    <w:rsid w:val="00E167A9"/>
    <w:rsid w:val="00E17132"/>
    <w:rsid w:val="00E20094"/>
    <w:rsid w:val="00E20BC8"/>
    <w:rsid w:val="00E20F8F"/>
    <w:rsid w:val="00E210FF"/>
    <w:rsid w:val="00E21B30"/>
    <w:rsid w:val="00E21CE2"/>
    <w:rsid w:val="00E21E1B"/>
    <w:rsid w:val="00E22262"/>
    <w:rsid w:val="00E222F8"/>
    <w:rsid w:val="00E22BAE"/>
    <w:rsid w:val="00E22E05"/>
    <w:rsid w:val="00E230C3"/>
    <w:rsid w:val="00E23A67"/>
    <w:rsid w:val="00E24A29"/>
    <w:rsid w:val="00E25F04"/>
    <w:rsid w:val="00E264D7"/>
    <w:rsid w:val="00E264F2"/>
    <w:rsid w:val="00E26900"/>
    <w:rsid w:val="00E26D55"/>
    <w:rsid w:val="00E26D8F"/>
    <w:rsid w:val="00E277E9"/>
    <w:rsid w:val="00E278A4"/>
    <w:rsid w:val="00E27C75"/>
    <w:rsid w:val="00E27C76"/>
    <w:rsid w:val="00E301F3"/>
    <w:rsid w:val="00E3064B"/>
    <w:rsid w:val="00E30A61"/>
    <w:rsid w:val="00E30A8F"/>
    <w:rsid w:val="00E30AE5"/>
    <w:rsid w:val="00E314AC"/>
    <w:rsid w:val="00E3152B"/>
    <w:rsid w:val="00E31B38"/>
    <w:rsid w:val="00E32CCE"/>
    <w:rsid w:val="00E32DB0"/>
    <w:rsid w:val="00E334A0"/>
    <w:rsid w:val="00E3392B"/>
    <w:rsid w:val="00E33C04"/>
    <w:rsid w:val="00E34C61"/>
    <w:rsid w:val="00E352E0"/>
    <w:rsid w:val="00E352E6"/>
    <w:rsid w:val="00E35544"/>
    <w:rsid w:val="00E35EE9"/>
    <w:rsid w:val="00E36FA5"/>
    <w:rsid w:val="00E3757D"/>
    <w:rsid w:val="00E3791F"/>
    <w:rsid w:val="00E37956"/>
    <w:rsid w:val="00E37B53"/>
    <w:rsid w:val="00E37DE8"/>
    <w:rsid w:val="00E37FC2"/>
    <w:rsid w:val="00E400B0"/>
    <w:rsid w:val="00E4063D"/>
    <w:rsid w:val="00E40B14"/>
    <w:rsid w:val="00E41C1C"/>
    <w:rsid w:val="00E41E7E"/>
    <w:rsid w:val="00E420AE"/>
    <w:rsid w:val="00E42A79"/>
    <w:rsid w:val="00E42AE6"/>
    <w:rsid w:val="00E42FFB"/>
    <w:rsid w:val="00E431EA"/>
    <w:rsid w:val="00E43E49"/>
    <w:rsid w:val="00E4446D"/>
    <w:rsid w:val="00E44994"/>
    <w:rsid w:val="00E44F98"/>
    <w:rsid w:val="00E453BB"/>
    <w:rsid w:val="00E45A93"/>
    <w:rsid w:val="00E467A4"/>
    <w:rsid w:val="00E47BE3"/>
    <w:rsid w:val="00E51068"/>
    <w:rsid w:val="00E51687"/>
    <w:rsid w:val="00E51736"/>
    <w:rsid w:val="00E51FDD"/>
    <w:rsid w:val="00E52159"/>
    <w:rsid w:val="00E52718"/>
    <w:rsid w:val="00E5550C"/>
    <w:rsid w:val="00E55976"/>
    <w:rsid w:val="00E55C63"/>
    <w:rsid w:val="00E560F6"/>
    <w:rsid w:val="00E562B6"/>
    <w:rsid w:val="00E577C3"/>
    <w:rsid w:val="00E57CF9"/>
    <w:rsid w:val="00E57D24"/>
    <w:rsid w:val="00E617A6"/>
    <w:rsid w:val="00E6232D"/>
    <w:rsid w:val="00E63110"/>
    <w:rsid w:val="00E632AA"/>
    <w:rsid w:val="00E63680"/>
    <w:rsid w:val="00E63D17"/>
    <w:rsid w:val="00E64BAF"/>
    <w:rsid w:val="00E651F4"/>
    <w:rsid w:val="00E652C9"/>
    <w:rsid w:val="00E65319"/>
    <w:rsid w:val="00E65661"/>
    <w:rsid w:val="00E66A51"/>
    <w:rsid w:val="00E66C4E"/>
    <w:rsid w:val="00E67513"/>
    <w:rsid w:val="00E70407"/>
    <w:rsid w:val="00E70C36"/>
    <w:rsid w:val="00E71617"/>
    <w:rsid w:val="00E717B8"/>
    <w:rsid w:val="00E7182E"/>
    <w:rsid w:val="00E727B2"/>
    <w:rsid w:val="00E728AC"/>
    <w:rsid w:val="00E72B0D"/>
    <w:rsid w:val="00E72F3E"/>
    <w:rsid w:val="00E73BA7"/>
    <w:rsid w:val="00E73C59"/>
    <w:rsid w:val="00E7470C"/>
    <w:rsid w:val="00E7486F"/>
    <w:rsid w:val="00E75ADA"/>
    <w:rsid w:val="00E75B48"/>
    <w:rsid w:val="00E75E3E"/>
    <w:rsid w:val="00E76118"/>
    <w:rsid w:val="00E77353"/>
    <w:rsid w:val="00E77D4D"/>
    <w:rsid w:val="00E8052E"/>
    <w:rsid w:val="00E80F04"/>
    <w:rsid w:val="00E82530"/>
    <w:rsid w:val="00E8295E"/>
    <w:rsid w:val="00E82F83"/>
    <w:rsid w:val="00E83604"/>
    <w:rsid w:val="00E83A21"/>
    <w:rsid w:val="00E840A3"/>
    <w:rsid w:val="00E84863"/>
    <w:rsid w:val="00E84B56"/>
    <w:rsid w:val="00E84DF7"/>
    <w:rsid w:val="00E8556D"/>
    <w:rsid w:val="00E860DF"/>
    <w:rsid w:val="00E86238"/>
    <w:rsid w:val="00E86AA3"/>
    <w:rsid w:val="00E86EE0"/>
    <w:rsid w:val="00E871F0"/>
    <w:rsid w:val="00E87384"/>
    <w:rsid w:val="00E90744"/>
    <w:rsid w:val="00E90C4F"/>
    <w:rsid w:val="00E91ED8"/>
    <w:rsid w:val="00E923A9"/>
    <w:rsid w:val="00E92421"/>
    <w:rsid w:val="00E9311F"/>
    <w:rsid w:val="00E93356"/>
    <w:rsid w:val="00E933A8"/>
    <w:rsid w:val="00E93414"/>
    <w:rsid w:val="00E9351D"/>
    <w:rsid w:val="00E93EA8"/>
    <w:rsid w:val="00E94E0A"/>
    <w:rsid w:val="00E94F3D"/>
    <w:rsid w:val="00E95696"/>
    <w:rsid w:val="00E95E44"/>
    <w:rsid w:val="00E96043"/>
    <w:rsid w:val="00E97779"/>
    <w:rsid w:val="00E9788B"/>
    <w:rsid w:val="00E978E5"/>
    <w:rsid w:val="00E97E4A"/>
    <w:rsid w:val="00EA0A56"/>
    <w:rsid w:val="00EA113B"/>
    <w:rsid w:val="00EA11D9"/>
    <w:rsid w:val="00EA1389"/>
    <w:rsid w:val="00EA19DF"/>
    <w:rsid w:val="00EA2BDB"/>
    <w:rsid w:val="00EA30B7"/>
    <w:rsid w:val="00EA346D"/>
    <w:rsid w:val="00EA4438"/>
    <w:rsid w:val="00EA46BA"/>
    <w:rsid w:val="00EA4D50"/>
    <w:rsid w:val="00EA4E32"/>
    <w:rsid w:val="00EA5550"/>
    <w:rsid w:val="00EA58E1"/>
    <w:rsid w:val="00EA6B06"/>
    <w:rsid w:val="00EA7487"/>
    <w:rsid w:val="00EA7CDA"/>
    <w:rsid w:val="00EA7E45"/>
    <w:rsid w:val="00EA7E7E"/>
    <w:rsid w:val="00EB015B"/>
    <w:rsid w:val="00EB017E"/>
    <w:rsid w:val="00EB0314"/>
    <w:rsid w:val="00EB15EF"/>
    <w:rsid w:val="00EB22CF"/>
    <w:rsid w:val="00EB29B1"/>
    <w:rsid w:val="00EB338B"/>
    <w:rsid w:val="00EB4136"/>
    <w:rsid w:val="00EB43FF"/>
    <w:rsid w:val="00EB5315"/>
    <w:rsid w:val="00EB5FE7"/>
    <w:rsid w:val="00EB75C4"/>
    <w:rsid w:val="00EB7D06"/>
    <w:rsid w:val="00EC0389"/>
    <w:rsid w:val="00EC0BDA"/>
    <w:rsid w:val="00EC0C32"/>
    <w:rsid w:val="00EC153C"/>
    <w:rsid w:val="00EC1B49"/>
    <w:rsid w:val="00EC2181"/>
    <w:rsid w:val="00EC2983"/>
    <w:rsid w:val="00EC2CBD"/>
    <w:rsid w:val="00EC459E"/>
    <w:rsid w:val="00EC4B95"/>
    <w:rsid w:val="00EC4BE6"/>
    <w:rsid w:val="00EC4D68"/>
    <w:rsid w:val="00EC512D"/>
    <w:rsid w:val="00EC5C70"/>
    <w:rsid w:val="00EC6179"/>
    <w:rsid w:val="00EC6A57"/>
    <w:rsid w:val="00EC6CE6"/>
    <w:rsid w:val="00EC715F"/>
    <w:rsid w:val="00EC76DE"/>
    <w:rsid w:val="00EC7C66"/>
    <w:rsid w:val="00EC7DA2"/>
    <w:rsid w:val="00ED045F"/>
    <w:rsid w:val="00ED0632"/>
    <w:rsid w:val="00ED139A"/>
    <w:rsid w:val="00ED13C8"/>
    <w:rsid w:val="00ED14B8"/>
    <w:rsid w:val="00ED1809"/>
    <w:rsid w:val="00ED1FF1"/>
    <w:rsid w:val="00ED222F"/>
    <w:rsid w:val="00ED248D"/>
    <w:rsid w:val="00ED2E9B"/>
    <w:rsid w:val="00ED34A5"/>
    <w:rsid w:val="00ED3922"/>
    <w:rsid w:val="00ED3F60"/>
    <w:rsid w:val="00ED43BE"/>
    <w:rsid w:val="00ED4650"/>
    <w:rsid w:val="00ED4977"/>
    <w:rsid w:val="00ED4B61"/>
    <w:rsid w:val="00ED4D29"/>
    <w:rsid w:val="00ED52DD"/>
    <w:rsid w:val="00ED5861"/>
    <w:rsid w:val="00ED5C73"/>
    <w:rsid w:val="00ED6789"/>
    <w:rsid w:val="00ED6AD6"/>
    <w:rsid w:val="00ED7EA3"/>
    <w:rsid w:val="00EE0451"/>
    <w:rsid w:val="00EE0A9E"/>
    <w:rsid w:val="00EE0AC8"/>
    <w:rsid w:val="00EE0BE5"/>
    <w:rsid w:val="00EE10EA"/>
    <w:rsid w:val="00EE347A"/>
    <w:rsid w:val="00EE3743"/>
    <w:rsid w:val="00EE3F5B"/>
    <w:rsid w:val="00EE41AC"/>
    <w:rsid w:val="00EE42D1"/>
    <w:rsid w:val="00EE448A"/>
    <w:rsid w:val="00EE488F"/>
    <w:rsid w:val="00EE4F21"/>
    <w:rsid w:val="00EE57B9"/>
    <w:rsid w:val="00EE5869"/>
    <w:rsid w:val="00EE6387"/>
    <w:rsid w:val="00EE6456"/>
    <w:rsid w:val="00EE66D8"/>
    <w:rsid w:val="00EE6917"/>
    <w:rsid w:val="00EF030E"/>
    <w:rsid w:val="00EF047A"/>
    <w:rsid w:val="00EF180A"/>
    <w:rsid w:val="00EF2A0A"/>
    <w:rsid w:val="00EF3690"/>
    <w:rsid w:val="00EF3B9C"/>
    <w:rsid w:val="00EF467E"/>
    <w:rsid w:val="00EF473C"/>
    <w:rsid w:val="00EF4CE6"/>
    <w:rsid w:val="00EF506D"/>
    <w:rsid w:val="00EF55FC"/>
    <w:rsid w:val="00EF5CD7"/>
    <w:rsid w:val="00EF612E"/>
    <w:rsid w:val="00EF6EA3"/>
    <w:rsid w:val="00EF7113"/>
    <w:rsid w:val="00EF7433"/>
    <w:rsid w:val="00EF790E"/>
    <w:rsid w:val="00EF7C53"/>
    <w:rsid w:val="00F0027D"/>
    <w:rsid w:val="00F002BD"/>
    <w:rsid w:val="00F00CE4"/>
    <w:rsid w:val="00F011F5"/>
    <w:rsid w:val="00F013E3"/>
    <w:rsid w:val="00F01BA7"/>
    <w:rsid w:val="00F021A3"/>
    <w:rsid w:val="00F02448"/>
    <w:rsid w:val="00F024C1"/>
    <w:rsid w:val="00F0274D"/>
    <w:rsid w:val="00F02914"/>
    <w:rsid w:val="00F037E8"/>
    <w:rsid w:val="00F03E78"/>
    <w:rsid w:val="00F04C9B"/>
    <w:rsid w:val="00F05850"/>
    <w:rsid w:val="00F0698F"/>
    <w:rsid w:val="00F06CB9"/>
    <w:rsid w:val="00F0700F"/>
    <w:rsid w:val="00F07582"/>
    <w:rsid w:val="00F077A0"/>
    <w:rsid w:val="00F07C30"/>
    <w:rsid w:val="00F109ED"/>
    <w:rsid w:val="00F1118C"/>
    <w:rsid w:val="00F113C9"/>
    <w:rsid w:val="00F11CD5"/>
    <w:rsid w:val="00F11EF3"/>
    <w:rsid w:val="00F1296C"/>
    <w:rsid w:val="00F12DEF"/>
    <w:rsid w:val="00F13CB0"/>
    <w:rsid w:val="00F14427"/>
    <w:rsid w:val="00F145DF"/>
    <w:rsid w:val="00F14688"/>
    <w:rsid w:val="00F14F45"/>
    <w:rsid w:val="00F150D6"/>
    <w:rsid w:val="00F160BC"/>
    <w:rsid w:val="00F17A50"/>
    <w:rsid w:val="00F17DC3"/>
    <w:rsid w:val="00F20146"/>
    <w:rsid w:val="00F2040B"/>
    <w:rsid w:val="00F20542"/>
    <w:rsid w:val="00F2071D"/>
    <w:rsid w:val="00F222CC"/>
    <w:rsid w:val="00F224FF"/>
    <w:rsid w:val="00F2251F"/>
    <w:rsid w:val="00F22903"/>
    <w:rsid w:val="00F23A03"/>
    <w:rsid w:val="00F23E12"/>
    <w:rsid w:val="00F23F8F"/>
    <w:rsid w:val="00F24146"/>
    <w:rsid w:val="00F24198"/>
    <w:rsid w:val="00F24D11"/>
    <w:rsid w:val="00F25E96"/>
    <w:rsid w:val="00F25F91"/>
    <w:rsid w:val="00F26277"/>
    <w:rsid w:val="00F2634D"/>
    <w:rsid w:val="00F2663F"/>
    <w:rsid w:val="00F2711F"/>
    <w:rsid w:val="00F273D3"/>
    <w:rsid w:val="00F30604"/>
    <w:rsid w:val="00F30D16"/>
    <w:rsid w:val="00F31262"/>
    <w:rsid w:val="00F31826"/>
    <w:rsid w:val="00F31B28"/>
    <w:rsid w:val="00F32779"/>
    <w:rsid w:val="00F33068"/>
    <w:rsid w:val="00F33145"/>
    <w:rsid w:val="00F332D8"/>
    <w:rsid w:val="00F3350F"/>
    <w:rsid w:val="00F34434"/>
    <w:rsid w:val="00F35517"/>
    <w:rsid w:val="00F372B0"/>
    <w:rsid w:val="00F376FE"/>
    <w:rsid w:val="00F37D11"/>
    <w:rsid w:val="00F41127"/>
    <w:rsid w:val="00F412D3"/>
    <w:rsid w:val="00F4166E"/>
    <w:rsid w:val="00F41716"/>
    <w:rsid w:val="00F417C2"/>
    <w:rsid w:val="00F41BD3"/>
    <w:rsid w:val="00F41E87"/>
    <w:rsid w:val="00F4201B"/>
    <w:rsid w:val="00F42100"/>
    <w:rsid w:val="00F421DD"/>
    <w:rsid w:val="00F4224E"/>
    <w:rsid w:val="00F4226A"/>
    <w:rsid w:val="00F429F7"/>
    <w:rsid w:val="00F42E60"/>
    <w:rsid w:val="00F43CB0"/>
    <w:rsid w:val="00F442F0"/>
    <w:rsid w:val="00F44483"/>
    <w:rsid w:val="00F448EA"/>
    <w:rsid w:val="00F44C1E"/>
    <w:rsid w:val="00F44CCE"/>
    <w:rsid w:val="00F452C8"/>
    <w:rsid w:val="00F45CD4"/>
    <w:rsid w:val="00F46274"/>
    <w:rsid w:val="00F46988"/>
    <w:rsid w:val="00F469B4"/>
    <w:rsid w:val="00F46DC3"/>
    <w:rsid w:val="00F46DD8"/>
    <w:rsid w:val="00F47B50"/>
    <w:rsid w:val="00F47ECF"/>
    <w:rsid w:val="00F500F6"/>
    <w:rsid w:val="00F5172B"/>
    <w:rsid w:val="00F51B00"/>
    <w:rsid w:val="00F51C58"/>
    <w:rsid w:val="00F522D6"/>
    <w:rsid w:val="00F5279D"/>
    <w:rsid w:val="00F5312A"/>
    <w:rsid w:val="00F53394"/>
    <w:rsid w:val="00F53A0F"/>
    <w:rsid w:val="00F5461E"/>
    <w:rsid w:val="00F548E3"/>
    <w:rsid w:val="00F5539F"/>
    <w:rsid w:val="00F55E30"/>
    <w:rsid w:val="00F55E51"/>
    <w:rsid w:val="00F55E93"/>
    <w:rsid w:val="00F562A1"/>
    <w:rsid w:val="00F5650D"/>
    <w:rsid w:val="00F566E6"/>
    <w:rsid w:val="00F567FD"/>
    <w:rsid w:val="00F571C5"/>
    <w:rsid w:val="00F5731B"/>
    <w:rsid w:val="00F57C87"/>
    <w:rsid w:val="00F60969"/>
    <w:rsid w:val="00F60991"/>
    <w:rsid w:val="00F611F9"/>
    <w:rsid w:val="00F61830"/>
    <w:rsid w:val="00F618CB"/>
    <w:rsid w:val="00F6192D"/>
    <w:rsid w:val="00F6230D"/>
    <w:rsid w:val="00F62B42"/>
    <w:rsid w:val="00F63426"/>
    <w:rsid w:val="00F651A8"/>
    <w:rsid w:val="00F6522F"/>
    <w:rsid w:val="00F65BA0"/>
    <w:rsid w:val="00F65C5F"/>
    <w:rsid w:val="00F6624F"/>
    <w:rsid w:val="00F66645"/>
    <w:rsid w:val="00F66D12"/>
    <w:rsid w:val="00F66D60"/>
    <w:rsid w:val="00F6728D"/>
    <w:rsid w:val="00F6744B"/>
    <w:rsid w:val="00F67A27"/>
    <w:rsid w:val="00F67CE0"/>
    <w:rsid w:val="00F67FAA"/>
    <w:rsid w:val="00F7011F"/>
    <w:rsid w:val="00F7016A"/>
    <w:rsid w:val="00F70B91"/>
    <w:rsid w:val="00F711C4"/>
    <w:rsid w:val="00F71F73"/>
    <w:rsid w:val="00F7204C"/>
    <w:rsid w:val="00F724E2"/>
    <w:rsid w:val="00F72678"/>
    <w:rsid w:val="00F73065"/>
    <w:rsid w:val="00F745E6"/>
    <w:rsid w:val="00F74802"/>
    <w:rsid w:val="00F7480B"/>
    <w:rsid w:val="00F75EBE"/>
    <w:rsid w:val="00F76E28"/>
    <w:rsid w:val="00F773E8"/>
    <w:rsid w:val="00F77BC8"/>
    <w:rsid w:val="00F8083A"/>
    <w:rsid w:val="00F80CF2"/>
    <w:rsid w:val="00F80D40"/>
    <w:rsid w:val="00F8111F"/>
    <w:rsid w:val="00F81AFD"/>
    <w:rsid w:val="00F82BE5"/>
    <w:rsid w:val="00F8316C"/>
    <w:rsid w:val="00F83C28"/>
    <w:rsid w:val="00F83EA6"/>
    <w:rsid w:val="00F83FE3"/>
    <w:rsid w:val="00F846EB"/>
    <w:rsid w:val="00F848BA"/>
    <w:rsid w:val="00F84BA0"/>
    <w:rsid w:val="00F85118"/>
    <w:rsid w:val="00F85602"/>
    <w:rsid w:val="00F85AF2"/>
    <w:rsid w:val="00F863F5"/>
    <w:rsid w:val="00F86F0D"/>
    <w:rsid w:val="00F87143"/>
    <w:rsid w:val="00F87627"/>
    <w:rsid w:val="00F87633"/>
    <w:rsid w:val="00F87DE1"/>
    <w:rsid w:val="00F87E28"/>
    <w:rsid w:val="00F90800"/>
    <w:rsid w:val="00F90C44"/>
    <w:rsid w:val="00F90CE2"/>
    <w:rsid w:val="00F91112"/>
    <w:rsid w:val="00F912E3"/>
    <w:rsid w:val="00F913CE"/>
    <w:rsid w:val="00F936EA"/>
    <w:rsid w:val="00F9387D"/>
    <w:rsid w:val="00F93A61"/>
    <w:rsid w:val="00F93AD5"/>
    <w:rsid w:val="00F95BC3"/>
    <w:rsid w:val="00F97872"/>
    <w:rsid w:val="00F97985"/>
    <w:rsid w:val="00F97DF1"/>
    <w:rsid w:val="00FA02DD"/>
    <w:rsid w:val="00FA06E7"/>
    <w:rsid w:val="00FA0E25"/>
    <w:rsid w:val="00FA0F27"/>
    <w:rsid w:val="00FA2532"/>
    <w:rsid w:val="00FA2E44"/>
    <w:rsid w:val="00FA4046"/>
    <w:rsid w:val="00FA4AC3"/>
    <w:rsid w:val="00FA56B1"/>
    <w:rsid w:val="00FA56F4"/>
    <w:rsid w:val="00FA614C"/>
    <w:rsid w:val="00FA66E2"/>
    <w:rsid w:val="00FA6BF7"/>
    <w:rsid w:val="00FA6D16"/>
    <w:rsid w:val="00FA6D56"/>
    <w:rsid w:val="00FA7FA0"/>
    <w:rsid w:val="00FB02DD"/>
    <w:rsid w:val="00FB03E1"/>
    <w:rsid w:val="00FB0FE3"/>
    <w:rsid w:val="00FB1731"/>
    <w:rsid w:val="00FB1E2D"/>
    <w:rsid w:val="00FB2F56"/>
    <w:rsid w:val="00FB39EF"/>
    <w:rsid w:val="00FB3C38"/>
    <w:rsid w:val="00FB3F09"/>
    <w:rsid w:val="00FB48D1"/>
    <w:rsid w:val="00FB4E9B"/>
    <w:rsid w:val="00FB4FEC"/>
    <w:rsid w:val="00FB509E"/>
    <w:rsid w:val="00FB52B2"/>
    <w:rsid w:val="00FB6001"/>
    <w:rsid w:val="00FB6B0B"/>
    <w:rsid w:val="00FB782A"/>
    <w:rsid w:val="00FB7900"/>
    <w:rsid w:val="00FB79A6"/>
    <w:rsid w:val="00FC034F"/>
    <w:rsid w:val="00FC09C5"/>
    <w:rsid w:val="00FC0A95"/>
    <w:rsid w:val="00FC0F69"/>
    <w:rsid w:val="00FC239A"/>
    <w:rsid w:val="00FC27E0"/>
    <w:rsid w:val="00FC29D9"/>
    <w:rsid w:val="00FC2E34"/>
    <w:rsid w:val="00FC2FD7"/>
    <w:rsid w:val="00FC3FFF"/>
    <w:rsid w:val="00FC4F65"/>
    <w:rsid w:val="00FC5035"/>
    <w:rsid w:val="00FC5140"/>
    <w:rsid w:val="00FC5841"/>
    <w:rsid w:val="00FC67DF"/>
    <w:rsid w:val="00FC6C22"/>
    <w:rsid w:val="00FC6F9B"/>
    <w:rsid w:val="00FC70EF"/>
    <w:rsid w:val="00FC7237"/>
    <w:rsid w:val="00FC726B"/>
    <w:rsid w:val="00FC727C"/>
    <w:rsid w:val="00FC737E"/>
    <w:rsid w:val="00FC7B5D"/>
    <w:rsid w:val="00FC7B93"/>
    <w:rsid w:val="00FC7DEB"/>
    <w:rsid w:val="00FD08AF"/>
    <w:rsid w:val="00FD093D"/>
    <w:rsid w:val="00FD11BB"/>
    <w:rsid w:val="00FD1BAC"/>
    <w:rsid w:val="00FD1CC1"/>
    <w:rsid w:val="00FD23A6"/>
    <w:rsid w:val="00FD2858"/>
    <w:rsid w:val="00FD2CBC"/>
    <w:rsid w:val="00FD30D4"/>
    <w:rsid w:val="00FD32F5"/>
    <w:rsid w:val="00FD391F"/>
    <w:rsid w:val="00FD3B1A"/>
    <w:rsid w:val="00FD3D45"/>
    <w:rsid w:val="00FD4FA9"/>
    <w:rsid w:val="00FD5126"/>
    <w:rsid w:val="00FD578D"/>
    <w:rsid w:val="00FD5972"/>
    <w:rsid w:val="00FD5A91"/>
    <w:rsid w:val="00FD677D"/>
    <w:rsid w:val="00FD6A8F"/>
    <w:rsid w:val="00FD6DE8"/>
    <w:rsid w:val="00FD734B"/>
    <w:rsid w:val="00FE09CD"/>
    <w:rsid w:val="00FE09F6"/>
    <w:rsid w:val="00FE0D13"/>
    <w:rsid w:val="00FE1A0B"/>
    <w:rsid w:val="00FE1A29"/>
    <w:rsid w:val="00FE220D"/>
    <w:rsid w:val="00FE268A"/>
    <w:rsid w:val="00FE2BD3"/>
    <w:rsid w:val="00FE2DC6"/>
    <w:rsid w:val="00FE3105"/>
    <w:rsid w:val="00FE37DA"/>
    <w:rsid w:val="00FE4272"/>
    <w:rsid w:val="00FE4D4B"/>
    <w:rsid w:val="00FE6B43"/>
    <w:rsid w:val="00FE6FEC"/>
    <w:rsid w:val="00FE7751"/>
    <w:rsid w:val="00FE7973"/>
    <w:rsid w:val="00FE7AC8"/>
    <w:rsid w:val="00FF0515"/>
    <w:rsid w:val="00FF19B3"/>
    <w:rsid w:val="00FF2494"/>
    <w:rsid w:val="00FF26F7"/>
    <w:rsid w:val="00FF2F3F"/>
    <w:rsid w:val="00FF349B"/>
    <w:rsid w:val="00FF3C4F"/>
    <w:rsid w:val="00FF3DE1"/>
    <w:rsid w:val="00FF4B2C"/>
    <w:rsid w:val="00FF50B0"/>
    <w:rsid w:val="00FF5439"/>
    <w:rsid w:val="00FF5486"/>
    <w:rsid w:val="00FF559C"/>
    <w:rsid w:val="00FF59A8"/>
    <w:rsid w:val="00FF6381"/>
    <w:rsid w:val="00FF69BF"/>
    <w:rsid w:val="00FF6CD8"/>
    <w:rsid w:val="00FF7175"/>
    <w:rsid w:val="00FF76BF"/>
    <w:rsid w:val="00FF76F2"/>
    <w:rsid w:val="00FF78F0"/>
    <w:rsid w:val="202D9620"/>
    <w:rsid w:val="307E93B4"/>
    <w:rsid w:val="3376DD50"/>
    <w:rsid w:val="44D4050A"/>
    <w:rsid w:val="47653809"/>
    <w:rsid w:val="673B82A7"/>
    <w:rsid w:val="6AE0A073"/>
    <w:rsid w:val="77A00558"/>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7fa8cc"/>
    </o:shapedefaults>
    <o:shapelayout v:ext="edit">
      <o:idmap v:ext="edit" data="1"/>
    </o:shapelayout>
  </w:shapeDefaults>
  <w:decimalSymbol w:val="."/>
  <w:listSeparator w:val=","/>
  <w14:docId w14:val="355544D7"/>
  <w15:docId w15:val="{92CD4414-1C0E-4A60-AF01-AABDC99C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9C9"/>
    <w:pPr>
      <w:tabs>
        <w:tab w:val="left" w:pos="360"/>
      </w:tabs>
      <w:jc w:val="both"/>
    </w:pPr>
    <w:rPr>
      <w:rFonts w:ascii="Century Gothic" w:hAnsi="Century Gothic"/>
      <w:lang w:val="en-US" w:eastAsia="en-US"/>
    </w:rPr>
  </w:style>
  <w:style w:type="paragraph" w:styleId="Heading1">
    <w:name w:val="heading 1"/>
    <w:basedOn w:val="Normal"/>
    <w:next w:val="Normal"/>
    <w:qFormat/>
    <w:rsid w:val="00382535"/>
    <w:pPr>
      <w:keepNext/>
      <w:shd w:val="solid" w:color="C00000" w:fill="C00000"/>
      <w:spacing w:before="240" w:after="60"/>
      <w:outlineLvl w:val="0"/>
    </w:pPr>
    <w:rPr>
      <w:b/>
      <w:smallCaps/>
      <w:kern w:val="28"/>
      <w:sz w:val="28"/>
    </w:rPr>
  </w:style>
  <w:style w:type="paragraph" w:styleId="Heading2">
    <w:name w:val="heading 2"/>
    <w:basedOn w:val="Normal"/>
    <w:next w:val="Normal"/>
    <w:qFormat/>
    <w:rsid w:val="00382535"/>
    <w:pPr>
      <w:keepNext/>
      <w:numPr>
        <w:numId w:val="11"/>
      </w:numPr>
      <w:shd w:val="solid" w:color="FDE9D9" w:themeColor="accent6" w:themeTint="33" w:fill="auto"/>
      <w:tabs>
        <w:tab w:val="clear" w:pos="360"/>
        <w:tab w:val="left" w:pos="426"/>
      </w:tabs>
      <w:spacing w:before="120" w:after="180"/>
      <w:outlineLvl w:val="1"/>
    </w:pPr>
    <w:rPr>
      <w:rFonts w:ascii="Century Gothic Bold" w:hAnsi="Century Gothic Bold"/>
      <w:b/>
      <w:bCs/>
      <w:smallCaps/>
      <w:color w:val="000000"/>
      <w:sz w:val="22"/>
      <w:szCs w:val="22"/>
    </w:rPr>
  </w:style>
  <w:style w:type="paragraph" w:styleId="Heading3">
    <w:name w:val="heading 3"/>
    <w:basedOn w:val="Normal"/>
    <w:next w:val="Normal"/>
    <w:link w:val="Heading3Char"/>
    <w:qFormat/>
    <w:rsid w:val="00382535"/>
    <w:pPr>
      <w:keepNext/>
      <w:numPr>
        <w:ilvl w:val="1"/>
        <w:numId w:val="11"/>
      </w:numPr>
      <w:tabs>
        <w:tab w:val="clear" w:pos="360"/>
      </w:tabs>
      <w:spacing w:before="60" w:after="60"/>
      <w:outlineLvl w:val="2"/>
    </w:pPr>
    <w:rPr>
      <w:rFonts w:ascii="Century Gothic Bold" w:hAnsi="Century Gothic Bold"/>
      <w:b/>
    </w:rPr>
  </w:style>
  <w:style w:type="paragraph" w:styleId="Heading4">
    <w:name w:val="heading 4"/>
    <w:aliases w:val="Style Heading 4"/>
    <w:basedOn w:val="Normal"/>
    <w:next w:val="Normal"/>
    <w:qFormat/>
    <w:rsid w:val="00382535"/>
    <w:pPr>
      <w:keepNext/>
      <w:numPr>
        <w:ilvl w:val="2"/>
        <w:numId w:val="11"/>
      </w:numPr>
      <w:tabs>
        <w:tab w:val="clear" w:pos="360"/>
        <w:tab w:val="left" w:pos="851"/>
      </w:tabs>
      <w:spacing w:before="240" w:after="60"/>
      <w:outlineLvl w:val="3"/>
    </w:pPr>
    <w:rPr>
      <w:b/>
    </w:rPr>
  </w:style>
  <w:style w:type="paragraph" w:styleId="Heading5">
    <w:name w:val="heading 5"/>
    <w:basedOn w:val="Normal"/>
    <w:next w:val="Normal"/>
    <w:qFormat/>
    <w:rsid w:val="00382535"/>
    <w:pPr>
      <w:numPr>
        <w:ilvl w:val="3"/>
        <w:numId w:val="11"/>
      </w:numPr>
      <w:spacing w:before="240" w:after="60"/>
      <w:outlineLvl w:val="4"/>
    </w:pPr>
    <w:rPr>
      <w:b/>
    </w:rPr>
  </w:style>
  <w:style w:type="paragraph" w:styleId="Heading6">
    <w:name w:val="heading 6"/>
    <w:basedOn w:val="Normal"/>
    <w:next w:val="Normal"/>
    <w:qFormat/>
    <w:rsid w:val="00322EE9"/>
    <w:pPr>
      <w:numPr>
        <w:ilvl w:val="5"/>
        <w:numId w:val="11"/>
      </w:numPr>
      <w:outlineLvl w:val="5"/>
    </w:pPr>
    <w:rPr>
      <w:b/>
      <w:color w:val="000000" w:themeColor="text1"/>
    </w:rPr>
  </w:style>
  <w:style w:type="paragraph" w:styleId="Heading7">
    <w:name w:val="heading 7"/>
    <w:basedOn w:val="Normal"/>
    <w:next w:val="Normal"/>
    <w:qFormat/>
    <w:pPr>
      <w:numPr>
        <w:ilvl w:val="6"/>
        <w:numId w:val="11"/>
      </w:numPr>
      <w:spacing w:before="240" w:after="60"/>
      <w:outlineLvl w:val="6"/>
    </w:pPr>
    <w:rPr>
      <w:rFonts w:ascii="Arial" w:hAnsi="Arial"/>
    </w:rPr>
  </w:style>
  <w:style w:type="paragraph" w:styleId="Heading8">
    <w:name w:val="heading 8"/>
    <w:basedOn w:val="Normal"/>
    <w:next w:val="Normal"/>
    <w:qFormat/>
    <w:pPr>
      <w:numPr>
        <w:ilvl w:val="7"/>
        <w:numId w:val="11"/>
      </w:numPr>
      <w:spacing w:before="240" w:after="60"/>
      <w:outlineLvl w:val="7"/>
    </w:pPr>
    <w:rPr>
      <w:rFonts w:ascii="Arial" w:hAnsi="Arial"/>
      <w:i/>
    </w:rPr>
  </w:style>
  <w:style w:type="paragraph" w:styleId="Heading9">
    <w:name w:val="heading 9"/>
    <w:basedOn w:val="Normal"/>
    <w:next w:val="Normal"/>
    <w:qFormat/>
    <w:pPr>
      <w:numPr>
        <w:ilvl w:val="8"/>
        <w:numId w:val="1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link w:val="BodyTextChar"/>
    <w:uiPriority w:val="99"/>
    <w:pPr>
      <w:tabs>
        <w:tab w:val="clear" w:pos="360"/>
      </w:tabs>
    </w:pPr>
    <w:rPr>
      <w:i/>
      <w:color w:val="0000FF"/>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rsid w:val="00DE0DEA"/>
    <w:pPr>
      <w:tabs>
        <w:tab w:val="clear" w:pos="360"/>
        <w:tab w:val="right" w:leader="dot" w:pos="8640"/>
      </w:tabs>
      <w:spacing w:before="120" w:after="120"/>
    </w:pPr>
    <w:rPr>
      <w:b/>
    </w:rPr>
  </w:style>
  <w:style w:type="paragraph" w:styleId="TOC2">
    <w:name w:val="toc 2"/>
    <w:basedOn w:val="Normal"/>
    <w:next w:val="Normal"/>
    <w:autoRedefine/>
    <w:uiPriority w:val="39"/>
    <w:rsid w:val="00AC08A8"/>
    <w:pPr>
      <w:tabs>
        <w:tab w:val="clear" w:pos="360"/>
        <w:tab w:val="right" w:leader="dot" w:pos="8640"/>
      </w:tabs>
    </w:pPr>
    <w:rPr>
      <w:caps/>
    </w:rPr>
  </w:style>
  <w:style w:type="paragraph" w:styleId="TOC3">
    <w:name w:val="toc 3"/>
    <w:basedOn w:val="Normal"/>
    <w:next w:val="Normal"/>
    <w:autoRedefine/>
    <w:uiPriority w:val="39"/>
    <w:rsid w:val="003B2243"/>
    <w:pPr>
      <w:tabs>
        <w:tab w:val="clear" w:pos="360"/>
      </w:tabs>
      <w:ind w:left="480"/>
    </w:pPr>
  </w:style>
  <w:style w:type="paragraph" w:styleId="TOC4">
    <w:name w:val="toc 4"/>
    <w:basedOn w:val="Normal"/>
    <w:next w:val="Normal"/>
    <w:autoRedefine/>
    <w:uiPriority w:val="39"/>
    <w:rsid w:val="00BC4DE4"/>
    <w:pPr>
      <w:tabs>
        <w:tab w:val="clear" w:pos="360"/>
      </w:tabs>
      <w:ind w:left="720"/>
    </w:pPr>
    <w:rPr>
      <w:i/>
      <w:sz w:val="18"/>
      <w:szCs w:val="18"/>
    </w:rPr>
  </w:style>
  <w:style w:type="paragraph" w:styleId="TOC5">
    <w:name w:val="toc 5"/>
    <w:basedOn w:val="Normal"/>
    <w:next w:val="Normal"/>
    <w:autoRedefine/>
    <w:uiPriority w:val="39"/>
    <w:pPr>
      <w:tabs>
        <w:tab w:val="clear" w:pos="360"/>
      </w:tabs>
      <w:ind w:left="960"/>
    </w:pPr>
  </w:style>
  <w:style w:type="paragraph" w:styleId="TOC6">
    <w:name w:val="toc 6"/>
    <w:basedOn w:val="Normal"/>
    <w:next w:val="Normal"/>
    <w:autoRedefine/>
    <w:uiPriority w:val="39"/>
    <w:pPr>
      <w:tabs>
        <w:tab w:val="clear" w:pos="360"/>
      </w:tabs>
      <w:ind w:left="1200"/>
    </w:pPr>
  </w:style>
  <w:style w:type="paragraph" w:styleId="TOC7">
    <w:name w:val="toc 7"/>
    <w:basedOn w:val="Normal"/>
    <w:next w:val="Normal"/>
    <w:autoRedefine/>
    <w:uiPriority w:val="39"/>
    <w:pPr>
      <w:tabs>
        <w:tab w:val="clear" w:pos="360"/>
      </w:tabs>
      <w:ind w:left="1440"/>
    </w:pPr>
  </w:style>
  <w:style w:type="paragraph" w:styleId="TOC8">
    <w:name w:val="toc 8"/>
    <w:basedOn w:val="Normal"/>
    <w:next w:val="Normal"/>
    <w:autoRedefine/>
    <w:uiPriority w:val="39"/>
    <w:pPr>
      <w:tabs>
        <w:tab w:val="clear" w:pos="360"/>
      </w:tabs>
      <w:ind w:left="1680"/>
    </w:pPr>
  </w:style>
  <w:style w:type="paragraph" w:styleId="TOC9">
    <w:name w:val="toc 9"/>
    <w:basedOn w:val="Normal"/>
    <w:next w:val="Normal"/>
    <w:autoRedefine/>
    <w:uiPriority w:val="39"/>
    <w:pPr>
      <w:tabs>
        <w:tab w:val="clear" w:pos="360"/>
      </w:tabs>
      <w:ind w:left="1920"/>
    </w:p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tabs>
        <w:tab w:val="left" w:pos="720"/>
        <w:tab w:val="left" w:pos="5760"/>
      </w:tabs>
      <w:spacing w:before="40" w:after="100"/>
      <w:ind w:left="1440" w:right="720"/>
      <w:outlineLvl w:val="9"/>
    </w:pPr>
    <w:rPr>
      <w:i/>
      <w:color w:val="000000"/>
      <w:u w:val="single"/>
    </w:rPr>
  </w:style>
  <w:style w:type="paragraph" w:customStyle="1" w:styleId="level2bullet1">
    <w:name w:val="level 2 bullet1"/>
    <w:basedOn w:val="Normal"/>
    <w:pPr>
      <w:numPr>
        <w:numId w:val="1"/>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uiPriority w:val="99"/>
    <w:rPr>
      <w:color w:val="0000FF"/>
      <w:u w:val="single"/>
    </w:rPr>
  </w:style>
  <w:style w:type="character" w:styleId="Emphasis">
    <w:name w:val="Emphasis"/>
    <w:qFormat/>
    <w:rPr>
      <w:i/>
      <w:iCs/>
    </w:rPr>
  </w:style>
  <w:style w:type="paragraph" w:customStyle="1" w:styleId="Style1">
    <w:name w:val="Style1"/>
    <w:basedOn w:val="Normal"/>
    <w:pPr>
      <w:numPr>
        <w:numId w:val="2"/>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3"/>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4"/>
      </w:numPr>
      <w:tabs>
        <w:tab w:val="clear" w:pos="360"/>
      </w:tabs>
      <w:spacing w:before="240" w:after="240"/>
    </w:pPr>
    <w:rPr>
      <w:b/>
      <w:szCs w:val="24"/>
    </w:rPr>
  </w:style>
  <w:style w:type="paragraph" w:customStyle="1" w:styleId="Body-Text">
    <w:name w:val="Body-Text"/>
    <w:basedOn w:val="Normal"/>
    <w:link w:val="Body-TextChar"/>
    <w:uiPriority w:val="99"/>
    <w:pPr>
      <w:tabs>
        <w:tab w:val="clear" w:pos="360"/>
      </w:tabs>
      <w:ind w:left="720"/>
    </w:pPr>
  </w:style>
  <w:style w:type="paragraph" w:customStyle="1" w:styleId="2ndLevel-Heading">
    <w:name w:val="2nd Level-Heading"/>
    <w:basedOn w:val="Normal"/>
    <w:next w:val="Body-Text"/>
    <w:pPr>
      <w:numPr>
        <w:ilvl w:val="1"/>
        <w:numId w:val="4"/>
      </w:numPr>
      <w:tabs>
        <w:tab w:val="clear" w:pos="360"/>
      </w:tabs>
      <w:spacing w:before="240" w:after="240"/>
    </w:pPr>
    <w:rPr>
      <w:b/>
      <w:sz w:val="22"/>
      <w:szCs w:val="22"/>
    </w:rPr>
  </w:style>
  <w:style w:type="paragraph" w:customStyle="1" w:styleId="3rdLevel-Heading">
    <w:name w:val="3rd Level-Heading"/>
    <w:basedOn w:val="Normal"/>
    <w:next w:val="Body-Text"/>
    <w:pPr>
      <w:numPr>
        <w:ilvl w:val="2"/>
        <w:numId w:val="4"/>
      </w:numPr>
      <w:tabs>
        <w:tab w:val="clear" w:pos="360"/>
      </w:tabs>
      <w:spacing w:before="240" w:after="240"/>
    </w:pPr>
    <w:rPr>
      <w:b/>
      <w:caps/>
    </w:rPr>
  </w:style>
  <w:style w:type="paragraph" w:styleId="Caption">
    <w:name w:val="caption"/>
    <w:basedOn w:val="Normal"/>
    <w:next w:val="Normal"/>
    <w:qFormat/>
    <w:rsid w:val="00872D9A"/>
    <w:pPr>
      <w:tabs>
        <w:tab w:val="clear" w:pos="360"/>
      </w:tabs>
      <w:jc w:val="center"/>
    </w:pPr>
    <w:rPr>
      <w:b/>
      <w:caps/>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rsid w:val="00006A96"/>
    <w:pPr>
      <w:tabs>
        <w:tab w:val="clear" w:pos="360"/>
      </w:tabs>
      <w:autoSpaceDE w:val="0"/>
      <w:autoSpaceDN w:val="0"/>
      <w:spacing w:after="240"/>
    </w:pPr>
    <w:rPr>
      <w:lang w:val="en-CA"/>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
    <w:name w:val="Default"/>
    <w:rsid w:val="0064234D"/>
    <w:pPr>
      <w:autoSpaceDE w:val="0"/>
      <w:autoSpaceDN w:val="0"/>
      <w:adjustRightInd w:val="0"/>
    </w:pPr>
    <w:rPr>
      <w:rFonts w:ascii="Century Gothic" w:hAnsi="Century Gothic" w:cs="Century Gothic"/>
      <w:color w:val="000000"/>
      <w:sz w:val="24"/>
      <w:szCs w:val="24"/>
      <w:lang w:val="en-US" w:eastAsia="en-US"/>
    </w:rPr>
  </w:style>
  <w:style w:type="paragraph" w:customStyle="1" w:styleId="StyleHeading2CenturyGothic10ptBlack">
    <w:name w:val="Style Heading 2 + Century Gothic 10 pt Black"/>
    <w:basedOn w:val="Heading2"/>
    <w:rsid w:val="00674820"/>
    <w:rPr>
      <w:bCs w:val="0"/>
      <w:smallCaps w:val="0"/>
    </w:rPr>
  </w:style>
  <w:style w:type="paragraph" w:customStyle="1" w:styleId="StyleStyleHeading2CenturyGothic10ptBlackCenturyGothic">
    <w:name w:val="Style Style Heading 2 + Century Gothic 10 pt Black + Century Gothic"/>
    <w:basedOn w:val="StyleHeading2CenturyGothic10ptBlack"/>
    <w:rsid w:val="009C0810"/>
    <w:rPr>
      <w:rFonts w:ascii="Century Gothic" w:hAnsi="Century Gothic"/>
    </w:rPr>
  </w:style>
  <w:style w:type="character" w:customStyle="1" w:styleId="BodyTextChar">
    <w:name w:val="Body Text Char"/>
    <w:link w:val="BodyText"/>
    <w:uiPriority w:val="99"/>
    <w:rsid w:val="000F5FE0"/>
    <w:rPr>
      <w:i/>
      <w:color w:val="0000FF"/>
      <w:sz w:val="24"/>
      <w:lang w:val="en-US" w:eastAsia="en-US" w:bidi="ar-SA"/>
    </w:rPr>
  </w:style>
  <w:style w:type="paragraph" w:customStyle="1" w:styleId="StyleBodyTextCenturyGothic10ptNotItalicAuto">
    <w:name w:val="Style Body Text + Century Gothic 10 pt Not Italic Auto"/>
    <w:basedOn w:val="BodyText"/>
    <w:autoRedefine/>
    <w:rsid w:val="000F5FE0"/>
    <w:pPr>
      <w:spacing w:line="240" w:lineRule="atLeast"/>
    </w:pPr>
    <w:rPr>
      <w:i w:val="0"/>
      <w:color w:val="auto"/>
    </w:rPr>
  </w:style>
  <w:style w:type="paragraph" w:customStyle="1" w:styleId="StyleListBulletCenturyGothic11ptBlackBefore4ptAf">
    <w:name w:val="Style List Bullet + Century Gothic 11 pt Black Before:  4 pt Af..."/>
    <w:basedOn w:val="Normal"/>
    <w:rsid w:val="000F5FE0"/>
    <w:pPr>
      <w:numPr>
        <w:numId w:val="6"/>
      </w:numPr>
      <w:tabs>
        <w:tab w:val="clear" w:pos="360"/>
      </w:tabs>
    </w:pPr>
  </w:style>
  <w:style w:type="character" w:customStyle="1" w:styleId="StyleCenturyGothic11ptBoldBlackSmallcaps">
    <w:name w:val="Style Century Gothic 11 pt Bold Black Small caps"/>
    <w:rsid w:val="003B2243"/>
    <w:rPr>
      <w:rFonts w:ascii="Century Gothic Bold" w:hAnsi="Century Gothic Bold"/>
      <w:b/>
      <w:bCs/>
      <w:caps/>
      <w:dstrike w:val="0"/>
      <w:color w:val="000000"/>
      <w:sz w:val="28"/>
      <w:szCs w:val="28"/>
      <w:vertAlign w:val="baseline"/>
    </w:rPr>
  </w:style>
  <w:style w:type="paragraph" w:customStyle="1" w:styleId="StyleBodyTextCenturyGothic10ptNotItalicBlack">
    <w:name w:val="Style Body Text + Century Gothic 10 pt Not Italic Black"/>
    <w:basedOn w:val="BodyText"/>
    <w:autoRedefine/>
    <w:rsid w:val="00B710AB"/>
    <w:pPr>
      <w:spacing w:line="240" w:lineRule="atLeast"/>
      <w:ind w:left="360" w:hanging="360"/>
    </w:pPr>
    <w:rPr>
      <w:i w:val="0"/>
      <w:color w:val="000000"/>
    </w:rPr>
  </w:style>
  <w:style w:type="table" w:styleId="TableProfessional">
    <w:name w:val="Table Professional"/>
    <w:basedOn w:val="TableNormal"/>
    <w:rsid w:val="00573BD2"/>
    <w:pPr>
      <w:tabs>
        <w:tab w:val="left" w:pos="360"/>
      </w:tab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39"/>
    <w:rsid w:val="00573BD2"/>
    <w:pPr>
      <w:tabs>
        <w:tab w:val="left" w:pos="3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rsid w:val="00573BD2"/>
    <w:pPr>
      <w:tabs>
        <w:tab w:val="left" w:pos="360"/>
      </w:tabs>
    </w:p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573BD2"/>
    <w:pPr>
      <w:tabs>
        <w:tab w:val="left" w:pos="360"/>
      </w:tabs>
    </w:pPr>
    <w:rPr>
      <w:rFonts w:ascii="Century Gothic" w:hAnsi="Century Gothic"/>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BodyTextJustifiedAfter0pt">
    <w:name w:val="Style Body Text + Justified After:  0 pt"/>
    <w:basedOn w:val="BodyText"/>
    <w:autoRedefine/>
    <w:rsid w:val="00573BD2"/>
    <w:pPr>
      <w:spacing w:line="264" w:lineRule="auto"/>
    </w:pPr>
    <w:rPr>
      <w:i w:val="0"/>
      <w:color w:val="auto"/>
      <w:sz w:val="22"/>
    </w:rPr>
  </w:style>
  <w:style w:type="character" w:customStyle="1" w:styleId="apple-style-span">
    <w:name w:val="apple-style-span"/>
    <w:basedOn w:val="DefaultParagraphFont"/>
    <w:rsid w:val="00573BD2"/>
  </w:style>
  <w:style w:type="paragraph" w:styleId="Revision">
    <w:name w:val="Revision"/>
    <w:hidden/>
    <w:uiPriority w:val="99"/>
    <w:semiHidden/>
    <w:rsid w:val="00573BD2"/>
    <w:rPr>
      <w:sz w:val="24"/>
      <w:lang w:val="en-US" w:eastAsia="en-US"/>
    </w:rPr>
  </w:style>
  <w:style w:type="character" w:customStyle="1" w:styleId="Heading2Char">
    <w:name w:val="Heading 2 Char"/>
    <w:rsid w:val="00573BD2"/>
    <w:rPr>
      <w:b/>
      <w:smallCaps/>
      <w:sz w:val="24"/>
      <w:lang w:val="en-US" w:eastAsia="en-US" w:bidi="ar-SA"/>
    </w:rPr>
  </w:style>
  <w:style w:type="character" w:customStyle="1" w:styleId="Heading25Char">
    <w:name w:val="Heading 2.5 Char"/>
    <w:rsid w:val="00573BD2"/>
  </w:style>
  <w:style w:type="paragraph" w:customStyle="1" w:styleId="REPORTHD2">
    <w:name w:val="REPORT_HD2"/>
    <w:basedOn w:val="Normal"/>
    <w:rsid w:val="00573BD2"/>
    <w:pPr>
      <w:tabs>
        <w:tab w:val="clear" w:pos="360"/>
      </w:tabs>
      <w:autoSpaceDE w:val="0"/>
      <w:autoSpaceDN w:val="0"/>
      <w:adjustRightInd w:val="0"/>
      <w:ind w:right="1190"/>
    </w:pPr>
    <w:rPr>
      <w:rFonts w:ascii="Arial" w:hAnsi="Arial" w:cs="Arial"/>
      <w:b/>
      <w:bCs/>
      <w:color w:val="000000"/>
      <w:szCs w:val="24"/>
      <w:lang w:eastAsia="en-SG"/>
    </w:rPr>
  </w:style>
  <w:style w:type="paragraph" w:customStyle="1" w:styleId="NormalCenturyGothic">
    <w:name w:val="Normal + Century Gothic"/>
    <w:aliases w:val="10 pt,Normal + (Latin) Century Gothic,(Asian) SimSun"/>
    <w:basedOn w:val="Normal"/>
    <w:rsid w:val="00573BD2"/>
    <w:pPr>
      <w:tabs>
        <w:tab w:val="clear" w:pos="360"/>
      </w:tabs>
      <w:ind w:left="1080"/>
    </w:pPr>
    <w:rPr>
      <w:rFonts w:eastAsia="SimSun"/>
      <w:smallCaps/>
    </w:rPr>
  </w:style>
  <w:style w:type="character" w:styleId="FollowedHyperlink">
    <w:name w:val="FollowedHyperlink"/>
    <w:rsid w:val="00573BD2"/>
    <w:rPr>
      <w:color w:val="800080"/>
      <w:u w:val="single"/>
    </w:rPr>
  </w:style>
  <w:style w:type="paragraph" w:customStyle="1" w:styleId="Heading2CenturyGothic10ptBlack">
    <w:name w:val="Heading 2 + Century Gothic 10 pt Black"/>
    <w:basedOn w:val="Heading2"/>
    <w:rsid w:val="00573BD2"/>
    <w:pPr>
      <w:spacing w:before="40"/>
    </w:pPr>
    <w:rPr>
      <w:bCs w:val="0"/>
    </w:rPr>
  </w:style>
  <w:style w:type="paragraph" w:customStyle="1" w:styleId="Heading3Justified">
    <w:name w:val="Heading 3 + Justified"/>
    <w:basedOn w:val="Heading3"/>
    <w:rsid w:val="00573BD2"/>
    <w:pPr>
      <w:shd w:val="pct10" w:color="auto" w:fill="auto"/>
      <w:tabs>
        <w:tab w:val="left" w:pos="360"/>
        <w:tab w:val="num" w:pos="1170"/>
      </w:tabs>
      <w:ind w:left="1170"/>
    </w:pPr>
    <w:rPr>
      <w:bCs/>
      <w:smallCaps/>
    </w:rPr>
  </w:style>
  <w:style w:type="paragraph" w:customStyle="1" w:styleId="BulletedListCG">
    <w:name w:val="Bulleted List CG"/>
    <w:basedOn w:val="Normal"/>
    <w:rsid w:val="00006A96"/>
    <w:pPr>
      <w:numPr>
        <w:numId w:val="8"/>
      </w:numPr>
    </w:pPr>
  </w:style>
  <w:style w:type="numbering" w:styleId="111111">
    <w:name w:val="Outline List 2"/>
    <w:basedOn w:val="NoList"/>
    <w:rsid w:val="00573BD2"/>
    <w:pPr>
      <w:numPr>
        <w:numId w:val="8"/>
      </w:numPr>
    </w:pPr>
  </w:style>
  <w:style w:type="paragraph" w:customStyle="1" w:styleId="StyleHeading210ptBlack">
    <w:name w:val="Style Heading 2 + 10 pt Black"/>
    <w:basedOn w:val="Heading2"/>
    <w:rsid w:val="00006A96"/>
    <w:rPr>
      <w:bCs w:val="0"/>
    </w:rPr>
  </w:style>
  <w:style w:type="paragraph" w:styleId="ListParagraph">
    <w:name w:val="List Paragraph"/>
    <w:aliases w:val="AB List 1,Bullet Points,List Paragraph1,ProcessA"/>
    <w:basedOn w:val="Normal"/>
    <w:link w:val="ListParagraphChar"/>
    <w:uiPriority w:val="34"/>
    <w:qFormat/>
    <w:rsid w:val="00573BD2"/>
    <w:pPr>
      <w:ind w:left="720"/>
    </w:pPr>
  </w:style>
  <w:style w:type="character" w:customStyle="1" w:styleId="Heading3Char">
    <w:name w:val="Heading 3 Char"/>
    <w:link w:val="Heading3"/>
    <w:rsid w:val="00382535"/>
    <w:rPr>
      <w:rFonts w:ascii="Century Gothic Bold" w:hAnsi="Century Gothic Bold"/>
      <w:b/>
      <w:lang w:val="en-US" w:eastAsia="en-US"/>
    </w:rPr>
  </w:style>
  <w:style w:type="numbering" w:customStyle="1" w:styleId="NoList1">
    <w:name w:val="No List1"/>
    <w:next w:val="NoList"/>
    <w:semiHidden/>
    <w:rsid w:val="00573BD2"/>
  </w:style>
  <w:style w:type="paragraph" w:customStyle="1" w:styleId="xl24">
    <w:name w:val="xl24"/>
    <w:basedOn w:val="Normal"/>
    <w:rsid w:val="00573BD2"/>
    <w:pPr>
      <w:pBdr>
        <w:top w:val="single" w:sz="4" w:space="0" w:color="auto"/>
        <w:left w:val="single" w:sz="4" w:space="0" w:color="auto"/>
        <w:bottom w:val="single" w:sz="4" w:space="0" w:color="auto"/>
        <w:right w:val="single" w:sz="4" w:space="0" w:color="auto"/>
      </w:pBdr>
      <w:shd w:val="clear" w:color="auto" w:fill="969696"/>
      <w:tabs>
        <w:tab w:val="clear" w:pos="360"/>
      </w:tabs>
      <w:spacing w:before="100" w:beforeAutospacing="1" w:after="100" w:afterAutospacing="1"/>
      <w:textAlignment w:val="top"/>
    </w:pPr>
    <w:rPr>
      <w:rFonts w:eastAsia="SimSun"/>
      <w:b/>
      <w:bCs/>
      <w:szCs w:val="24"/>
      <w:lang w:val="en-SG" w:eastAsia="zh-CN"/>
    </w:rPr>
  </w:style>
  <w:style w:type="paragraph" w:customStyle="1" w:styleId="xl25">
    <w:name w:val="xl25"/>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textAlignment w:val="top"/>
    </w:pPr>
    <w:rPr>
      <w:rFonts w:eastAsia="SimSun"/>
      <w:szCs w:val="24"/>
      <w:lang w:val="en-SG" w:eastAsia="zh-CN"/>
    </w:rPr>
  </w:style>
  <w:style w:type="paragraph" w:customStyle="1" w:styleId="xl26">
    <w:name w:val="xl26"/>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7">
    <w:name w:val="xl27"/>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8">
    <w:name w:val="xl28"/>
    <w:basedOn w:val="Normal"/>
    <w:rsid w:val="00573BD2"/>
    <w:pPr>
      <w:pBdr>
        <w:top w:val="single" w:sz="4" w:space="0" w:color="auto"/>
        <w:left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29">
    <w:name w:val="xl29"/>
    <w:basedOn w:val="Normal"/>
    <w:rsid w:val="00573BD2"/>
    <w:pPr>
      <w:pBdr>
        <w:top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0">
    <w:name w:val="xl30"/>
    <w:basedOn w:val="Normal"/>
    <w:rsid w:val="00573BD2"/>
    <w:pPr>
      <w:pBdr>
        <w:top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1">
    <w:name w:val="xl31"/>
    <w:basedOn w:val="Normal"/>
    <w:rsid w:val="00573BD2"/>
    <w:pPr>
      <w:pBdr>
        <w:top w:val="single" w:sz="4" w:space="0" w:color="auto"/>
        <w:left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111Heading3">
    <w:name w:val="1.1.1 Heading 3"/>
    <w:basedOn w:val="Heading3"/>
    <w:rsid w:val="00006A96"/>
    <w:pPr>
      <w:ind w:hanging="1170"/>
    </w:pPr>
    <w:rPr>
      <w:bCs/>
      <w:caps/>
    </w:rPr>
  </w:style>
  <w:style w:type="paragraph" w:customStyle="1" w:styleId="StyleHeading3CenturyGothicBoldNotBoldSmallcaps">
    <w:name w:val="Style Heading 3 + Century Gothic Bold Not Bold Small caps"/>
    <w:basedOn w:val="Heading3"/>
    <w:autoRedefine/>
    <w:rsid w:val="00E9788B"/>
    <w:rPr>
      <w:caps/>
    </w:rPr>
  </w:style>
  <w:style w:type="paragraph" w:customStyle="1" w:styleId="StyleBodyTextCenturyGothic10ptNotItalicAuto1">
    <w:name w:val="Style Body Text + Century Gothic 10 pt Not Italic Auto1"/>
    <w:basedOn w:val="BodyText"/>
    <w:link w:val="StyleBodyTextCenturyGothic10ptNotItalicAuto1Char"/>
    <w:rsid w:val="00D67B2E"/>
    <w:rPr>
      <w:i w:val="0"/>
      <w:color w:val="auto"/>
    </w:rPr>
  </w:style>
  <w:style w:type="character" w:customStyle="1" w:styleId="StyleBodyTextCenturyGothic10ptNotItalicAuto1Char">
    <w:name w:val="Style Body Text + Century Gothic 10 pt Not Italic Auto1 Char"/>
    <w:link w:val="StyleBodyTextCenturyGothic10ptNotItalicAuto1"/>
    <w:rsid w:val="00D67B2E"/>
    <w:rPr>
      <w:rFonts w:ascii="Century Gothic" w:hAnsi="Century Gothic"/>
      <w:lang w:val="en-US" w:eastAsia="en-US"/>
    </w:rPr>
  </w:style>
  <w:style w:type="paragraph" w:customStyle="1" w:styleId="StyleBodyTextCenturyGothic10ptNotItalicAutoJustifie">
    <w:name w:val="Style Body Text + Century Gothic 10 pt Not Italic Auto Justifie..."/>
    <w:basedOn w:val="BodyText"/>
    <w:rsid w:val="00A7317A"/>
    <w:pPr>
      <w:spacing w:line="240" w:lineRule="atLeast"/>
    </w:pPr>
    <w:rPr>
      <w:i w:val="0"/>
      <w:color w:val="auto"/>
    </w:rPr>
  </w:style>
  <w:style w:type="character" w:customStyle="1" w:styleId="mw-headline">
    <w:name w:val="mw-headline"/>
    <w:rsid w:val="003F68CC"/>
  </w:style>
  <w:style w:type="character" w:customStyle="1" w:styleId="CharChar">
    <w:name w:val="Char Char"/>
    <w:rsid w:val="00D0609C"/>
    <w:rPr>
      <w:b/>
      <w:smallCaps/>
      <w:sz w:val="24"/>
      <w:lang w:val="en-US" w:eastAsia="en-US" w:bidi="ar-SA"/>
    </w:rPr>
  </w:style>
  <w:style w:type="paragraph" w:customStyle="1" w:styleId="CharCharCharCharCharChar">
    <w:name w:val="Char Char Char Char Char Char"/>
    <w:basedOn w:val="Normal"/>
    <w:rsid w:val="00D0609C"/>
    <w:pPr>
      <w:tabs>
        <w:tab w:val="clear" w:pos="360"/>
      </w:tabs>
      <w:spacing w:after="160" w:line="240" w:lineRule="exact"/>
    </w:pPr>
    <w:rPr>
      <w:rFonts w:ascii="Verdana" w:eastAsia="SimSun" w:hAnsi="Verdana"/>
    </w:rPr>
  </w:style>
  <w:style w:type="paragraph" w:customStyle="1" w:styleId="Normal-Table">
    <w:name w:val="Normal-Table"/>
    <w:basedOn w:val="Normal"/>
    <w:rsid w:val="006F4C75"/>
    <w:pPr>
      <w:tabs>
        <w:tab w:val="clear" w:pos="360"/>
      </w:tabs>
      <w:spacing w:after="60" w:line="264" w:lineRule="auto"/>
    </w:pPr>
    <w:rPr>
      <w:rFonts w:ascii="Arial" w:eastAsia="SimSun" w:hAnsi="Arial"/>
      <w:sz w:val="18"/>
      <w:lang w:val="en-GB"/>
    </w:rPr>
  </w:style>
  <w:style w:type="table" w:customStyle="1" w:styleId="ListTable7Colorful-Accent51">
    <w:name w:val="List Table 7 Colorful - Accent 51"/>
    <w:basedOn w:val="TableNormal"/>
    <w:uiPriority w:val="52"/>
    <w:rsid w:val="006F4C75"/>
    <w:pPr>
      <w:spacing w:before="100"/>
    </w:pPr>
    <w:rPr>
      <w:rFonts w:asciiTheme="minorHAnsi" w:eastAsiaTheme="minorEastAsia" w:hAnsiTheme="minorHAnsi" w:cstheme="minorBidi"/>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21">
    <w:name w:val="List Table 3 - Accent 21"/>
    <w:basedOn w:val="TableNormal"/>
    <w:uiPriority w:val="48"/>
    <w:rsid w:val="008C17E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1Light-Accent21">
    <w:name w:val="Grid Table 1 Light - Accent 21"/>
    <w:basedOn w:val="TableNormal"/>
    <w:uiPriority w:val="46"/>
    <w:rsid w:val="00D96E09"/>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GridTable4-Accent21">
    <w:name w:val="Grid Table 4 - Accent 21"/>
    <w:basedOn w:val="TableNormal"/>
    <w:uiPriority w:val="49"/>
    <w:rsid w:val="00D96E0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21">
    <w:name w:val="Grid Table 6 Colorful - Accent 21"/>
    <w:basedOn w:val="TableNormal"/>
    <w:uiPriority w:val="51"/>
    <w:rsid w:val="00D96E09"/>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ootnoteReference">
    <w:name w:val="footnote reference"/>
    <w:unhideWhenUsed/>
    <w:rsid w:val="00C70103"/>
    <w:rPr>
      <w:vertAlign w:val="superscript"/>
    </w:rPr>
  </w:style>
  <w:style w:type="table" w:customStyle="1" w:styleId="GridTable2-Accent21">
    <w:name w:val="Grid Table 2 - Accent 21"/>
    <w:basedOn w:val="TableNormal"/>
    <w:uiPriority w:val="47"/>
    <w:rsid w:val="005E6C9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BodyTextCenturyGothic10ptNotItalicAutoAfter1">
    <w:name w:val="Style Body Text + Century Gothic 10 pt Not Italic Auto After:  ...1"/>
    <w:basedOn w:val="BodyText"/>
    <w:rsid w:val="008F085B"/>
    <w:pPr>
      <w:spacing w:after="100"/>
    </w:pPr>
    <w:rPr>
      <w:i w:val="0"/>
      <w:color w:val="auto"/>
    </w:rPr>
  </w:style>
  <w:style w:type="paragraph" w:styleId="TOCHeading">
    <w:name w:val="TOC Heading"/>
    <w:basedOn w:val="Heading1"/>
    <w:next w:val="Normal"/>
    <w:qFormat/>
    <w:rsid w:val="003A0CD7"/>
    <w:pPr>
      <w:keepLines/>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table" w:customStyle="1" w:styleId="PlainTable21">
    <w:name w:val="Plain Table 21"/>
    <w:basedOn w:val="TableNormal"/>
    <w:uiPriority w:val="42"/>
    <w:rsid w:val="008228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8228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6Colorful1">
    <w:name w:val="Grid Table 6 Colorful1"/>
    <w:basedOn w:val="TableNormal"/>
    <w:uiPriority w:val="51"/>
    <w:rsid w:val="00ED5C7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31">
    <w:name w:val="Plain Table 31"/>
    <w:basedOn w:val="TableNormal"/>
    <w:uiPriority w:val="43"/>
    <w:rsid w:val="005079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6Colorful-Accent211">
    <w:name w:val="Grid Table 6 Colorful - Accent 211"/>
    <w:basedOn w:val="TableNormal"/>
    <w:uiPriority w:val="51"/>
    <w:rsid w:val="00D83305"/>
    <w:rPr>
      <w:color w:val="943634" w:themeColor="accent2" w:themeShade="BF"/>
      <w:lang w:eastAsia="en-SG"/>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1">
    <w:name w:val="Grid Table 1 Light - Accent 211"/>
    <w:basedOn w:val="TableNormal"/>
    <w:uiPriority w:val="46"/>
    <w:rsid w:val="009446FB"/>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ListTable1Light-Accent21">
    <w:name w:val="List Table 1 Light - Accent 21"/>
    <w:basedOn w:val="TableNormal"/>
    <w:uiPriority w:val="46"/>
    <w:rsid w:val="00370F3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Heading4StyleHeading4CenturyGothic10pt">
    <w:name w:val="Style Heading 4Style Heading 4 + Century Gothic 10 pt"/>
    <w:basedOn w:val="Heading4"/>
    <w:autoRedefine/>
    <w:rsid w:val="0082351D"/>
    <w:rPr>
      <w:bCs/>
      <w:i/>
      <w:iCs/>
    </w:rPr>
  </w:style>
  <w:style w:type="paragraph" w:customStyle="1" w:styleId="StyleStyleHeading3CenturyGothicBoldNotBoldSmallcapsA">
    <w:name w:val="Style Style Heading 3 + Century Gothic Bold Not Bold Small caps + A..."/>
    <w:basedOn w:val="StyleHeading3CenturyGothicBoldNotBoldSmallcaps"/>
    <w:rsid w:val="0082351D"/>
    <w:pPr>
      <w:tabs>
        <w:tab w:val="left" w:pos="360"/>
        <w:tab w:val="num" w:pos="624"/>
      </w:tabs>
      <w:spacing w:after="100"/>
    </w:pPr>
    <w:rPr>
      <w:bCs/>
      <w:caps w:val="0"/>
    </w:rPr>
  </w:style>
  <w:style w:type="paragraph" w:styleId="Title">
    <w:name w:val="Title"/>
    <w:basedOn w:val="Normal"/>
    <w:next w:val="Normal"/>
    <w:link w:val="TitleChar"/>
    <w:qFormat/>
    <w:rsid w:val="00F027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274D"/>
    <w:rPr>
      <w:rFonts w:asciiTheme="majorHAnsi" w:eastAsiaTheme="majorEastAsia" w:hAnsiTheme="majorHAnsi" w:cstheme="majorBidi"/>
      <w:spacing w:val="-10"/>
      <w:kern w:val="28"/>
      <w:sz w:val="56"/>
      <w:szCs w:val="56"/>
      <w:lang w:val="en-US" w:eastAsia="en-US"/>
    </w:rPr>
  </w:style>
  <w:style w:type="character" w:styleId="Strong">
    <w:name w:val="Strong"/>
    <w:basedOn w:val="DefaultParagraphFont"/>
    <w:uiPriority w:val="22"/>
    <w:qFormat/>
    <w:rsid w:val="00EA7E7E"/>
    <w:rPr>
      <w:b/>
      <w:bCs/>
    </w:rPr>
  </w:style>
  <w:style w:type="character" w:customStyle="1" w:styleId="apple-converted-space">
    <w:name w:val="apple-converted-space"/>
    <w:basedOn w:val="DefaultParagraphFont"/>
    <w:rsid w:val="00EA7E7E"/>
  </w:style>
  <w:style w:type="character" w:styleId="HTMLCode">
    <w:name w:val="HTML Code"/>
    <w:basedOn w:val="DefaultParagraphFont"/>
    <w:uiPriority w:val="99"/>
    <w:semiHidden/>
    <w:unhideWhenUsed/>
    <w:rsid w:val="00EA7E7E"/>
    <w:rPr>
      <w:rFonts w:ascii="Courier New" w:eastAsia="Times New Roman" w:hAnsi="Courier New" w:cs="Courier New"/>
      <w:sz w:val="20"/>
      <w:szCs w:val="20"/>
    </w:rPr>
  </w:style>
  <w:style w:type="character" w:styleId="SubtleEmphasis">
    <w:name w:val="Subtle Emphasis"/>
    <w:basedOn w:val="DefaultParagraphFont"/>
    <w:uiPriority w:val="19"/>
    <w:qFormat/>
    <w:rsid w:val="005223EC"/>
    <w:rPr>
      <w:i/>
      <w:iCs/>
      <w:color w:val="404040" w:themeColor="text1" w:themeTint="BF"/>
    </w:rPr>
  </w:style>
  <w:style w:type="character" w:styleId="IntenseReference">
    <w:name w:val="Intense Reference"/>
    <w:basedOn w:val="DefaultParagraphFont"/>
    <w:uiPriority w:val="32"/>
    <w:qFormat/>
    <w:rsid w:val="005223EC"/>
    <w:rPr>
      <w:color w:val="4F81BD" w:themeColor="accent1"/>
      <w:spacing w:val="5"/>
    </w:rPr>
  </w:style>
  <w:style w:type="character" w:customStyle="1" w:styleId="ListParagraphChar">
    <w:name w:val="List Paragraph Char"/>
    <w:aliases w:val="AB List 1 Char,Bullet Points Char,List Paragraph1 Char,ProcessA Char"/>
    <w:link w:val="ListParagraph"/>
    <w:uiPriority w:val="34"/>
    <w:qFormat/>
    <w:rsid w:val="00BA25F5"/>
    <w:rPr>
      <w:rFonts w:ascii="Century Gothic" w:hAnsi="Century Gothic"/>
      <w:lang w:val="en-US" w:eastAsia="en-US"/>
    </w:rPr>
  </w:style>
  <w:style w:type="paragraph" w:customStyle="1" w:styleId="Normal2">
    <w:name w:val="Normal 2"/>
    <w:basedOn w:val="Normal"/>
    <w:uiPriority w:val="99"/>
    <w:rsid w:val="00BA25F5"/>
    <w:pPr>
      <w:spacing w:after="120"/>
      <w:ind w:left="180"/>
    </w:pPr>
    <w:rPr>
      <w:rFonts w:cs="Century Gothic"/>
    </w:rPr>
  </w:style>
  <w:style w:type="paragraph" w:styleId="NoSpacing">
    <w:name w:val="No Spacing"/>
    <w:link w:val="NoSpacingChar"/>
    <w:uiPriority w:val="1"/>
    <w:qFormat/>
    <w:rsid w:val="006B5F29"/>
    <w:pPr>
      <w:widowControl w:val="0"/>
      <w:autoSpaceDE w:val="0"/>
      <w:autoSpaceDN w:val="0"/>
      <w:adjustRightInd w:val="0"/>
    </w:pPr>
    <w:rPr>
      <w:rFonts w:ascii="Century Gothic" w:hAnsi="Century Gothic" w:cs="Arial"/>
      <w:lang w:val="en-GB" w:eastAsia="es-ES_tradnl"/>
    </w:rPr>
  </w:style>
  <w:style w:type="character" w:customStyle="1" w:styleId="NoSpacingChar">
    <w:name w:val="No Spacing Char"/>
    <w:basedOn w:val="DefaultParagraphFont"/>
    <w:link w:val="NoSpacing"/>
    <w:uiPriority w:val="1"/>
    <w:rsid w:val="006B5F29"/>
    <w:rPr>
      <w:rFonts w:ascii="Century Gothic" w:hAnsi="Century Gothic" w:cs="Arial"/>
      <w:lang w:val="en-GB" w:eastAsia="es-ES_tradnl"/>
    </w:rPr>
  </w:style>
  <w:style w:type="paragraph" w:customStyle="1" w:styleId="Normal3Bullet">
    <w:name w:val="Normal 3 Bullet"/>
    <w:basedOn w:val="Normal"/>
    <w:link w:val="Normal3BulletChar"/>
    <w:uiPriority w:val="99"/>
    <w:rsid w:val="006B5F29"/>
    <w:pPr>
      <w:numPr>
        <w:numId w:val="10"/>
      </w:numPr>
      <w:spacing w:after="120"/>
    </w:pPr>
    <w:rPr>
      <w:rFonts w:eastAsia="Calibri"/>
    </w:rPr>
  </w:style>
  <w:style w:type="character" w:customStyle="1" w:styleId="Normal3BulletChar">
    <w:name w:val="Normal 3 Bullet Char"/>
    <w:basedOn w:val="DefaultParagraphFont"/>
    <w:link w:val="Normal3Bullet"/>
    <w:uiPriority w:val="99"/>
    <w:locked/>
    <w:rsid w:val="006B5F29"/>
    <w:rPr>
      <w:rFonts w:ascii="Century Gothic" w:eastAsia="Calibri" w:hAnsi="Century Gothic"/>
      <w:lang w:val="en-US" w:eastAsia="en-US"/>
    </w:rPr>
  </w:style>
  <w:style w:type="paragraph" w:customStyle="1" w:styleId="Normal3">
    <w:name w:val="Normal 3"/>
    <w:basedOn w:val="Normal"/>
    <w:link w:val="Normal3Char"/>
    <w:uiPriority w:val="99"/>
    <w:rsid w:val="006B5F29"/>
    <w:pPr>
      <w:spacing w:after="120"/>
      <w:ind w:left="360"/>
    </w:pPr>
    <w:rPr>
      <w:rFonts w:eastAsia="Calibri"/>
    </w:rPr>
  </w:style>
  <w:style w:type="character" w:customStyle="1" w:styleId="Normal3Char">
    <w:name w:val="Normal 3 Char"/>
    <w:link w:val="Normal3"/>
    <w:uiPriority w:val="99"/>
    <w:locked/>
    <w:rsid w:val="006B5F29"/>
    <w:rPr>
      <w:rFonts w:ascii="Century Gothic" w:eastAsia="Calibri" w:hAnsi="Century Gothic"/>
      <w:lang w:val="en-US" w:eastAsia="en-US"/>
    </w:rPr>
  </w:style>
  <w:style w:type="character" w:customStyle="1" w:styleId="link">
    <w:name w:val="link"/>
    <w:basedOn w:val="DefaultParagraphFont"/>
    <w:rsid w:val="007C2166"/>
  </w:style>
  <w:style w:type="character" w:customStyle="1" w:styleId="typewriter">
    <w:name w:val="typewriter"/>
    <w:basedOn w:val="DefaultParagraphFont"/>
    <w:rsid w:val="007C2166"/>
  </w:style>
  <w:style w:type="character" w:customStyle="1" w:styleId="screentext">
    <w:name w:val="screen_text"/>
    <w:basedOn w:val="DefaultParagraphFont"/>
    <w:rsid w:val="00B950FE"/>
  </w:style>
  <w:style w:type="character" w:customStyle="1" w:styleId="bold">
    <w:name w:val="bold"/>
    <w:basedOn w:val="DefaultParagraphFont"/>
    <w:rsid w:val="00913D00"/>
  </w:style>
  <w:style w:type="character" w:customStyle="1" w:styleId="CommentTextChar">
    <w:name w:val="Comment Text Char"/>
    <w:basedOn w:val="DefaultParagraphFont"/>
    <w:link w:val="CommentText"/>
    <w:uiPriority w:val="99"/>
    <w:semiHidden/>
    <w:rsid w:val="005002F3"/>
    <w:rPr>
      <w:rFonts w:ascii="Century Gothic" w:hAnsi="Century Gothic"/>
      <w:lang w:val="en-US" w:eastAsia="en-US"/>
    </w:rPr>
  </w:style>
  <w:style w:type="character" w:customStyle="1" w:styleId="callout">
    <w:name w:val="callout"/>
    <w:basedOn w:val="DefaultParagraphFont"/>
    <w:rsid w:val="00C01513"/>
  </w:style>
  <w:style w:type="table" w:customStyle="1" w:styleId="TableGrid0">
    <w:name w:val="TableGrid"/>
    <w:rsid w:val="0052783F"/>
    <w:rPr>
      <w:rFonts w:asciiTheme="minorHAnsi" w:eastAsiaTheme="minorEastAsia" w:hAnsiTheme="minorHAnsi" w:cstheme="minorBidi"/>
      <w:sz w:val="22"/>
      <w:szCs w:val="22"/>
      <w:lang w:val="en-IN" w:eastAsia="en-IN"/>
    </w:rPr>
    <w:tblPr>
      <w:tblCellMar>
        <w:top w:w="0" w:type="dxa"/>
        <w:left w:w="0" w:type="dxa"/>
        <w:bottom w:w="0" w:type="dxa"/>
        <w:right w:w="0" w:type="dxa"/>
      </w:tblCellMar>
    </w:tblPr>
  </w:style>
  <w:style w:type="paragraph" w:customStyle="1" w:styleId="StyleBodyTextCharCenturyGothic10ptNotItalicAuto">
    <w:name w:val="Style Body Text Char + Century Gothic 10 pt Not Italic Auto"/>
    <w:basedOn w:val="BodyText"/>
    <w:rsid w:val="004D2C40"/>
    <w:rPr>
      <w:i w:val="0"/>
      <w:color w:val="auto"/>
    </w:rPr>
  </w:style>
  <w:style w:type="paragraph" w:customStyle="1" w:styleId="TableSmall">
    <w:name w:val="Table_Small"/>
    <w:basedOn w:val="Normal"/>
    <w:rsid w:val="0078782C"/>
    <w:pPr>
      <w:tabs>
        <w:tab w:val="clear" w:pos="360"/>
      </w:tabs>
      <w:spacing w:before="40" w:after="40"/>
      <w:jc w:val="left"/>
    </w:pPr>
    <w:rPr>
      <w:rFonts w:ascii="Futura Bk" w:hAnsi="Futura Bk"/>
      <w:sz w:val="16"/>
      <w:lang w:val="en-GB"/>
    </w:rPr>
  </w:style>
  <w:style w:type="paragraph" w:customStyle="1" w:styleId="TableSmHeadingChar">
    <w:name w:val="Table_Sm_Heading Char"/>
    <w:basedOn w:val="TableSmall"/>
    <w:rsid w:val="0078782C"/>
    <w:pPr>
      <w:keepLines/>
    </w:pPr>
    <w:rPr>
      <w:b/>
    </w:rPr>
  </w:style>
  <w:style w:type="paragraph" w:customStyle="1" w:styleId="UseCaseFlow">
    <w:name w:val="Use Case Flow"/>
    <w:basedOn w:val="Normal"/>
    <w:rsid w:val="0078782C"/>
    <w:pPr>
      <w:numPr>
        <w:numId w:val="14"/>
      </w:numPr>
      <w:spacing w:before="40" w:after="40"/>
      <w:jc w:val="left"/>
    </w:pPr>
    <w:rPr>
      <w:rFonts w:ascii="Futura Bk" w:hAnsi="Futura Bk"/>
      <w:sz w:val="16"/>
      <w:lang w:val="en-GB"/>
    </w:rPr>
  </w:style>
  <w:style w:type="character" w:customStyle="1" w:styleId="Body-TextChar">
    <w:name w:val="Body-Text Char"/>
    <w:basedOn w:val="DefaultParagraphFont"/>
    <w:link w:val="Body-Text"/>
    <w:uiPriority w:val="99"/>
    <w:rsid w:val="00095FED"/>
    <w:rPr>
      <w:rFonts w:ascii="Century Gothic" w:hAnsi="Century Gothic"/>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5387">
      <w:bodyDiv w:val="1"/>
      <w:marLeft w:val="0"/>
      <w:marRight w:val="0"/>
      <w:marTop w:val="0"/>
      <w:marBottom w:val="0"/>
      <w:divBdr>
        <w:top w:val="none" w:sz="0" w:space="0" w:color="auto"/>
        <w:left w:val="none" w:sz="0" w:space="0" w:color="auto"/>
        <w:bottom w:val="none" w:sz="0" w:space="0" w:color="auto"/>
        <w:right w:val="none" w:sz="0" w:space="0" w:color="auto"/>
      </w:divBdr>
      <w:divsChild>
        <w:div w:id="549877432">
          <w:marLeft w:val="0"/>
          <w:marRight w:val="0"/>
          <w:marTop w:val="100"/>
          <w:marBottom w:val="40"/>
          <w:divBdr>
            <w:top w:val="none" w:sz="0" w:space="0" w:color="auto"/>
            <w:left w:val="none" w:sz="0" w:space="0" w:color="auto"/>
            <w:bottom w:val="none" w:sz="0" w:space="0" w:color="auto"/>
            <w:right w:val="none" w:sz="0" w:space="0" w:color="auto"/>
          </w:divBdr>
        </w:div>
      </w:divsChild>
    </w:div>
    <w:div w:id="27067504">
      <w:bodyDiv w:val="1"/>
      <w:marLeft w:val="0"/>
      <w:marRight w:val="0"/>
      <w:marTop w:val="0"/>
      <w:marBottom w:val="0"/>
      <w:divBdr>
        <w:top w:val="none" w:sz="0" w:space="0" w:color="auto"/>
        <w:left w:val="none" w:sz="0" w:space="0" w:color="auto"/>
        <w:bottom w:val="none" w:sz="0" w:space="0" w:color="auto"/>
        <w:right w:val="none" w:sz="0" w:space="0" w:color="auto"/>
      </w:divBdr>
      <w:divsChild>
        <w:div w:id="482549564">
          <w:marLeft w:val="0"/>
          <w:marRight w:val="0"/>
          <w:marTop w:val="100"/>
          <w:marBottom w:val="40"/>
          <w:divBdr>
            <w:top w:val="none" w:sz="0" w:space="0" w:color="auto"/>
            <w:left w:val="none" w:sz="0" w:space="0" w:color="auto"/>
            <w:bottom w:val="none" w:sz="0" w:space="0" w:color="auto"/>
            <w:right w:val="none" w:sz="0" w:space="0" w:color="auto"/>
          </w:divBdr>
        </w:div>
        <w:div w:id="1175724901">
          <w:marLeft w:val="0"/>
          <w:marRight w:val="0"/>
          <w:marTop w:val="100"/>
          <w:marBottom w:val="40"/>
          <w:divBdr>
            <w:top w:val="none" w:sz="0" w:space="0" w:color="auto"/>
            <w:left w:val="none" w:sz="0" w:space="0" w:color="auto"/>
            <w:bottom w:val="none" w:sz="0" w:space="0" w:color="auto"/>
            <w:right w:val="none" w:sz="0" w:space="0" w:color="auto"/>
          </w:divBdr>
        </w:div>
      </w:divsChild>
    </w:div>
    <w:div w:id="32078611">
      <w:bodyDiv w:val="1"/>
      <w:marLeft w:val="0"/>
      <w:marRight w:val="0"/>
      <w:marTop w:val="0"/>
      <w:marBottom w:val="0"/>
      <w:divBdr>
        <w:top w:val="none" w:sz="0" w:space="0" w:color="auto"/>
        <w:left w:val="none" w:sz="0" w:space="0" w:color="auto"/>
        <w:bottom w:val="none" w:sz="0" w:space="0" w:color="auto"/>
        <w:right w:val="none" w:sz="0" w:space="0" w:color="auto"/>
      </w:divBdr>
      <w:divsChild>
        <w:div w:id="509369123">
          <w:marLeft w:val="0"/>
          <w:marRight w:val="0"/>
          <w:marTop w:val="100"/>
          <w:marBottom w:val="40"/>
          <w:divBdr>
            <w:top w:val="none" w:sz="0" w:space="0" w:color="auto"/>
            <w:left w:val="none" w:sz="0" w:space="0" w:color="auto"/>
            <w:bottom w:val="none" w:sz="0" w:space="0" w:color="auto"/>
            <w:right w:val="none" w:sz="0" w:space="0" w:color="auto"/>
          </w:divBdr>
        </w:div>
        <w:div w:id="1663462795">
          <w:marLeft w:val="0"/>
          <w:marRight w:val="0"/>
          <w:marTop w:val="100"/>
          <w:marBottom w:val="40"/>
          <w:divBdr>
            <w:top w:val="none" w:sz="0" w:space="0" w:color="auto"/>
            <w:left w:val="none" w:sz="0" w:space="0" w:color="auto"/>
            <w:bottom w:val="none" w:sz="0" w:space="0" w:color="auto"/>
            <w:right w:val="none" w:sz="0" w:space="0" w:color="auto"/>
          </w:divBdr>
        </w:div>
      </w:divsChild>
    </w:div>
    <w:div w:id="51080846">
      <w:bodyDiv w:val="1"/>
      <w:marLeft w:val="0"/>
      <w:marRight w:val="0"/>
      <w:marTop w:val="0"/>
      <w:marBottom w:val="0"/>
      <w:divBdr>
        <w:top w:val="none" w:sz="0" w:space="0" w:color="auto"/>
        <w:left w:val="none" w:sz="0" w:space="0" w:color="auto"/>
        <w:bottom w:val="none" w:sz="0" w:space="0" w:color="auto"/>
        <w:right w:val="none" w:sz="0" w:space="0" w:color="auto"/>
      </w:divBdr>
      <w:divsChild>
        <w:div w:id="1267039694">
          <w:marLeft w:val="0"/>
          <w:marRight w:val="0"/>
          <w:marTop w:val="100"/>
          <w:marBottom w:val="40"/>
          <w:divBdr>
            <w:top w:val="none" w:sz="0" w:space="0" w:color="auto"/>
            <w:left w:val="none" w:sz="0" w:space="0" w:color="auto"/>
            <w:bottom w:val="none" w:sz="0" w:space="0" w:color="auto"/>
            <w:right w:val="none" w:sz="0" w:space="0" w:color="auto"/>
          </w:divBdr>
        </w:div>
        <w:div w:id="1651406030">
          <w:marLeft w:val="0"/>
          <w:marRight w:val="0"/>
          <w:marTop w:val="100"/>
          <w:marBottom w:val="40"/>
          <w:divBdr>
            <w:top w:val="none" w:sz="0" w:space="0" w:color="auto"/>
            <w:left w:val="none" w:sz="0" w:space="0" w:color="auto"/>
            <w:bottom w:val="none" w:sz="0" w:space="0" w:color="auto"/>
            <w:right w:val="none" w:sz="0" w:space="0" w:color="auto"/>
          </w:divBdr>
        </w:div>
      </w:divsChild>
    </w:div>
    <w:div w:id="54202579">
      <w:bodyDiv w:val="1"/>
      <w:marLeft w:val="0"/>
      <w:marRight w:val="0"/>
      <w:marTop w:val="0"/>
      <w:marBottom w:val="0"/>
      <w:divBdr>
        <w:top w:val="none" w:sz="0" w:space="0" w:color="auto"/>
        <w:left w:val="none" w:sz="0" w:space="0" w:color="auto"/>
        <w:bottom w:val="none" w:sz="0" w:space="0" w:color="auto"/>
        <w:right w:val="none" w:sz="0" w:space="0" w:color="auto"/>
      </w:divBdr>
    </w:div>
    <w:div w:id="60953604">
      <w:bodyDiv w:val="1"/>
      <w:marLeft w:val="0"/>
      <w:marRight w:val="0"/>
      <w:marTop w:val="0"/>
      <w:marBottom w:val="0"/>
      <w:divBdr>
        <w:top w:val="none" w:sz="0" w:space="0" w:color="auto"/>
        <w:left w:val="none" w:sz="0" w:space="0" w:color="auto"/>
        <w:bottom w:val="none" w:sz="0" w:space="0" w:color="auto"/>
        <w:right w:val="none" w:sz="0" w:space="0" w:color="auto"/>
      </w:divBdr>
    </w:div>
    <w:div w:id="65304790">
      <w:bodyDiv w:val="1"/>
      <w:marLeft w:val="0"/>
      <w:marRight w:val="0"/>
      <w:marTop w:val="0"/>
      <w:marBottom w:val="0"/>
      <w:divBdr>
        <w:top w:val="none" w:sz="0" w:space="0" w:color="auto"/>
        <w:left w:val="none" w:sz="0" w:space="0" w:color="auto"/>
        <w:bottom w:val="none" w:sz="0" w:space="0" w:color="auto"/>
        <w:right w:val="none" w:sz="0" w:space="0" w:color="auto"/>
      </w:divBdr>
      <w:divsChild>
        <w:div w:id="908612692">
          <w:marLeft w:val="0"/>
          <w:marRight w:val="0"/>
          <w:marTop w:val="100"/>
          <w:marBottom w:val="40"/>
          <w:divBdr>
            <w:top w:val="none" w:sz="0" w:space="0" w:color="auto"/>
            <w:left w:val="none" w:sz="0" w:space="0" w:color="auto"/>
            <w:bottom w:val="none" w:sz="0" w:space="0" w:color="auto"/>
            <w:right w:val="none" w:sz="0" w:space="0" w:color="auto"/>
          </w:divBdr>
        </w:div>
        <w:div w:id="1289313315">
          <w:marLeft w:val="0"/>
          <w:marRight w:val="0"/>
          <w:marTop w:val="100"/>
          <w:marBottom w:val="40"/>
          <w:divBdr>
            <w:top w:val="none" w:sz="0" w:space="0" w:color="auto"/>
            <w:left w:val="none" w:sz="0" w:space="0" w:color="auto"/>
            <w:bottom w:val="none" w:sz="0" w:space="0" w:color="auto"/>
            <w:right w:val="none" w:sz="0" w:space="0" w:color="auto"/>
          </w:divBdr>
        </w:div>
      </w:divsChild>
    </w:div>
    <w:div w:id="66458594">
      <w:bodyDiv w:val="1"/>
      <w:marLeft w:val="0"/>
      <w:marRight w:val="0"/>
      <w:marTop w:val="0"/>
      <w:marBottom w:val="0"/>
      <w:divBdr>
        <w:top w:val="none" w:sz="0" w:space="0" w:color="auto"/>
        <w:left w:val="none" w:sz="0" w:space="0" w:color="auto"/>
        <w:bottom w:val="none" w:sz="0" w:space="0" w:color="auto"/>
        <w:right w:val="none" w:sz="0" w:space="0" w:color="auto"/>
      </w:divBdr>
    </w:div>
    <w:div w:id="79255087">
      <w:bodyDiv w:val="1"/>
      <w:marLeft w:val="0"/>
      <w:marRight w:val="0"/>
      <w:marTop w:val="0"/>
      <w:marBottom w:val="0"/>
      <w:divBdr>
        <w:top w:val="none" w:sz="0" w:space="0" w:color="auto"/>
        <w:left w:val="none" w:sz="0" w:space="0" w:color="auto"/>
        <w:bottom w:val="none" w:sz="0" w:space="0" w:color="auto"/>
        <w:right w:val="none" w:sz="0" w:space="0" w:color="auto"/>
      </w:divBdr>
    </w:div>
    <w:div w:id="121659315">
      <w:bodyDiv w:val="1"/>
      <w:marLeft w:val="0"/>
      <w:marRight w:val="0"/>
      <w:marTop w:val="0"/>
      <w:marBottom w:val="0"/>
      <w:divBdr>
        <w:top w:val="none" w:sz="0" w:space="0" w:color="auto"/>
        <w:left w:val="none" w:sz="0" w:space="0" w:color="auto"/>
        <w:bottom w:val="none" w:sz="0" w:space="0" w:color="auto"/>
        <w:right w:val="none" w:sz="0" w:space="0" w:color="auto"/>
      </w:divBdr>
      <w:divsChild>
        <w:div w:id="190847894">
          <w:marLeft w:val="0"/>
          <w:marRight w:val="0"/>
          <w:marTop w:val="100"/>
          <w:marBottom w:val="40"/>
          <w:divBdr>
            <w:top w:val="none" w:sz="0" w:space="0" w:color="auto"/>
            <w:left w:val="none" w:sz="0" w:space="0" w:color="auto"/>
            <w:bottom w:val="none" w:sz="0" w:space="0" w:color="auto"/>
            <w:right w:val="none" w:sz="0" w:space="0" w:color="auto"/>
          </w:divBdr>
        </w:div>
      </w:divsChild>
    </w:div>
    <w:div w:id="155731343">
      <w:bodyDiv w:val="1"/>
      <w:marLeft w:val="0"/>
      <w:marRight w:val="0"/>
      <w:marTop w:val="0"/>
      <w:marBottom w:val="0"/>
      <w:divBdr>
        <w:top w:val="none" w:sz="0" w:space="0" w:color="auto"/>
        <w:left w:val="none" w:sz="0" w:space="0" w:color="auto"/>
        <w:bottom w:val="none" w:sz="0" w:space="0" w:color="auto"/>
        <w:right w:val="none" w:sz="0" w:space="0" w:color="auto"/>
      </w:divBdr>
      <w:divsChild>
        <w:div w:id="108939986">
          <w:marLeft w:val="0"/>
          <w:marRight w:val="0"/>
          <w:marTop w:val="100"/>
          <w:marBottom w:val="40"/>
          <w:divBdr>
            <w:top w:val="none" w:sz="0" w:space="0" w:color="auto"/>
            <w:left w:val="none" w:sz="0" w:space="0" w:color="auto"/>
            <w:bottom w:val="none" w:sz="0" w:space="0" w:color="auto"/>
            <w:right w:val="none" w:sz="0" w:space="0" w:color="auto"/>
          </w:divBdr>
        </w:div>
        <w:div w:id="1218665258">
          <w:marLeft w:val="0"/>
          <w:marRight w:val="0"/>
          <w:marTop w:val="100"/>
          <w:marBottom w:val="40"/>
          <w:divBdr>
            <w:top w:val="none" w:sz="0" w:space="0" w:color="auto"/>
            <w:left w:val="none" w:sz="0" w:space="0" w:color="auto"/>
            <w:bottom w:val="none" w:sz="0" w:space="0" w:color="auto"/>
            <w:right w:val="none" w:sz="0" w:space="0" w:color="auto"/>
          </w:divBdr>
        </w:div>
      </w:divsChild>
    </w:div>
    <w:div w:id="175655997">
      <w:bodyDiv w:val="1"/>
      <w:marLeft w:val="0"/>
      <w:marRight w:val="0"/>
      <w:marTop w:val="0"/>
      <w:marBottom w:val="0"/>
      <w:divBdr>
        <w:top w:val="none" w:sz="0" w:space="0" w:color="auto"/>
        <w:left w:val="none" w:sz="0" w:space="0" w:color="auto"/>
        <w:bottom w:val="none" w:sz="0" w:space="0" w:color="auto"/>
        <w:right w:val="none" w:sz="0" w:space="0" w:color="auto"/>
      </w:divBdr>
    </w:div>
    <w:div w:id="196739887">
      <w:bodyDiv w:val="1"/>
      <w:marLeft w:val="0"/>
      <w:marRight w:val="0"/>
      <w:marTop w:val="0"/>
      <w:marBottom w:val="0"/>
      <w:divBdr>
        <w:top w:val="none" w:sz="0" w:space="0" w:color="auto"/>
        <w:left w:val="none" w:sz="0" w:space="0" w:color="auto"/>
        <w:bottom w:val="none" w:sz="0" w:space="0" w:color="auto"/>
        <w:right w:val="none" w:sz="0" w:space="0" w:color="auto"/>
      </w:divBdr>
      <w:divsChild>
        <w:div w:id="1190266703">
          <w:marLeft w:val="0"/>
          <w:marRight w:val="0"/>
          <w:marTop w:val="100"/>
          <w:marBottom w:val="40"/>
          <w:divBdr>
            <w:top w:val="none" w:sz="0" w:space="0" w:color="auto"/>
            <w:left w:val="none" w:sz="0" w:space="0" w:color="auto"/>
            <w:bottom w:val="none" w:sz="0" w:space="0" w:color="auto"/>
            <w:right w:val="none" w:sz="0" w:space="0" w:color="auto"/>
          </w:divBdr>
        </w:div>
        <w:div w:id="1999770465">
          <w:marLeft w:val="0"/>
          <w:marRight w:val="0"/>
          <w:marTop w:val="100"/>
          <w:marBottom w:val="40"/>
          <w:divBdr>
            <w:top w:val="none" w:sz="0" w:space="0" w:color="auto"/>
            <w:left w:val="none" w:sz="0" w:space="0" w:color="auto"/>
            <w:bottom w:val="none" w:sz="0" w:space="0" w:color="auto"/>
            <w:right w:val="none" w:sz="0" w:space="0" w:color="auto"/>
          </w:divBdr>
        </w:div>
      </w:divsChild>
    </w:div>
    <w:div w:id="217018162">
      <w:bodyDiv w:val="1"/>
      <w:marLeft w:val="0"/>
      <w:marRight w:val="0"/>
      <w:marTop w:val="0"/>
      <w:marBottom w:val="0"/>
      <w:divBdr>
        <w:top w:val="none" w:sz="0" w:space="0" w:color="auto"/>
        <w:left w:val="none" w:sz="0" w:space="0" w:color="auto"/>
        <w:bottom w:val="none" w:sz="0" w:space="0" w:color="auto"/>
        <w:right w:val="none" w:sz="0" w:space="0" w:color="auto"/>
      </w:divBdr>
      <w:divsChild>
        <w:div w:id="1180243473">
          <w:marLeft w:val="0"/>
          <w:marRight w:val="0"/>
          <w:marTop w:val="100"/>
          <w:marBottom w:val="40"/>
          <w:divBdr>
            <w:top w:val="none" w:sz="0" w:space="0" w:color="auto"/>
            <w:left w:val="none" w:sz="0" w:space="0" w:color="auto"/>
            <w:bottom w:val="none" w:sz="0" w:space="0" w:color="auto"/>
            <w:right w:val="none" w:sz="0" w:space="0" w:color="auto"/>
          </w:divBdr>
        </w:div>
        <w:div w:id="1443186945">
          <w:marLeft w:val="0"/>
          <w:marRight w:val="0"/>
          <w:marTop w:val="100"/>
          <w:marBottom w:val="40"/>
          <w:divBdr>
            <w:top w:val="none" w:sz="0" w:space="0" w:color="auto"/>
            <w:left w:val="none" w:sz="0" w:space="0" w:color="auto"/>
            <w:bottom w:val="none" w:sz="0" w:space="0" w:color="auto"/>
            <w:right w:val="none" w:sz="0" w:space="0" w:color="auto"/>
          </w:divBdr>
        </w:div>
      </w:divsChild>
    </w:div>
    <w:div w:id="247465206">
      <w:bodyDiv w:val="1"/>
      <w:marLeft w:val="0"/>
      <w:marRight w:val="0"/>
      <w:marTop w:val="0"/>
      <w:marBottom w:val="0"/>
      <w:divBdr>
        <w:top w:val="none" w:sz="0" w:space="0" w:color="auto"/>
        <w:left w:val="none" w:sz="0" w:space="0" w:color="auto"/>
        <w:bottom w:val="none" w:sz="0" w:space="0" w:color="auto"/>
        <w:right w:val="none" w:sz="0" w:space="0" w:color="auto"/>
      </w:divBdr>
    </w:div>
    <w:div w:id="256643934">
      <w:bodyDiv w:val="1"/>
      <w:marLeft w:val="0"/>
      <w:marRight w:val="0"/>
      <w:marTop w:val="0"/>
      <w:marBottom w:val="0"/>
      <w:divBdr>
        <w:top w:val="none" w:sz="0" w:space="0" w:color="auto"/>
        <w:left w:val="none" w:sz="0" w:space="0" w:color="auto"/>
        <w:bottom w:val="none" w:sz="0" w:space="0" w:color="auto"/>
        <w:right w:val="none" w:sz="0" w:space="0" w:color="auto"/>
      </w:divBdr>
    </w:div>
    <w:div w:id="270431910">
      <w:bodyDiv w:val="1"/>
      <w:marLeft w:val="0"/>
      <w:marRight w:val="0"/>
      <w:marTop w:val="0"/>
      <w:marBottom w:val="0"/>
      <w:divBdr>
        <w:top w:val="none" w:sz="0" w:space="0" w:color="auto"/>
        <w:left w:val="none" w:sz="0" w:space="0" w:color="auto"/>
        <w:bottom w:val="none" w:sz="0" w:space="0" w:color="auto"/>
        <w:right w:val="none" w:sz="0" w:space="0" w:color="auto"/>
      </w:divBdr>
      <w:divsChild>
        <w:div w:id="409157617">
          <w:marLeft w:val="0"/>
          <w:marRight w:val="0"/>
          <w:marTop w:val="100"/>
          <w:marBottom w:val="40"/>
          <w:divBdr>
            <w:top w:val="none" w:sz="0" w:space="0" w:color="auto"/>
            <w:left w:val="none" w:sz="0" w:space="0" w:color="auto"/>
            <w:bottom w:val="none" w:sz="0" w:space="0" w:color="auto"/>
            <w:right w:val="none" w:sz="0" w:space="0" w:color="auto"/>
          </w:divBdr>
        </w:div>
        <w:div w:id="517350668">
          <w:marLeft w:val="0"/>
          <w:marRight w:val="0"/>
          <w:marTop w:val="100"/>
          <w:marBottom w:val="40"/>
          <w:divBdr>
            <w:top w:val="none" w:sz="0" w:space="0" w:color="auto"/>
            <w:left w:val="none" w:sz="0" w:space="0" w:color="auto"/>
            <w:bottom w:val="none" w:sz="0" w:space="0" w:color="auto"/>
            <w:right w:val="none" w:sz="0" w:space="0" w:color="auto"/>
          </w:divBdr>
        </w:div>
      </w:divsChild>
    </w:div>
    <w:div w:id="300036047">
      <w:bodyDiv w:val="1"/>
      <w:marLeft w:val="0"/>
      <w:marRight w:val="0"/>
      <w:marTop w:val="0"/>
      <w:marBottom w:val="0"/>
      <w:divBdr>
        <w:top w:val="none" w:sz="0" w:space="0" w:color="auto"/>
        <w:left w:val="none" w:sz="0" w:space="0" w:color="auto"/>
        <w:bottom w:val="none" w:sz="0" w:space="0" w:color="auto"/>
        <w:right w:val="none" w:sz="0" w:space="0" w:color="auto"/>
      </w:divBdr>
    </w:div>
    <w:div w:id="302272462">
      <w:bodyDiv w:val="1"/>
      <w:marLeft w:val="0"/>
      <w:marRight w:val="0"/>
      <w:marTop w:val="0"/>
      <w:marBottom w:val="0"/>
      <w:divBdr>
        <w:top w:val="none" w:sz="0" w:space="0" w:color="auto"/>
        <w:left w:val="none" w:sz="0" w:space="0" w:color="auto"/>
        <w:bottom w:val="none" w:sz="0" w:space="0" w:color="auto"/>
        <w:right w:val="none" w:sz="0" w:space="0" w:color="auto"/>
      </w:divBdr>
    </w:div>
    <w:div w:id="306860908">
      <w:bodyDiv w:val="1"/>
      <w:marLeft w:val="0"/>
      <w:marRight w:val="0"/>
      <w:marTop w:val="0"/>
      <w:marBottom w:val="0"/>
      <w:divBdr>
        <w:top w:val="none" w:sz="0" w:space="0" w:color="auto"/>
        <w:left w:val="none" w:sz="0" w:space="0" w:color="auto"/>
        <w:bottom w:val="none" w:sz="0" w:space="0" w:color="auto"/>
        <w:right w:val="none" w:sz="0" w:space="0" w:color="auto"/>
      </w:divBdr>
    </w:div>
    <w:div w:id="340549551">
      <w:bodyDiv w:val="1"/>
      <w:marLeft w:val="0"/>
      <w:marRight w:val="0"/>
      <w:marTop w:val="0"/>
      <w:marBottom w:val="0"/>
      <w:divBdr>
        <w:top w:val="none" w:sz="0" w:space="0" w:color="auto"/>
        <w:left w:val="none" w:sz="0" w:space="0" w:color="auto"/>
        <w:bottom w:val="none" w:sz="0" w:space="0" w:color="auto"/>
        <w:right w:val="none" w:sz="0" w:space="0" w:color="auto"/>
      </w:divBdr>
      <w:divsChild>
        <w:div w:id="405615253">
          <w:marLeft w:val="0"/>
          <w:marRight w:val="0"/>
          <w:marTop w:val="100"/>
          <w:marBottom w:val="40"/>
          <w:divBdr>
            <w:top w:val="none" w:sz="0" w:space="0" w:color="auto"/>
            <w:left w:val="none" w:sz="0" w:space="0" w:color="auto"/>
            <w:bottom w:val="none" w:sz="0" w:space="0" w:color="auto"/>
            <w:right w:val="none" w:sz="0" w:space="0" w:color="auto"/>
          </w:divBdr>
        </w:div>
      </w:divsChild>
    </w:div>
    <w:div w:id="376511445">
      <w:bodyDiv w:val="1"/>
      <w:marLeft w:val="0"/>
      <w:marRight w:val="0"/>
      <w:marTop w:val="0"/>
      <w:marBottom w:val="0"/>
      <w:divBdr>
        <w:top w:val="none" w:sz="0" w:space="0" w:color="auto"/>
        <w:left w:val="none" w:sz="0" w:space="0" w:color="auto"/>
        <w:bottom w:val="none" w:sz="0" w:space="0" w:color="auto"/>
        <w:right w:val="none" w:sz="0" w:space="0" w:color="auto"/>
      </w:divBdr>
    </w:div>
    <w:div w:id="399980614">
      <w:bodyDiv w:val="1"/>
      <w:marLeft w:val="0"/>
      <w:marRight w:val="0"/>
      <w:marTop w:val="0"/>
      <w:marBottom w:val="0"/>
      <w:divBdr>
        <w:top w:val="none" w:sz="0" w:space="0" w:color="auto"/>
        <w:left w:val="none" w:sz="0" w:space="0" w:color="auto"/>
        <w:bottom w:val="none" w:sz="0" w:space="0" w:color="auto"/>
        <w:right w:val="none" w:sz="0" w:space="0" w:color="auto"/>
      </w:divBdr>
      <w:divsChild>
        <w:div w:id="172769828">
          <w:marLeft w:val="0"/>
          <w:marRight w:val="0"/>
          <w:marTop w:val="100"/>
          <w:marBottom w:val="40"/>
          <w:divBdr>
            <w:top w:val="none" w:sz="0" w:space="0" w:color="auto"/>
            <w:left w:val="none" w:sz="0" w:space="0" w:color="auto"/>
            <w:bottom w:val="none" w:sz="0" w:space="0" w:color="auto"/>
            <w:right w:val="none" w:sz="0" w:space="0" w:color="auto"/>
          </w:divBdr>
        </w:div>
        <w:div w:id="1844737480">
          <w:marLeft w:val="0"/>
          <w:marRight w:val="0"/>
          <w:marTop w:val="100"/>
          <w:marBottom w:val="60"/>
          <w:divBdr>
            <w:top w:val="none" w:sz="0" w:space="0" w:color="auto"/>
            <w:left w:val="none" w:sz="0" w:space="0" w:color="auto"/>
            <w:bottom w:val="none" w:sz="0" w:space="0" w:color="auto"/>
            <w:right w:val="none" w:sz="0" w:space="0" w:color="auto"/>
          </w:divBdr>
        </w:div>
      </w:divsChild>
    </w:div>
    <w:div w:id="425076939">
      <w:bodyDiv w:val="1"/>
      <w:marLeft w:val="0"/>
      <w:marRight w:val="0"/>
      <w:marTop w:val="0"/>
      <w:marBottom w:val="0"/>
      <w:divBdr>
        <w:top w:val="none" w:sz="0" w:space="0" w:color="auto"/>
        <w:left w:val="none" w:sz="0" w:space="0" w:color="auto"/>
        <w:bottom w:val="none" w:sz="0" w:space="0" w:color="auto"/>
        <w:right w:val="none" w:sz="0" w:space="0" w:color="auto"/>
      </w:divBdr>
      <w:divsChild>
        <w:div w:id="505052120">
          <w:marLeft w:val="0"/>
          <w:marRight w:val="0"/>
          <w:marTop w:val="100"/>
          <w:marBottom w:val="40"/>
          <w:divBdr>
            <w:top w:val="none" w:sz="0" w:space="0" w:color="auto"/>
            <w:left w:val="none" w:sz="0" w:space="0" w:color="auto"/>
            <w:bottom w:val="none" w:sz="0" w:space="0" w:color="auto"/>
            <w:right w:val="none" w:sz="0" w:space="0" w:color="auto"/>
          </w:divBdr>
        </w:div>
      </w:divsChild>
    </w:div>
    <w:div w:id="427654592">
      <w:bodyDiv w:val="1"/>
      <w:marLeft w:val="0"/>
      <w:marRight w:val="0"/>
      <w:marTop w:val="0"/>
      <w:marBottom w:val="0"/>
      <w:divBdr>
        <w:top w:val="none" w:sz="0" w:space="0" w:color="auto"/>
        <w:left w:val="none" w:sz="0" w:space="0" w:color="auto"/>
        <w:bottom w:val="none" w:sz="0" w:space="0" w:color="auto"/>
        <w:right w:val="none" w:sz="0" w:space="0" w:color="auto"/>
      </w:divBdr>
    </w:div>
    <w:div w:id="478573554">
      <w:bodyDiv w:val="1"/>
      <w:marLeft w:val="0"/>
      <w:marRight w:val="0"/>
      <w:marTop w:val="0"/>
      <w:marBottom w:val="0"/>
      <w:divBdr>
        <w:top w:val="none" w:sz="0" w:space="0" w:color="auto"/>
        <w:left w:val="none" w:sz="0" w:space="0" w:color="auto"/>
        <w:bottom w:val="none" w:sz="0" w:space="0" w:color="auto"/>
        <w:right w:val="none" w:sz="0" w:space="0" w:color="auto"/>
      </w:divBdr>
      <w:divsChild>
        <w:div w:id="381103399">
          <w:marLeft w:val="0"/>
          <w:marRight w:val="0"/>
          <w:marTop w:val="100"/>
          <w:marBottom w:val="40"/>
          <w:divBdr>
            <w:top w:val="none" w:sz="0" w:space="0" w:color="auto"/>
            <w:left w:val="none" w:sz="0" w:space="0" w:color="auto"/>
            <w:bottom w:val="none" w:sz="0" w:space="0" w:color="auto"/>
            <w:right w:val="none" w:sz="0" w:space="0" w:color="auto"/>
          </w:divBdr>
        </w:div>
        <w:div w:id="1491408138">
          <w:marLeft w:val="0"/>
          <w:marRight w:val="0"/>
          <w:marTop w:val="100"/>
          <w:marBottom w:val="40"/>
          <w:divBdr>
            <w:top w:val="none" w:sz="0" w:space="0" w:color="auto"/>
            <w:left w:val="none" w:sz="0" w:space="0" w:color="auto"/>
            <w:bottom w:val="none" w:sz="0" w:space="0" w:color="auto"/>
            <w:right w:val="none" w:sz="0" w:space="0" w:color="auto"/>
          </w:divBdr>
        </w:div>
      </w:divsChild>
    </w:div>
    <w:div w:id="504318731">
      <w:bodyDiv w:val="1"/>
      <w:marLeft w:val="0"/>
      <w:marRight w:val="0"/>
      <w:marTop w:val="0"/>
      <w:marBottom w:val="0"/>
      <w:divBdr>
        <w:top w:val="none" w:sz="0" w:space="0" w:color="auto"/>
        <w:left w:val="none" w:sz="0" w:space="0" w:color="auto"/>
        <w:bottom w:val="none" w:sz="0" w:space="0" w:color="auto"/>
        <w:right w:val="none" w:sz="0" w:space="0" w:color="auto"/>
      </w:divBdr>
      <w:divsChild>
        <w:div w:id="634943778">
          <w:marLeft w:val="0"/>
          <w:marRight w:val="0"/>
          <w:marTop w:val="100"/>
          <w:marBottom w:val="40"/>
          <w:divBdr>
            <w:top w:val="none" w:sz="0" w:space="0" w:color="auto"/>
            <w:left w:val="none" w:sz="0" w:space="0" w:color="auto"/>
            <w:bottom w:val="none" w:sz="0" w:space="0" w:color="auto"/>
            <w:right w:val="none" w:sz="0" w:space="0" w:color="auto"/>
          </w:divBdr>
        </w:div>
        <w:div w:id="679896089">
          <w:marLeft w:val="0"/>
          <w:marRight w:val="0"/>
          <w:marTop w:val="100"/>
          <w:marBottom w:val="40"/>
          <w:divBdr>
            <w:top w:val="none" w:sz="0" w:space="0" w:color="auto"/>
            <w:left w:val="none" w:sz="0" w:space="0" w:color="auto"/>
            <w:bottom w:val="none" w:sz="0" w:space="0" w:color="auto"/>
            <w:right w:val="none" w:sz="0" w:space="0" w:color="auto"/>
          </w:divBdr>
        </w:div>
      </w:divsChild>
    </w:div>
    <w:div w:id="532033122">
      <w:bodyDiv w:val="1"/>
      <w:marLeft w:val="0"/>
      <w:marRight w:val="0"/>
      <w:marTop w:val="0"/>
      <w:marBottom w:val="0"/>
      <w:divBdr>
        <w:top w:val="none" w:sz="0" w:space="0" w:color="auto"/>
        <w:left w:val="none" w:sz="0" w:space="0" w:color="auto"/>
        <w:bottom w:val="none" w:sz="0" w:space="0" w:color="auto"/>
        <w:right w:val="none" w:sz="0" w:space="0" w:color="auto"/>
      </w:divBdr>
    </w:div>
    <w:div w:id="545145565">
      <w:bodyDiv w:val="1"/>
      <w:marLeft w:val="0"/>
      <w:marRight w:val="0"/>
      <w:marTop w:val="0"/>
      <w:marBottom w:val="0"/>
      <w:divBdr>
        <w:top w:val="none" w:sz="0" w:space="0" w:color="auto"/>
        <w:left w:val="none" w:sz="0" w:space="0" w:color="auto"/>
        <w:bottom w:val="none" w:sz="0" w:space="0" w:color="auto"/>
        <w:right w:val="none" w:sz="0" w:space="0" w:color="auto"/>
      </w:divBdr>
    </w:div>
    <w:div w:id="557785179">
      <w:bodyDiv w:val="1"/>
      <w:marLeft w:val="0"/>
      <w:marRight w:val="0"/>
      <w:marTop w:val="0"/>
      <w:marBottom w:val="0"/>
      <w:divBdr>
        <w:top w:val="none" w:sz="0" w:space="0" w:color="auto"/>
        <w:left w:val="none" w:sz="0" w:space="0" w:color="auto"/>
        <w:bottom w:val="none" w:sz="0" w:space="0" w:color="auto"/>
        <w:right w:val="none" w:sz="0" w:space="0" w:color="auto"/>
      </w:divBdr>
    </w:div>
    <w:div w:id="568344698">
      <w:bodyDiv w:val="1"/>
      <w:marLeft w:val="0"/>
      <w:marRight w:val="0"/>
      <w:marTop w:val="0"/>
      <w:marBottom w:val="0"/>
      <w:divBdr>
        <w:top w:val="none" w:sz="0" w:space="0" w:color="auto"/>
        <w:left w:val="none" w:sz="0" w:space="0" w:color="auto"/>
        <w:bottom w:val="none" w:sz="0" w:space="0" w:color="auto"/>
        <w:right w:val="none" w:sz="0" w:space="0" w:color="auto"/>
      </w:divBdr>
      <w:divsChild>
        <w:div w:id="572157907">
          <w:marLeft w:val="0"/>
          <w:marRight w:val="0"/>
          <w:marTop w:val="100"/>
          <w:marBottom w:val="40"/>
          <w:divBdr>
            <w:top w:val="none" w:sz="0" w:space="0" w:color="auto"/>
            <w:left w:val="none" w:sz="0" w:space="0" w:color="auto"/>
            <w:bottom w:val="none" w:sz="0" w:space="0" w:color="auto"/>
            <w:right w:val="none" w:sz="0" w:space="0" w:color="auto"/>
          </w:divBdr>
        </w:div>
        <w:div w:id="1087969463">
          <w:marLeft w:val="0"/>
          <w:marRight w:val="0"/>
          <w:marTop w:val="100"/>
          <w:marBottom w:val="40"/>
          <w:divBdr>
            <w:top w:val="none" w:sz="0" w:space="0" w:color="auto"/>
            <w:left w:val="none" w:sz="0" w:space="0" w:color="auto"/>
            <w:bottom w:val="none" w:sz="0" w:space="0" w:color="auto"/>
            <w:right w:val="none" w:sz="0" w:space="0" w:color="auto"/>
          </w:divBdr>
        </w:div>
      </w:divsChild>
    </w:div>
    <w:div w:id="664549052">
      <w:bodyDiv w:val="1"/>
      <w:marLeft w:val="0"/>
      <w:marRight w:val="0"/>
      <w:marTop w:val="0"/>
      <w:marBottom w:val="0"/>
      <w:divBdr>
        <w:top w:val="none" w:sz="0" w:space="0" w:color="auto"/>
        <w:left w:val="none" w:sz="0" w:space="0" w:color="auto"/>
        <w:bottom w:val="none" w:sz="0" w:space="0" w:color="auto"/>
        <w:right w:val="none" w:sz="0" w:space="0" w:color="auto"/>
      </w:divBdr>
      <w:divsChild>
        <w:div w:id="74666601">
          <w:marLeft w:val="0"/>
          <w:marRight w:val="0"/>
          <w:marTop w:val="100"/>
          <w:marBottom w:val="40"/>
          <w:divBdr>
            <w:top w:val="none" w:sz="0" w:space="0" w:color="auto"/>
            <w:left w:val="none" w:sz="0" w:space="0" w:color="auto"/>
            <w:bottom w:val="none" w:sz="0" w:space="0" w:color="auto"/>
            <w:right w:val="none" w:sz="0" w:space="0" w:color="auto"/>
          </w:divBdr>
        </w:div>
        <w:div w:id="733237871">
          <w:marLeft w:val="0"/>
          <w:marRight w:val="0"/>
          <w:marTop w:val="100"/>
          <w:marBottom w:val="40"/>
          <w:divBdr>
            <w:top w:val="none" w:sz="0" w:space="0" w:color="auto"/>
            <w:left w:val="none" w:sz="0" w:space="0" w:color="auto"/>
            <w:bottom w:val="none" w:sz="0" w:space="0" w:color="auto"/>
            <w:right w:val="none" w:sz="0" w:space="0" w:color="auto"/>
          </w:divBdr>
        </w:div>
      </w:divsChild>
    </w:div>
    <w:div w:id="678505393">
      <w:bodyDiv w:val="1"/>
      <w:marLeft w:val="0"/>
      <w:marRight w:val="0"/>
      <w:marTop w:val="0"/>
      <w:marBottom w:val="0"/>
      <w:divBdr>
        <w:top w:val="none" w:sz="0" w:space="0" w:color="auto"/>
        <w:left w:val="none" w:sz="0" w:space="0" w:color="auto"/>
        <w:bottom w:val="none" w:sz="0" w:space="0" w:color="auto"/>
        <w:right w:val="none" w:sz="0" w:space="0" w:color="auto"/>
      </w:divBdr>
    </w:div>
    <w:div w:id="709767098">
      <w:bodyDiv w:val="1"/>
      <w:marLeft w:val="0"/>
      <w:marRight w:val="0"/>
      <w:marTop w:val="0"/>
      <w:marBottom w:val="0"/>
      <w:divBdr>
        <w:top w:val="none" w:sz="0" w:space="0" w:color="auto"/>
        <w:left w:val="none" w:sz="0" w:space="0" w:color="auto"/>
        <w:bottom w:val="none" w:sz="0" w:space="0" w:color="auto"/>
        <w:right w:val="none" w:sz="0" w:space="0" w:color="auto"/>
      </w:divBdr>
      <w:divsChild>
        <w:div w:id="1624844668">
          <w:marLeft w:val="0"/>
          <w:marRight w:val="0"/>
          <w:marTop w:val="100"/>
          <w:marBottom w:val="40"/>
          <w:divBdr>
            <w:top w:val="none" w:sz="0" w:space="0" w:color="auto"/>
            <w:left w:val="none" w:sz="0" w:space="0" w:color="auto"/>
            <w:bottom w:val="none" w:sz="0" w:space="0" w:color="auto"/>
            <w:right w:val="none" w:sz="0" w:space="0" w:color="auto"/>
          </w:divBdr>
        </w:div>
      </w:divsChild>
    </w:div>
    <w:div w:id="711734222">
      <w:bodyDiv w:val="1"/>
      <w:marLeft w:val="0"/>
      <w:marRight w:val="0"/>
      <w:marTop w:val="0"/>
      <w:marBottom w:val="0"/>
      <w:divBdr>
        <w:top w:val="none" w:sz="0" w:space="0" w:color="auto"/>
        <w:left w:val="none" w:sz="0" w:space="0" w:color="auto"/>
        <w:bottom w:val="none" w:sz="0" w:space="0" w:color="auto"/>
        <w:right w:val="none" w:sz="0" w:space="0" w:color="auto"/>
      </w:divBdr>
      <w:divsChild>
        <w:div w:id="1314483382">
          <w:marLeft w:val="0"/>
          <w:marRight w:val="0"/>
          <w:marTop w:val="100"/>
          <w:marBottom w:val="40"/>
          <w:divBdr>
            <w:top w:val="none" w:sz="0" w:space="0" w:color="auto"/>
            <w:left w:val="none" w:sz="0" w:space="0" w:color="auto"/>
            <w:bottom w:val="none" w:sz="0" w:space="0" w:color="auto"/>
            <w:right w:val="none" w:sz="0" w:space="0" w:color="auto"/>
          </w:divBdr>
        </w:div>
        <w:div w:id="1389572268">
          <w:marLeft w:val="0"/>
          <w:marRight w:val="0"/>
          <w:marTop w:val="100"/>
          <w:marBottom w:val="40"/>
          <w:divBdr>
            <w:top w:val="none" w:sz="0" w:space="0" w:color="auto"/>
            <w:left w:val="none" w:sz="0" w:space="0" w:color="auto"/>
            <w:bottom w:val="none" w:sz="0" w:space="0" w:color="auto"/>
            <w:right w:val="none" w:sz="0" w:space="0" w:color="auto"/>
          </w:divBdr>
        </w:div>
      </w:divsChild>
    </w:div>
    <w:div w:id="731083222">
      <w:bodyDiv w:val="1"/>
      <w:marLeft w:val="0"/>
      <w:marRight w:val="0"/>
      <w:marTop w:val="0"/>
      <w:marBottom w:val="0"/>
      <w:divBdr>
        <w:top w:val="none" w:sz="0" w:space="0" w:color="auto"/>
        <w:left w:val="none" w:sz="0" w:space="0" w:color="auto"/>
        <w:bottom w:val="none" w:sz="0" w:space="0" w:color="auto"/>
        <w:right w:val="none" w:sz="0" w:space="0" w:color="auto"/>
      </w:divBdr>
    </w:div>
    <w:div w:id="737558495">
      <w:bodyDiv w:val="1"/>
      <w:marLeft w:val="0"/>
      <w:marRight w:val="0"/>
      <w:marTop w:val="0"/>
      <w:marBottom w:val="0"/>
      <w:divBdr>
        <w:top w:val="none" w:sz="0" w:space="0" w:color="auto"/>
        <w:left w:val="none" w:sz="0" w:space="0" w:color="auto"/>
        <w:bottom w:val="none" w:sz="0" w:space="0" w:color="auto"/>
        <w:right w:val="none" w:sz="0" w:space="0" w:color="auto"/>
      </w:divBdr>
    </w:div>
    <w:div w:id="759176426">
      <w:bodyDiv w:val="1"/>
      <w:marLeft w:val="0"/>
      <w:marRight w:val="0"/>
      <w:marTop w:val="0"/>
      <w:marBottom w:val="0"/>
      <w:divBdr>
        <w:top w:val="none" w:sz="0" w:space="0" w:color="auto"/>
        <w:left w:val="none" w:sz="0" w:space="0" w:color="auto"/>
        <w:bottom w:val="none" w:sz="0" w:space="0" w:color="auto"/>
        <w:right w:val="none" w:sz="0" w:space="0" w:color="auto"/>
      </w:divBdr>
      <w:divsChild>
        <w:div w:id="550074228">
          <w:marLeft w:val="0"/>
          <w:marRight w:val="0"/>
          <w:marTop w:val="0"/>
          <w:marBottom w:val="0"/>
          <w:divBdr>
            <w:top w:val="none" w:sz="0" w:space="0" w:color="auto"/>
            <w:left w:val="none" w:sz="0" w:space="0" w:color="auto"/>
            <w:bottom w:val="none" w:sz="0" w:space="0" w:color="auto"/>
            <w:right w:val="none" w:sz="0" w:space="0" w:color="auto"/>
          </w:divBdr>
        </w:div>
        <w:div w:id="1184326791">
          <w:marLeft w:val="0"/>
          <w:marRight w:val="0"/>
          <w:marTop w:val="0"/>
          <w:marBottom w:val="0"/>
          <w:divBdr>
            <w:top w:val="none" w:sz="0" w:space="0" w:color="auto"/>
            <w:left w:val="none" w:sz="0" w:space="0" w:color="auto"/>
            <w:bottom w:val="none" w:sz="0" w:space="0" w:color="auto"/>
            <w:right w:val="none" w:sz="0" w:space="0" w:color="auto"/>
          </w:divBdr>
        </w:div>
      </w:divsChild>
    </w:div>
    <w:div w:id="761610358">
      <w:bodyDiv w:val="1"/>
      <w:marLeft w:val="0"/>
      <w:marRight w:val="0"/>
      <w:marTop w:val="0"/>
      <w:marBottom w:val="0"/>
      <w:divBdr>
        <w:top w:val="none" w:sz="0" w:space="0" w:color="auto"/>
        <w:left w:val="none" w:sz="0" w:space="0" w:color="auto"/>
        <w:bottom w:val="none" w:sz="0" w:space="0" w:color="auto"/>
        <w:right w:val="none" w:sz="0" w:space="0" w:color="auto"/>
      </w:divBdr>
    </w:div>
    <w:div w:id="779300412">
      <w:bodyDiv w:val="1"/>
      <w:marLeft w:val="0"/>
      <w:marRight w:val="0"/>
      <w:marTop w:val="0"/>
      <w:marBottom w:val="0"/>
      <w:divBdr>
        <w:top w:val="none" w:sz="0" w:space="0" w:color="auto"/>
        <w:left w:val="none" w:sz="0" w:space="0" w:color="auto"/>
        <w:bottom w:val="none" w:sz="0" w:space="0" w:color="auto"/>
        <w:right w:val="none" w:sz="0" w:space="0" w:color="auto"/>
      </w:divBdr>
      <w:divsChild>
        <w:div w:id="117533665">
          <w:marLeft w:val="0"/>
          <w:marRight w:val="0"/>
          <w:marTop w:val="100"/>
          <w:marBottom w:val="40"/>
          <w:divBdr>
            <w:top w:val="none" w:sz="0" w:space="0" w:color="auto"/>
            <w:left w:val="none" w:sz="0" w:space="0" w:color="auto"/>
            <w:bottom w:val="none" w:sz="0" w:space="0" w:color="auto"/>
            <w:right w:val="none" w:sz="0" w:space="0" w:color="auto"/>
          </w:divBdr>
        </w:div>
        <w:div w:id="1165515976">
          <w:marLeft w:val="0"/>
          <w:marRight w:val="0"/>
          <w:marTop w:val="100"/>
          <w:marBottom w:val="40"/>
          <w:divBdr>
            <w:top w:val="none" w:sz="0" w:space="0" w:color="auto"/>
            <w:left w:val="none" w:sz="0" w:space="0" w:color="auto"/>
            <w:bottom w:val="none" w:sz="0" w:space="0" w:color="auto"/>
            <w:right w:val="none" w:sz="0" w:space="0" w:color="auto"/>
          </w:divBdr>
        </w:div>
      </w:divsChild>
    </w:div>
    <w:div w:id="844133812">
      <w:bodyDiv w:val="1"/>
      <w:marLeft w:val="0"/>
      <w:marRight w:val="0"/>
      <w:marTop w:val="0"/>
      <w:marBottom w:val="0"/>
      <w:divBdr>
        <w:top w:val="none" w:sz="0" w:space="0" w:color="auto"/>
        <w:left w:val="none" w:sz="0" w:space="0" w:color="auto"/>
        <w:bottom w:val="none" w:sz="0" w:space="0" w:color="auto"/>
        <w:right w:val="none" w:sz="0" w:space="0" w:color="auto"/>
      </w:divBdr>
      <w:divsChild>
        <w:div w:id="656157120">
          <w:marLeft w:val="0"/>
          <w:marRight w:val="0"/>
          <w:marTop w:val="100"/>
          <w:marBottom w:val="40"/>
          <w:divBdr>
            <w:top w:val="none" w:sz="0" w:space="0" w:color="auto"/>
            <w:left w:val="none" w:sz="0" w:space="0" w:color="auto"/>
            <w:bottom w:val="none" w:sz="0" w:space="0" w:color="auto"/>
            <w:right w:val="none" w:sz="0" w:space="0" w:color="auto"/>
          </w:divBdr>
        </w:div>
        <w:div w:id="1268082299">
          <w:marLeft w:val="0"/>
          <w:marRight w:val="0"/>
          <w:marTop w:val="100"/>
          <w:marBottom w:val="40"/>
          <w:divBdr>
            <w:top w:val="none" w:sz="0" w:space="0" w:color="auto"/>
            <w:left w:val="none" w:sz="0" w:space="0" w:color="auto"/>
            <w:bottom w:val="none" w:sz="0" w:space="0" w:color="auto"/>
            <w:right w:val="none" w:sz="0" w:space="0" w:color="auto"/>
          </w:divBdr>
        </w:div>
      </w:divsChild>
    </w:div>
    <w:div w:id="859052324">
      <w:bodyDiv w:val="1"/>
      <w:marLeft w:val="0"/>
      <w:marRight w:val="0"/>
      <w:marTop w:val="0"/>
      <w:marBottom w:val="0"/>
      <w:divBdr>
        <w:top w:val="none" w:sz="0" w:space="0" w:color="auto"/>
        <w:left w:val="none" w:sz="0" w:space="0" w:color="auto"/>
        <w:bottom w:val="none" w:sz="0" w:space="0" w:color="auto"/>
        <w:right w:val="none" w:sz="0" w:space="0" w:color="auto"/>
      </w:divBdr>
    </w:div>
    <w:div w:id="867790327">
      <w:bodyDiv w:val="1"/>
      <w:marLeft w:val="0"/>
      <w:marRight w:val="0"/>
      <w:marTop w:val="0"/>
      <w:marBottom w:val="0"/>
      <w:divBdr>
        <w:top w:val="none" w:sz="0" w:space="0" w:color="auto"/>
        <w:left w:val="none" w:sz="0" w:space="0" w:color="auto"/>
        <w:bottom w:val="none" w:sz="0" w:space="0" w:color="auto"/>
        <w:right w:val="none" w:sz="0" w:space="0" w:color="auto"/>
      </w:divBdr>
      <w:divsChild>
        <w:div w:id="1027485014">
          <w:marLeft w:val="0"/>
          <w:marRight w:val="0"/>
          <w:marTop w:val="100"/>
          <w:marBottom w:val="40"/>
          <w:divBdr>
            <w:top w:val="none" w:sz="0" w:space="0" w:color="auto"/>
            <w:left w:val="none" w:sz="0" w:space="0" w:color="auto"/>
            <w:bottom w:val="none" w:sz="0" w:space="0" w:color="auto"/>
            <w:right w:val="none" w:sz="0" w:space="0" w:color="auto"/>
          </w:divBdr>
        </w:div>
        <w:div w:id="1346201632">
          <w:marLeft w:val="0"/>
          <w:marRight w:val="0"/>
          <w:marTop w:val="100"/>
          <w:marBottom w:val="40"/>
          <w:divBdr>
            <w:top w:val="none" w:sz="0" w:space="0" w:color="auto"/>
            <w:left w:val="none" w:sz="0" w:space="0" w:color="auto"/>
            <w:bottom w:val="none" w:sz="0" w:space="0" w:color="auto"/>
            <w:right w:val="none" w:sz="0" w:space="0" w:color="auto"/>
          </w:divBdr>
        </w:div>
        <w:div w:id="1414815174">
          <w:marLeft w:val="0"/>
          <w:marRight w:val="0"/>
          <w:marTop w:val="100"/>
          <w:marBottom w:val="40"/>
          <w:divBdr>
            <w:top w:val="none" w:sz="0" w:space="0" w:color="auto"/>
            <w:left w:val="none" w:sz="0" w:space="0" w:color="auto"/>
            <w:bottom w:val="none" w:sz="0" w:space="0" w:color="auto"/>
            <w:right w:val="none" w:sz="0" w:space="0" w:color="auto"/>
          </w:divBdr>
        </w:div>
        <w:div w:id="1768649950">
          <w:marLeft w:val="0"/>
          <w:marRight w:val="0"/>
          <w:marTop w:val="100"/>
          <w:marBottom w:val="40"/>
          <w:divBdr>
            <w:top w:val="none" w:sz="0" w:space="0" w:color="auto"/>
            <w:left w:val="none" w:sz="0" w:space="0" w:color="auto"/>
            <w:bottom w:val="none" w:sz="0" w:space="0" w:color="auto"/>
            <w:right w:val="none" w:sz="0" w:space="0" w:color="auto"/>
          </w:divBdr>
        </w:div>
      </w:divsChild>
    </w:div>
    <w:div w:id="868565590">
      <w:bodyDiv w:val="1"/>
      <w:marLeft w:val="0"/>
      <w:marRight w:val="0"/>
      <w:marTop w:val="0"/>
      <w:marBottom w:val="0"/>
      <w:divBdr>
        <w:top w:val="none" w:sz="0" w:space="0" w:color="auto"/>
        <w:left w:val="none" w:sz="0" w:space="0" w:color="auto"/>
        <w:bottom w:val="none" w:sz="0" w:space="0" w:color="auto"/>
        <w:right w:val="none" w:sz="0" w:space="0" w:color="auto"/>
      </w:divBdr>
      <w:divsChild>
        <w:div w:id="6106060">
          <w:marLeft w:val="0"/>
          <w:marRight w:val="0"/>
          <w:marTop w:val="100"/>
          <w:marBottom w:val="40"/>
          <w:divBdr>
            <w:top w:val="none" w:sz="0" w:space="0" w:color="auto"/>
            <w:left w:val="none" w:sz="0" w:space="0" w:color="auto"/>
            <w:bottom w:val="none" w:sz="0" w:space="0" w:color="auto"/>
            <w:right w:val="none" w:sz="0" w:space="0" w:color="auto"/>
          </w:divBdr>
        </w:div>
        <w:div w:id="250165429">
          <w:marLeft w:val="0"/>
          <w:marRight w:val="0"/>
          <w:marTop w:val="100"/>
          <w:marBottom w:val="40"/>
          <w:divBdr>
            <w:top w:val="none" w:sz="0" w:space="0" w:color="auto"/>
            <w:left w:val="none" w:sz="0" w:space="0" w:color="auto"/>
            <w:bottom w:val="none" w:sz="0" w:space="0" w:color="auto"/>
            <w:right w:val="none" w:sz="0" w:space="0" w:color="auto"/>
          </w:divBdr>
        </w:div>
      </w:divsChild>
    </w:div>
    <w:div w:id="882522399">
      <w:bodyDiv w:val="1"/>
      <w:marLeft w:val="0"/>
      <w:marRight w:val="0"/>
      <w:marTop w:val="0"/>
      <w:marBottom w:val="0"/>
      <w:divBdr>
        <w:top w:val="none" w:sz="0" w:space="0" w:color="auto"/>
        <w:left w:val="none" w:sz="0" w:space="0" w:color="auto"/>
        <w:bottom w:val="none" w:sz="0" w:space="0" w:color="auto"/>
        <w:right w:val="none" w:sz="0" w:space="0" w:color="auto"/>
      </w:divBdr>
    </w:div>
    <w:div w:id="889998674">
      <w:bodyDiv w:val="1"/>
      <w:marLeft w:val="0"/>
      <w:marRight w:val="0"/>
      <w:marTop w:val="0"/>
      <w:marBottom w:val="0"/>
      <w:divBdr>
        <w:top w:val="none" w:sz="0" w:space="0" w:color="auto"/>
        <w:left w:val="none" w:sz="0" w:space="0" w:color="auto"/>
        <w:bottom w:val="none" w:sz="0" w:space="0" w:color="auto"/>
        <w:right w:val="none" w:sz="0" w:space="0" w:color="auto"/>
      </w:divBdr>
      <w:divsChild>
        <w:div w:id="1886259851">
          <w:marLeft w:val="0"/>
          <w:marRight w:val="0"/>
          <w:marTop w:val="100"/>
          <w:marBottom w:val="40"/>
          <w:divBdr>
            <w:top w:val="none" w:sz="0" w:space="0" w:color="auto"/>
            <w:left w:val="none" w:sz="0" w:space="0" w:color="auto"/>
            <w:bottom w:val="none" w:sz="0" w:space="0" w:color="auto"/>
            <w:right w:val="none" w:sz="0" w:space="0" w:color="auto"/>
          </w:divBdr>
        </w:div>
        <w:div w:id="1976257059">
          <w:marLeft w:val="0"/>
          <w:marRight w:val="0"/>
          <w:marTop w:val="100"/>
          <w:marBottom w:val="40"/>
          <w:divBdr>
            <w:top w:val="none" w:sz="0" w:space="0" w:color="auto"/>
            <w:left w:val="none" w:sz="0" w:space="0" w:color="auto"/>
            <w:bottom w:val="none" w:sz="0" w:space="0" w:color="auto"/>
            <w:right w:val="none" w:sz="0" w:space="0" w:color="auto"/>
          </w:divBdr>
        </w:div>
      </w:divsChild>
    </w:div>
    <w:div w:id="899251413">
      <w:bodyDiv w:val="1"/>
      <w:marLeft w:val="0"/>
      <w:marRight w:val="0"/>
      <w:marTop w:val="0"/>
      <w:marBottom w:val="0"/>
      <w:divBdr>
        <w:top w:val="none" w:sz="0" w:space="0" w:color="auto"/>
        <w:left w:val="none" w:sz="0" w:space="0" w:color="auto"/>
        <w:bottom w:val="none" w:sz="0" w:space="0" w:color="auto"/>
        <w:right w:val="none" w:sz="0" w:space="0" w:color="auto"/>
      </w:divBdr>
      <w:divsChild>
        <w:div w:id="987901176">
          <w:marLeft w:val="0"/>
          <w:marRight w:val="0"/>
          <w:marTop w:val="100"/>
          <w:marBottom w:val="40"/>
          <w:divBdr>
            <w:top w:val="none" w:sz="0" w:space="0" w:color="auto"/>
            <w:left w:val="none" w:sz="0" w:space="0" w:color="auto"/>
            <w:bottom w:val="none" w:sz="0" w:space="0" w:color="auto"/>
            <w:right w:val="none" w:sz="0" w:space="0" w:color="auto"/>
          </w:divBdr>
        </w:div>
        <w:div w:id="1044594824">
          <w:marLeft w:val="0"/>
          <w:marRight w:val="0"/>
          <w:marTop w:val="100"/>
          <w:marBottom w:val="40"/>
          <w:divBdr>
            <w:top w:val="none" w:sz="0" w:space="0" w:color="auto"/>
            <w:left w:val="none" w:sz="0" w:space="0" w:color="auto"/>
            <w:bottom w:val="none" w:sz="0" w:space="0" w:color="auto"/>
            <w:right w:val="none" w:sz="0" w:space="0" w:color="auto"/>
          </w:divBdr>
        </w:div>
      </w:divsChild>
    </w:div>
    <w:div w:id="917907813">
      <w:bodyDiv w:val="1"/>
      <w:marLeft w:val="0"/>
      <w:marRight w:val="0"/>
      <w:marTop w:val="0"/>
      <w:marBottom w:val="0"/>
      <w:divBdr>
        <w:top w:val="none" w:sz="0" w:space="0" w:color="auto"/>
        <w:left w:val="none" w:sz="0" w:space="0" w:color="auto"/>
        <w:bottom w:val="none" w:sz="0" w:space="0" w:color="auto"/>
        <w:right w:val="none" w:sz="0" w:space="0" w:color="auto"/>
      </w:divBdr>
      <w:divsChild>
        <w:div w:id="1242720142">
          <w:marLeft w:val="0"/>
          <w:marRight w:val="0"/>
          <w:marTop w:val="100"/>
          <w:marBottom w:val="40"/>
          <w:divBdr>
            <w:top w:val="none" w:sz="0" w:space="0" w:color="auto"/>
            <w:left w:val="none" w:sz="0" w:space="0" w:color="auto"/>
            <w:bottom w:val="none" w:sz="0" w:space="0" w:color="auto"/>
            <w:right w:val="none" w:sz="0" w:space="0" w:color="auto"/>
          </w:divBdr>
        </w:div>
      </w:divsChild>
    </w:div>
    <w:div w:id="920480830">
      <w:bodyDiv w:val="1"/>
      <w:marLeft w:val="0"/>
      <w:marRight w:val="0"/>
      <w:marTop w:val="0"/>
      <w:marBottom w:val="0"/>
      <w:divBdr>
        <w:top w:val="none" w:sz="0" w:space="0" w:color="auto"/>
        <w:left w:val="none" w:sz="0" w:space="0" w:color="auto"/>
        <w:bottom w:val="none" w:sz="0" w:space="0" w:color="auto"/>
        <w:right w:val="none" w:sz="0" w:space="0" w:color="auto"/>
      </w:divBdr>
    </w:div>
    <w:div w:id="946082429">
      <w:bodyDiv w:val="1"/>
      <w:marLeft w:val="0"/>
      <w:marRight w:val="0"/>
      <w:marTop w:val="0"/>
      <w:marBottom w:val="0"/>
      <w:divBdr>
        <w:top w:val="none" w:sz="0" w:space="0" w:color="auto"/>
        <w:left w:val="none" w:sz="0" w:space="0" w:color="auto"/>
        <w:bottom w:val="none" w:sz="0" w:space="0" w:color="auto"/>
        <w:right w:val="none" w:sz="0" w:space="0" w:color="auto"/>
      </w:divBdr>
      <w:divsChild>
        <w:div w:id="1184705931">
          <w:marLeft w:val="0"/>
          <w:marRight w:val="0"/>
          <w:marTop w:val="100"/>
          <w:marBottom w:val="40"/>
          <w:divBdr>
            <w:top w:val="none" w:sz="0" w:space="0" w:color="auto"/>
            <w:left w:val="none" w:sz="0" w:space="0" w:color="auto"/>
            <w:bottom w:val="none" w:sz="0" w:space="0" w:color="auto"/>
            <w:right w:val="none" w:sz="0" w:space="0" w:color="auto"/>
          </w:divBdr>
        </w:div>
        <w:div w:id="1380057166">
          <w:marLeft w:val="0"/>
          <w:marRight w:val="0"/>
          <w:marTop w:val="100"/>
          <w:marBottom w:val="40"/>
          <w:divBdr>
            <w:top w:val="none" w:sz="0" w:space="0" w:color="auto"/>
            <w:left w:val="none" w:sz="0" w:space="0" w:color="auto"/>
            <w:bottom w:val="none" w:sz="0" w:space="0" w:color="auto"/>
            <w:right w:val="none" w:sz="0" w:space="0" w:color="auto"/>
          </w:divBdr>
        </w:div>
      </w:divsChild>
    </w:div>
    <w:div w:id="961107164">
      <w:bodyDiv w:val="1"/>
      <w:marLeft w:val="0"/>
      <w:marRight w:val="0"/>
      <w:marTop w:val="0"/>
      <w:marBottom w:val="0"/>
      <w:divBdr>
        <w:top w:val="none" w:sz="0" w:space="0" w:color="auto"/>
        <w:left w:val="none" w:sz="0" w:space="0" w:color="auto"/>
        <w:bottom w:val="none" w:sz="0" w:space="0" w:color="auto"/>
        <w:right w:val="none" w:sz="0" w:space="0" w:color="auto"/>
      </w:divBdr>
      <w:divsChild>
        <w:div w:id="1076711748">
          <w:marLeft w:val="0"/>
          <w:marRight w:val="0"/>
          <w:marTop w:val="100"/>
          <w:marBottom w:val="40"/>
          <w:divBdr>
            <w:top w:val="none" w:sz="0" w:space="0" w:color="auto"/>
            <w:left w:val="none" w:sz="0" w:space="0" w:color="auto"/>
            <w:bottom w:val="none" w:sz="0" w:space="0" w:color="auto"/>
            <w:right w:val="none" w:sz="0" w:space="0" w:color="auto"/>
          </w:divBdr>
        </w:div>
        <w:div w:id="1821578987">
          <w:marLeft w:val="0"/>
          <w:marRight w:val="0"/>
          <w:marTop w:val="100"/>
          <w:marBottom w:val="40"/>
          <w:divBdr>
            <w:top w:val="none" w:sz="0" w:space="0" w:color="auto"/>
            <w:left w:val="none" w:sz="0" w:space="0" w:color="auto"/>
            <w:bottom w:val="none" w:sz="0" w:space="0" w:color="auto"/>
            <w:right w:val="none" w:sz="0" w:space="0" w:color="auto"/>
          </w:divBdr>
        </w:div>
      </w:divsChild>
    </w:div>
    <w:div w:id="976765045">
      <w:bodyDiv w:val="1"/>
      <w:marLeft w:val="0"/>
      <w:marRight w:val="0"/>
      <w:marTop w:val="0"/>
      <w:marBottom w:val="0"/>
      <w:divBdr>
        <w:top w:val="none" w:sz="0" w:space="0" w:color="auto"/>
        <w:left w:val="none" w:sz="0" w:space="0" w:color="auto"/>
        <w:bottom w:val="none" w:sz="0" w:space="0" w:color="auto"/>
        <w:right w:val="none" w:sz="0" w:space="0" w:color="auto"/>
      </w:divBdr>
      <w:divsChild>
        <w:div w:id="376782654">
          <w:marLeft w:val="0"/>
          <w:marRight w:val="0"/>
          <w:marTop w:val="100"/>
          <w:marBottom w:val="40"/>
          <w:divBdr>
            <w:top w:val="none" w:sz="0" w:space="0" w:color="auto"/>
            <w:left w:val="none" w:sz="0" w:space="0" w:color="auto"/>
            <w:bottom w:val="none" w:sz="0" w:space="0" w:color="auto"/>
            <w:right w:val="none" w:sz="0" w:space="0" w:color="auto"/>
          </w:divBdr>
        </w:div>
      </w:divsChild>
    </w:div>
    <w:div w:id="1002701790">
      <w:bodyDiv w:val="1"/>
      <w:marLeft w:val="0"/>
      <w:marRight w:val="0"/>
      <w:marTop w:val="0"/>
      <w:marBottom w:val="0"/>
      <w:divBdr>
        <w:top w:val="none" w:sz="0" w:space="0" w:color="auto"/>
        <w:left w:val="none" w:sz="0" w:space="0" w:color="auto"/>
        <w:bottom w:val="none" w:sz="0" w:space="0" w:color="auto"/>
        <w:right w:val="none" w:sz="0" w:space="0" w:color="auto"/>
      </w:divBdr>
    </w:div>
    <w:div w:id="1007975071">
      <w:bodyDiv w:val="1"/>
      <w:marLeft w:val="0"/>
      <w:marRight w:val="0"/>
      <w:marTop w:val="0"/>
      <w:marBottom w:val="0"/>
      <w:divBdr>
        <w:top w:val="none" w:sz="0" w:space="0" w:color="auto"/>
        <w:left w:val="none" w:sz="0" w:space="0" w:color="auto"/>
        <w:bottom w:val="none" w:sz="0" w:space="0" w:color="auto"/>
        <w:right w:val="none" w:sz="0" w:space="0" w:color="auto"/>
      </w:divBdr>
      <w:divsChild>
        <w:div w:id="735321588">
          <w:marLeft w:val="0"/>
          <w:marRight w:val="0"/>
          <w:marTop w:val="100"/>
          <w:marBottom w:val="40"/>
          <w:divBdr>
            <w:top w:val="none" w:sz="0" w:space="0" w:color="auto"/>
            <w:left w:val="none" w:sz="0" w:space="0" w:color="auto"/>
            <w:bottom w:val="none" w:sz="0" w:space="0" w:color="auto"/>
            <w:right w:val="none" w:sz="0" w:space="0" w:color="auto"/>
          </w:divBdr>
        </w:div>
      </w:divsChild>
    </w:div>
    <w:div w:id="1029448967">
      <w:bodyDiv w:val="1"/>
      <w:marLeft w:val="0"/>
      <w:marRight w:val="0"/>
      <w:marTop w:val="0"/>
      <w:marBottom w:val="0"/>
      <w:divBdr>
        <w:top w:val="none" w:sz="0" w:space="0" w:color="auto"/>
        <w:left w:val="none" w:sz="0" w:space="0" w:color="auto"/>
        <w:bottom w:val="none" w:sz="0" w:space="0" w:color="auto"/>
        <w:right w:val="none" w:sz="0" w:space="0" w:color="auto"/>
      </w:divBdr>
    </w:div>
    <w:div w:id="1029794891">
      <w:bodyDiv w:val="1"/>
      <w:marLeft w:val="0"/>
      <w:marRight w:val="0"/>
      <w:marTop w:val="0"/>
      <w:marBottom w:val="0"/>
      <w:divBdr>
        <w:top w:val="none" w:sz="0" w:space="0" w:color="auto"/>
        <w:left w:val="none" w:sz="0" w:space="0" w:color="auto"/>
        <w:bottom w:val="none" w:sz="0" w:space="0" w:color="auto"/>
        <w:right w:val="none" w:sz="0" w:space="0" w:color="auto"/>
      </w:divBdr>
    </w:div>
    <w:div w:id="1033379775">
      <w:bodyDiv w:val="1"/>
      <w:marLeft w:val="0"/>
      <w:marRight w:val="0"/>
      <w:marTop w:val="0"/>
      <w:marBottom w:val="0"/>
      <w:divBdr>
        <w:top w:val="none" w:sz="0" w:space="0" w:color="auto"/>
        <w:left w:val="none" w:sz="0" w:space="0" w:color="auto"/>
        <w:bottom w:val="none" w:sz="0" w:space="0" w:color="auto"/>
        <w:right w:val="none" w:sz="0" w:space="0" w:color="auto"/>
      </w:divBdr>
      <w:divsChild>
        <w:div w:id="1273167967">
          <w:marLeft w:val="0"/>
          <w:marRight w:val="0"/>
          <w:marTop w:val="100"/>
          <w:marBottom w:val="40"/>
          <w:divBdr>
            <w:top w:val="none" w:sz="0" w:space="0" w:color="auto"/>
            <w:left w:val="none" w:sz="0" w:space="0" w:color="auto"/>
            <w:bottom w:val="none" w:sz="0" w:space="0" w:color="auto"/>
            <w:right w:val="none" w:sz="0" w:space="0" w:color="auto"/>
          </w:divBdr>
        </w:div>
        <w:div w:id="2086997884">
          <w:marLeft w:val="0"/>
          <w:marRight w:val="0"/>
          <w:marTop w:val="100"/>
          <w:marBottom w:val="40"/>
          <w:divBdr>
            <w:top w:val="none" w:sz="0" w:space="0" w:color="auto"/>
            <w:left w:val="none" w:sz="0" w:space="0" w:color="auto"/>
            <w:bottom w:val="none" w:sz="0" w:space="0" w:color="auto"/>
            <w:right w:val="none" w:sz="0" w:space="0" w:color="auto"/>
          </w:divBdr>
        </w:div>
      </w:divsChild>
    </w:div>
    <w:div w:id="1077216089">
      <w:bodyDiv w:val="1"/>
      <w:marLeft w:val="0"/>
      <w:marRight w:val="0"/>
      <w:marTop w:val="0"/>
      <w:marBottom w:val="0"/>
      <w:divBdr>
        <w:top w:val="none" w:sz="0" w:space="0" w:color="auto"/>
        <w:left w:val="none" w:sz="0" w:space="0" w:color="auto"/>
        <w:bottom w:val="none" w:sz="0" w:space="0" w:color="auto"/>
        <w:right w:val="none" w:sz="0" w:space="0" w:color="auto"/>
      </w:divBdr>
    </w:div>
    <w:div w:id="1078869149">
      <w:bodyDiv w:val="1"/>
      <w:marLeft w:val="0"/>
      <w:marRight w:val="0"/>
      <w:marTop w:val="0"/>
      <w:marBottom w:val="0"/>
      <w:divBdr>
        <w:top w:val="none" w:sz="0" w:space="0" w:color="auto"/>
        <w:left w:val="none" w:sz="0" w:space="0" w:color="auto"/>
        <w:bottom w:val="none" w:sz="0" w:space="0" w:color="auto"/>
        <w:right w:val="none" w:sz="0" w:space="0" w:color="auto"/>
      </w:divBdr>
      <w:divsChild>
        <w:div w:id="873814376">
          <w:marLeft w:val="0"/>
          <w:marRight w:val="0"/>
          <w:marTop w:val="100"/>
          <w:marBottom w:val="40"/>
          <w:divBdr>
            <w:top w:val="none" w:sz="0" w:space="0" w:color="auto"/>
            <w:left w:val="none" w:sz="0" w:space="0" w:color="auto"/>
            <w:bottom w:val="none" w:sz="0" w:space="0" w:color="auto"/>
            <w:right w:val="none" w:sz="0" w:space="0" w:color="auto"/>
          </w:divBdr>
        </w:div>
        <w:div w:id="2082871714">
          <w:marLeft w:val="0"/>
          <w:marRight w:val="0"/>
          <w:marTop w:val="100"/>
          <w:marBottom w:val="40"/>
          <w:divBdr>
            <w:top w:val="none" w:sz="0" w:space="0" w:color="auto"/>
            <w:left w:val="none" w:sz="0" w:space="0" w:color="auto"/>
            <w:bottom w:val="none" w:sz="0" w:space="0" w:color="auto"/>
            <w:right w:val="none" w:sz="0" w:space="0" w:color="auto"/>
          </w:divBdr>
        </w:div>
      </w:divsChild>
    </w:div>
    <w:div w:id="1080057163">
      <w:bodyDiv w:val="1"/>
      <w:marLeft w:val="0"/>
      <w:marRight w:val="0"/>
      <w:marTop w:val="0"/>
      <w:marBottom w:val="0"/>
      <w:divBdr>
        <w:top w:val="none" w:sz="0" w:space="0" w:color="auto"/>
        <w:left w:val="none" w:sz="0" w:space="0" w:color="auto"/>
        <w:bottom w:val="none" w:sz="0" w:space="0" w:color="auto"/>
        <w:right w:val="none" w:sz="0" w:space="0" w:color="auto"/>
      </w:divBdr>
      <w:divsChild>
        <w:div w:id="1100487453">
          <w:marLeft w:val="0"/>
          <w:marRight w:val="0"/>
          <w:marTop w:val="240"/>
          <w:marBottom w:val="240"/>
          <w:divBdr>
            <w:top w:val="none" w:sz="0" w:space="0" w:color="auto"/>
            <w:left w:val="none" w:sz="0" w:space="0" w:color="auto"/>
            <w:bottom w:val="none" w:sz="0" w:space="0" w:color="auto"/>
            <w:right w:val="none" w:sz="0" w:space="0" w:color="auto"/>
          </w:divBdr>
        </w:div>
      </w:divsChild>
    </w:div>
    <w:div w:id="1090010312">
      <w:bodyDiv w:val="1"/>
      <w:marLeft w:val="0"/>
      <w:marRight w:val="0"/>
      <w:marTop w:val="0"/>
      <w:marBottom w:val="0"/>
      <w:divBdr>
        <w:top w:val="none" w:sz="0" w:space="0" w:color="auto"/>
        <w:left w:val="none" w:sz="0" w:space="0" w:color="auto"/>
        <w:bottom w:val="none" w:sz="0" w:space="0" w:color="auto"/>
        <w:right w:val="none" w:sz="0" w:space="0" w:color="auto"/>
      </w:divBdr>
      <w:divsChild>
        <w:div w:id="627320114">
          <w:marLeft w:val="0"/>
          <w:marRight w:val="0"/>
          <w:marTop w:val="100"/>
          <w:marBottom w:val="40"/>
          <w:divBdr>
            <w:top w:val="none" w:sz="0" w:space="0" w:color="auto"/>
            <w:left w:val="none" w:sz="0" w:space="0" w:color="auto"/>
            <w:bottom w:val="none" w:sz="0" w:space="0" w:color="auto"/>
            <w:right w:val="none" w:sz="0" w:space="0" w:color="auto"/>
          </w:divBdr>
        </w:div>
      </w:divsChild>
    </w:div>
    <w:div w:id="1090934419">
      <w:bodyDiv w:val="1"/>
      <w:marLeft w:val="0"/>
      <w:marRight w:val="0"/>
      <w:marTop w:val="0"/>
      <w:marBottom w:val="0"/>
      <w:divBdr>
        <w:top w:val="none" w:sz="0" w:space="0" w:color="auto"/>
        <w:left w:val="none" w:sz="0" w:space="0" w:color="auto"/>
        <w:bottom w:val="none" w:sz="0" w:space="0" w:color="auto"/>
        <w:right w:val="none" w:sz="0" w:space="0" w:color="auto"/>
      </w:divBdr>
    </w:div>
    <w:div w:id="1093742861">
      <w:bodyDiv w:val="1"/>
      <w:marLeft w:val="0"/>
      <w:marRight w:val="0"/>
      <w:marTop w:val="0"/>
      <w:marBottom w:val="0"/>
      <w:divBdr>
        <w:top w:val="none" w:sz="0" w:space="0" w:color="auto"/>
        <w:left w:val="none" w:sz="0" w:space="0" w:color="auto"/>
        <w:bottom w:val="none" w:sz="0" w:space="0" w:color="auto"/>
        <w:right w:val="none" w:sz="0" w:space="0" w:color="auto"/>
      </w:divBdr>
      <w:divsChild>
        <w:div w:id="1072312720">
          <w:marLeft w:val="0"/>
          <w:marRight w:val="0"/>
          <w:marTop w:val="100"/>
          <w:marBottom w:val="40"/>
          <w:divBdr>
            <w:top w:val="none" w:sz="0" w:space="0" w:color="auto"/>
            <w:left w:val="none" w:sz="0" w:space="0" w:color="auto"/>
            <w:bottom w:val="none" w:sz="0" w:space="0" w:color="auto"/>
            <w:right w:val="none" w:sz="0" w:space="0" w:color="auto"/>
          </w:divBdr>
        </w:div>
      </w:divsChild>
    </w:div>
    <w:div w:id="1098792478">
      <w:bodyDiv w:val="1"/>
      <w:marLeft w:val="0"/>
      <w:marRight w:val="0"/>
      <w:marTop w:val="0"/>
      <w:marBottom w:val="0"/>
      <w:divBdr>
        <w:top w:val="none" w:sz="0" w:space="0" w:color="auto"/>
        <w:left w:val="none" w:sz="0" w:space="0" w:color="auto"/>
        <w:bottom w:val="none" w:sz="0" w:space="0" w:color="auto"/>
        <w:right w:val="none" w:sz="0" w:space="0" w:color="auto"/>
      </w:divBdr>
    </w:div>
    <w:div w:id="1139344802">
      <w:bodyDiv w:val="1"/>
      <w:marLeft w:val="0"/>
      <w:marRight w:val="0"/>
      <w:marTop w:val="0"/>
      <w:marBottom w:val="0"/>
      <w:divBdr>
        <w:top w:val="none" w:sz="0" w:space="0" w:color="auto"/>
        <w:left w:val="none" w:sz="0" w:space="0" w:color="auto"/>
        <w:bottom w:val="none" w:sz="0" w:space="0" w:color="auto"/>
        <w:right w:val="none" w:sz="0" w:space="0" w:color="auto"/>
      </w:divBdr>
      <w:divsChild>
        <w:div w:id="1375614422">
          <w:marLeft w:val="0"/>
          <w:marRight w:val="0"/>
          <w:marTop w:val="100"/>
          <w:marBottom w:val="40"/>
          <w:divBdr>
            <w:top w:val="none" w:sz="0" w:space="0" w:color="auto"/>
            <w:left w:val="none" w:sz="0" w:space="0" w:color="auto"/>
            <w:bottom w:val="none" w:sz="0" w:space="0" w:color="auto"/>
            <w:right w:val="none" w:sz="0" w:space="0" w:color="auto"/>
          </w:divBdr>
        </w:div>
      </w:divsChild>
    </w:div>
    <w:div w:id="1145051492">
      <w:bodyDiv w:val="1"/>
      <w:marLeft w:val="0"/>
      <w:marRight w:val="0"/>
      <w:marTop w:val="0"/>
      <w:marBottom w:val="0"/>
      <w:divBdr>
        <w:top w:val="none" w:sz="0" w:space="0" w:color="auto"/>
        <w:left w:val="none" w:sz="0" w:space="0" w:color="auto"/>
        <w:bottom w:val="none" w:sz="0" w:space="0" w:color="auto"/>
        <w:right w:val="none" w:sz="0" w:space="0" w:color="auto"/>
      </w:divBdr>
    </w:div>
    <w:div w:id="1175730810">
      <w:bodyDiv w:val="1"/>
      <w:marLeft w:val="0"/>
      <w:marRight w:val="0"/>
      <w:marTop w:val="0"/>
      <w:marBottom w:val="0"/>
      <w:divBdr>
        <w:top w:val="none" w:sz="0" w:space="0" w:color="auto"/>
        <w:left w:val="none" w:sz="0" w:space="0" w:color="auto"/>
        <w:bottom w:val="none" w:sz="0" w:space="0" w:color="auto"/>
        <w:right w:val="none" w:sz="0" w:space="0" w:color="auto"/>
      </w:divBdr>
    </w:div>
    <w:div w:id="1175876543">
      <w:bodyDiv w:val="1"/>
      <w:marLeft w:val="0"/>
      <w:marRight w:val="0"/>
      <w:marTop w:val="0"/>
      <w:marBottom w:val="0"/>
      <w:divBdr>
        <w:top w:val="none" w:sz="0" w:space="0" w:color="auto"/>
        <w:left w:val="none" w:sz="0" w:space="0" w:color="auto"/>
        <w:bottom w:val="none" w:sz="0" w:space="0" w:color="auto"/>
        <w:right w:val="none" w:sz="0" w:space="0" w:color="auto"/>
      </w:divBdr>
    </w:div>
    <w:div w:id="1183737534">
      <w:bodyDiv w:val="1"/>
      <w:marLeft w:val="0"/>
      <w:marRight w:val="0"/>
      <w:marTop w:val="0"/>
      <w:marBottom w:val="0"/>
      <w:divBdr>
        <w:top w:val="none" w:sz="0" w:space="0" w:color="auto"/>
        <w:left w:val="none" w:sz="0" w:space="0" w:color="auto"/>
        <w:bottom w:val="none" w:sz="0" w:space="0" w:color="auto"/>
        <w:right w:val="none" w:sz="0" w:space="0" w:color="auto"/>
      </w:divBdr>
      <w:divsChild>
        <w:div w:id="1005013611">
          <w:marLeft w:val="0"/>
          <w:marRight w:val="0"/>
          <w:marTop w:val="100"/>
          <w:marBottom w:val="40"/>
          <w:divBdr>
            <w:top w:val="none" w:sz="0" w:space="0" w:color="auto"/>
            <w:left w:val="none" w:sz="0" w:space="0" w:color="auto"/>
            <w:bottom w:val="none" w:sz="0" w:space="0" w:color="auto"/>
            <w:right w:val="none" w:sz="0" w:space="0" w:color="auto"/>
          </w:divBdr>
        </w:div>
      </w:divsChild>
    </w:div>
    <w:div w:id="1188249640">
      <w:bodyDiv w:val="1"/>
      <w:marLeft w:val="0"/>
      <w:marRight w:val="0"/>
      <w:marTop w:val="0"/>
      <w:marBottom w:val="0"/>
      <w:divBdr>
        <w:top w:val="none" w:sz="0" w:space="0" w:color="auto"/>
        <w:left w:val="none" w:sz="0" w:space="0" w:color="auto"/>
        <w:bottom w:val="none" w:sz="0" w:space="0" w:color="auto"/>
        <w:right w:val="none" w:sz="0" w:space="0" w:color="auto"/>
      </w:divBdr>
      <w:divsChild>
        <w:div w:id="390736442">
          <w:marLeft w:val="0"/>
          <w:marRight w:val="0"/>
          <w:marTop w:val="100"/>
          <w:marBottom w:val="40"/>
          <w:divBdr>
            <w:top w:val="none" w:sz="0" w:space="0" w:color="auto"/>
            <w:left w:val="none" w:sz="0" w:space="0" w:color="auto"/>
            <w:bottom w:val="none" w:sz="0" w:space="0" w:color="auto"/>
            <w:right w:val="none" w:sz="0" w:space="0" w:color="auto"/>
          </w:divBdr>
        </w:div>
        <w:div w:id="1067729455">
          <w:marLeft w:val="0"/>
          <w:marRight w:val="0"/>
          <w:marTop w:val="100"/>
          <w:marBottom w:val="40"/>
          <w:divBdr>
            <w:top w:val="none" w:sz="0" w:space="0" w:color="auto"/>
            <w:left w:val="none" w:sz="0" w:space="0" w:color="auto"/>
            <w:bottom w:val="none" w:sz="0" w:space="0" w:color="auto"/>
            <w:right w:val="none" w:sz="0" w:space="0" w:color="auto"/>
          </w:divBdr>
        </w:div>
      </w:divsChild>
    </w:div>
    <w:div w:id="1188256083">
      <w:bodyDiv w:val="1"/>
      <w:marLeft w:val="0"/>
      <w:marRight w:val="0"/>
      <w:marTop w:val="0"/>
      <w:marBottom w:val="0"/>
      <w:divBdr>
        <w:top w:val="none" w:sz="0" w:space="0" w:color="auto"/>
        <w:left w:val="none" w:sz="0" w:space="0" w:color="auto"/>
        <w:bottom w:val="none" w:sz="0" w:space="0" w:color="auto"/>
        <w:right w:val="none" w:sz="0" w:space="0" w:color="auto"/>
      </w:divBdr>
      <w:divsChild>
        <w:div w:id="1874220560">
          <w:marLeft w:val="0"/>
          <w:marRight w:val="0"/>
          <w:marTop w:val="100"/>
          <w:marBottom w:val="40"/>
          <w:divBdr>
            <w:top w:val="none" w:sz="0" w:space="0" w:color="auto"/>
            <w:left w:val="none" w:sz="0" w:space="0" w:color="auto"/>
            <w:bottom w:val="none" w:sz="0" w:space="0" w:color="auto"/>
            <w:right w:val="none" w:sz="0" w:space="0" w:color="auto"/>
          </w:divBdr>
        </w:div>
        <w:div w:id="2011788693">
          <w:marLeft w:val="0"/>
          <w:marRight w:val="0"/>
          <w:marTop w:val="100"/>
          <w:marBottom w:val="40"/>
          <w:divBdr>
            <w:top w:val="none" w:sz="0" w:space="0" w:color="auto"/>
            <w:left w:val="none" w:sz="0" w:space="0" w:color="auto"/>
            <w:bottom w:val="none" w:sz="0" w:space="0" w:color="auto"/>
            <w:right w:val="none" w:sz="0" w:space="0" w:color="auto"/>
          </w:divBdr>
        </w:div>
      </w:divsChild>
    </w:div>
    <w:div w:id="1202405584">
      <w:bodyDiv w:val="1"/>
      <w:marLeft w:val="0"/>
      <w:marRight w:val="0"/>
      <w:marTop w:val="0"/>
      <w:marBottom w:val="0"/>
      <w:divBdr>
        <w:top w:val="none" w:sz="0" w:space="0" w:color="auto"/>
        <w:left w:val="none" w:sz="0" w:space="0" w:color="auto"/>
        <w:bottom w:val="none" w:sz="0" w:space="0" w:color="auto"/>
        <w:right w:val="none" w:sz="0" w:space="0" w:color="auto"/>
      </w:divBdr>
    </w:div>
    <w:div w:id="1234968773">
      <w:bodyDiv w:val="1"/>
      <w:marLeft w:val="0"/>
      <w:marRight w:val="0"/>
      <w:marTop w:val="0"/>
      <w:marBottom w:val="0"/>
      <w:divBdr>
        <w:top w:val="none" w:sz="0" w:space="0" w:color="auto"/>
        <w:left w:val="none" w:sz="0" w:space="0" w:color="auto"/>
        <w:bottom w:val="none" w:sz="0" w:space="0" w:color="auto"/>
        <w:right w:val="none" w:sz="0" w:space="0" w:color="auto"/>
      </w:divBdr>
      <w:divsChild>
        <w:div w:id="637223679">
          <w:marLeft w:val="0"/>
          <w:marRight w:val="0"/>
          <w:marTop w:val="100"/>
          <w:marBottom w:val="40"/>
          <w:divBdr>
            <w:top w:val="none" w:sz="0" w:space="0" w:color="auto"/>
            <w:left w:val="none" w:sz="0" w:space="0" w:color="auto"/>
            <w:bottom w:val="none" w:sz="0" w:space="0" w:color="auto"/>
            <w:right w:val="none" w:sz="0" w:space="0" w:color="auto"/>
          </w:divBdr>
        </w:div>
        <w:div w:id="828861275">
          <w:marLeft w:val="0"/>
          <w:marRight w:val="0"/>
          <w:marTop w:val="100"/>
          <w:marBottom w:val="40"/>
          <w:divBdr>
            <w:top w:val="none" w:sz="0" w:space="0" w:color="auto"/>
            <w:left w:val="none" w:sz="0" w:space="0" w:color="auto"/>
            <w:bottom w:val="none" w:sz="0" w:space="0" w:color="auto"/>
            <w:right w:val="none" w:sz="0" w:space="0" w:color="auto"/>
          </w:divBdr>
        </w:div>
      </w:divsChild>
    </w:div>
    <w:div w:id="1268074678">
      <w:bodyDiv w:val="1"/>
      <w:marLeft w:val="0"/>
      <w:marRight w:val="0"/>
      <w:marTop w:val="0"/>
      <w:marBottom w:val="0"/>
      <w:divBdr>
        <w:top w:val="none" w:sz="0" w:space="0" w:color="auto"/>
        <w:left w:val="none" w:sz="0" w:space="0" w:color="auto"/>
        <w:bottom w:val="none" w:sz="0" w:space="0" w:color="auto"/>
        <w:right w:val="none" w:sz="0" w:space="0" w:color="auto"/>
      </w:divBdr>
      <w:divsChild>
        <w:div w:id="147093739">
          <w:marLeft w:val="0"/>
          <w:marRight w:val="0"/>
          <w:marTop w:val="100"/>
          <w:marBottom w:val="40"/>
          <w:divBdr>
            <w:top w:val="none" w:sz="0" w:space="0" w:color="auto"/>
            <w:left w:val="none" w:sz="0" w:space="0" w:color="auto"/>
            <w:bottom w:val="none" w:sz="0" w:space="0" w:color="auto"/>
            <w:right w:val="none" w:sz="0" w:space="0" w:color="auto"/>
          </w:divBdr>
        </w:div>
        <w:div w:id="187181187">
          <w:marLeft w:val="0"/>
          <w:marRight w:val="0"/>
          <w:marTop w:val="100"/>
          <w:marBottom w:val="40"/>
          <w:divBdr>
            <w:top w:val="none" w:sz="0" w:space="0" w:color="auto"/>
            <w:left w:val="none" w:sz="0" w:space="0" w:color="auto"/>
            <w:bottom w:val="none" w:sz="0" w:space="0" w:color="auto"/>
            <w:right w:val="none" w:sz="0" w:space="0" w:color="auto"/>
          </w:divBdr>
        </w:div>
      </w:divsChild>
    </w:div>
    <w:div w:id="1285382193">
      <w:bodyDiv w:val="1"/>
      <w:marLeft w:val="0"/>
      <w:marRight w:val="0"/>
      <w:marTop w:val="0"/>
      <w:marBottom w:val="0"/>
      <w:divBdr>
        <w:top w:val="none" w:sz="0" w:space="0" w:color="auto"/>
        <w:left w:val="none" w:sz="0" w:space="0" w:color="auto"/>
        <w:bottom w:val="none" w:sz="0" w:space="0" w:color="auto"/>
        <w:right w:val="none" w:sz="0" w:space="0" w:color="auto"/>
      </w:divBdr>
      <w:divsChild>
        <w:div w:id="495808702">
          <w:marLeft w:val="0"/>
          <w:marRight w:val="0"/>
          <w:marTop w:val="100"/>
          <w:marBottom w:val="40"/>
          <w:divBdr>
            <w:top w:val="none" w:sz="0" w:space="0" w:color="auto"/>
            <w:left w:val="none" w:sz="0" w:space="0" w:color="auto"/>
            <w:bottom w:val="none" w:sz="0" w:space="0" w:color="auto"/>
            <w:right w:val="none" w:sz="0" w:space="0" w:color="auto"/>
          </w:divBdr>
        </w:div>
        <w:div w:id="1493913921">
          <w:marLeft w:val="0"/>
          <w:marRight w:val="0"/>
          <w:marTop w:val="100"/>
          <w:marBottom w:val="40"/>
          <w:divBdr>
            <w:top w:val="none" w:sz="0" w:space="0" w:color="auto"/>
            <w:left w:val="none" w:sz="0" w:space="0" w:color="auto"/>
            <w:bottom w:val="none" w:sz="0" w:space="0" w:color="auto"/>
            <w:right w:val="none" w:sz="0" w:space="0" w:color="auto"/>
          </w:divBdr>
        </w:div>
      </w:divsChild>
    </w:div>
    <w:div w:id="1303147764">
      <w:bodyDiv w:val="1"/>
      <w:marLeft w:val="0"/>
      <w:marRight w:val="0"/>
      <w:marTop w:val="0"/>
      <w:marBottom w:val="0"/>
      <w:divBdr>
        <w:top w:val="none" w:sz="0" w:space="0" w:color="auto"/>
        <w:left w:val="none" w:sz="0" w:space="0" w:color="auto"/>
        <w:bottom w:val="none" w:sz="0" w:space="0" w:color="auto"/>
        <w:right w:val="none" w:sz="0" w:space="0" w:color="auto"/>
      </w:divBdr>
      <w:divsChild>
        <w:div w:id="22901551">
          <w:marLeft w:val="0"/>
          <w:marRight w:val="0"/>
          <w:marTop w:val="100"/>
          <w:marBottom w:val="40"/>
          <w:divBdr>
            <w:top w:val="none" w:sz="0" w:space="0" w:color="auto"/>
            <w:left w:val="none" w:sz="0" w:space="0" w:color="auto"/>
            <w:bottom w:val="none" w:sz="0" w:space="0" w:color="auto"/>
            <w:right w:val="none" w:sz="0" w:space="0" w:color="auto"/>
          </w:divBdr>
        </w:div>
        <w:div w:id="56822697">
          <w:marLeft w:val="0"/>
          <w:marRight w:val="0"/>
          <w:marTop w:val="100"/>
          <w:marBottom w:val="40"/>
          <w:divBdr>
            <w:top w:val="none" w:sz="0" w:space="0" w:color="auto"/>
            <w:left w:val="none" w:sz="0" w:space="0" w:color="auto"/>
            <w:bottom w:val="none" w:sz="0" w:space="0" w:color="auto"/>
            <w:right w:val="none" w:sz="0" w:space="0" w:color="auto"/>
          </w:divBdr>
        </w:div>
      </w:divsChild>
    </w:div>
    <w:div w:id="1315724580">
      <w:bodyDiv w:val="1"/>
      <w:marLeft w:val="0"/>
      <w:marRight w:val="0"/>
      <w:marTop w:val="0"/>
      <w:marBottom w:val="0"/>
      <w:divBdr>
        <w:top w:val="none" w:sz="0" w:space="0" w:color="auto"/>
        <w:left w:val="none" w:sz="0" w:space="0" w:color="auto"/>
        <w:bottom w:val="none" w:sz="0" w:space="0" w:color="auto"/>
        <w:right w:val="none" w:sz="0" w:space="0" w:color="auto"/>
      </w:divBdr>
      <w:divsChild>
        <w:div w:id="1037971818">
          <w:marLeft w:val="0"/>
          <w:marRight w:val="0"/>
          <w:marTop w:val="100"/>
          <w:marBottom w:val="40"/>
          <w:divBdr>
            <w:top w:val="none" w:sz="0" w:space="0" w:color="auto"/>
            <w:left w:val="none" w:sz="0" w:space="0" w:color="auto"/>
            <w:bottom w:val="none" w:sz="0" w:space="0" w:color="auto"/>
            <w:right w:val="none" w:sz="0" w:space="0" w:color="auto"/>
          </w:divBdr>
        </w:div>
        <w:div w:id="1229923705">
          <w:marLeft w:val="0"/>
          <w:marRight w:val="0"/>
          <w:marTop w:val="100"/>
          <w:marBottom w:val="40"/>
          <w:divBdr>
            <w:top w:val="none" w:sz="0" w:space="0" w:color="auto"/>
            <w:left w:val="none" w:sz="0" w:space="0" w:color="auto"/>
            <w:bottom w:val="none" w:sz="0" w:space="0" w:color="auto"/>
            <w:right w:val="none" w:sz="0" w:space="0" w:color="auto"/>
          </w:divBdr>
        </w:div>
        <w:div w:id="1237713422">
          <w:marLeft w:val="0"/>
          <w:marRight w:val="0"/>
          <w:marTop w:val="100"/>
          <w:marBottom w:val="40"/>
          <w:divBdr>
            <w:top w:val="none" w:sz="0" w:space="0" w:color="auto"/>
            <w:left w:val="none" w:sz="0" w:space="0" w:color="auto"/>
            <w:bottom w:val="none" w:sz="0" w:space="0" w:color="auto"/>
            <w:right w:val="none" w:sz="0" w:space="0" w:color="auto"/>
          </w:divBdr>
        </w:div>
        <w:div w:id="2033412964">
          <w:marLeft w:val="0"/>
          <w:marRight w:val="0"/>
          <w:marTop w:val="100"/>
          <w:marBottom w:val="40"/>
          <w:divBdr>
            <w:top w:val="none" w:sz="0" w:space="0" w:color="auto"/>
            <w:left w:val="none" w:sz="0" w:space="0" w:color="auto"/>
            <w:bottom w:val="none" w:sz="0" w:space="0" w:color="auto"/>
            <w:right w:val="none" w:sz="0" w:space="0" w:color="auto"/>
          </w:divBdr>
        </w:div>
      </w:divsChild>
    </w:div>
    <w:div w:id="1336304823">
      <w:bodyDiv w:val="1"/>
      <w:marLeft w:val="0"/>
      <w:marRight w:val="0"/>
      <w:marTop w:val="0"/>
      <w:marBottom w:val="0"/>
      <w:divBdr>
        <w:top w:val="none" w:sz="0" w:space="0" w:color="auto"/>
        <w:left w:val="none" w:sz="0" w:space="0" w:color="auto"/>
        <w:bottom w:val="none" w:sz="0" w:space="0" w:color="auto"/>
        <w:right w:val="none" w:sz="0" w:space="0" w:color="auto"/>
      </w:divBdr>
      <w:divsChild>
        <w:div w:id="729890996">
          <w:marLeft w:val="360"/>
          <w:marRight w:val="0"/>
          <w:marTop w:val="80"/>
          <w:marBottom w:val="80"/>
          <w:divBdr>
            <w:top w:val="none" w:sz="0" w:space="0" w:color="auto"/>
            <w:left w:val="none" w:sz="0" w:space="0" w:color="auto"/>
            <w:bottom w:val="none" w:sz="0" w:space="0" w:color="auto"/>
            <w:right w:val="none" w:sz="0" w:space="0" w:color="auto"/>
          </w:divBdr>
        </w:div>
        <w:div w:id="1037773017">
          <w:marLeft w:val="360"/>
          <w:marRight w:val="0"/>
          <w:marTop w:val="80"/>
          <w:marBottom w:val="80"/>
          <w:divBdr>
            <w:top w:val="none" w:sz="0" w:space="0" w:color="auto"/>
            <w:left w:val="none" w:sz="0" w:space="0" w:color="auto"/>
            <w:bottom w:val="none" w:sz="0" w:space="0" w:color="auto"/>
            <w:right w:val="none" w:sz="0" w:space="0" w:color="auto"/>
          </w:divBdr>
        </w:div>
        <w:div w:id="1708797657">
          <w:marLeft w:val="0"/>
          <w:marRight w:val="0"/>
          <w:marTop w:val="80"/>
          <w:marBottom w:val="80"/>
          <w:divBdr>
            <w:top w:val="none" w:sz="0" w:space="0" w:color="auto"/>
            <w:left w:val="none" w:sz="0" w:space="0" w:color="auto"/>
            <w:bottom w:val="none" w:sz="0" w:space="0" w:color="auto"/>
            <w:right w:val="none" w:sz="0" w:space="0" w:color="auto"/>
          </w:divBdr>
        </w:div>
      </w:divsChild>
    </w:div>
    <w:div w:id="1348093215">
      <w:bodyDiv w:val="1"/>
      <w:marLeft w:val="0"/>
      <w:marRight w:val="0"/>
      <w:marTop w:val="0"/>
      <w:marBottom w:val="0"/>
      <w:divBdr>
        <w:top w:val="none" w:sz="0" w:space="0" w:color="auto"/>
        <w:left w:val="none" w:sz="0" w:space="0" w:color="auto"/>
        <w:bottom w:val="none" w:sz="0" w:space="0" w:color="auto"/>
        <w:right w:val="none" w:sz="0" w:space="0" w:color="auto"/>
      </w:divBdr>
    </w:div>
    <w:div w:id="1351444577">
      <w:bodyDiv w:val="1"/>
      <w:marLeft w:val="0"/>
      <w:marRight w:val="0"/>
      <w:marTop w:val="0"/>
      <w:marBottom w:val="0"/>
      <w:divBdr>
        <w:top w:val="none" w:sz="0" w:space="0" w:color="auto"/>
        <w:left w:val="none" w:sz="0" w:space="0" w:color="auto"/>
        <w:bottom w:val="none" w:sz="0" w:space="0" w:color="auto"/>
        <w:right w:val="none" w:sz="0" w:space="0" w:color="auto"/>
      </w:divBdr>
      <w:divsChild>
        <w:div w:id="2136898893">
          <w:marLeft w:val="0"/>
          <w:marRight w:val="0"/>
          <w:marTop w:val="100"/>
          <w:marBottom w:val="40"/>
          <w:divBdr>
            <w:top w:val="none" w:sz="0" w:space="0" w:color="auto"/>
            <w:left w:val="none" w:sz="0" w:space="0" w:color="auto"/>
            <w:bottom w:val="none" w:sz="0" w:space="0" w:color="auto"/>
            <w:right w:val="none" w:sz="0" w:space="0" w:color="auto"/>
          </w:divBdr>
        </w:div>
      </w:divsChild>
    </w:div>
    <w:div w:id="1362442225">
      <w:bodyDiv w:val="1"/>
      <w:marLeft w:val="0"/>
      <w:marRight w:val="0"/>
      <w:marTop w:val="0"/>
      <w:marBottom w:val="0"/>
      <w:divBdr>
        <w:top w:val="none" w:sz="0" w:space="0" w:color="auto"/>
        <w:left w:val="none" w:sz="0" w:space="0" w:color="auto"/>
        <w:bottom w:val="none" w:sz="0" w:space="0" w:color="auto"/>
        <w:right w:val="none" w:sz="0" w:space="0" w:color="auto"/>
      </w:divBdr>
      <w:divsChild>
        <w:div w:id="1422947502">
          <w:marLeft w:val="0"/>
          <w:marRight w:val="0"/>
          <w:marTop w:val="100"/>
          <w:marBottom w:val="40"/>
          <w:divBdr>
            <w:top w:val="none" w:sz="0" w:space="0" w:color="auto"/>
            <w:left w:val="none" w:sz="0" w:space="0" w:color="auto"/>
            <w:bottom w:val="none" w:sz="0" w:space="0" w:color="auto"/>
            <w:right w:val="none" w:sz="0" w:space="0" w:color="auto"/>
          </w:divBdr>
        </w:div>
      </w:divsChild>
    </w:div>
    <w:div w:id="1386679084">
      <w:bodyDiv w:val="1"/>
      <w:marLeft w:val="0"/>
      <w:marRight w:val="0"/>
      <w:marTop w:val="0"/>
      <w:marBottom w:val="0"/>
      <w:divBdr>
        <w:top w:val="none" w:sz="0" w:space="0" w:color="auto"/>
        <w:left w:val="none" w:sz="0" w:space="0" w:color="auto"/>
        <w:bottom w:val="none" w:sz="0" w:space="0" w:color="auto"/>
        <w:right w:val="none" w:sz="0" w:space="0" w:color="auto"/>
      </w:divBdr>
      <w:divsChild>
        <w:div w:id="310409077">
          <w:marLeft w:val="0"/>
          <w:marRight w:val="0"/>
          <w:marTop w:val="100"/>
          <w:marBottom w:val="40"/>
          <w:divBdr>
            <w:top w:val="none" w:sz="0" w:space="0" w:color="auto"/>
            <w:left w:val="none" w:sz="0" w:space="0" w:color="auto"/>
            <w:bottom w:val="none" w:sz="0" w:space="0" w:color="auto"/>
            <w:right w:val="none" w:sz="0" w:space="0" w:color="auto"/>
          </w:divBdr>
        </w:div>
      </w:divsChild>
    </w:div>
    <w:div w:id="1394500581">
      <w:bodyDiv w:val="1"/>
      <w:marLeft w:val="0"/>
      <w:marRight w:val="0"/>
      <w:marTop w:val="0"/>
      <w:marBottom w:val="0"/>
      <w:divBdr>
        <w:top w:val="none" w:sz="0" w:space="0" w:color="auto"/>
        <w:left w:val="none" w:sz="0" w:space="0" w:color="auto"/>
        <w:bottom w:val="none" w:sz="0" w:space="0" w:color="auto"/>
        <w:right w:val="none" w:sz="0" w:space="0" w:color="auto"/>
      </w:divBdr>
      <w:divsChild>
        <w:div w:id="2084180013">
          <w:marLeft w:val="0"/>
          <w:marRight w:val="0"/>
          <w:marTop w:val="100"/>
          <w:marBottom w:val="40"/>
          <w:divBdr>
            <w:top w:val="none" w:sz="0" w:space="0" w:color="auto"/>
            <w:left w:val="none" w:sz="0" w:space="0" w:color="auto"/>
            <w:bottom w:val="none" w:sz="0" w:space="0" w:color="auto"/>
            <w:right w:val="none" w:sz="0" w:space="0" w:color="auto"/>
          </w:divBdr>
        </w:div>
      </w:divsChild>
    </w:div>
    <w:div w:id="1413628051">
      <w:bodyDiv w:val="1"/>
      <w:marLeft w:val="0"/>
      <w:marRight w:val="0"/>
      <w:marTop w:val="0"/>
      <w:marBottom w:val="0"/>
      <w:divBdr>
        <w:top w:val="none" w:sz="0" w:space="0" w:color="auto"/>
        <w:left w:val="none" w:sz="0" w:space="0" w:color="auto"/>
        <w:bottom w:val="none" w:sz="0" w:space="0" w:color="auto"/>
        <w:right w:val="none" w:sz="0" w:space="0" w:color="auto"/>
      </w:divBdr>
      <w:divsChild>
        <w:div w:id="960577683">
          <w:marLeft w:val="0"/>
          <w:marRight w:val="0"/>
          <w:marTop w:val="100"/>
          <w:marBottom w:val="40"/>
          <w:divBdr>
            <w:top w:val="none" w:sz="0" w:space="0" w:color="auto"/>
            <w:left w:val="none" w:sz="0" w:space="0" w:color="auto"/>
            <w:bottom w:val="none" w:sz="0" w:space="0" w:color="auto"/>
            <w:right w:val="none" w:sz="0" w:space="0" w:color="auto"/>
          </w:divBdr>
        </w:div>
        <w:div w:id="1321958056">
          <w:marLeft w:val="0"/>
          <w:marRight w:val="0"/>
          <w:marTop w:val="80"/>
          <w:marBottom w:val="20"/>
          <w:divBdr>
            <w:top w:val="none" w:sz="0" w:space="0" w:color="auto"/>
            <w:left w:val="none" w:sz="0" w:space="0" w:color="auto"/>
            <w:bottom w:val="none" w:sz="0" w:space="0" w:color="auto"/>
            <w:right w:val="none" w:sz="0" w:space="0" w:color="auto"/>
          </w:divBdr>
        </w:div>
      </w:divsChild>
    </w:div>
    <w:div w:id="1418332753">
      <w:bodyDiv w:val="1"/>
      <w:marLeft w:val="0"/>
      <w:marRight w:val="0"/>
      <w:marTop w:val="0"/>
      <w:marBottom w:val="0"/>
      <w:divBdr>
        <w:top w:val="none" w:sz="0" w:space="0" w:color="auto"/>
        <w:left w:val="none" w:sz="0" w:space="0" w:color="auto"/>
        <w:bottom w:val="none" w:sz="0" w:space="0" w:color="auto"/>
        <w:right w:val="none" w:sz="0" w:space="0" w:color="auto"/>
      </w:divBdr>
      <w:divsChild>
        <w:div w:id="948707470">
          <w:marLeft w:val="0"/>
          <w:marRight w:val="0"/>
          <w:marTop w:val="100"/>
          <w:marBottom w:val="40"/>
          <w:divBdr>
            <w:top w:val="none" w:sz="0" w:space="0" w:color="auto"/>
            <w:left w:val="none" w:sz="0" w:space="0" w:color="auto"/>
            <w:bottom w:val="none" w:sz="0" w:space="0" w:color="auto"/>
            <w:right w:val="none" w:sz="0" w:space="0" w:color="auto"/>
          </w:divBdr>
        </w:div>
        <w:div w:id="1439518958">
          <w:marLeft w:val="0"/>
          <w:marRight w:val="0"/>
          <w:marTop w:val="100"/>
          <w:marBottom w:val="40"/>
          <w:divBdr>
            <w:top w:val="none" w:sz="0" w:space="0" w:color="auto"/>
            <w:left w:val="none" w:sz="0" w:space="0" w:color="auto"/>
            <w:bottom w:val="none" w:sz="0" w:space="0" w:color="auto"/>
            <w:right w:val="none" w:sz="0" w:space="0" w:color="auto"/>
          </w:divBdr>
        </w:div>
        <w:div w:id="1873952363">
          <w:marLeft w:val="0"/>
          <w:marRight w:val="0"/>
          <w:marTop w:val="100"/>
          <w:marBottom w:val="40"/>
          <w:divBdr>
            <w:top w:val="none" w:sz="0" w:space="0" w:color="auto"/>
            <w:left w:val="none" w:sz="0" w:space="0" w:color="auto"/>
            <w:bottom w:val="none" w:sz="0" w:space="0" w:color="auto"/>
            <w:right w:val="none" w:sz="0" w:space="0" w:color="auto"/>
          </w:divBdr>
        </w:div>
        <w:div w:id="2122987242">
          <w:marLeft w:val="0"/>
          <w:marRight w:val="0"/>
          <w:marTop w:val="100"/>
          <w:marBottom w:val="40"/>
          <w:divBdr>
            <w:top w:val="none" w:sz="0" w:space="0" w:color="auto"/>
            <w:left w:val="none" w:sz="0" w:space="0" w:color="auto"/>
            <w:bottom w:val="none" w:sz="0" w:space="0" w:color="auto"/>
            <w:right w:val="none" w:sz="0" w:space="0" w:color="auto"/>
          </w:divBdr>
        </w:div>
      </w:divsChild>
    </w:div>
    <w:div w:id="1446190265">
      <w:bodyDiv w:val="1"/>
      <w:marLeft w:val="0"/>
      <w:marRight w:val="0"/>
      <w:marTop w:val="0"/>
      <w:marBottom w:val="0"/>
      <w:divBdr>
        <w:top w:val="none" w:sz="0" w:space="0" w:color="auto"/>
        <w:left w:val="none" w:sz="0" w:space="0" w:color="auto"/>
        <w:bottom w:val="none" w:sz="0" w:space="0" w:color="auto"/>
        <w:right w:val="none" w:sz="0" w:space="0" w:color="auto"/>
      </w:divBdr>
      <w:divsChild>
        <w:div w:id="317537010">
          <w:marLeft w:val="0"/>
          <w:marRight w:val="0"/>
          <w:marTop w:val="100"/>
          <w:marBottom w:val="40"/>
          <w:divBdr>
            <w:top w:val="none" w:sz="0" w:space="0" w:color="auto"/>
            <w:left w:val="none" w:sz="0" w:space="0" w:color="auto"/>
            <w:bottom w:val="none" w:sz="0" w:space="0" w:color="auto"/>
            <w:right w:val="none" w:sz="0" w:space="0" w:color="auto"/>
          </w:divBdr>
        </w:div>
        <w:div w:id="2064021794">
          <w:marLeft w:val="0"/>
          <w:marRight w:val="0"/>
          <w:marTop w:val="100"/>
          <w:marBottom w:val="40"/>
          <w:divBdr>
            <w:top w:val="none" w:sz="0" w:space="0" w:color="auto"/>
            <w:left w:val="none" w:sz="0" w:space="0" w:color="auto"/>
            <w:bottom w:val="none" w:sz="0" w:space="0" w:color="auto"/>
            <w:right w:val="none" w:sz="0" w:space="0" w:color="auto"/>
          </w:divBdr>
        </w:div>
      </w:divsChild>
    </w:div>
    <w:div w:id="1495342785">
      <w:bodyDiv w:val="1"/>
      <w:marLeft w:val="0"/>
      <w:marRight w:val="0"/>
      <w:marTop w:val="0"/>
      <w:marBottom w:val="0"/>
      <w:divBdr>
        <w:top w:val="none" w:sz="0" w:space="0" w:color="auto"/>
        <w:left w:val="none" w:sz="0" w:space="0" w:color="auto"/>
        <w:bottom w:val="none" w:sz="0" w:space="0" w:color="auto"/>
        <w:right w:val="none" w:sz="0" w:space="0" w:color="auto"/>
      </w:divBdr>
    </w:div>
    <w:div w:id="1496148778">
      <w:bodyDiv w:val="1"/>
      <w:marLeft w:val="0"/>
      <w:marRight w:val="0"/>
      <w:marTop w:val="0"/>
      <w:marBottom w:val="0"/>
      <w:divBdr>
        <w:top w:val="none" w:sz="0" w:space="0" w:color="auto"/>
        <w:left w:val="none" w:sz="0" w:space="0" w:color="auto"/>
        <w:bottom w:val="none" w:sz="0" w:space="0" w:color="auto"/>
        <w:right w:val="none" w:sz="0" w:space="0" w:color="auto"/>
      </w:divBdr>
      <w:divsChild>
        <w:div w:id="737556483">
          <w:marLeft w:val="0"/>
          <w:marRight w:val="0"/>
          <w:marTop w:val="100"/>
          <w:marBottom w:val="40"/>
          <w:divBdr>
            <w:top w:val="none" w:sz="0" w:space="0" w:color="auto"/>
            <w:left w:val="none" w:sz="0" w:space="0" w:color="auto"/>
            <w:bottom w:val="none" w:sz="0" w:space="0" w:color="auto"/>
            <w:right w:val="none" w:sz="0" w:space="0" w:color="auto"/>
          </w:divBdr>
        </w:div>
        <w:div w:id="1974554803">
          <w:marLeft w:val="0"/>
          <w:marRight w:val="0"/>
          <w:marTop w:val="100"/>
          <w:marBottom w:val="40"/>
          <w:divBdr>
            <w:top w:val="none" w:sz="0" w:space="0" w:color="auto"/>
            <w:left w:val="none" w:sz="0" w:space="0" w:color="auto"/>
            <w:bottom w:val="none" w:sz="0" w:space="0" w:color="auto"/>
            <w:right w:val="none" w:sz="0" w:space="0" w:color="auto"/>
          </w:divBdr>
        </w:div>
      </w:divsChild>
    </w:div>
    <w:div w:id="1496259613">
      <w:bodyDiv w:val="1"/>
      <w:marLeft w:val="0"/>
      <w:marRight w:val="0"/>
      <w:marTop w:val="0"/>
      <w:marBottom w:val="0"/>
      <w:divBdr>
        <w:top w:val="none" w:sz="0" w:space="0" w:color="auto"/>
        <w:left w:val="none" w:sz="0" w:space="0" w:color="auto"/>
        <w:bottom w:val="none" w:sz="0" w:space="0" w:color="auto"/>
        <w:right w:val="none" w:sz="0" w:space="0" w:color="auto"/>
      </w:divBdr>
      <w:divsChild>
        <w:div w:id="286935134">
          <w:marLeft w:val="0"/>
          <w:marRight w:val="0"/>
          <w:marTop w:val="100"/>
          <w:marBottom w:val="40"/>
          <w:divBdr>
            <w:top w:val="none" w:sz="0" w:space="0" w:color="auto"/>
            <w:left w:val="none" w:sz="0" w:space="0" w:color="auto"/>
            <w:bottom w:val="none" w:sz="0" w:space="0" w:color="auto"/>
            <w:right w:val="none" w:sz="0" w:space="0" w:color="auto"/>
          </w:divBdr>
        </w:div>
        <w:div w:id="1725711000">
          <w:marLeft w:val="0"/>
          <w:marRight w:val="0"/>
          <w:marTop w:val="100"/>
          <w:marBottom w:val="40"/>
          <w:divBdr>
            <w:top w:val="none" w:sz="0" w:space="0" w:color="auto"/>
            <w:left w:val="none" w:sz="0" w:space="0" w:color="auto"/>
            <w:bottom w:val="none" w:sz="0" w:space="0" w:color="auto"/>
            <w:right w:val="none" w:sz="0" w:space="0" w:color="auto"/>
          </w:divBdr>
        </w:div>
      </w:divsChild>
    </w:div>
    <w:div w:id="1510027917">
      <w:bodyDiv w:val="1"/>
      <w:marLeft w:val="0"/>
      <w:marRight w:val="0"/>
      <w:marTop w:val="0"/>
      <w:marBottom w:val="0"/>
      <w:divBdr>
        <w:top w:val="none" w:sz="0" w:space="0" w:color="auto"/>
        <w:left w:val="none" w:sz="0" w:space="0" w:color="auto"/>
        <w:bottom w:val="none" w:sz="0" w:space="0" w:color="auto"/>
        <w:right w:val="none" w:sz="0" w:space="0" w:color="auto"/>
      </w:divBdr>
      <w:divsChild>
        <w:div w:id="1377702232">
          <w:marLeft w:val="0"/>
          <w:marRight w:val="0"/>
          <w:marTop w:val="100"/>
          <w:marBottom w:val="40"/>
          <w:divBdr>
            <w:top w:val="none" w:sz="0" w:space="0" w:color="auto"/>
            <w:left w:val="none" w:sz="0" w:space="0" w:color="auto"/>
            <w:bottom w:val="none" w:sz="0" w:space="0" w:color="auto"/>
            <w:right w:val="none" w:sz="0" w:space="0" w:color="auto"/>
          </w:divBdr>
        </w:div>
      </w:divsChild>
    </w:div>
    <w:div w:id="1527408144">
      <w:bodyDiv w:val="1"/>
      <w:marLeft w:val="0"/>
      <w:marRight w:val="0"/>
      <w:marTop w:val="0"/>
      <w:marBottom w:val="0"/>
      <w:divBdr>
        <w:top w:val="none" w:sz="0" w:space="0" w:color="auto"/>
        <w:left w:val="none" w:sz="0" w:space="0" w:color="auto"/>
        <w:bottom w:val="none" w:sz="0" w:space="0" w:color="auto"/>
        <w:right w:val="none" w:sz="0" w:space="0" w:color="auto"/>
      </w:divBdr>
      <w:divsChild>
        <w:div w:id="1422027079">
          <w:marLeft w:val="0"/>
          <w:marRight w:val="0"/>
          <w:marTop w:val="100"/>
          <w:marBottom w:val="40"/>
          <w:divBdr>
            <w:top w:val="none" w:sz="0" w:space="0" w:color="auto"/>
            <w:left w:val="none" w:sz="0" w:space="0" w:color="auto"/>
            <w:bottom w:val="none" w:sz="0" w:space="0" w:color="auto"/>
            <w:right w:val="none" w:sz="0" w:space="0" w:color="auto"/>
          </w:divBdr>
        </w:div>
        <w:div w:id="1995914969">
          <w:marLeft w:val="0"/>
          <w:marRight w:val="0"/>
          <w:marTop w:val="100"/>
          <w:marBottom w:val="40"/>
          <w:divBdr>
            <w:top w:val="none" w:sz="0" w:space="0" w:color="auto"/>
            <w:left w:val="none" w:sz="0" w:space="0" w:color="auto"/>
            <w:bottom w:val="none" w:sz="0" w:space="0" w:color="auto"/>
            <w:right w:val="none" w:sz="0" w:space="0" w:color="auto"/>
          </w:divBdr>
        </w:div>
      </w:divsChild>
    </w:div>
    <w:div w:id="1542279927">
      <w:bodyDiv w:val="1"/>
      <w:marLeft w:val="0"/>
      <w:marRight w:val="0"/>
      <w:marTop w:val="0"/>
      <w:marBottom w:val="0"/>
      <w:divBdr>
        <w:top w:val="none" w:sz="0" w:space="0" w:color="auto"/>
        <w:left w:val="none" w:sz="0" w:space="0" w:color="auto"/>
        <w:bottom w:val="none" w:sz="0" w:space="0" w:color="auto"/>
        <w:right w:val="none" w:sz="0" w:space="0" w:color="auto"/>
      </w:divBdr>
      <w:divsChild>
        <w:div w:id="1603999211">
          <w:marLeft w:val="0"/>
          <w:marRight w:val="0"/>
          <w:marTop w:val="100"/>
          <w:marBottom w:val="60"/>
          <w:divBdr>
            <w:top w:val="none" w:sz="0" w:space="0" w:color="auto"/>
            <w:left w:val="none" w:sz="0" w:space="0" w:color="auto"/>
            <w:bottom w:val="none" w:sz="0" w:space="0" w:color="auto"/>
            <w:right w:val="none" w:sz="0" w:space="0" w:color="auto"/>
          </w:divBdr>
        </w:div>
        <w:div w:id="1769151529">
          <w:marLeft w:val="0"/>
          <w:marRight w:val="0"/>
          <w:marTop w:val="100"/>
          <w:marBottom w:val="40"/>
          <w:divBdr>
            <w:top w:val="none" w:sz="0" w:space="0" w:color="auto"/>
            <w:left w:val="none" w:sz="0" w:space="0" w:color="auto"/>
            <w:bottom w:val="none" w:sz="0" w:space="0" w:color="auto"/>
            <w:right w:val="none" w:sz="0" w:space="0" w:color="auto"/>
          </w:divBdr>
        </w:div>
      </w:divsChild>
    </w:div>
    <w:div w:id="1564634618">
      <w:bodyDiv w:val="1"/>
      <w:marLeft w:val="0"/>
      <w:marRight w:val="0"/>
      <w:marTop w:val="0"/>
      <w:marBottom w:val="0"/>
      <w:divBdr>
        <w:top w:val="none" w:sz="0" w:space="0" w:color="auto"/>
        <w:left w:val="none" w:sz="0" w:space="0" w:color="auto"/>
        <w:bottom w:val="none" w:sz="0" w:space="0" w:color="auto"/>
        <w:right w:val="none" w:sz="0" w:space="0" w:color="auto"/>
      </w:divBdr>
    </w:div>
    <w:div w:id="1570578077">
      <w:bodyDiv w:val="1"/>
      <w:marLeft w:val="0"/>
      <w:marRight w:val="0"/>
      <w:marTop w:val="0"/>
      <w:marBottom w:val="0"/>
      <w:divBdr>
        <w:top w:val="none" w:sz="0" w:space="0" w:color="auto"/>
        <w:left w:val="none" w:sz="0" w:space="0" w:color="auto"/>
        <w:bottom w:val="none" w:sz="0" w:space="0" w:color="auto"/>
        <w:right w:val="none" w:sz="0" w:space="0" w:color="auto"/>
      </w:divBdr>
    </w:div>
    <w:div w:id="1583026307">
      <w:bodyDiv w:val="1"/>
      <w:marLeft w:val="0"/>
      <w:marRight w:val="0"/>
      <w:marTop w:val="0"/>
      <w:marBottom w:val="0"/>
      <w:divBdr>
        <w:top w:val="none" w:sz="0" w:space="0" w:color="auto"/>
        <w:left w:val="none" w:sz="0" w:space="0" w:color="auto"/>
        <w:bottom w:val="none" w:sz="0" w:space="0" w:color="auto"/>
        <w:right w:val="none" w:sz="0" w:space="0" w:color="auto"/>
      </w:divBdr>
      <w:divsChild>
        <w:div w:id="5522338">
          <w:marLeft w:val="0"/>
          <w:marRight w:val="0"/>
          <w:marTop w:val="100"/>
          <w:marBottom w:val="40"/>
          <w:divBdr>
            <w:top w:val="none" w:sz="0" w:space="0" w:color="auto"/>
            <w:left w:val="none" w:sz="0" w:space="0" w:color="auto"/>
            <w:bottom w:val="none" w:sz="0" w:space="0" w:color="auto"/>
            <w:right w:val="none" w:sz="0" w:space="0" w:color="auto"/>
          </w:divBdr>
        </w:div>
        <w:div w:id="790586511">
          <w:marLeft w:val="0"/>
          <w:marRight w:val="0"/>
          <w:marTop w:val="100"/>
          <w:marBottom w:val="40"/>
          <w:divBdr>
            <w:top w:val="none" w:sz="0" w:space="0" w:color="auto"/>
            <w:left w:val="none" w:sz="0" w:space="0" w:color="auto"/>
            <w:bottom w:val="none" w:sz="0" w:space="0" w:color="auto"/>
            <w:right w:val="none" w:sz="0" w:space="0" w:color="auto"/>
          </w:divBdr>
        </w:div>
      </w:divsChild>
    </w:div>
    <w:div w:id="1594320970">
      <w:bodyDiv w:val="1"/>
      <w:marLeft w:val="0"/>
      <w:marRight w:val="0"/>
      <w:marTop w:val="0"/>
      <w:marBottom w:val="0"/>
      <w:divBdr>
        <w:top w:val="none" w:sz="0" w:space="0" w:color="auto"/>
        <w:left w:val="none" w:sz="0" w:space="0" w:color="auto"/>
        <w:bottom w:val="none" w:sz="0" w:space="0" w:color="auto"/>
        <w:right w:val="none" w:sz="0" w:space="0" w:color="auto"/>
      </w:divBdr>
      <w:divsChild>
        <w:div w:id="1178888665">
          <w:marLeft w:val="0"/>
          <w:marRight w:val="0"/>
          <w:marTop w:val="100"/>
          <w:marBottom w:val="40"/>
          <w:divBdr>
            <w:top w:val="none" w:sz="0" w:space="0" w:color="auto"/>
            <w:left w:val="none" w:sz="0" w:space="0" w:color="auto"/>
            <w:bottom w:val="none" w:sz="0" w:space="0" w:color="auto"/>
            <w:right w:val="none" w:sz="0" w:space="0" w:color="auto"/>
          </w:divBdr>
        </w:div>
      </w:divsChild>
    </w:div>
    <w:div w:id="1596598226">
      <w:bodyDiv w:val="1"/>
      <w:marLeft w:val="0"/>
      <w:marRight w:val="0"/>
      <w:marTop w:val="0"/>
      <w:marBottom w:val="0"/>
      <w:divBdr>
        <w:top w:val="none" w:sz="0" w:space="0" w:color="auto"/>
        <w:left w:val="none" w:sz="0" w:space="0" w:color="auto"/>
        <w:bottom w:val="none" w:sz="0" w:space="0" w:color="auto"/>
        <w:right w:val="none" w:sz="0" w:space="0" w:color="auto"/>
      </w:divBdr>
    </w:div>
    <w:div w:id="1621187300">
      <w:bodyDiv w:val="1"/>
      <w:marLeft w:val="0"/>
      <w:marRight w:val="0"/>
      <w:marTop w:val="0"/>
      <w:marBottom w:val="0"/>
      <w:divBdr>
        <w:top w:val="none" w:sz="0" w:space="0" w:color="auto"/>
        <w:left w:val="none" w:sz="0" w:space="0" w:color="auto"/>
        <w:bottom w:val="none" w:sz="0" w:space="0" w:color="auto"/>
        <w:right w:val="none" w:sz="0" w:space="0" w:color="auto"/>
      </w:divBdr>
    </w:div>
    <w:div w:id="1626616188">
      <w:bodyDiv w:val="1"/>
      <w:marLeft w:val="0"/>
      <w:marRight w:val="0"/>
      <w:marTop w:val="0"/>
      <w:marBottom w:val="0"/>
      <w:divBdr>
        <w:top w:val="none" w:sz="0" w:space="0" w:color="auto"/>
        <w:left w:val="none" w:sz="0" w:space="0" w:color="auto"/>
        <w:bottom w:val="none" w:sz="0" w:space="0" w:color="auto"/>
        <w:right w:val="none" w:sz="0" w:space="0" w:color="auto"/>
      </w:divBdr>
    </w:div>
    <w:div w:id="1633751215">
      <w:bodyDiv w:val="1"/>
      <w:marLeft w:val="0"/>
      <w:marRight w:val="0"/>
      <w:marTop w:val="0"/>
      <w:marBottom w:val="0"/>
      <w:divBdr>
        <w:top w:val="none" w:sz="0" w:space="0" w:color="auto"/>
        <w:left w:val="none" w:sz="0" w:space="0" w:color="auto"/>
        <w:bottom w:val="none" w:sz="0" w:space="0" w:color="auto"/>
        <w:right w:val="none" w:sz="0" w:space="0" w:color="auto"/>
      </w:divBdr>
    </w:div>
    <w:div w:id="1640912689">
      <w:bodyDiv w:val="1"/>
      <w:marLeft w:val="0"/>
      <w:marRight w:val="0"/>
      <w:marTop w:val="0"/>
      <w:marBottom w:val="0"/>
      <w:divBdr>
        <w:top w:val="none" w:sz="0" w:space="0" w:color="auto"/>
        <w:left w:val="none" w:sz="0" w:space="0" w:color="auto"/>
        <w:bottom w:val="none" w:sz="0" w:space="0" w:color="auto"/>
        <w:right w:val="none" w:sz="0" w:space="0" w:color="auto"/>
      </w:divBdr>
      <w:divsChild>
        <w:div w:id="1170291125">
          <w:marLeft w:val="0"/>
          <w:marRight w:val="0"/>
          <w:marTop w:val="100"/>
          <w:marBottom w:val="40"/>
          <w:divBdr>
            <w:top w:val="none" w:sz="0" w:space="0" w:color="auto"/>
            <w:left w:val="none" w:sz="0" w:space="0" w:color="auto"/>
            <w:bottom w:val="none" w:sz="0" w:space="0" w:color="auto"/>
            <w:right w:val="none" w:sz="0" w:space="0" w:color="auto"/>
          </w:divBdr>
        </w:div>
        <w:div w:id="1604339439">
          <w:marLeft w:val="0"/>
          <w:marRight w:val="0"/>
          <w:marTop w:val="100"/>
          <w:marBottom w:val="40"/>
          <w:divBdr>
            <w:top w:val="none" w:sz="0" w:space="0" w:color="auto"/>
            <w:left w:val="none" w:sz="0" w:space="0" w:color="auto"/>
            <w:bottom w:val="none" w:sz="0" w:space="0" w:color="auto"/>
            <w:right w:val="none" w:sz="0" w:space="0" w:color="auto"/>
          </w:divBdr>
        </w:div>
      </w:divsChild>
    </w:div>
    <w:div w:id="1644772874">
      <w:bodyDiv w:val="1"/>
      <w:marLeft w:val="0"/>
      <w:marRight w:val="0"/>
      <w:marTop w:val="0"/>
      <w:marBottom w:val="0"/>
      <w:divBdr>
        <w:top w:val="none" w:sz="0" w:space="0" w:color="auto"/>
        <w:left w:val="none" w:sz="0" w:space="0" w:color="auto"/>
        <w:bottom w:val="none" w:sz="0" w:space="0" w:color="auto"/>
        <w:right w:val="none" w:sz="0" w:space="0" w:color="auto"/>
      </w:divBdr>
      <w:divsChild>
        <w:div w:id="63725504">
          <w:marLeft w:val="0"/>
          <w:marRight w:val="0"/>
          <w:marTop w:val="100"/>
          <w:marBottom w:val="40"/>
          <w:divBdr>
            <w:top w:val="none" w:sz="0" w:space="0" w:color="auto"/>
            <w:left w:val="none" w:sz="0" w:space="0" w:color="auto"/>
            <w:bottom w:val="none" w:sz="0" w:space="0" w:color="auto"/>
            <w:right w:val="none" w:sz="0" w:space="0" w:color="auto"/>
          </w:divBdr>
        </w:div>
        <w:div w:id="105122315">
          <w:marLeft w:val="0"/>
          <w:marRight w:val="0"/>
          <w:marTop w:val="100"/>
          <w:marBottom w:val="40"/>
          <w:divBdr>
            <w:top w:val="none" w:sz="0" w:space="0" w:color="auto"/>
            <w:left w:val="none" w:sz="0" w:space="0" w:color="auto"/>
            <w:bottom w:val="none" w:sz="0" w:space="0" w:color="auto"/>
            <w:right w:val="none" w:sz="0" w:space="0" w:color="auto"/>
          </w:divBdr>
        </w:div>
        <w:div w:id="120224867">
          <w:marLeft w:val="0"/>
          <w:marRight w:val="0"/>
          <w:marTop w:val="100"/>
          <w:marBottom w:val="40"/>
          <w:divBdr>
            <w:top w:val="none" w:sz="0" w:space="0" w:color="auto"/>
            <w:left w:val="none" w:sz="0" w:space="0" w:color="auto"/>
            <w:bottom w:val="none" w:sz="0" w:space="0" w:color="auto"/>
            <w:right w:val="none" w:sz="0" w:space="0" w:color="auto"/>
          </w:divBdr>
        </w:div>
        <w:div w:id="122581028">
          <w:marLeft w:val="0"/>
          <w:marRight w:val="0"/>
          <w:marTop w:val="100"/>
          <w:marBottom w:val="40"/>
          <w:divBdr>
            <w:top w:val="none" w:sz="0" w:space="0" w:color="auto"/>
            <w:left w:val="none" w:sz="0" w:space="0" w:color="auto"/>
            <w:bottom w:val="none" w:sz="0" w:space="0" w:color="auto"/>
            <w:right w:val="none" w:sz="0" w:space="0" w:color="auto"/>
          </w:divBdr>
        </w:div>
        <w:div w:id="143011334">
          <w:marLeft w:val="0"/>
          <w:marRight w:val="0"/>
          <w:marTop w:val="100"/>
          <w:marBottom w:val="40"/>
          <w:divBdr>
            <w:top w:val="none" w:sz="0" w:space="0" w:color="auto"/>
            <w:left w:val="none" w:sz="0" w:space="0" w:color="auto"/>
            <w:bottom w:val="none" w:sz="0" w:space="0" w:color="auto"/>
            <w:right w:val="none" w:sz="0" w:space="0" w:color="auto"/>
          </w:divBdr>
        </w:div>
        <w:div w:id="148139561">
          <w:marLeft w:val="0"/>
          <w:marRight w:val="0"/>
          <w:marTop w:val="100"/>
          <w:marBottom w:val="40"/>
          <w:divBdr>
            <w:top w:val="none" w:sz="0" w:space="0" w:color="auto"/>
            <w:left w:val="none" w:sz="0" w:space="0" w:color="auto"/>
            <w:bottom w:val="none" w:sz="0" w:space="0" w:color="auto"/>
            <w:right w:val="none" w:sz="0" w:space="0" w:color="auto"/>
          </w:divBdr>
        </w:div>
        <w:div w:id="191185269">
          <w:marLeft w:val="0"/>
          <w:marRight w:val="0"/>
          <w:marTop w:val="100"/>
          <w:marBottom w:val="40"/>
          <w:divBdr>
            <w:top w:val="none" w:sz="0" w:space="0" w:color="auto"/>
            <w:left w:val="none" w:sz="0" w:space="0" w:color="auto"/>
            <w:bottom w:val="none" w:sz="0" w:space="0" w:color="auto"/>
            <w:right w:val="none" w:sz="0" w:space="0" w:color="auto"/>
          </w:divBdr>
        </w:div>
        <w:div w:id="209652389">
          <w:marLeft w:val="0"/>
          <w:marRight w:val="0"/>
          <w:marTop w:val="100"/>
          <w:marBottom w:val="40"/>
          <w:divBdr>
            <w:top w:val="none" w:sz="0" w:space="0" w:color="auto"/>
            <w:left w:val="none" w:sz="0" w:space="0" w:color="auto"/>
            <w:bottom w:val="none" w:sz="0" w:space="0" w:color="auto"/>
            <w:right w:val="none" w:sz="0" w:space="0" w:color="auto"/>
          </w:divBdr>
        </w:div>
        <w:div w:id="219293182">
          <w:marLeft w:val="0"/>
          <w:marRight w:val="0"/>
          <w:marTop w:val="100"/>
          <w:marBottom w:val="40"/>
          <w:divBdr>
            <w:top w:val="none" w:sz="0" w:space="0" w:color="auto"/>
            <w:left w:val="none" w:sz="0" w:space="0" w:color="auto"/>
            <w:bottom w:val="none" w:sz="0" w:space="0" w:color="auto"/>
            <w:right w:val="none" w:sz="0" w:space="0" w:color="auto"/>
          </w:divBdr>
        </w:div>
        <w:div w:id="247035022">
          <w:marLeft w:val="0"/>
          <w:marRight w:val="0"/>
          <w:marTop w:val="100"/>
          <w:marBottom w:val="40"/>
          <w:divBdr>
            <w:top w:val="none" w:sz="0" w:space="0" w:color="auto"/>
            <w:left w:val="none" w:sz="0" w:space="0" w:color="auto"/>
            <w:bottom w:val="none" w:sz="0" w:space="0" w:color="auto"/>
            <w:right w:val="none" w:sz="0" w:space="0" w:color="auto"/>
          </w:divBdr>
        </w:div>
        <w:div w:id="250704386">
          <w:marLeft w:val="0"/>
          <w:marRight w:val="0"/>
          <w:marTop w:val="100"/>
          <w:marBottom w:val="40"/>
          <w:divBdr>
            <w:top w:val="none" w:sz="0" w:space="0" w:color="auto"/>
            <w:left w:val="none" w:sz="0" w:space="0" w:color="auto"/>
            <w:bottom w:val="none" w:sz="0" w:space="0" w:color="auto"/>
            <w:right w:val="none" w:sz="0" w:space="0" w:color="auto"/>
          </w:divBdr>
        </w:div>
        <w:div w:id="258880654">
          <w:marLeft w:val="0"/>
          <w:marRight w:val="0"/>
          <w:marTop w:val="100"/>
          <w:marBottom w:val="40"/>
          <w:divBdr>
            <w:top w:val="none" w:sz="0" w:space="0" w:color="auto"/>
            <w:left w:val="none" w:sz="0" w:space="0" w:color="auto"/>
            <w:bottom w:val="none" w:sz="0" w:space="0" w:color="auto"/>
            <w:right w:val="none" w:sz="0" w:space="0" w:color="auto"/>
          </w:divBdr>
        </w:div>
        <w:div w:id="294065047">
          <w:marLeft w:val="0"/>
          <w:marRight w:val="0"/>
          <w:marTop w:val="100"/>
          <w:marBottom w:val="40"/>
          <w:divBdr>
            <w:top w:val="none" w:sz="0" w:space="0" w:color="auto"/>
            <w:left w:val="none" w:sz="0" w:space="0" w:color="auto"/>
            <w:bottom w:val="none" w:sz="0" w:space="0" w:color="auto"/>
            <w:right w:val="none" w:sz="0" w:space="0" w:color="auto"/>
          </w:divBdr>
        </w:div>
        <w:div w:id="299968653">
          <w:marLeft w:val="0"/>
          <w:marRight w:val="0"/>
          <w:marTop w:val="100"/>
          <w:marBottom w:val="40"/>
          <w:divBdr>
            <w:top w:val="none" w:sz="0" w:space="0" w:color="auto"/>
            <w:left w:val="none" w:sz="0" w:space="0" w:color="auto"/>
            <w:bottom w:val="none" w:sz="0" w:space="0" w:color="auto"/>
            <w:right w:val="none" w:sz="0" w:space="0" w:color="auto"/>
          </w:divBdr>
        </w:div>
        <w:div w:id="301616413">
          <w:marLeft w:val="0"/>
          <w:marRight w:val="0"/>
          <w:marTop w:val="100"/>
          <w:marBottom w:val="40"/>
          <w:divBdr>
            <w:top w:val="none" w:sz="0" w:space="0" w:color="auto"/>
            <w:left w:val="none" w:sz="0" w:space="0" w:color="auto"/>
            <w:bottom w:val="none" w:sz="0" w:space="0" w:color="auto"/>
            <w:right w:val="none" w:sz="0" w:space="0" w:color="auto"/>
          </w:divBdr>
        </w:div>
        <w:div w:id="308637508">
          <w:marLeft w:val="0"/>
          <w:marRight w:val="0"/>
          <w:marTop w:val="100"/>
          <w:marBottom w:val="40"/>
          <w:divBdr>
            <w:top w:val="none" w:sz="0" w:space="0" w:color="auto"/>
            <w:left w:val="none" w:sz="0" w:space="0" w:color="auto"/>
            <w:bottom w:val="none" w:sz="0" w:space="0" w:color="auto"/>
            <w:right w:val="none" w:sz="0" w:space="0" w:color="auto"/>
          </w:divBdr>
        </w:div>
        <w:div w:id="308942082">
          <w:marLeft w:val="0"/>
          <w:marRight w:val="0"/>
          <w:marTop w:val="100"/>
          <w:marBottom w:val="40"/>
          <w:divBdr>
            <w:top w:val="none" w:sz="0" w:space="0" w:color="auto"/>
            <w:left w:val="none" w:sz="0" w:space="0" w:color="auto"/>
            <w:bottom w:val="none" w:sz="0" w:space="0" w:color="auto"/>
            <w:right w:val="none" w:sz="0" w:space="0" w:color="auto"/>
          </w:divBdr>
        </w:div>
        <w:div w:id="341276643">
          <w:marLeft w:val="0"/>
          <w:marRight w:val="0"/>
          <w:marTop w:val="100"/>
          <w:marBottom w:val="40"/>
          <w:divBdr>
            <w:top w:val="none" w:sz="0" w:space="0" w:color="auto"/>
            <w:left w:val="none" w:sz="0" w:space="0" w:color="auto"/>
            <w:bottom w:val="none" w:sz="0" w:space="0" w:color="auto"/>
            <w:right w:val="none" w:sz="0" w:space="0" w:color="auto"/>
          </w:divBdr>
        </w:div>
        <w:div w:id="418138543">
          <w:marLeft w:val="0"/>
          <w:marRight w:val="0"/>
          <w:marTop w:val="100"/>
          <w:marBottom w:val="40"/>
          <w:divBdr>
            <w:top w:val="none" w:sz="0" w:space="0" w:color="auto"/>
            <w:left w:val="none" w:sz="0" w:space="0" w:color="auto"/>
            <w:bottom w:val="none" w:sz="0" w:space="0" w:color="auto"/>
            <w:right w:val="none" w:sz="0" w:space="0" w:color="auto"/>
          </w:divBdr>
        </w:div>
        <w:div w:id="422651049">
          <w:marLeft w:val="0"/>
          <w:marRight w:val="0"/>
          <w:marTop w:val="100"/>
          <w:marBottom w:val="40"/>
          <w:divBdr>
            <w:top w:val="none" w:sz="0" w:space="0" w:color="auto"/>
            <w:left w:val="none" w:sz="0" w:space="0" w:color="auto"/>
            <w:bottom w:val="none" w:sz="0" w:space="0" w:color="auto"/>
            <w:right w:val="none" w:sz="0" w:space="0" w:color="auto"/>
          </w:divBdr>
        </w:div>
        <w:div w:id="482427805">
          <w:marLeft w:val="0"/>
          <w:marRight w:val="0"/>
          <w:marTop w:val="100"/>
          <w:marBottom w:val="40"/>
          <w:divBdr>
            <w:top w:val="none" w:sz="0" w:space="0" w:color="auto"/>
            <w:left w:val="none" w:sz="0" w:space="0" w:color="auto"/>
            <w:bottom w:val="none" w:sz="0" w:space="0" w:color="auto"/>
            <w:right w:val="none" w:sz="0" w:space="0" w:color="auto"/>
          </w:divBdr>
        </w:div>
        <w:div w:id="527565000">
          <w:marLeft w:val="0"/>
          <w:marRight w:val="0"/>
          <w:marTop w:val="100"/>
          <w:marBottom w:val="40"/>
          <w:divBdr>
            <w:top w:val="none" w:sz="0" w:space="0" w:color="auto"/>
            <w:left w:val="none" w:sz="0" w:space="0" w:color="auto"/>
            <w:bottom w:val="none" w:sz="0" w:space="0" w:color="auto"/>
            <w:right w:val="none" w:sz="0" w:space="0" w:color="auto"/>
          </w:divBdr>
        </w:div>
        <w:div w:id="570235706">
          <w:marLeft w:val="0"/>
          <w:marRight w:val="0"/>
          <w:marTop w:val="100"/>
          <w:marBottom w:val="40"/>
          <w:divBdr>
            <w:top w:val="none" w:sz="0" w:space="0" w:color="auto"/>
            <w:left w:val="none" w:sz="0" w:space="0" w:color="auto"/>
            <w:bottom w:val="none" w:sz="0" w:space="0" w:color="auto"/>
            <w:right w:val="none" w:sz="0" w:space="0" w:color="auto"/>
          </w:divBdr>
        </w:div>
        <w:div w:id="579561743">
          <w:marLeft w:val="0"/>
          <w:marRight w:val="0"/>
          <w:marTop w:val="100"/>
          <w:marBottom w:val="40"/>
          <w:divBdr>
            <w:top w:val="none" w:sz="0" w:space="0" w:color="auto"/>
            <w:left w:val="none" w:sz="0" w:space="0" w:color="auto"/>
            <w:bottom w:val="none" w:sz="0" w:space="0" w:color="auto"/>
            <w:right w:val="none" w:sz="0" w:space="0" w:color="auto"/>
          </w:divBdr>
        </w:div>
        <w:div w:id="583804150">
          <w:marLeft w:val="0"/>
          <w:marRight w:val="0"/>
          <w:marTop w:val="100"/>
          <w:marBottom w:val="40"/>
          <w:divBdr>
            <w:top w:val="none" w:sz="0" w:space="0" w:color="auto"/>
            <w:left w:val="none" w:sz="0" w:space="0" w:color="auto"/>
            <w:bottom w:val="none" w:sz="0" w:space="0" w:color="auto"/>
            <w:right w:val="none" w:sz="0" w:space="0" w:color="auto"/>
          </w:divBdr>
        </w:div>
        <w:div w:id="615143947">
          <w:marLeft w:val="0"/>
          <w:marRight w:val="0"/>
          <w:marTop w:val="100"/>
          <w:marBottom w:val="40"/>
          <w:divBdr>
            <w:top w:val="none" w:sz="0" w:space="0" w:color="auto"/>
            <w:left w:val="none" w:sz="0" w:space="0" w:color="auto"/>
            <w:bottom w:val="none" w:sz="0" w:space="0" w:color="auto"/>
            <w:right w:val="none" w:sz="0" w:space="0" w:color="auto"/>
          </w:divBdr>
        </w:div>
        <w:div w:id="703138045">
          <w:marLeft w:val="0"/>
          <w:marRight w:val="0"/>
          <w:marTop w:val="100"/>
          <w:marBottom w:val="40"/>
          <w:divBdr>
            <w:top w:val="none" w:sz="0" w:space="0" w:color="auto"/>
            <w:left w:val="none" w:sz="0" w:space="0" w:color="auto"/>
            <w:bottom w:val="none" w:sz="0" w:space="0" w:color="auto"/>
            <w:right w:val="none" w:sz="0" w:space="0" w:color="auto"/>
          </w:divBdr>
        </w:div>
        <w:div w:id="727344385">
          <w:marLeft w:val="0"/>
          <w:marRight w:val="0"/>
          <w:marTop w:val="100"/>
          <w:marBottom w:val="40"/>
          <w:divBdr>
            <w:top w:val="none" w:sz="0" w:space="0" w:color="auto"/>
            <w:left w:val="none" w:sz="0" w:space="0" w:color="auto"/>
            <w:bottom w:val="none" w:sz="0" w:space="0" w:color="auto"/>
            <w:right w:val="none" w:sz="0" w:space="0" w:color="auto"/>
          </w:divBdr>
        </w:div>
        <w:div w:id="776025601">
          <w:marLeft w:val="0"/>
          <w:marRight w:val="0"/>
          <w:marTop w:val="100"/>
          <w:marBottom w:val="40"/>
          <w:divBdr>
            <w:top w:val="none" w:sz="0" w:space="0" w:color="auto"/>
            <w:left w:val="none" w:sz="0" w:space="0" w:color="auto"/>
            <w:bottom w:val="none" w:sz="0" w:space="0" w:color="auto"/>
            <w:right w:val="none" w:sz="0" w:space="0" w:color="auto"/>
          </w:divBdr>
        </w:div>
        <w:div w:id="777872833">
          <w:marLeft w:val="0"/>
          <w:marRight w:val="0"/>
          <w:marTop w:val="100"/>
          <w:marBottom w:val="40"/>
          <w:divBdr>
            <w:top w:val="none" w:sz="0" w:space="0" w:color="auto"/>
            <w:left w:val="none" w:sz="0" w:space="0" w:color="auto"/>
            <w:bottom w:val="none" w:sz="0" w:space="0" w:color="auto"/>
            <w:right w:val="none" w:sz="0" w:space="0" w:color="auto"/>
          </w:divBdr>
        </w:div>
        <w:div w:id="829563099">
          <w:marLeft w:val="0"/>
          <w:marRight w:val="0"/>
          <w:marTop w:val="100"/>
          <w:marBottom w:val="40"/>
          <w:divBdr>
            <w:top w:val="none" w:sz="0" w:space="0" w:color="auto"/>
            <w:left w:val="none" w:sz="0" w:space="0" w:color="auto"/>
            <w:bottom w:val="none" w:sz="0" w:space="0" w:color="auto"/>
            <w:right w:val="none" w:sz="0" w:space="0" w:color="auto"/>
          </w:divBdr>
        </w:div>
        <w:div w:id="839469019">
          <w:marLeft w:val="0"/>
          <w:marRight w:val="0"/>
          <w:marTop w:val="100"/>
          <w:marBottom w:val="40"/>
          <w:divBdr>
            <w:top w:val="none" w:sz="0" w:space="0" w:color="auto"/>
            <w:left w:val="none" w:sz="0" w:space="0" w:color="auto"/>
            <w:bottom w:val="none" w:sz="0" w:space="0" w:color="auto"/>
            <w:right w:val="none" w:sz="0" w:space="0" w:color="auto"/>
          </w:divBdr>
        </w:div>
        <w:div w:id="863592532">
          <w:marLeft w:val="0"/>
          <w:marRight w:val="0"/>
          <w:marTop w:val="100"/>
          <w:marBottom w:val="40"/>
          <w:divBdr>
            <w:top w:val="none" w:sz="0" w:space="0" w:color="auto"/>
            <w:left w:val="none" w:sz="0" w:space="0" w:color="auto"/>
            <w:bottom w:val="none" w:sz="0" w:space="0" w:color="auto"/>
            <w:right w:val="none" w:sz="0" w:space="0" w:color="auto"/>
          </w:divBdr>
        </w:div>
        <w:div w:id="876433938">
          <w:marLeft w:val="0"/>
          <w:marRight w:val="0"/>
          <w:marTop w:val="100"/>
          <w:marBottom w:val="40"/>
          <w:divBdr>
            <w:top w:val="none" w:sz="0" w:space="0" w:color="auto"/>
            <w:left w:val="none" w:sz="0" w:space="0" w:color="auto"/>
            <w:bottom w:val="none" w:sz="0" w:space="0" w:color="auto"/>
            <w:right w:val="none" w:sz="0" w:space="0" w:color="auto"/>
          </w:divBdr>
        </w:div>
        <w:div w:id="895622691">
          <w:marLeft w:val="0"/>
          <w:marRight w:val="0"/>
          <w:marTop w:val="100"/>
          <w:marBottom w:val="40"/>
          <w:divBdr>
            <w:top w:val="none" w:sz="0" w:space="0" w:color="auto"/>
            <w:left w:val="none" w:sz="0" w:space="0" w:color="auto"/>
            <w:bottom w:val="none" w:sz="0" w:space="0" w:color="auto"/>
            <w:right w:val="none" w:sz="0" w:space="0" w:color="auto"/>
          </w:divBdr>
        </w:div>
        <w:div w:id="917831688">
          <w:marLeft w:val="0"/>
          <w:marRight w:val="0"/>
          <w:marTop w:val="100"/>
          <w:marBottom w:val="40"/>
          <w:divBdr>
            <w:top w:val="none" w:sz="0" w:space="0" w:color="auto"/>
            <w:left w:val="none" w:sz="0" w:space="0" w:color="auto"/>
            <w:bottom w:val="none" w:sz="0" w:space="0" w:color="auto"/>
            <w:right w:val="none" w:sz="0" w:space="0" w:color="auto"/>
          </w:divBdr>
        </w:div>
        <w:div w:id="936863153">
          <w:marLeft w:val="0"/>
          <w:marRight w:val="0"/>
          <w:marTop w:val="100"/>
          <w:marBottom w:val="40"/>
          <w:divBdr>
            <w:top w:val="none" w:sz="0" w:space="0" w:color="auto"/>
            <w:left w:val="none" w:sz="0" w:space="0" w:color="auto"/>
            <w:bottom w:val="none" w:sz="0" w:space="0" w:color="auto"/>
            <w:right w:val="none" w:sz="0" w:space="0" w:color="auto"/>
          </w:divBdr>
        </w:div>
        <w:div w:id="945116318">
          <w:marLeft w:val="0"/>
          <w:marRight w:val="0"/>
          <w:marTop w:val="100"/>
          <w:marBottom w:val="40"/>
          <w:divBdr>
            <w:top w:val="none" w:sz="0" w:space="0" w:color="auto"/>
            <w:left w:val="none" w:sz="0" w:space="0" w:color="auto"/>
            <w:bottom w:val="none" w:sz="0" w:space="0" w:color="auto"/>
            <w:right w:val="none" w:sz="0" w:space="0" w:color="auto"/>
          </w:divBdr>
        </w:div>
        <w:div w:id="959603130">
          <w:marLeft w:val="0"/>
          <w:marRight w:val="0"/>
          <w:marTop w:val="100"/>
          <w:marBottom w:val="40"/>
          <w:divBdr>
            <w:top w:val="none" w:sz="0" w:space="0" w:color="auto"/>
            <w:left w:val="none" w:sz="0" w:space="0" w:color="auto"/>
            <w:bottom w:val="none" w:sz="0" w:space="0" w:color="auto"/>
            <w:right w:val="none" w:sz="0" w:space="0" w:color="auto"/>
          </w:divBdr>
        </w:div>
        <w:div w:id="976833965">
          <w:marLeft w:val="0"/>
          <w:marRight w:val="0"/>
          <w:marTop w:val="100"/>
          <w:marBottom w:val="40"/>
          <w:divBdr>
            <w:top w:val="none" w:sz="0" w:space="0" w:color="auto"/>
            <w:left w:val="none" w:sz="0" w:space="0" w:color="auto"/>
            <w:bottom w:val="none" w:sz="0" w:space="0" w:color="auto"/>
            <w:right w:val="none" w:sz="0" w:space="0" w:color="auto"/>
          </w:divBdr>
        </w:div>
        <w:div w:id="1020594907">
          <w:marLeft w:val="0"/>
          <w:marRight w:val="0"/>
          <w:marTop w:val="100"/>
          <w:marBottom w:val="40"/>
          <w:divBdr>
            <w:top w:val="none" w:sz="0" w:space="0" w:color="auto"/>
            <w:left w:val="none" w:sz="0" w:space="0" w:color="auto"/>
            <w:bottom w:val="none" w:sz="0" w:space="0" w:color="auto"/>
            <w:right w:val="none" w:sz="0" w:space="0" w:color="auto"/>
          </w:divBdr>
        </w:div>
        <w:div w:id="1072198617">
          <w:marLeft w:val="0"/>
          <w:marRight w:val="0"/>
          <w:marTop w:val="100"/>
          <w:marBottom w:val="40"/>
          <w:divBdr>
            <w:top w:val="none" w:sz="0" w:space="0" w:color="auto"/>
            <w:left w:val="none" w:sz="0" w:space="0" w:color="auto"/>
            <w:bottom w:val="none" w:sz="0" w:space="0" w:color="auto"/>
            <w:right w:val="none" w:sz="0" w:space="0" w:color="auto"/>
          </w:divBdr>
        </w:div>
        <w:div w:id="1076590192">
          <w:marLeft w:val="0"/>
          <w:marRight w:val="0"/>
          <w:marTop w:val="100"/>
          <w:marBottom w:val="40"/>
          <w:divBdr>
            <w:top w:val="none" w:sz="0" w:space="0" w:color="auto"/>
            <w:left w:val="none" w:sz="0" w:space="0" w:color="auto"/>
            <w:bottom w:val="none" w:sz="0" w:space="0" w:color="auto"/>
            <w:right w:val="none" w:sz="0" w:space="0" w:color="auto"/>
          </w:divBdr>
        </w:div>
        <w:div w:id="1141531806">
          <w:marLeft w:val="0"/>
          <w:marRight w:val="0"/>
          <w:marTop w:val="100"/>
          <w:marBottom w:val="40"/>
          <w:divBdr>
            <w:top w:val="none" w:sz="0" w:space="0" w:color="auto"/>
            <w:left w:val="none" w:sz="0" w:space="0" w:color="auto"/>
            <w:bottom w:val="none" w:sz="0" w:space="0" w:color="auto"/>
            <w:right w:val="none" w:sz="0" w:space="0" w:color="auto"/>
          </w:divBdr>
        </w:div>
        <w:div w:id="1198078255">
          <w:marLeft w:val="0"/>
          <w:marRight w:val="0"/>
          <w:marTop w:val="100"/>
          <w:marBottom w:val="40"/>
          <w:divBdr>
            <w:top w:val="none" w:sz="0" w:space="0" w:color="auto"/>
            <w:left w:val="none" w:sz="0" w:space="0" w:color="auto"/>
            <w:bottom w:val="none" w:sz="0" w:space="0" w:color="auto"/>
            <w:right w:val="none" w:sz="0" w:space="0" w:color="auto"/>
          </w:divBdr>
        </w:div>
        <w:div w:id="1198279177">
          <w:marLeft w:val="0"/>
          <w:marRight w:val="0"/>
          <w:marTop w:val="100"/>
          <w:marBottom w:val="40"/>
          <w:divBdr>
            <w:top w:val="none" w:sz="0" w:space="0" w:color="auto"/>
            <w:left w:val="none" w:sz="0" w:space="0" w:color="auto"/>
            <w:bottom w:val="none" w:sz="0" w:space="0" w:color="auto"/>
            <w:right w:val="none" w:sz="0" w:space="0" w:color="auto"/>
          </w:divBdr>
        </w:div>
        <w:div w:id="1225213148">
          <w:marLeft w:val="0"/>
          <w:marRight w:val="0"/>
          <w:marTop w:val="100"/>
          <w:marBottom w:val="40"/>
          <w:divBdr>
            <w:top w:val="none" w:sz="0" w:space="0" w:color="auto"/>
            <w:left w:val="none" w:sz="0" w:space="0" w:color="auto"/>
            <w:bottom w:val="none" w:sz="0" w:space="0" w:color="auto"/>
            <w:right w:val="none" w:sz="0" w:space="0" w:color="auto"/>
          </w:divBdr>
        </w:div>
        <w:div w:id="1257054748">
          <w:marLeft w:val="0"/>
          <w:marRight w:val="0"/>
          <w:marTop w:val="100"/>
          <w:marBottom w:val="40"/>
          <w:divBdr>
            <w:top w:val="none" w:sz="0" w:space="0" w:color="auto"/>
            <w:left w:val="none" w:sz="0" w:space="0" w:color="auto"/>
            <w:bottom w:val="none" w:sz="0" w:space="0" w:color="auto"/>
            <w:right w:val="none" w:sz="0" w:space="0" w:color="auto"/>
          </w:divBdr>
        </w:div>
        <w:div w:id="1314916450">
          <w:marLeft w:val="0"/>
          <w:marRight w:val="0"/>
          <w:marTop w:val="100"/>
          <w:marBottom w:val="40"/>
          <w:divBdr>
            <w:top w:val="none" w:sz="0" w:space="0" w:color="auto"/>
            <w:left w:val="none" w:sz="0" w:space="0" w:color="auto"/>
            <w:bottom w:val="none" w:sz="0" w:space="0" w:color="auto"/>
            <w:right w:val="none" w:sz="0" w:space="0" w:color="auto"/>
          </w:divBdr>
        </w:div>
        <w:div w:id="1319532135">
          <w:marLeft w:val="0"/>
          <w:marRight w:val="0"/>
          <w:marTop w:val="100"/>
          <w:marBottom w:val="40"/>
          <w:divBdr>
            <w:top w:val="none" w:sz="0" w:space="0" w:color="auto"/>
            <w:left w:val="none" w:sz="0" w:space="0" w:color="auto"/>
            <w:bottom w:val="none" w:sz="0" w:space="0" w:color="auto"/>
            <w:right w:val="none" w:sz="0" w:space="0" w:color="auto"/>
          </w:divBdr>
        </w:div>
        <w:div w:id="1415978717">
          <w:marLeft w:val="0"/>
          <w:marRight w:val="0"/>
          <w:marTop w:val="100"/>
          <w:marBottom w:val="40"/>
          <w:divBdr>
            <w:top w:val="none" w:sz="0" w:space="0" w:color="auto"/>
            <w:left w:val="none" w:sz="0" w:space="0" w:color="auto"/>
            <w:bottom w:val="none" w:sz="0" w:space="0" w:color="auto"/>
            <w:right w:val="none" w:sz="0" w:space="0" w:color="auto"/>
          </w:divBdr>
        </w:div>
        <w:div w:id="1424910737">
          <w:marLeft w:val="0"/>
          <w:marRight w:val="0"/>
          <w:marTop w:val="100"/>
          <w:marBottom w:val="40"/>
          <w:divBdr>
            <w:top w:val="none" w:sz="0" w:space="0" w:color="auto"/>
            <w:left w:val="none" w:sz="0" w:space="0" w:color="auto"/>
            <w:bottom w:val="none" w:sz="0" w:space="0" w:color="auto"/>
            <w:right w:val="none" w:sz="0" w:space="0" w:color="auto"/>
          </w:divBdr>
        </w:div>
        <w:div w:id="1427724483">
          <w:marLeft w:val="0"/>
          <w:marRight w:val="0"/>
          <w:marTop w:val="100"/>
          <w:marBottom w:val="40"/>
          <w:divBdr>
            <w:top w:val="none" w:sz="0" w:space="0" w:color="auto"/>
            <w:left w:val="none" w:sz="0" w:space="0" w:color="auto"/>
            <w:bottom w:val="none" w:sz="0" w:space="0" w:color="auto"/>
            <w:right w:val="none" w:sz="0" w:space="0" w:color="auto"/>
          </w:divBdr>
        </w:div>
        <w:div w:id="1429740889">
          <w:marLeft w:val="0"/>
          <w:marRight w:val="0"/>
          <w:marTop w:val="100"/>
          <w:marBottom w:val="40"/>
          <w:divBdr>
            <w:top w:val="none" w:sz="0" w:space="0" w:color="auto"/>
            <w:left w:val="none" w:sz="0" w:space="0" w:color="auto"/>
            <w:bottom w:val="none" w:sz="0" w:space="0" w:color="auto"/>
            <w:right w:val="none" w:sz="0" w:space="0" w:color="auto"/>
          </w:divBdr>
        </w:div>
        <w:div w:id="1465808665">
          <w:marLeft w:val="0"/>
          <w:marRight w:val="0"/>
          <w:marTop w:val="100"/>
          <w:marBottom w:val="40"/>
          <w:divBdr>
            <w:top w:val="none" w:sz="0" w:space="0" w:color="auto"/>
            <w:left w:val="none" w:sz="0" w:space="0" w:color="auto"/>
            <w:bottom w:val="none" w:sz="0" w:space="0" w:color="auto"/>
            <w:right w:val="none" w:sz="0" w:space="0" w:color="auto"/>
          </w:divBdr>
        </w:div>
        <w:div w:id="1470122759">
          <w:marLeft w:val="0"/>
          <w:marRight w:val="0"/>
          <w:marTop w:val="100"/>
          <w:marBottom w:val="40"/>
          <w:divBdr>
            <w:top w:val="none" w:sz="0" w:space="0" w:color="auto"/>
            <w:left w:val="none" w:sz="0" w:space="0" w:color="auto"/>
            <w:bottom w:val="none" w:sz="0" w:space="0" w:color="auto"/>
            <w:right w:val="none" w:sz="0" w:space="0" w:color="auto"/>
          </w:divBdr>
        </w:div>
        <w:div w:id="1472743839">
          <w:marLeft w:val="0"/>
          <w:marRight w:val="0"/>
          <w:marTop w:val="100"/>
          <w:marBottom w:val="40"/>
          <w:divBdr>
            <w:top w:val="none" w:sz="0" w:space="0" w:color="auto"/>
            <w:left w:val="none" w:sz="0" w:space="0" w:color="auto"/>
            <w:bottom w:val="none" w:sz="0" w:space="0" w:color="auto"/>
            <w:right w:val="none" w:sz="0" w:space="0" w:color="auto"/>
          </w:divBdr>
        </w:div>
        <w:div w:id="1488398345">
          <w:marLeft w:val="0"/>
          <w:marRight w:val="0"/>
          <w:marTop w:val="100"/>
          <w:marBottom w:val="40"/>
          <w:divBdr>
            <w:top w:val="none" w:sz="0" w:space="0" w:color="auto"/>
            <w:left w:val="none" w:sz="0" w:space="0" w:color="auto"/>
            <w:bottom w:val="none" w:sz="0" w:space="0" w:color="auto"/>
            <w:right w:val="none" w:sz="0" w:space="0" w:color="auto"/>
          </w:divBdr>
        </w:div>
        <w:div w:id="1490976158">
          <w:marLeft w:val="0"/>
          <w:marRight w:val="0"/>
          <w:marTop w:val="100"/>
          <w:marBottom w:val="40"/>
          <w:divBdr>
            <w:top w:val="none" w:sz="0" w:space="0" w:color="auto"/>
            <w:left w:val="none" w:sz="0" w:space="0" w:color="auto"/>
            <w:bottom w:val="none" w:sz="0" w:space="0" w:color="auto"/>
            <w:right w:val="none" w:sz="0" w:space="0" w:color="auto"/>
          </w:divBdr>
        </w:div>
        <w:div w:id="1493521717">
          <w:marLeft w:val="0"/>
          <w:marRight w:val="0"/>
          <w:marTop w:val="100"/>
          <w:marBottom w:val="40"/>
          <w:divBdr>
            <w:top w:val="none" w:sz="0" w:space="0" w:color="auto"/>
            <w:left w:val="none" w:sz="0" w:space="0" w:color="auto"/>
            <w:bottom w:val="none" w:sz="0" w:space="0" w:color="auto"/>
            <w:right w:val="none" w:sz="0" w:space="0" w:color="auto"/>
          </w:divBdr>
        </w:div>
        <w:div w:id="1499882634">
          <w:marLeft w:val="0"/>
          <w:marRight w:val="0"/>
          <w:marTop w:val="100"/>
          <w:marBottom w:val="40"/>
          <w:divBdr>
            <w:top w:val="none" w:sz="0" w:space="0" w:color="auto"/>
            <w:left w:val="none" w:sz="0" w:space="0" w:color="auto"/>
            <w:bottom w:val="none" w:sz="0" w:space="0" w:color="auto"/>
            <w:right w:val="none" w:sz="0" w:space="0" w:color="auto"/>
          </w:divBdr>
        </w:div>
        <w:div w:id="1577015545">
          <w:marLeft w:val="0"/>
          <w:marRight w:val="0"/>
          <w:marTop w:val="100"/>
          <w:marBottom w:val="40"/>
          <w:divBdr>
            <w:top w:val="none" w:sz="0" w:space="0" w:color="auto"/>
            <w:left w:val="none" w:sz="0" w:space="0" w:color="auto"/>
            <w:bottom w:val="none" w:sz="0" w:space="0" w:color="auto"/>
            <w:right w:val="none" w:sz="0" w:space="0" w:color="auto"/>
          </w:divBdr>
        </w:div>
        <w:div w:id="1596673845">
          <w:marLeft w:val="0"/>
          <w:marRight w:val="0"/>
          <w:marTop w:val="100"/>
          <w:marBottom w:val="40"/>
          <w:divBdr>
            <w:top w:val="none" w:sz="0" w:space="0" w:color="auto"/>
            <w:left w:val="none" w:sz="0" w:space="0" w:color="auto"/>
            <w:bottom w:val="none" w:sz="0" w:space="0" w:color="auto"/>
            <w:right w:val="none" w:sz="0" w:space="0" w:color="auto"/>
          </w:divBdr>
        </w:div>
        <w:div w:id="1635520990">
          <w:marLeft w:val="0"/>
          <w:marRight w:val="0"/>
          <w:marTop w:val="100"/>
          <w:marBottom w:val="40"/>
          <w:divBdr>
            <w:top w:val="none" w:sz="0" w:space="0" w:color="auto"/>
            <w:left w:val="none" w:sz="0" w:space="0" w:color="auto"/>
            <w:bottom w:val="none" w:sz="0" w:space="0" w:color="auto"/>
            <w:right w:val="none" w:sz="0" w:space="0" w:color="auto"/>
          </w:divBdr>
        </w:div>
        <w:div w:id="1637292737">
          <w:marLeft w:val="0"/>
          <w:marRight w:val="0"/>
          <w:marTop w:val="100"/>
          <w:marBottom w:val="40"/>
          <w:divBdr>
            <w:top w:val="none" w:sz="0" w:space="0" w:color="auto"/>
            <w:left w:val="none" w:sz="0" w:space="0" w:color="auto"/>
            <w:bottom w:val="none" w:sz="0" w:space="0" w:color="auto"/>
            <w:right w:val="none" w:sz="0" w:space="0" w:color="auto"/>
          </w:divBdr>
        </w:div>
        <w:div w:id="1641962899">
          <w:marLeft w:val="0"/>
          <w:marRight w:val="0"/>
          <w:marTop w:val="100"/>
          <w:marBottom w:val="40"/>
          <w:divBdr>
            <w:top w:val="none" w:sz="0" w:space="0" w:color="auto"/>
            <w:left w:val="none" w:sz="0" w:space="0" w:color="auto"/>
            <w:bottom w:val="none" w:sz="0" w:space="0" w:color="auto"/>
            <w:right w:val="none" w:sz="0" w:space="0" w:color="auto"/>
          </w:divBdr>
        </w:div>
        <w:div w:id="1689599948">
          <w:marLeft w:val="0"/>
          <w:marRight w:val="0"/>
          <w:marTop w:val="100"/>
          <w:marBottom w:val="40"/>
          <w:divBdr>
            <w:top w:val="none" w:sz="0" w:space="0" w:color="auto"/>
            <w:left w:val="none" w:sz="0" w:space="0" w:color="auto"/>
            <w:bottom w:val="none" w:sz="0" w:space="0" w:color="auto"/>
            <w:right w:val="none" w:sz="0" w:space="0" w:color="auto"/>
          </w:divBdr>
        </w:div>
        <w:div w:id="1746955858">
          <w:marLeft w:val="0"/>
          <w:marRight w:val="0"/>
          <w:marTop w:val="100"/>
          <w:marBottom w:val="40"/>
          <w:divBdr>
            <w:top w:val="none" w:sz="0" w:space="0" w:color="auto"/>
            <w:left w:val="none" w:sz="0" w:space="0" w:color="auto"/>
            <w:bottom w:val="none" w:sz="0" w:space="0" w:color="auto"/>
            <w:right w:val="none" w:sz="0" w:space="0" w:color="auto"/>
          </w:divBdr>
        </w:div>
        <w:div w:id="1759399223">
          <w:marLeft w:val="0"/>
          <w:marRight w:val="0"/>
          <w:marTop w:val="100"/>
          <w:marBottom w:val="40"/>
          <w:divBdr>
            <w:top w:val="none" w:sz="0" w:space="0" w:color="auto"/>
            <w:left w:val="none" w:sz="0" w:space="0" w:color="auto"/>
            <w:bottom w:val="none" w:sz="0" w:space="0" w:color="auto"/>
            <w:right w:val="none" w:sz="0" w:space="0" w:color="auto"/>
          </w:divBdr>
        </w:div>
        <w:div w:id="1784183962">
          <w:marLeft w:val="0"/>
          <w:marRight w:val="0"/>
          <w:marTop w:val="100"/>
          <w:marBottom w:val="40"/>
          <w:divBdr>
            <w:top w:val="none" w:sz="0" w:space="0" w:color="auto"/>
            <w:left w:val="none" w:sz="0" w:space="0" w:color="auto"/>
            <w:bottom w:val="none" w:sz="0" w:space="0" w:color="auto"/>
            <w:right w:val="none" w:sz="0" w:space="0" w:color="auto"/>
          </w:divBdr>
        </w:div>
        <w:div w:id="1806704168">
          <w:marLeft w:val="0"/>
          <w:marRight w:val="0"/>
          <w:marTop w:val="100"/>
          <w:marBottom w:val="40"/>
          <w:divBdr>
            <w:top w:val="none" w:sz="0" w:space="0" w:color="auto"/>
            <w:left w:val="none" w:sz="0" w:space="0" w:color="auto"/>
            <w:bottom w:val="none" w:sz="0" w:space="0" w:color="auto"/>
            <w:right w:val="none" w:sz="0" w:space="0" w:color="auto"/>
          </w:divBdr>
        </w:div>
        <w:div w:id="1828090151">
          <w:marLeft w:val="0"/>
          <w:marRight w:val="0"/>
          <w:marTop w:val="100"/>
          <w:marBottom w:val="40"/>
          <w:divBdr>
            <w:top w:val="none" w:sz="0" w:space="0" w:color="auto"/>
            <w:left w:val="none" w:sz="0" w:space="0" w:color="auto"/>
            <w:bottom w:val="none" w:sz="0" w:space="0" w:color="auto"/>
            <w:right w:val="none" w:sz="0" w:space="0" w:color="auto"/>
          </w:divBdr>
        </w:div>
        <w:div w:id="1879246226">
          <w:marLeft w:val="0"/>
          <w:marRight w:val="0"/>
          <w:marTop w:val="100"/>
          <w:marBottom w:val="40"/>
          <w:divBdr>
            <w:top w:val="none" w:sz="0" w:space="0" w:color="auto"/>
            <w:left w:val="none" w:sz="0" w:space="0" w:color="auto"/>
            <w:bottom w:val="none" w:sz="0" w:space="0" w:color="auto"/>
            <w:right w:val="none" w:sz="0" w:space="0" w:color="auto"/>
          </w:divBdr>
        </w:div>
        <w:div w:id="1885673101">
          <w:marLeft w:val="0"/>
          <w:marRight w:val="0"/>
          <w:marTop w:val="100"/>
          <w:marBottom w:val="40"/>
          <w:divBdr>
            <w:top w:val="none" w:sz="0" w:space="0" w:color="auto"/>
            <w:left w:val="none" w:sz="0" w:space="0" w:color="auto"/>
            <w:bottom w:val="none" w:sz="0" w:space="0" w:color="auto"/>
            <w:right w:val="none" w:sz="0" w:space="0" w:color="auto"/>
          </w:divBdr>
        </w:div>
        <w:div w:id="1888370881">
          <w:marLeft w:val="0"/>
          <w:marRight w:val="0"/>
          <w:marTop w:val="100"/>
          <w:marBottom w:val="40"/>
          <w:divBdr>
            <w:top w:val="none" w:sz="0" w:space="0" w:color="auto"/>
            <w:left w:val="none" w:sz="0" w:space="0" w:color="auto"/>
            <w:bottom w:val="none" w:sz="0" w:space="0" w:color="auto"/>
            <w:right w:val="none" w:sz="0" w:space="0" w:color="auto"/>
          </w:divBdr>
        </w:div>
        <w:div w:id="2022394521">
          <w:marLeft w:val="0"/>
          <w:marRight w:val="0"/>
          <w:marTop w:val="100"/>
          <w:marBottom w:val="40"/>
          <w:divBdr>
            <w:top w:val="none" w:sz="0" w:space="0" w:color="auto"/>
            <w:left w:val="none" w:sz="0" w:space="0" w:color="auto"/>
            <w:bottom w:val="none" w:sz="0" w:space="0" w:color="auto"/>
            <w:right w:val="none" w:sz="0" w:space="0" w:color="auto"/>
          </w:divBdr>
        </w:div>
        <w:div w:id="2034917327">
          <w:marLeft w:val="0"/>
          <w:marRight w:val="0"/>
          <w:marTop w:val="100"/>
          <w:marBottom w:val="40"/>
          <w:divBdr>
            <w:top w:val="none" w:sz="0" w:space="0" w:color="auto"/>
            <w:left w:val="none" w:sz="0" w:space="0" w:color="auto"/>
            <w:bottom w:val="none" w:sz="0" w:space="0" w:color="auto"/>
            <w:right w:val="none" w:sz="0" w:space="0" w:color="auto"/>
          </w:divBdr>
        </w:div>
        <w:div w:id="2049839080">
          <w:marLeft w:val="0"/>
          <w:marRight w:val="0"/>
          <w:marTop w:val="100"/>
          <w:marBottom w:val="40"/>
          <w:divBdr>
            <w:top w:val="none" w:sz="0" w:space="0" w:color="auto"/>
            <w:left w:val="none" w:sz="0" w:space="0" w:color="auto"/>
            <w:bottom w:val="none" w:sz="0" w:space="0" w:color="auto"/>
            <w:right w:val="none" w:sz="0" w:space="0" w:color="auto"/>
          </w:divBdr>
        </w:div>
        <w:div w:id="2052225014">
          <w:marLeft w:val="0"/>
          <w:marRight w:val="0"/>
          <w:marTop w:val="100"/>
          <w:marBottom w:val="40"/>
          <w:divBdr>
            <w:top w:val="none" w:sz="0" w:space="0" w:color="auto"/>
            <w:left w:val="none" w:sz="0" w:space="0" w:color="auto"/>
            <w:bottom w:val="none" w:sz="0" w:space="0" w:color="auto"/>
            <w:right w:val="none" w:sz="0" w:space="0" w:color="auto"/>
          </w:divBdr>
        </w:div>
        <w:div w:id="2069570410">
          <w:marLeft w:val="0"/>
          <w:marRight w:val="0"/>
          <w:marTop w:val="100"/>
          <w:marBottom w:val="40"/>
          <w:divBdr>
            <w:top w:val="none" w:sz="0" w:space="0" w:color="auto"/>
            <w:left w:val="none" w:sz="0" w:space="0" w:color="auto"/>
            <w:bottom w:val="none" w:sz="0" w:space="0" w:color="auto"/>
            <w:right w:val="none" w:sz="0" w:space="0" w:color="auto"/>
          </w:divBdr>
        </w:div>
        <w:div w:id="2075621066">
          <w:marLeft w:val="0"/>
          <w:marRight w:val="0"/>
          <w:marTop w:val="100"/>
          <w:marBottom w:val="40"/>
          <w:divBdr>
            <w:top w:val="none" w:sz="0" w:space="0" w:color="auto"/>
            <w:left w:val="none" w:sz="0" w:space="0" w:color="auto"/>
            <w:bottom w:val="none" w:sz="0" w:space="0" w:color="auto"/>
            <w:right w:val="none" w:sz="0" w:space="0" w:color="auto"/>
          </w:divBdr>
        </w:div>
        <w:div w:id="2102141304">
          <w:marLeft w:val="0"/>
          <w:marRight w:val="0"/>
          <w:marTop w:val="100"/>
          <w:marBottom w:val="40"/>
          <w:divBdr>
            <w:top w:val="none" w:sz="0" w:space="0" w:color="auto"/>
            <w:left w:val="none" w:sz="0" w:space="0" w:color="auto"/>
            <w:bottom w:val="none" w:sz="0" w:space="0" w:color="auto"/>
            <w:right w:val="none" w:sz="0" w:space="0" w:color="auto"/>
          </w:divBdr>
        </w:div>
        <w:div w:id="2140108253">
          <w:marLeft w:val="0"/>
          <w:marRight w:val="0"/>
          <w:marTop w:val="100"/>
          <w:marBottom w:val="40"/>
          <w:divBdr>
            <w:top w:val="none" w:sz="0" w:space="0" w:color="auto"/>
            <w:left w:val="none" w:sz="0" w:space="0" w:color="auto"/>
            <w:bottom w:val="none" w:sz="0" w:space="0" w:color="auto"/>
            <w:right w:val="none" w:sz="0" w:space="0" w:color="auto"/>
          </w:divBdr>
        </w:div>
      </w:divsChild>
    </w:div>
    <w:div w:id="1666739969">
      <w:bodyDiv w:val="1"/>
      <w:marLeft w:val="0"/>
      <w:marRight w:val="0"/>
      <w:marTop w:val="0"/>
      <w:marBottom w:val="0"/>
      <w:divBdr>
        <w:top w:val="none" w:sz="0" w:space="0" w:color="auto"/>
        <w:left w:val="none" w:sz="0" w:space="0" w:color="auto"/>
        <w:bottom w:val="none" w:sz="0" w:space="0" w:color="auto"/>
        <w:right w:val="none" w:sz="0" w:space="0" w:color="auto"/>
      </w:divBdr>
      <w:divsChild>
        <w:div w:id="923535132">
          <w:marLeft w:val="0"/>
          <w:marRight w:val="0"/>
          <w:marTop w:val="100"/>
          <w:marBottom w:val="40"/>
          <w:divBdr>
            <w:top w:val="none" w:sz="0" w:space="0" w:color="auto"/>
            <w:left w:val="none" w:sz="0" w:space="0" w:color="auto"/>
            <w:bottom w:val="none" w:sz="0" w:space="0" w:color="auto"/>
            <w:right w:val="none" w:sz="0" w:space="0" w:color="auto"/>
          </w:divBdr>
        </w:div>
      </w:divsChild>
    </w:div>
    <w:div w:id="1698582145">
      <w:bodyDiv w:val="1"/>
      <w:marLeft w:val="0"/>
      <w:marRight w:val="0"/>
      <w:marTop w:val="0"/>
      <w:marBottom w:val="0"/>
      <w:divBdr>
        <w:top w:val="none" w:sz="0" w:space="0" w:color="auto"/>
        <w:left w:val="none" w:sz="0" w:space="0" w:color="auto"/>
        <w:bottom w:val="none" w:sz="0" w:space="0" w:color="auto"/>
        <w:right w:val="none" w:sz="0" w:space="0" w:color="auto"/>
      </w:divBdr>
      <w:divsChild>
        <w:div w:id="2126775223">
          <w:marLeft w:val="0"/>
          <w:marRight w:val="0"/>
          <w:marTop w:val="100"/>
          <w:marBottom w:val="40"/>
          <w:divBdr>
            <w:top w:val="none" w:sz="0" w:space="0" w:color="auto"/>
            <w:left w:val="none" w:sz="0" w:space="0" w:color="auto"/>
            <w:bottom w:val="none" w:sz="0" w:space="0" w:color="auto"/>
            <w:right w:val="none" w:sz="0" w:space="0" w:color="auto"/>
          </w:divBdr>
        </w:div>
      </w:divsChild>
    </w:div>
    <w:div w:id="1707293810">
      <w:bodyDiv w:val="1"/>
      <w:marLeft w:val="0"/>
      <w:marRight w:val="0"/>
      <w:marTop w:val="0"/>
      <w:marBottom w:val="0"/>
      <w:divBdr>
        <w:top w:val="none" w:sz="0" w:space="0" w:color="auto"/>
        <w:left w:val="none" w:sz="0" w:space="0" w:color="auto"/>
        <w:bottom w:val="none" w:sz="0" w:space="0" w:color="auto"/>
        <w:right w:val="none" w:sz="0" w:space="0" w:color="auto"/>
      </w:divBdr>
    </w:div>
    <w:div w:id="1710568363">
      <w:bodyDiv w:val="1"/>
      <w:marLeft w:val="0"/>
      <w:marRight w:val="0"/>
      <w:marTop w:val="0"/>
      <w:marBottom w:val="0"/>
      <w:divBdr>
        <w:top w:val="none" w:sz="0" w:space="0" w:color="auto"/>
        <w:left w:val="none" w:sz="0" w:space="0" w:color="auto"/>
        <w:bottom w:val="none" w:sz="0" w:space="0" w:color="auto"/>
        <w:right w:val="none" w:sz="0" w:space="0" w:color="auto"/>
      </w:divBdr>
      <w:divsChild>
        <w:div w:id="1014385648">
          <w:marLeft w:val="0"/>
          <w:marRight w:val="0"/>
          <w:marTop w:val="100"/>
          <w:marBottom w:val="40"/>
          <w:divBdr>
            <w:top w:val="none" w:sz="0" w:space="0" w:color="auto"/>
            <w:left w:val="none" w:sz="0" w:space="0" w:color="auto"/>
            <w:bottom w:val="none" w:sz="0" w:space="0" w:color="auto"/>
            <w:right w:val="none" w:sz="0" w:space="0" w:color="auto"/>
          </w:divBdr>
        </w:div>
        <w:div w:id="1172336800">
          <w:marLeft w:val="0"/>
          <w:marRight w:val="0"/>
          <w:marTop w:val="100"/>
          <w:marBottom w:val="40"/>
          <w:divBdr>
            <w:top w:val="none" w:sz="0" w:space="0" w:color="auto"/>
            <w:left w:val="none" w:sz="0" w:space="0" w:color="auto"/>
            <w:bottom w:val="none" w:sz="0" w:space="0" w:color="auto"/>
            <w:right w:val="none" w:sz="0" w:space="0" w:color="auto"/>
          </w:divBdr>
        </w:div>
        <w:div w:id="1369793989">
          <w:marLeft w:val="0"/>
          <w:marRight w:val="0"/>
          <w:marTop w:val="100"/>
          <w:marBottom w:val="40"/>
          <w:divBdr>
            <w:top w:val="none" w:sz="0" w:space="0" w:color="auto"/>
            <w:left w:val="none" w:sz="0" w:space="0" w:color="auto"/>
            <w:bottom w:val="none" w:sz="0" w:space="0" w:color="auto"/>
            <w:right w:val="none" w:sz="0" w:space="0" w:color="auto"/>
          </w:divBdr>
        </w:div>
        <w:div w:id="1431781702">
          <w:marLeft w:val="0"/>
          <w:marRight w:val="0"/>
          <w:marTop w:val="100"/>
          <w:marBottom w:val="40"/>
          <w:divBdr>
            <w:top w:val="none" w:sz="0" w:space="0" w:color="auto"/>
            <w:left w:val="none" w:sz="0" w:space="0" w:color="auto"/>
            <w:bottom w:val="none" w:sz="0" w:space="0" w:color="auto"/>
            <w:right w:val="none" w:sz="0" w:space="0" w:color="auto"/>
          </w:divBdr>
        </w:div>
      </w:divsChild>
    </w:div>
    <w:div w:id="1714842364">
      <w:bodyDiv w:val="1"/>
      <w:marLeft w:val="0"/>
      <w:marRight w:val="0"/>
      <w:marTop w:val="0"/>
      <w:marBottom w:val="0"/>
      <w:divBdr>
        <w:top w:val="none" w:sz="0" w:space="0" w:color="auto"/>
        <w:left w:val="none" w:sz="0" w:space="0" w:color="auto"/>
        <w:bottom w:val="none" w:sz="0" w:space="0" w:color="auto"/>
        <w:right w:val="none" w:sz="0" w:space="0" w:color="auto"/>
      </w:divBdr>
    </w:div>
    <w:div w:id="1724938976">
      <w:bodyDiv w:val="1"/>
      <w:marLeft w:val="0"/>
      <w:marRight w:val="0"/>
      <w:marTop w:val="0"/>
      <w:marBottom w:val="0"/>
      <w:divBdr>
        <w:top w:val="none" w:sz="0" w:space="0" w:color="auto"/>
        <w:left w:val="none" w:sz="0" w:space="0" w:color="auto"/>
        <w:bottom w:val="none" w:sz="0" w:space="0" w:color="auto"/>
        <w:right w:val="none" w:sz="0" w:space="0" w:color="auto"/>
      </w:divBdr>
    </w:div>
    <w:div w:id="1739816904">
      <w:bodyDiv w:val="1"/>
      <w:marLeft w:val="0"/>
      <w:marRight w:val="0"/>
      <w:marTop w:val="0"/>
      <w:marBottom w:val="0"/>
      <w:divBdr>
        <w:top w:val="none" w:sz="0" w:space="0" w:color="auto"/>
        <w:left w:val="none" w:sz="0" w:space="0" w:color="auto"/>
        <w:bottom w:val="none" w:sz="0" w:space="0" w:color="auto"/>
        <w:right w:val="none" w:sz="0" w:space="0" w:color="auto"/>
      </w:divBdr>
    </w:div>
    <w:div w:id="1774321839">
      <w:bodyDiv w:val="1"/>
      <w:marLeft w:val="0"/>
      <w:marRight w:val="0"/>
      <w:marTop w:val="0"/>
      <w:marBottom w:val="0"/>
      <w:divBdr>
        <w:top w:val="none" w:sz="0" w:space="0" w:color="auto"/>
        <w:left w:val="none" w:sz="0" w:space="0" w:color="auto"/>
        <w:bottom w:val="none" w:sz="0" w:space="0" w:color="auto"/>
        <w:right w:val="none" w:sz="0" w:space="0" w:color="auto"/>
      </w:divBdr>
      <w:divsChild>
        <w:div w:id="294413233">
          <w:marLeft w:val="0"/>
          <w:marRight w:val="0"/>
          <w:marTop w:val="100"/>
          <w:marBottom w:val="40"/>
          <w:divBdr>
            <w:top w:val="none" w:sz="0" w:space="0" w:color="auto"/>
            <w:left w:val="none" w:sz="0" w:space="0" w:color="auto"/>
            <w:bottom w:val="none" w:sz="0" w:space="0" w:color="auto"/>
            <w:right w:val="none" w:sz="0" w:space="0" w:color="auto"/>
          </w:divBdr>
        </w:div>
        <w:div w:id="478183189">
          <w:marLeft w:val="0"/>
          <w:marRight w:val="0"/>
          <w:marTop w:val="100"/>
          <w:marBottom w:val="40"/>
          <w:divBdr>
            <w:top w:val="none" w:sz="0" w:space="0" w:color="auto"/>
            <w:left w:val="none" w:sz="0" w:space="0" w:color="auto"/>
            <w:bottom w:val="none" w:sz="0" w:space="0" w:color="auto"/>
            <w:right w:val="none" w:sz="0" w:space="0" w:color="auto"/>
          </w:divBdr>
        </w:div>
      </w:divsChild>
    </w:div>
    <w:div w:id="1797403744">
      <w:bodyDiv w:val="1"/>
      <w:marLeft w:val="0"/>
      <w:marRight w:val="0"/>
      <w:marTop w:val="0"/>
      <w:marBottom w:val="0"/>
      <w:divBdr>
        <w:top w:val="none" w:sz="0" w:space="0" w:color="auto"/>
        <w:left w:val="none" w:sz="0" w:space="0" w:color="auto"/>
        <w:bottom w:val="none" w:sz="0" w:space="0" w:color="auto"/>
        <w:right w:val="none" w:sz="0" w:space="0" w:color="auto"/>
      </w:divBdr>
      <w:divsChild>
        <w:div w:id="240530140">
          <w:marLeft w:val="0"/>
          <w:marRight w:val="0"/>
          <w:marTop w:val="100"/>
          <w:marBottom w:val="40"/>
          <w:divBdr>
            <w:top w:val="none" w:sz="0" w:space="0" w:color="auto"/>
            <w:left w:val="none" w:sz="0" w:space="0" w:color="auto"/>
            <w:bottom w:val="none" w:sz="0" w:space="0" w:color="auto"/>
            <w:right w:val="none" w:sz="0" w:space="0" w:color="auto"/>
          </w:divBdr>
        </w:div>
      </w:divsChild>
    </w:div>
    <w:div w:id="1804806801">
      <w:bodyDiv w:val="1"/>
      <w:marLeft w:val="0"/>
      <w:marRight w:val="0"/>
      <w:marTop w:val="0"/>
      <w:marBottom w:val="0"/>
      <w:divBdr>
        <w:top w:val="none" w:sz="0" w:space="0" w:color="auto"/>
        <w:left w:val="none" w:sz="0" w:space="0" w:color="auto"/>
        <w:bottom w:val="none" w:sz="0" w:space="0" w:color="auto"/>
        <w:right w:val="none" w:sz="0" w:space="0" w:color="auto"/>
      </w:divBdr>
    </w:div>
    <w:div w:id="1818640611">
      <w:bodyDiv w:val="1"/>
      <w:marLeft w:val="0"/>
      <w:marRight w:val="0"/>
      <w:marTop w:val="0"/>
      <w:marBottom w:val="0"/>
      <w:divBdr>
        <w:top w:val="none" w:sz="0" w:space="0" w:color="auto"/>
        <w:left w:val="none" w:sz="0" w:space="0" w:color="auto"/>
        <w:bottom w:val="none" w:sz="0" w:space="0" w:color="auto"/>
        <w:right w:val="none" w:sz="0" w:space="0" w:color="auto"/>
      </w:divBdr>
      <w:divsChild>
        <w:div w:id="929309841">
          <w:marLeft w:val="0"/>
          <w:marRight w:val="0"/>
          <w:marTop w:val="100"/>
          <w:marBottom w:val="40"/>
          <w:divBdr>
            <w:top w:val="none" w:sz="0" w:space="0" w:color="auto"/>
            <w:left w:val="none" w:sz="0" w:space="0" w:color="auto"/>
            <w:bottom w:val="none" w:sz="0" w:space="0" w:color="auto"/>
            <w:right w:val="none" w:sz="0" w:space="0" w:color="auto"/>
          </w:divBdr>
        </w:div>
      </w:divsChild>
    </w:div>
    <w:div w:id="1822767883">
      <w:bodyDiv w:val="1"/>
      <w:marLeft w:val="0"/>
      <w:marRight w:val="0"/>
      <w:marTop w:val="0"/>
      <w:marBottom w:val="0"/>
      <w:divBdr>
        <w:top w:val="none" w:sz="0" w:space="0" w:color="auto"/>
        <w:left w:val="none" w:sz="0" w:space="0" w:color="auto"/>
        <w:bottom w:val="none" w:sz="0" w:space="0" w:color="auto"/>
        <w:right w:val="none" w:sz="0" w:space="0" w:color="auto"/>
      </w:divBdr>
      <w:divsChild>
        <w:div w:id="931937547">
          <w:marLeft w:val="0"/>
          <w:marRight w:val="0"/>
          <w:marTop w:val="100"/>
          <w:marBottom w:val="40"/>
          <w:divBdr>
            <w:top w:val="none" w:sz="0" w:space="0" w:color="auto"/>
            <w:left w:val="none" w:sz="0" w:space="0" w:color="auto"/>
            <w:bottom w:val="none" w:sz="0" w:space="0" w:color="auto"/>
            <w:right w:val="none" w:sz="0" w:space="0" w:color="auto"/>
          </w:divBdr>
        </w:div>
        <w:div w:id="1545485659">
          <w:marLeft w:val="0"/>
          <w:marRight w:val="0"/>
          <w:marTop w:val="100"/>
          <w:marBottom w:val="40"/>
          <w:divBdr>
            <w:top w:val="none" w:sz="0" w:space="0" w:color="auto"/>
            <w:left w:val="none" w:sz="0" w:space="0" w:color="auto"/>
            <w:bottom w:val="none" w:sz="0" w:space="0" w:color="auto"/>
            <w:right w:val="none" w:sz="0" w:space="0" w:color="auto"/>
          </w:divBdr>
        </w:div>
      </w:divsChild>
    </w:div>
    <w:div w:id="1831095901">
      <w:bodyDiv w:val="1"/>
      <w:marLeft w:val="0"/>
      <w:marRight w:val="0"/>
      <w:marTop w:val="0"/>
      <w:marBottom w:val="0"/>
      <w:divBdr>
        <w:top w:val="none" w:sz="0" w:space="0" w:color="auto"/>
        <w:left w:val="none" w:sz="0" w:space="0" w:color="auto"/>
        <w:bottom w:val="none" w:sz="0" w:space="0" w:color="auto"/>
        <w:right w:val="none" w:sz="0" w:space="0" w:color="auto"/>
      </w:divBdr>
      <w:divsChild>
        <w:div w:id="1549030101">
          <w:marLeft w:val="0"/>
          <w:marRight w:val="0"/>
          <w:marTop w:val="100"/>
          <w:marBottom w:val="40"/>
          <w:divBdr>
            <w:top w:val="none" w:sz="0" w:space="0" w:color="auto"/>
            <w:left w:val="none" w:sz="0" w:space="0" w:color="auto"/>
            <w:bottom w:val="none" w:sz="0" w:space="0" w:color="auto"/>
            <w:right w:val="none" w:sz="0" w:space="0" w:color="auto"/>
          </w:divBdr>
        </w:div>
      </w:divsChild>
    </w:div>
    <w:div w:id="1835756300">
      <w:bodyDiv w:val="1"/>
      <w:marLeft w:val="0"/>
      <w:marRight w:val="0"/>
      <w:marTop w:val="0"/>
      <w:marBottom w:val="0"/>
      <w:divBdr>
        <w:top w:val="none" w:sz="0" w:space="0" w:color="auto"/>
        <w:left w:val="none" w:sz="0" w:space="0" w:color="auto"/>
        <w:bottom w:val="none" w:sz="0" w:space="0" w:color="auto"/>
        <w:right w:val="none" w:sz="0" w:space="0" w:color="auto"/>
      </w:divBdr>
      <w:divsChild>
        <w:div w:id="38361151">
          <w:marLeft w:val="0"/>
          <w:marRight w:val="0"/>
          <w:marTop w:val="100"/>
          <w:marBottom w:val="40"/>
          <w:divBdr>
            <w:top w:val="none" w:sz="0" w:space="0" w:color="auto"/>
            <w:left w:val="none" w:sz="0" w:space="0" w:color="auto"/>
            <w:bottom w:val="none" w:sz="0" w:space="0" w:color="auto"/>
            <w:right w:val="none" w:sz="0" w:space="0" w:color="auto"/>
          </w:divBdr>
        </w:div>
        <w:div w:id="64692409">
          <w:marLeft w:val="0"/>
          <w:marRight w:val="0"/>
          <w:marTop w:val="100"/>
          <w:marBottom w:val="40"/>
          <w:divBdr>
            <w:top w:val="none" w:sz="0" w:space="0" w:color="auto"/>
            <w:left w:val="none" w:sz="0" w:space="0" w:color="auto"/>
            <w:bottom w:val="none" w:sz="0" w:space="0" w:color="auto"/>
            <w:right w:val="none" w:sz="0" w:space="0" w:color="auto"/>
          </w:divBdr>
        </w:div>
        <w:div w:id="110901735">
          <w:marLeft w:val="0"/>
          <w:marRight w:val="0"/>
          <w:marTop w:val="100"/>
          <w:marBottom w:val="40"/>
          <w:divBdr>
            <w:top w:val="none" w:sz="0" w:space="0" w:color="auto"/>
            <w:left w:val="none" w:sz="0" w:space="0" w:color="auto"/>
            <w:bottom w:val="none" w:sz="0" w:space="0" w:color="auto"/>
            <w:right w:val="none" w:sz="0" w:space="0" w:color="auto"/>
          </w:divBdr>
        </w:div>
        <w:div w:id="142044959">
          <w:marLeft w:val="0"/>
          <w:marRight w:val="0"/>
          <w:marTop w:val="100"/>
          <w:marBottom w:val="40"/>
          <w:divBdr>
            <w:top w:val="none" w:sz="0" w:space="0" w:color="auto"/>
            <w:left w:val="none" w:sz="0" w:space="0" w:color="auto"/>
            <w:bottom w:val="none" w:sz="0" w:space="0" w:color="auto"/>
            <w:right w:val="none" w:sz="0" w:space="0" w:color="auto"/>
          </w:divBdr>
        </w:div>
        <w:div w:id="332418972">
          <w:marLeft w:val="0"/>
          <w:marRight w:val="0"/>
          <w:marTop w:val="100"/>
          <w:marBottom w:val="40"/>
          <w:divBdr>
            <w:top w:val="none" w:sz="0" w:space="0" w:color="auto"/>
            <w:left w:val="none" w:sz="0" w:space="0" w:color="auto"/>
            <w:bottom w:val="none" w:sz="0" w:space="0" w:color="auto"/>
            <w:right w:val="none" w:sz="0" w:space="0" w:color="auto"/>
          </w:divBdr>
        </w:div>
        <w:div w:id="638654124">
          <w:marLeft w:val="0"/>
          <w:marRight w:val="0"/>
          <w:marTop w:val="100"/>
          <w:marBottom w:val="40"/>
          <w:divBdr>
            <w:top w:val="none" w:sz="0" w:space="0" w:color="auto"/>
            <w:left w:val="none" w:sz="0" w:space="0" w:color="auto"/>
            <w:bottom w:val="none" w:sz="0" w:space="0" w:color="auto"/>
            <w:right w:val="none" w:sz="0" w:space="0" w:color="auto"/>
          </w:divBdr>
        </w:div>
        <w:div w:id="729108789">
          <w:marLeft w:val="0"/>
          <w:marRight w:val="0"/>
          <w:marTop w:val="100"/>
          <w:marBottom w:val="40"/>
          <w:divBdr>
            <w:top w:val="none" w:sz="0" w:space="0" w:color="auto"/>
            <w:left w:val="none" w:sz="0" w:space="0" w:color="auto"/>
            <w:bottom w:val="none" w:sz="0" w:space="0" w:color="auto"/>
            <w:right w:val="none" w:sz="0" w:space="0" w:color="auto"/>
          </w:divBdr>
        </w:div>
        <w:div w:id="964432343">
          <w:marLeft w:val="0"/>
          <w:marRight w:val="0"/>
          <w:marTop w:val="100"/>
          <w:marBottom w:val="40"/>
          <w:divBdr>
            <w:top w:val="none" w:sz="0" w:space="0" w:color="auto"/>
            <w:left w:val="none" w:sz="0" w:space="0" w:color="auto"/>
            <w:bottom w:val="none" w:sz="0" w:space="0" w:color="auto"/>
            <w:right w:val="none" w:sz="0" w:space="0" w:color="auto"/>
          </w:divBdr>
        </w:div>
        <w:div w:id="1027103824">
          <w:marLeft w:val="0"/>
          <w:marRight w:val="0"/>
          <w:marTop w:val="100"/>
          <w:marBottom w:val="40"/>
          <w:divBdr>
            <w:top w:val="none" w:sz="0" w:space="0" w:color="auto"/>
            <w:left w:val="none" w:sz="0" w:space="0" w:color="auto"/>
            <w:bottom w:val="none" w:sz="0" w:space="0" w:color="auto"/>
            <w:right w:val="none" w:sz="0" w:space="0" w:color="auto"/>
          </w:divBdr>
        </w:div>
        <w:div w:id="1208951306">
          <w:marLeft w:val="0"/>
          <w:marRight w:val="0"/>
          <w:marTop w:val="100"/>
          <w:marBottom w:val="40"/>
          <w:divBdr>
            <w:top w:val="none" w:sz="0" w:space="0" w:color="auto"/>
            <w:left w:val="none" w:sz="0" w:space="0" w:color="auto"/>
            <w:bottom w:val="none" w:sz="0" w:space="0" w:color="auto"/>
            <w:right w:val="none" w:sz="0" w:space="0" w:color="auto"/>
          </w:divBdr>
        </w:div>
        <w:div w:id="1327053708">
          <w:marLeft w:val="0"/>
          <w:marRight w:val="0"/>
          <w:marTop w:val="100"/>
          <w:marBottom w:val="40"/>
          <w:divBdr>
            <w:top w:val="none" w:sz="0" w:space="0" w:color="auto"/>
            <w:left w:val="none" w:sz="0" w:space="0" w:color="auto"/>
            <w:bottom w:val="none" w:sz="0" w:space="0" w:color="auto"/>
            <w:right w:val="none" w:sz="0" w:space="0" w:color="auto"/>
          </w:divBdr>
        </w:div>
        <w:div w:id="1496842553">
          <w:marLeft w:val="0"/>
          <w:marRight w:val="0"/>
          <w:marTop w:val="100"/>
          <w:marBottom w:val="40"/>
          <w:divBdr>
            <w:top w:val="none" w:sz="0" w:space="0" w:color="auto"/>
            <w:left w:val="none" w:sz="0" w:space="0" w:color="auto"/>
            <w:bottom w:val="none" w:sz="0" w:space="0" w:color="auto"/>
            <w:right w:val="none" w:sz="0" w:space="0" w:color="auto"/>
          </w:divBdr>
        </w:div>
        <w:div w:id="1700013312">
          <w:marLeft w:val="0"/>
          <w:marRight w:val="0"/>
          <w:marTop w:val="100"/>
          <w:marBottom w:val="40"/>
          <w:divBdr>
            <w:top w:val="none" w:sz="0" w:space="0" w:color="auto"/>
            <w:left w:val="none" w:sz="0" w:space="0" w:color="auto"/>
            <w:bottom w:val="none" w:sz="0" w:space="0" w:color="auto"/>
            <w:right w:val="none" w:sz="0" w:space="0" w:color="auto"/>
          </w:divBdr>
        </w:div>
        <w:div w:id="1716544649">
          <w:marLeft w:val="0"/>
          <w:marRight w:val="0"/>
          <w:marTop w:val="100"/>
          <w:marBottom w:val="40"/>
          <w:divBdr>
            <w:top w:val="none" w:sz="0" w:space="0" w:color="auto"/>
            <w:left w:val="none" w:sz="0" w:space="0" w:color="auto"/>
            <w:bottom w:val="none" w:sz="0" w:space="0" w:color="auto"/>
            <w:right w:val="none" w:sz="0" w:space="0" w:color="auto"/>
          </w:divBdr>
        </w:div>
        <w:div w:id="1748918731">
          <w:marLeft w:val="0"/>
          <w:marRight w:val="0"/>
          <w:marTop w:val="100"/>
          <w:marBottom w:val="40"/>
          <w:divBdr>
            <w:top w:val="none" w:sz="0" w:space="0" w:color="auto"/>
            <w:left w:val="none" w:sz="0" w:space="0" w:color="auto"/>
            <w:bottom w:val="none" w:sz="0" w:space="0" w:color="auto"/>
            <w:right w:val="none" w:sz="0" w:space="0" w:color="auto"/>
          </w:divBdr>
        </w:div>
        <w:div w:id="1923834609">
          <w:marLeft w:val="0"/>
          <w:marRight w:val="0"/>
          <w:marTop w:val="100"/>
          <w:marBottom w:val="40"/>
          <w:divBdr>
            <w:top w:val="none" w:sz="0" w:space="0" w:color="auto"/>
            <w:left w:val="none" w:sz="0" w:space="0" w:color="auto"/>
            <w:bottom w:val="none" w:sz="0" w:space="0" w:color="auto"/>
            <w:right w:val="none" w:sz="0" w:space="0" w:color="auto"/>
          </w:divBdr>
        </w:div>
        <w:div w:id="1983584205">
          <w:marLeft w:val="0"/>
          <w:marRight w:val="0"/>
          <w:marTop w:val="100"/>
          <w:marBottom w:val="40"/>
          <w:divBdr>
            <w:top w:val="none" w:sz="0" w:space="0" w:color="auto"/>
            <w:left w:val="none" w:sz="0" w:space="0" w:color="auto"/>
            <w:bottom w:val="none" w:sz="0" w:space="0" w:color="auto"/>
            <w:right w:val="none" w:sz="0" w:space="0" w:color="auto"/>
          </w:divBdr>
        </w:div>
        <w:div w:id="1989044251">
          <w:marLeft w:val="0"/>
          <w:marRight w:val="0"/>
          <w:marTop w:val="100"/>
          <w:marBottom w:val="40"/>
          <w:divBdr>
            <w:top w:val="none" w:sz="0" w:space="0" w:color="auto"/>
            <w:left w:val="none" w:sz="0" w:space="0" w:color="auto"/>
            <w:bottom w:val="none" w:sz="0" w:space="0" w:color="auto"/>
            <w:right w:val="none" w:sz="0" w:space="0" w:color="auto"/>
          </w:divBdr>
        </w:div>
        <w:div w:id="2003964254">
          <w:marLeft w:val="0"/>
          <w:marRight w:val="0"/>
          <w:marTop w:val="100"/>
          <w:marBottom w:val="40"/>
          <w:divBdr>
            <w:top w:val="none" w:sz="0" w:space="0" w:color="auto"/>
            <w:left w:val="none" w:sz="0" w:space="0" w:color="auto"/>
            <w:bottom w:val="none" w:sz="0" w:space="0" w:color="auto"/>
            <w:right w:val="none" w:sz="0" w:space="0" w:color="auto"/>
          </w:divBdr>
        </w:div>
        <w:div w:id="2138984069">
          <w:marLeft w:val="0"/>
          <w:marRight w:val="0"/>
          <w:marTop w:val="100"/>
          <w:marBottom w:val="40"/>
          <w:divBdr>
            <w:top w:val="none" w:sz="0" w:space="0" w:color="auto"/>
            <w:left w:val="none" w:sz="0" w:space="0" w:color="auto"/>
            <w:bottom w:val="none" w:sz="0" w:space="0" w:color="auto"/>
            <w:right w:val="none" w:sz="0" w:space="0" w:color="auto"/>
          </w:divBdr>
        </w:div>
      </w:divsChild>
    </w:div>
    <w:div w:id="1836260961">
      <w:bodyDiv w:val="1"/>
      <w:marLeft w:val="0"/>
      <w:marRight w:val="0"/>
      <w:marTop w:val="0"/>
      <w:marBottom w:val="0"/>
      <w:divBdr>
        <w:top w:val="none" w:sz="0" w:space="0" w:color="auto"/>
        <w:left w:val="none" w:sz="0" w:space="0" w:color="auto"/>
        <w:bottom w:val="none" w:sz="0" w:space="0" w:color="auto"/>
        <w:right w:val="none" w:sz="0" w:space="0" w:color="auto"/>
      </w:divBdr>
      <w:divsChild>
        <w:div w:id="1480074082">
          <w:marLeft w:val="0"/>
          <w:marRight w:val="0"/>
          <w:marTop w:val="100"/>
          <w:marBottom w:val="40"/>
          <w:divBdr>
            <w:top w:val="none" w:sz="0" w:space="0" w:color="auto"/>
            <w:left w:val="none" w:sz="0" w:space="0" w:color="auto"/>
            <w:bottom w:val="none" w:sz="0" w:space="0" w:color="auto"/>
            <w:right w:val="none" w:sz="0" w:space="0" w:color="auto"/>
          </w:divBdr>
        </w:div>
        <w:div w:id="1523130519">
          <w:marLeft w:val="0"/>
          <w:marRight w:val="0"/>
          <w:marTop w:val="100"/>
          <w:marBottom w:val="40"/>
          <w:divBdr>
            <w:top w:val="none" w:sz="0" w:space="0" w:color="auto"/>
            <w:left w:val="none" w:sz="0" w:space="0" w:color="auto"/>
            <w:bottom w:val="none" w:sz="0" w:space="0" w:color="auto"/>
            <w:right w:val="none" w:sz="0" w:space="0" w:color="auto"/>
          </w:divBdr>
        </w:div>
      </w:divsChild>
    </w:div>
    <w:div w:id="1845703187">
      <w:bodyDiv w:val="1"/>
      <w:marLeft w:val="0"/>
      <w:marRight w:val="0"/>
      <w:marTop w:val="0"/>
      <w:marBottom w:val="0"/>
      <w:divBdr>
        <w:top w:val="none" w:sz="0" w:space="0" w:color="auto"/>
        <w:left w:val="none" w:sz="0" w:space="0" w:color="auto"/>
        <w:bottom w:val="none" w:sz="0" w:space="0" w:color="auto"/>
        <w:right w:val="none" w:sz="0" w:space="0" w:color="auto"/>
      </w:divBdr>
      <w:divsChild>
        <w:div w:id="133256925">
          <w:marLeft w:val="0"/>
          <w:marRight w:val="0"/>
          <w:marTop w:val="100"/>
          <w:marBottom w:val="40"/>
          <w:divBdr>
            <w:top w:val="none" w:sz="0" w:space="0" w:color="auto"/>
            <w:left w:val="none" w:sz="0" w:space="0" w:color="auto"/>
            <w:bottom w:val="none" w:sz="0" w:space="0" w:color="auto"/>
            <w:right w:val="none" w:sz="0" w:space="0" w:color="auto"/>
          </w:divBdr>
        </w:div>
        <w:div w:id="155728491">
          <w:marLeft w:val="0"/>
          <w:marRight w:val="0"/>
          <w:marTop w:val="100"/>
          <w:marBottom w:val="40"/>
          <w:divBdr>
            <w:top w:val="none" w:sz="0" w:space="0" w:color="auto"/>
            <w:left w:val="none" w:sz="0" w:space="0" w:color="auto"/>
            <w:bottom w:val="none" w:sz="0" w:space="0" w:color="auto"/>
            <w:right w:val="none" w:sz="0" w:space="0" w:color="auto"/>
          </w:divBdr>
        </w:div>
      </w:divsChild>
    </w:div>
    <w:div w:id="1848860205">
      <w:bodyDiv w:val="1"/>
      <w:marLeft w:val="0"/>
      <w:marRight w:val="0"/>
      <w:marTop w:val="0"/>
      <w:marBottom w:val="0"/>
      <w:divBdr>
        <w:top w:val="none" w:sz="0" w:space="0" w:color="auto"/>
        <w:left w:val="none" w:sz="0" w:space="0" w:color="auto"/>
        <w:bottom w:val="none" w:sz="0" w:space="0" w:color="auto"/>
        <w:right w:val="none" w:sz="0" w:space="0" w:color="auto"/>
      </w:divBdr>
      <w:divsChild>
        <w:div w:id="928082366">
          <w:marLeft w:val="0"/>
          <w:marRight w:val="0"/>
          <w:marTop w:val="100"/>
          <w:marBottom w:val="40"/>
          <w:divBdr>
            <w:top w:val="none" w:sz="0" w:space="0" w:color="auto"/>
            <w:left w:val="none" w:sz="0" w:space="0" w:color="auto"/>
            <w:bottom w:val="none" w:sz="0" w:space="0" w:color="auto"/>
            <w:right w:val="none" w:sz="0" w:space="0" w:color="auto"/>
          </w:divBdr>
        </w:div>
        <w:div w:id="1048804103">
          <w:marLeft w:val="0"/>
          <w:marRight w:val="0"/>
          <w:marTop w:val="100"/>
          <w:marBottom w:val="40"/>
          <w:divBdr>
            <w:top w:val="none" w:sz="0" w:space="0" w:color="auto"/>
            <w:left w:val="none" w:sz="0" w:space="0" w:color="auto"/>
            <w:bottom w:val="none" w:sz="0" w:space="0" w:color="auto"/>
            <w:right w:val="none" w:sz="0" w:space="0" w:color="auto"/>
          </w:divBdr>
        </w:div>
      </w:divsChild>
    </w:div>
    <w:div w:id="1852179968">
      <w:bodyDiv w:val="1"/>
      <w:marLeft w:val="0"/>
      <w:marRight w:val="0"/>
      <w:marTop w:val="0"/>
      <w:marBottom w:val="0"/>
      <w:divBdr>
        <w:top w:val="none" w:sz="0" w:space="0" w:color="auto"/>
        <w:left w:val="none" w:sz="0" w:space="0" w:color="auto"/>
        <w:bottom w:val="none" w:sz="0" w:space="0" w:color="auto"/>
        <w:right w:val="none" w:sz="0" w:space="0" w:color="auto"/>
      </w:divBdr>
      <w:divsChild>
        <w:div w:id="559748314">
          <w:marLeft w:val="0"/>
          <w:marRight w:val="0"/>
          <w:marTop w:val="100"/>
          <w:marBottom w:val="40"/>
          <w:divBdr>
            <w:top w:val="none" w:sz="0" w:space="0" w:color="auto"/>
            <w:left w:val="none" w:sz="0" w:space="0" w:color="auto"/>
            <w:bottom w:val="none" w:sz="0" w:space="0" w:color="auto"/>
            <w:right w:val="none" w:sz="0" w:space="0" w:color="auto"/>
          </w:divBdr>
        </w:div>
        <w:div w:id="866451840">
          <w:marLeft w:val="0"/>
          <w:marRight w:val="0"/>
          <w:marTop w:val="80"/>
          <w:marBottom w:val="20"/>
          <w:divBdr>
            <w:top w:val="none" w:sz="0" w:space="0" w:color="auto"/>
            <w:left w:val="none" w:sz="0" w:space="0" w:color="auto"/>
            <w:bottom w:val="none" w:sz="0" w:space="0" w:color="auto"/>
            <w:right w:val="none" w:sz="0" w:space="0" w:color="auto"/>
          </w:divBdr>
        </w:div>
      </w:divsChild>
    </w:div>
    <w:div w:id="1862740132">
      <w:bodyDiv w:val="1"/>
      <w:marLeft w:val="0"/>
      <w:marRight w:val="0"/>
      <w:marTop w:val="0"/>
      <w:marBottom w:val="0"/>
      <w:divBdr>
        <w:top w:val="none" w:sz="0" w:space="0" w:color="auto"/>
        <w:left w:val="none" w:sz="0" w:space="0" w:color="auto"/>
        <w:bottom w:val="none" w:sz="0" w:space="0" w:color="auto"/>
        <w:right w:val="none" w:sz="0" w:space="0" w:color="auto"/>
      </w:divBdr>
      <w:divsChild>
        <w:div w:id="892697603">
          <w:marLeft w:val="0"/>
          <w:marRight w:val="0"/>
          <w:marTop w:val="0"/>
          <w:marBottom w:val="0"/>
          <w:divBdr>
            <w:top w:val="none" w:sz="0" w:space="0" w:color="auto"/>
            <w:left w:val="none" w:sz="0" w:space="0" w:color="auto"/>
            <w:bottom w:val="none" w:sz="0" w:space="0" w:color="auto"/>
            <w:right w:val="none" w:sz="0" w:space="0" w:color="auto"/>
          </w:divBdr>
          <w:divsChild>
            <w:div w:id="2769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6167">
      <w:bodyDiv w:val="1"/>
      <w:marLeft w:val="0"/>
      <w:marRight w:val="0"/>
      <w:marTop w:val="0"/>
      <w:marBottom w:val="0"/>
      <w:divBdr>
        <w:top w:val="none" w:sz="0" w:space="0" w:color="auto"/>
        <w:left w:val="none" w:sz="0" w:space="0" w:color="auto"/>
        <w:bottom w:val="none" w:sz="0" w:space="0" w:color="auto"/>
        <w:right w:val="none" w:sz="0" w:space="0" w:color="auto"/>
      </w:divBdr>
    </w:div>
    <w:div w:id="1870029564">
      <w:bodyDiv w:val="1"/>
      <w:marLeft w:val="0"/>
      <w:marRight w:val="0"/>
      <w:marTop w:val="0"/>
      <w:marBottom w:val="0"/>
      <w:divBdr>
        <w:top w:val="none" w:sz="0" w:space="0" w:color="auto"/>
        <w:left w:val="none" w:sz="0" w:space="0" w:color="auto"/>
        <w:bottom w:val="none" w:sz="0" w:space="0" w:color="auto"/>
        <w:right w:val="none" w:sz="0" w:space="0" w:color="auto"/>
      </w:divBdr>
    </w:div>
    <w:div w:id="1879659231">
      <w:bodyDiv w:val="1"/>
      <w:marLeft w:val="0"/>
      <w:marRight w:val="0"/>
      <w:marTop w:val="0"/>
      <w:marBottom w:val="0"/>
      <w:divBdr>
        <w:top w:val="none" w:sz="0" w:space="0" w:color="auto"/>
        <w:left w:val="none" w:sz="0" w:space="0" w:color="auto"/>
        <w:bottom w:val="none" w:sz="0" w:space="0" w:color="auto"/>
        <w:right w:val="none" w:sz="0" w:space="0" w:color="auto"/>
      </w:divBdr>
      <w:divsChild>
        <w:div w:id="948586851">
          <w:marLeft w:val="0"/>
          <w:marRight w:val="0"/>
          <w:marTop w:val="100"/>
          <w:marBottom w:val="40"/>
          <w:divBdr>
            <w:top w:val="none" w:sz="0" w:space="0" w:color="auto"/>
            <w:left w:val="none" w:sz="0" w:space="0" w:color="auto"/>
            <w:bottom w:val="none" w:sz="0" w:space="0" w:color="auto"/>
            <w:right w:val="none" w:sz="0" w:space="0" w:color="auto"/>
          </w:divBdr>
        </w:div>
        <w:div w:id="1850947369">
          <w:marLeft w:val="0"/>
          <w:marRight w:val="0"/>
          <w:marTop w:val="100"/>
          <w:marBottom w:val="40"/>
          <w:divBdr>
            <w:top w:val="none" w:sz="0" w:space="0" w:color="auto"/>
            <w:left w:val="none" w:sz="0" w:space="0" w:color="auto"/>
            <w:bottom w:val="none" w:sz="0" w:space="0" w:color="auto"/>
            <w:right w:val="none" w:sz="0" w:space="0" w:color="auto"/>
          </w:divBdr>
        </w:div>
      </w:divsChild>
    </w:div>
    <w:div w:id="1900750658">
      <w:bodyDiv w:val="1"/>
      <w:marLeft w:val="0"/>
      <w:marRight w:val="0"/>
      <w:marTop w:val="0"/>
      <w:marBottom w:val="0"/>
      <w:divBdr>
        <w:top w:val="none" w:sz="0" w:space="0" w:color="auto"/>
        <w:left w:val="none" w:sz="0" w:space="0" w:color="auto"/>
        <w:bottom w:val="none" w:sz="0" w:space="0" w:color="auto"/>
        <w:right w:val="none" w:sz="0" w:space="0" w:color="auto"/>
      </w:divBdr>
    </w:div>
    <w:div w:id="1915966290">
      <w:bodyDiv w:val="1"/>
      <w:marLeft w:val="0"/>
      <w:marRight w:val="0"/>
      <w:marTop w:val="0"/>
      <w:marBottom w:val="0"/>
      <w:divBdr>
        <w:top w:val="none" w:sz="0" w:space="0" w:color="auto"/>
        <w:left w:val="none" w:sz="0" w:space="0" w:color="auto"/>
        <w:bottom w:val="none" w:sz="0" w:space="0" w:color="auto"/>
        <w:right w:val="none" w:sz="0" w:space="0" w:color="auto"/>
      </w:divBdr>
    </w:div>
    <w:div w:id="1921402271">
      <w:bodyDiv w:val="1"/>
      <w:marLeft w:val="0"/>
      <w:marRight w:val="0"/>
      <w:marTop w:val="0"/>
      <w:marBottom w:val="0"/>
      <w:divBdr>
        <w:top w:val="none" w:sz="0" w:space="0" w:color="auto"/>
        <w:left w:val="none" w:sz="0" w:space="0" w:color="auto"/>
        <w:bottom w:val="none" w:sz="0" w:space="0" w:color="auto"/>
        <w:right w:val="none" w:sz="0" w:space="0" w:color="auto"/>
      </w:divBdr>
      <w:divsChild>
        <w:div w:id="34624856">
          <w:marLeft w:val="0"/>
          <w:marRight w:val="0"/>
          <w:marTop w:val="100"/>
          <w:marBottom w:val="40"/>
          <w:divBdr>
            <w:top w:val="none" w:sz="0" w:space="0" w:color="auto"/>
            <w:left w:val="none" w:sz="0" w:space="0" w:color="auto"/>
            <w:bottom w:val="none" w:sz="0" w:space="0" w:color="auto"/>
            <w:right w:val="none" w:sz="0" w:space="0" w:color="auto"/>
          </w:divBdr>
        </w:div>
        <w:div w:id="2112628789">
          <w:marLeft w:val="0"/>
          <w:marRight w:val="0"/>
          <w:marTop w:val="100"/>
          <w:marBottom w:val="40"/>
          <w:divBdr>
            <w:top w:val="none" w:sz="0" w:space="0" w:color="auto"/>
            <w:left w:val="none" w:sz="0" w:space="0" w:color="auto"/>
            <w:bottom w:val="none" w:sz="0" w:space="0" w:color="auto"/>
            <w:right w:val="none" w:sz="0" w:space="0" w:color="auto"/>
          </w:divBdr>
        </w:div>
      </w:divsChild>
    </w:div>
    <w:div w:id="1957053380">
      <w:bodyDiv w:val="1"/>
      <w:marLeft w:val="0"/>
      <w:marRight w:val="0"/>
      <w:marTop w:val="0"/>
      <w:marBottom w:val="0"/>
      <w:divBdr>
        <w:top w:val="none" w:sz="0" w:space="0" w:color="auto"/>
        <w:left w:val="none" w:sz="0" w:space="0" w:color="auto"/>
        <w:bottom w:val="none" w:sz="0" w:space="0" w:color="auto"/>
        <w:right w:val="none" w:sz="0" w:space="0" w:color="auto"/>
      </w:divBdr>
    </w:div>
    <w:div w:id="1967082618">
      <w:bodyDiv w:val="1"/>
      <w:marLeft w:val="0"/>
      <w:marRight w:val="0"/>
      <w:marTop w:val="0"/>
      <w:marBottom w:val="0"/>
      <w:divBdr>
        <w:top w:val="none" w:sz="0" w:space="0" w:color="auto"/>
        <w:left w:val="none" w:sz="0" w:space="0" w:color="auto"/>
        <w:bottom w:val="none" w:sz="0" w:space="0" w:color="auto"/>
        <w:right w:val="none" w:sz="0" w:space="0" w:color="auto"/>
      </w:divBdr>
      <w:divsChild>
        <w:div w:id="555974193">
          <w:marLeft w:val="0"/>
          <w:marRight w:val="0"/>
          <w:marTop w:val="100"/>
          <w:marBottom w:val="40"/>
          <w:divBdr>
            <w:top w:val="none" w:sz="0" w:space="0" w:color="auto"/>
            <w:left w:val="none" w:sz="0" w:space="0" w:color="auto"/>
            <w:bottom w:val="none" w:sz="0" w:space="0" w:color="auto"/>
            <w:right w:val="none" w:sz="0" w:space="0" w:color="auto"/>
          </w:divBdr>
        </w:div>
        <w:div w:id="861431239">
          <w:marLeft w:val="0"/>
          <w:marRight w:val="0"/>
          <w:marTop w:val="100"/>
          <w:marBottom w:val="40"/>
          <w:divBdr>
            <w:top w:val="none" w:sz="0" w:space="0" w:color="auto"/>
            <w:left w:val="none" w:sz="0" w:space="0" w:color="auto"/>
            <w:bottom w:val="none" w:sz="0" w:space="0" w:color="auto"/>
            <w:right w:val="none" w:sz="0" w:space="0" w:color="auto"/>
          </w:divBdr>
        </w:div>
      </w:divsChild>
    </w:div>
    <w:div w:id="1979145925">
      <w:bodyDiv w:val="1"/>
      <w:marLeft w:val="0"/>
      <w:marRight w:val="0"/>
      <w:marTop w:val="0"/>
      <w:marBottom w:val="0"/>
      <w:divBdr>
        <w:top w:val="none" w:sz="0" w:space="0" w:color="auto"/>
        <w:left w:val="none" w:sz="0" w:space="0" w:color="auto"/>
        <w:bottom w:val="none" w:sz="0" w:space="0" w:color="auto"/>
        <w:right w:val="none" w:sz="0" w:space="0" w:color="auto"/>
      </w:divBdr>
      <w:divsChild>
        <w:div w:id="99883199">
          <w:marLeft w:val="0"/>
          <w:marRight w:val="0"/>
          <w:marTop w:val="100"/>
          <w:marBottom w:val="40"/>
          <w:divBdr>
            <w:top w:val="none" w:sz="0" w:space="0" w:color="auto"/>
            <w:left w:val="none" w:sz="0" w:space="0" w:color="auto"/>
            <w:bottom w:val="none" w:sz="0" w:space="0" w:color="auto"/>
            <w:right w:val="none" w:sz="0" w:space="0" w:color="auto"/>
          </w:divBdr>
        </w:div>
        <w:div w:id="294524549">
          <w:marLeft w:val="0"/>
          <w:marRight w:val="0"/>
          <w:marTop w:val="100"/>
          <w:marBottom w:val="40"/>
          <w:divBdr>
            <w:top w:val="none" w:sz="0" w:space="0" w:color="auto"/>
            <w:left w:val="none" w:sz="0" w:space="0" w:color="auto"/>
            <w:bottom w:val="none" w:sz="0" w:space="0" w:color="auto"/>
            <w:right w:val="none" w:sz="0" w:space="0" w:color="auto"/>
          </w:divBdr>
        </w:div>
        <w:div w:id="996884019">
          <w:marLeft w:val="0"/>
          <w:marRight w:val="0"/>
          <w:marTop w:val="100"/>
          <w:marBottom w:val="40"/>
          <w:divBdr>
            <w:top w:val="none" w:sz="0" w:space="0" w:color="auto"/>
            <w:left w:val="none" w:sz="0" w:space="0" w:color="auto"/>
            <w:bottom w:val="none" w:sz="0" w:space="0" w:color="auto"/>
            <w:right w:val="none" w:sz="0" w:space="0" w:color="auto"/>
          </w:divBdr>
        </w:div>
        <w:div w:id="1420368498">
          <w:marLeft w:val="0"/>
          <w:marRight w:val="0"/>
          <w:marTop w:val="100"/>
          <w:marBottom w:val="40"/>
          <w:divBdr>
            <w:top w:val="none" w:sz="0" w:space="0" w:color="auto"/>
            <w:left w:val="none" w:sz="0" w:space="0" w:color="auto"/>
            <w:bottom w:val="none" w:sz="0" w:space="0" w:color="auto"/>
            <w:right w:val="none" w:sz="0" w:space="0" w:color="auto"/>
          </w:divBdr>
        </w:div>
        <w:div w:id="1974556590">
          <w:marLeft w:val="0"/>
          <w:marRight w:val="0"/>
          <w:marTop w:val="100"/>
          <w:marBottom w:val="40"/>
          <w:divBdr>
            <w:top w:val="none" w:sz="0" w:space="0" w:color="auto"/>
            <w:left w:val="none" w:sz="0" w:space="0" w:color="auto"/>
            <w:bottom w:val="none" w:sz="0" w:space="0" w:color="auto"/>
            <w:right w:val="none" w:sz="0" w:space="0" w:color="auto"/>
          </w:divBdr>
        </w:div>
      </w:divsChild>
    </w:div>
    <w:div w:id="1984236920">
      <w:bodyDiv w:val="1"/>
      <w:marLeft w:val="0"/>
      <w:marRight w:val="0"/>
      <w:marTop w:val="0"/>
      <w:marBottom w:val="0"/>
      <w:divBdr>
        <w:top w:val="none" w:sz="0" w:space="0" w:color="auto"/>
        <w:left w:val="none" w:sz="0" w:space="0" w:color="auto"/>
        <w:bottom w:val="none" w:sz="0" w:space="0" w:color="auto"/>
        <w:right w:val="none" w:sz="0" w:space="0" w:color="auto"/>
      </w:divBdr>
      <w:divsChild>
        <w:div w:id="1178933948">
          <w:marLeft w:val="0"/>
          <w:marRight w:val="0"/>
          <w:marTop w:val="100"/>
          <w:marBottom w:val="40"/>
          <w:divBdr>
            <w:top w:val="none" w:sz="0" w:space="0" w:color="auto"/>
            <w:left w:val="none" w:sz="0" w:space="0" w:color="auto"/>
            <w:bottom w:val="none" w:sz="0" w:space="0" w:color="auto"/>
            <w:right w:val="none" w:sz="0" w:space="0" w:color="auto"/>
          </w:divBdr>
        </w:div>
      </w:divsChild>
    </w:div>
    <w:div w:id="1999530250">
      <w:bodyDiv w:val="1"/>
      <w:marLeft w:val="0"/>
      <w:marRight w:val="0"/>
      <w:marTop w:val="0"/>
      <w:marBottom w:val="0"/>
      <w:divBdr>
        <w:top w:val="none" w:sz="0" w:space="0" w:color="auto"/>
        <w:left w:val="none" w:sz="0" w:space="0" w:color="auto"/>
        <w:bottom w:val="none" w:sz="0" w:space="0" w:color="auto"/>
        <w:right w:val="none" w:sz="0" w:space="0" w:color="auto"/>
      </w:divBdr>
      <w:divsChild>
        <w:div w:id="802580200">
          <w:marLeft w:val="0"/>
          <w:marRight w:val="0"/>
          <w:marTop w:val="100"/>
          <w:marBottom w:val="40"/>
          <w:divBdr>
            <w:top w:val="none" w:sz="0" w:space="0" w:color="auto"/>
            <w:left w:val="none" w:sz="0" w:space="0" w:color="auto"/>
            <w:bottom w:val="none" w:sz="0" w:space="0" w:color="auto"/>
            <w:right w:val="none" w:sz="0" w:space="0" w:color="auto"/>
          </w:divBdr>
        </w:div>
      </w:divsChild>
    </w:div>
    <w:div w:id="2017877451">
      <w:bodyDiv w:val="1"/>
      <w:marLeft w:val="0"/>
      <w:marRight w:val="0"/>
      <w:marTop w:val="0"/>
      <w:marBottom w:val="0"/>
      <w:divBdr>
        <w:top w:val="none" w:sz="0" w:space="0" w:color="auto"/>
        <w:left w:val="none" w:sz="0" w:space="0" w:color="auto"/>
        <w:bottom w:val="none" w:sz="0" w:space="0" w:color="auto"/>
        <w:right w:val="none" w:sz="0" w:space="0" w:color="auto"/>
      </w:divBdr>
    </w:div>
    <w:div w:id="2040930436">
      <w:bodyDiv w:val="1"/>
      <w:marLeft w:val="0"/>
      <w:marRight w:val="0"/>
      <w:marTop w:val="0"/>
      <w:marBottom w:val="0"/>
      <w:divBdr>
        <w:top w:val="none" w:sz="0" w:space="0" w:color="auto"/>
        <w:left w:val="none" w:sz="0" w:space="0" w:color="auto"/>
        <w:bottom w:val="none" w:sz="0" w:space="0" w:color="auto"/>
        <w:right w:val="none" w:sz="0" w:space="0" w:color="auto"/>
      </w:divBdr>
    </w:div>
    <w:div w:id="2042125242">
      <w:bodyDiv w:val="1"/>
      <w:marLeft w:val="0"/>
      <w:marRight w:val="0"/>
      <w:marTop w:val="0"/>
      <w:marBottom w:val="0"/>
      <w:divBdr>
        <w:top w:val="none" w:sz="0" w:space="0" w:color="auto"/>
        <w:left w:val="none" w:sz="0" w:space="0" w:color="auto"/>
        <w:bottom w:val="none" w:sz="0" w:space="0" w:color="auto"/>
        <w:right w:val="none" w:sz="0" w:space="0" w:color="auto"/>
      </w:divBdr>
      <w:divsChild>
        <w:div w:id="132450326">
          <w:marLeft w:val="0"/>
          <w:marRight w:val="0"/>
          <w:marTop w:val="100"/>
          <w:marBottom w:val="40"/>
          <w:divBdr>
            <w:top w:val="none" w:sz="0" w:space="0" w:color="auto"/>
            <w:left w:val="none" w:sz="0" w:space="0" w:color="auto"/>
            <w:bottom w:val="none" w:sz="0" w:space="0" w:color="auto"/>
            <w:right w:val="none" w:sz="0" w:space="0" w:color="auto"/>
          </w:divBdr>
        </w:div>
        <w:div w:id="1268583734">
          <w:marLeft w:val="0"/>
          <w:marRight w:val="0"/>
          <w:marTop w:val="100"/>
          <w:marBottom w:val="40"/>
          <w:divBdr>
            <w:top w:val="none" w:sz="0" w:space="0" w:color="auto"/>
            <w:left w:val="none" w:sz="0" w:space="0" w:color="auto"/>
            <w:bottom w:val="none" w:sz="0" w:space="0" w:color="auto"/>
            <w:right w:val="none" w:sz="0" w:space="0" w:color="auto"/>
          </w:divBdr>
        </w:div>
      </w:divsChild>
    </w:div>
    <w:div w:id="2044400534">
      <w:bodyDiv w:val="1"/>
      <w:marLeft w:val="0"/>
      <w:marRight w:val="0"/>
      <w:marTop w:val="0"/>
      <w:marBottom w:val="0"/>
      <w:divBdr>
        <w:top w:val="none" w:sz="0" w:space="0" w:color="auto"/>
        <w:left w:val="none" w:sz="0" w:space="0" w:color="auto"/>
        <w:bottom w:val="none" w:sz="0" w:space="0" w:color="auto"/>
        <w:right w:val="none" w:sz="0" w:space="0" w:color="auto"/>
      </w:divBdr>
      <w:divsChild>
        <w:div w:id="151332916">
          <w:marLeft w:val="0"/>
          <w:marRight w:val="0"/>
          <w:marTop w:val="100"/>
          <w:marBottom w:val="40"/>
          <w:divBdr>
            <w:top w:val="none" w:sz="0" w:space="0" w:color="auto"/>
            <w:left w:val="none" w:sz="0" w:space="0" w:color="auto"/>
            <w:bottom w:val="none" w:sz="0" w:space="0" w:color="auto"/>
            <w:right w:val="none" w:sz="0" w:space="0" w:color="auto"/>
          </w:divBdr>
        </w:div>
        <w:div w:id="1719627344">
          <w:marLeft w:val="0"/>
          <w:marRight w:val="0"/>
          <w:marTop w:val="100"/>
          <w:marBottom w:val="40"/>
          <w:divBdr>
            <w:top w:val="none" w:sz="0" w:space="0" w:color="auto"/>
            <w:left w:val="none" w:sz="0" w:space="0" w:color="auto"/>
            <w:bottom w:val="none" w:sz="0" w:space="0" w:color="auto"/>
            <w:right w:val="none" w:sz="0" w:space="0" w:color="auto"/>
          </w:divBdr>
        </w:div>
      </w:divsChild>
    </w:div>
    <w:div w:id="2059469816">
      <w:bodyDiv w:val="1"/>
      <w:marLeft w:val="0"/>
      <w:marRight w:val="0"/>
      <w:marTop w:val="0"/>
      <w:marBottom w:val="0"/>
      <w:divBdr>
        <w:top w:val="none" w:sz="0" w:space="0" w:color="auto"/>
        <w:left w:val="none" w:sz="0" w:space="0" w:color="auto"/>
        <w:bottom w:val="none" w:sz="0" w:space="0" w:color="auto"/>
        <w:right w:val="none" w:sz="0" w:space="0" w:color="auto"/>
      </w:divBdr>
      <w:divsChild>
        <w:div w:id="1993168544">
          <w:marLeft w:val="0"/>
          <w:marRight w:val="0"/>
          <w:marTop w:val="100"/>
          <w:marBottom w:val="40"/>
          <w:divBdr>
            <w:top w:val="none" w:sz="0" w:space="0" w:color="auto"/>
            <w:left w:val="none" w:sz="0" w:space="0" w:color="auto"/>
            <w:bottom w:val="none" w:sz="0" w:space="0" w:color="auto"/>
            <w:right w:val="none" w:sz="0" w:space="0" w:color="auto"/>
          </w:divBdr>
        </w:div>
      </w:divsChild>
    </w:div>
    <w:div w:id="2083946200">
      <w:bodyDiv w:val="1"/>
      <w:marLeft w:val="0"/>
      <w:marRight w:val="0"/>
      <w:marTop w:val="0"/>
      <w:marBottom w:val="0"/>
      <w:divBdr>
        <w:top w:val="none" w:sz="0" w:space="0" w:color="auto"/>
        <w:left w:val="none" w:sz="0" w:space="0" w:color="auto"/>
        <w:bottom w:val="none" w:sz="0" w:space="0" w:color="auto"/>
        <w:right w:val="none" w:sz="0" w:space="0" w:color="auto"/>
      </w:divBdr>
      <w:divsChild>
        <w:div w:id="1425345946">
          <w:marLeft w:val="0"/>
          <w:marRight w:val="0"/>
          <w:marTop w:val="100"/>
          <w:marBottom w:val="40"/>
          <w:divBdr>
            <w:top w:val="none" w:sz="0" w:space="0" w:color="auto"/>
            <w:left w:val="none" w:sz="0" w:space="0" w:color="auto"/>
            <w:bottom w:val="none" w:sz="0" w:space="0" w:color="auto"/>
            <w:right w:val="none" w:sz="0" w:space="0" w:color="auto"/>
          </w:divBdr>
        </w:div>
      </w:divsChild>
    </w:div>
    <w:div w:id="2094354084">
      <w:bodyDiv w:val="1"/>
      <w:marLeft w:val="0"/>
      <w:marRight w:val="0"/>
      <w:marTop w:val="0"/>
      <w:marBottom w:val="0"/>
      <w:divBdr>
        <w:top w:val="none" w:sz="0" w:space="0" w:color="auto"/>
        <w:left w:val="none" w:sz="0" w:space="0" w:color="auto"/>
        <w:bottom w:val="none" w:sz="0" w:space="0" w:color="auto"/>
        <w:right w:val="none" w:sz="0" w:space="0" w:color="auto"/>
      </w:divBdr>
    </w:div>
    <w:div w:id="2105151450">
      <w:bodyDiv w:val="1"/>
      <w:marLeft w:val="0"/>
      <w:marRight w:val="0"/>
      <w:marTop w:val="0"/>
      <w:marBottom w:val="0"/>
      <w:divBdr>
        <w:top w:val="none" w:sz="0" w:space="0" w:color="auto"/>
        <w:left w:val="none" w:sz="0" w:space="0" w:color="auto"/>
        <w:bottom w:val="none" w:sz="0" w:space="0" w:color="auto"/>
        <w:right w:val="none" w:sz="0" w:space="0" w:color="auto"/>
      </w:divBdr>
    </w:div>
    <w:div w:id="2144350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image" Target="media/image9.emf"/><Relationship Id="rId21" Type="http://schemas.openxmlformats.org/officeDocument/2006/relationships/footer" Target="footer4.xml"/><Relationship Id="rId34" Type="http://schemas.openxmlformats.org/officeDocument/2006/relationships/oleObject" Target="embeddings/oleObject1.bin"/><Relationship Id="rId42" Type="http://schemas.openxmlformats.org/officeDocument/2006/relationships/header" Target="header12.xml"/><Relationship Id="rId47" Type="http://schemas.openxmlformats.org/officeDocument/2006/relationships/image" Target="media/image10.emf"/><Relationship Id="rId50" Type="http://schemas.openxmlformats.org/officeDocument/2006/relationships/package" Target="embeddings/Microsoft_Excel_Worksheet.xlsx"/><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6.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footer" Target="footer8.xml"/><Relationship Id="rId37" Type="http://schemas.openxmlformats.org/officeDocument/2006/relationships/image" Target="media/image8.png"/><Relationship Id="rId40" Type="http://schemas.openxmlformats.org/officeDocument/2006/relationships/oleObject" Target="embeddings/oleObject2.bin"/><Relationship Id="rId45" Type="http://schemas.openxmlformats.org/officeDocument/2006/relationships/header" Target="header13.xml"/><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eader" Target="header6.xml"/><Relationship Id="rId31" Type="http://schemas.openxmlformats.org/officeDocument/2006/relationships/header" Target="header10.xml"/><Relationship Id="rId44" Type="http://schemas.openxmlformats.org/officeDocument/2006/relationships/footer" Target="footer10.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header" Target="header8.xml"/><Relationship Id="rId30" Type="http://schemas.openxmlformats.org/officeDocument/2006/relationships/footer" Target="footer7.xml"/><Relationship Id="rId35" Type="http://schemas.openxmlformats.org/officeDocument/2006/relationships/image" Target="media/image6.jpeg"/><Relationship Id="rId43" Type="http://schemas.openxmlformats.org/officeDocument/2006/relationships/footer" Target="footer9.xml"/><Relationship Id="rId48" Type="http://schemas.openxmlformats.org/officeDocument/2006/relationships/oleObject" Target="embeddings/oleObject3.bin"/><Relationship Id="rId8" Type="http://schemas.openxmlformats.org/officeDocument/2006/relationships/settings" Target="settings.xml"/><Relationship Id="rId51" Type="http://schemas.openxmlformats.org/officeDocument/2006/relationships/header" Target="header1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5.png"/><Relationship Id="rId38" Type="http://schemas.openxmlformats.org/officeDocument/2006/relationships/image" Target="media/image8.jpeg"/><Relationship Id="rId46" Type="http://schemas.openxmlformats.org/officeDocument/2006/relationships/footer" Target="footer11.xml"/><Relationship Id="rId20" Type="http://schemas.openxmlformats.org/officeDocument/2006/relationships/footer" Target="footer3.xml"/><Relationship Id="rId41" Type="http://schemas.openxmlformats.org/officeDocument/2006/relationships/header" Target="header1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image" Target="media/image7.png"/><Relationship Id="rId49" Type="http://schemas.openxmlformats.org/officeDocument/2006/relationships/image" Target="media/image11.em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B781D-34BC-4183-9282-C97B3E1F75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ECED70-88C7-4CC6-8628-C37FC2EFA7BD}">
  <ds:schemaRefs>
    <ds:schemaRef ds:uri="http://schemas.microsoft.com/sharepoint/v3/contenttype/forms"/>
  </ds:schemaRefs>
</ds:datastoreItem>
</file>

<file path=customXml/itemProps3.xml><?xml version="1.0" encoding="utf-8"?>
<ds:datastoreItem xmlns:ds="http://schemas.openxmlformats.org/officeDocument/2006/customXml" ds:itemID="{E4AF0EBB-18A2-4CDC-B6A6-1BD6280D2753}">
  <ds:schemaRefs>
    <ds:schemaRef ds:uri="http://schemas.microsoft.com/office/2006/metadata/longProperties"/>
  </ds:schemaRefs>
</ds:datastoreItem>
</file>

<file path=customXml/itemProps4.xml><?xml version="1.0" encoding="utf-8"?>
<ds:datastoreItem xmlns:ds="http://schemas.openxmlformats.org/officeDocument/2006/customXml" ds:itemID="{7A8AF9BA-BD6D-4DD3-BDDC-1EFC13231756}"/>
</file>

<file path=customXml/itemProps5.xml><?xml version="1.0" encoding="utf-8"?>
<ds:datastoreItem xmlns:ds="http://schemas.openxmlformats.org/officeDocument/2006/customXml" ds:itemID="{294B776B-87EA-43C7-AD10-F959E52C2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3649</Words>
  <Characters>20804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CrimsonLogic Pte Ltd</Company>
  <LinksUpToDate>false</LinksUpToDate>
  <CharactersWithSpaces>24405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Template</dc:subject>
  <dc:creator>chandra</dc:creator>
  <cp:keywords/>
  <dc:description/>
  <cp:lastModifiedBy>User</cp:lastModifiedBy>
  <cp:revision>2</cp:revision>
  <cp:lastPrinted>2012-08-28T02:35:00Z</cp:lastPrinted>
  <dcterms:created xsi:type="dcterms:W3CDTF">2021-07-26T09:27:00Z</dcterms:created>
  <dcterms:modified xsi:type="dcterms:W3CDTF">2021-07-26T09:27:00Z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display_urn:schemas-microsoft-com:office:office#Editor">
    <vt:lpwstr>Anton Ryan Sanchez Rodriguez</vt:lpwstr>
  </property>
  <property fmtid="{D5CDD505-2E9C-101B-9397-08002B2CF9AE}" pid="8" name="TemplateUrl">
    <vt:lpwstr/>
  </property>
  <property fmtid="{D5CDD505-2E9C-101B-9397-08002B2CF9AE}" pid="9" name="xd_ProgID">
    <vt:lpwstr/>
  </property>
  <property fmtid="{D5CDD505-2E9C-101B-9397-08002B2CF9AE}" pid="10" name="RateStorage">
    <vt:lpwstr/>
  </property>
  <property fmtid="{D5CDD505-2E9C-101B-9397-08002B2CF9AE}" pid="11" name="display_urn:schemas-microsoft-com:office:office#Author">
    <vt:lpwstr>Anton Ryan Sanchez Rodriguez</vt:lpwstr>
  </property>
  <property fmtid="{D5CDD505-2E9C-101B-9397-08002B2CF9AE}" pid="12" name="Description0">
    <vt:lpwstr/>
  </property>
  <property fmtid="{D5CDD505-2E9C-101B-9397-08002B2CF9AE}" pid="13" name="_dlc_DocId">
    <vt:lpwstr>CLPRJT-143-555</vt:lpwstr>
  </property>
  <property fmtid="{D5CDD505-2E9C-101B-9397-08002B2CF9AE}" pid="14" name="_dlc_DocIdItemGuid">
    <vt:lpwstr>cb9368a0-5fa4-499b-b424-de1a6d9cd8e7</vt:lpwstr>
  </property>
  <property fmtid="{D5CDD505-2E9C-101B-9397-08002B2CF9AE}" pid="15" name="_dlc_DocIdUrl">
    <vt:lpwstr>http://icon.crimsonlogic.com/prjt/trfn/tfbaseline/_layouts/DocIdRedir.aspx?ID=CLPRJT-143-555, CLPRJT-143-555</vt:lpwstr>
  </property>
  <property fmtid="{D5CDD505-2E9C-101B-9397-08002B2CF9AE}" pid="16" name="m2803cfab0a04bcf905e5542e183fd45">
    <vt:lpwstr/>
  </property>
  <property fmtid="{D5CDD505-2E9C-101B-9397-08002B2CF9AE}" pid="17" name="f431beacdc724bc9ba4560c5e4f3a950">
    <vt:lpwstr/>
  </property>
  <property fmtid="{D5CDD505-2E9C-101B-9397-08002B2CF9AE}" pid="18" name="c2cb375c2d824100bd039ac70475eee7">
    <vt:lpwstr/>
  </property>
  <property fmtid="{D5CDD505-2E9C-101B-9397-08002B2CF9AE}" pid="19" name="Searchable in KM">
    <vt:lpwstr>Yes</vt:lpwstr>
  </property>
  <property fmtid="{D5CDD505-2E9C-101B-9397-08002B2CF9AE}" pid="20" name="eb094e377af045239cfaeb43de3e19d3">
    <vt:lpwstr/>
  </property>
  <property fmtid="{D5CDD505-2E9C-101B-9397-08002B2CF9AE}" pid="21" name="Reason for Exclusion">
    <vt:lpwstr/>
  </property>
  <property fmtid="{D5CDD505-2E9C-101B-9397-08002B2CF9AE}" pid="22" name="ka8cf3b61528447295fcc07fbb2fb37d">
    <vt:lpwstr/>
  </property>
  <property fmtid="{D5CDD505-2E9C-101B-9397-08002B2CF9AE}" pid="23" name="TaxKeywordTaxHTField">
    <vt:lpwstr/>
  </property>
  <property fmtid="{D5CDD505-2E9C-101B-9397-08002B2CF9AE}" pid="24" name="TaxCatchAll">
    <vt:lpwstr/>
  </property>
  <property fmtid="{D5CDD505-2E9C-101B-9397-08002B2CF9AE}" pid="25" name="b54f4279eb56427cb8b1f8e2c117e02b">
    <vt:lpwstr/>
  </property>
  <property fmtid="{D5CDD505-2E9C-101B-9397-08002B2CF9AE}" pid="26" name="i4a5ff58cabb4f21baef87f4289e5869">
    <vt:lpwstr/>
  </property>
  <property fmtid="{D5CDD505-2E9C-101B-9397-08002B2CF9AE}" pid="27" name="ContentTypeId">
    <vt:lpwstr>0x010100490288E70052D047B4D2018E8BF99099</vt:lpwstr>
  </property>
  <property fmtid="{D5CDD505-2E9C-101B-9397-08002B2CF9AE}" pid="28" name="Technology">
    <vt:lpwstr>29;#J2EE|0bc1ffc7-a5d3-4be0-9d36-3dcfba80423e</vt:lpwstr>
  </property>
  <property fmtid="{D5CDD505-2E9C-101B-9397-08002B2CF9AE}" pid="29" name="TaxKeyword">
    <vt:lpwstr/>
  </property>
  <property fmtid="{D5CDD505-2E9C-101B-9397-08002B2CF9AE}" pid="30" name="Sensitivity">
    <vt:lpwstr>2;#S1|8f4193dc-9fff-4e09-a2ed-3df13ab04bc3</vt:lpwstr>
  </property>
  <property fmtid="{D5CDD505-2E9C-101B-9397-08002B2CF9AE}" pid="31" name="Region">
    <vt:lpwstr>7;#Singapore|04983f33-2b85-452b-8543-9f6aa10a6cf5</vt:lpwstr>
  </property>
  <property fmtid="{D5CDD505-2E9C-101B-9397-08002B2CF9AE}" pid="32" name="Document">
    <vt:lpwstr>40;#Project Documentation Reviews|88f4fcee-651e-48e1-b8a4-745247634302</vt:lpwstr>
  </property>
  <property fmtid="{D5CDD505-2E9C-101B-9397-08002B2CF9AE}" pid="33" name="Project Name">
    <vt:lpwstr>27;#Trade Facilitation Baseline (FY11-P-009)|150a4923-8b0e-450f-97e8-e5fad26b9025</vt:lpwstr>
  </property>
  <property fmtid="{D5CDD505-2E9C-101B-9397-08002B2CF9AE}" pid="34" name="Domain">
    <vt:lpwstr>21;#Trade and Logistics|8c0a4011-d443-4e11-aedf-42012af5c313</vt:lpwstr>
  </property>
  <property fmtid="{D5CDD505-2E9C-101B-9397-08002B2CF9AE}" pid="35" name="Project Type">
    <vt:lpwstr>28;#Development|c846972e-5154-4caa-a539-4e8261fba4f3</vt:lpwstr>
  </property>
  <property fmtid="{D5CDD505-2E9C-101B-9397-08002B2CF9AE}" pid="36" name="Order">
    <vt:r8>5400</vt:r8>
  </property>
  <property fmtid="{D5CDD505-2E9C-101B-9397-08002B2CF9AE}" pid="37" name="xd_Signature">
    <vt:bool>false</vt:bool>
  </property>
  <property fmtid="{D5CDD505-2E9C-101B-9397-08002B2CF9AE}" pid="38" name="_SourceUrl">
    <vt:lpwstr/>
  </property>
  <property fmtid="{D5CDD505-2E9C-101B-9397-08002B2CF9AE}" pid="39" name="_SharedFileIndex">
    <vt:lpwstr/>
  </property>
  <property fmtid="{D5CDD505-2E9C-101B-9397-08002B2CF9AE}" pid="40" name="ComplianceAssetId">
    <vt:lpwstr/>
  </property>
  <property fmtid="{D5CDD505-2E9C-101B-9397-08002B2CF9AE}" pid="41" name="_ExtendedDescription">
    <vt:lpwstr/>
  </property>
  <property fmtid="{D5CDD505-2E9C-101B-9397-08002B2CF9AE}" pid="42" name="TriggerFlowInfo">
    <vt:lpwstr/>
  </property>
</Properties>
</file>